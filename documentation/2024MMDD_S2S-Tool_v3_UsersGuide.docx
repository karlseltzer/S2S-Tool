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F3851" w14:textId="77777777" w:rsidR="00F12F5F" w:rsidRDefault="00F12F5F" w:rsidP="00F12F5F">
      <w:pPr>
        <w:pStyle w:val="Title"/>
        <w:jc w:val="right"/>
        <w:rPr>
          <w:sz w:val="72"/>
          <w:szCs w:val="72"/>
        </w:rPr>
      </w:pPr>
      <w:r>
        <w:rPr>
          <w:noProof/>
        </w:rPr>
        <w:drawing>
          <wp:inline distT="0" distB="0" distL="0" distR="0" wp14:anchorId="4A611A72" wp14:editId="0A406C59">
            <wp:extent cx="1028700" cy="1041094"/>
            <wp:effectExtent l="0" t="0" r="0" b="6985"/>
            <wp:docPr id="36" name="Picture 36" descr="EP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28700" cy="1041094"/>
                    </a:xfrm>
                    <a:prstGeom prst="rect">
                      <a:avLst/>
                    </a:prstGeom>
                    <a:noFill/>
                    <a:ln>
                      <a:noFill/>
                    </a:ln>
                  </pic:spPr>
                </pic:pic>
              </a:graphicData>
            </a:graphic>
          </wp:inline>
        </w:drawing>
      </w:r>
    </w:p>
    <w:p w14:paraId="4332B775" w14:textId="61A48767" w:rsidR="004008AD" w:rsidRDefault="00493D1C" w:rsidP="00F12F5F">
      <w:pPr>
        <w:pStyle w:val="Title"/>
        <w:jc w:val="right"/>
        <w:rPr>
          <w:sz w:val="72"/>
          <w:szCs w:val="72"/>
        </w:rPr>
      </w:pPr>
      <w:r w:rsidRPr="004008AD">
        <w:rPr>
          <w:sz w:val="72"/>
          <w:szCs w:val="72"/>
        </w:rPr>
        <w:t xml:space="preserve">U.S. </w:t>
      </w:r>
      <w:r w:rsidR="000400F5" w:rsidRPr="004008AD">
        <w:rPr>
          <w:sz w:val="72"/>
          <w:szCs w:val="72"/>
        </w:rPr>
        <w:t xml:space="preserve">EPA’s </w:t>
      </w:r>
      <w:r w:rsidRPr="004008AD">
        <w:rPr>
          <w:sz w:val="72"/>
          <w:szCs w:val="72"/>
        </w:rPr>
        <w:t>S2S-Tool</w:t>
      </w:r>
      <w:r w:rsidR="00C31D86">
        <w:rPr>
          <w:sz w:val="72"/>
          <w:szCs w:val="72"/>
        </w:rPr>
        <w:t xml:space="preserve"> v</w:t>
      </w:r>
      <w:del w:id="0" w:author="Seltzer, Karl" w:date="2024-04-01T13:30:00Z">
        <w:r w:rsidR="00047BCB" w:rsidDel="0042196E">
          <w:rPr>
            <w:sz w:val="72"/>
            <w:szCs w:val="72"/>
          </w:rPr>
          <w:delText>2</w:delText>
        </w:r>
      </w:del>
      <w:ins w:id="1" w:author="Seltzer, Karl" w:date="2024-04-01T13:30:00Z">
        <w:r w:rsidR="0042196E">
          <w:rPr>
            <w:sz w:val="72"/>
            <w:szCs w:val="72"/>
          </w:rPr>
          <w:t>3</w:t>
        </w:r>
      </w:ins>
    </w:p>
    <w:p w14:paraId="47916001" w14:textId="117EA954" w:rsidR="002778ED" w:rsidRPr="004008AD" w:rsidRDefault="00493D1C" w:rsidP="00AF366C">
      <w:pPr>
        <w:pStyle w:val="Title"/>
        <w:jc w:val="right"/>
        <w:rPr>
          <w:sz w:val="72"/>
          <w:szCs w:val="72"/>
        </w:rPr>
      </w:pPr>
      <w:r w:rsidRPr="004008AD">
        <w:rPr>
          <w:sz w:val="72"/>
          <w:szCs w:val="72"/>
        </w:rPr>
        <w:t>(SPECIATE-to-SMOKE</w:t>
      </w:r>
      <w:r w:rsidR="005A3AF9" w:rsidRPr="004008AD">
        <w:rPr>
          <w:sz w:val="72"/>
          <w:szCs w:val="72"/>
        </w:rPr>
        <w:t xml:space="preserve"> Tool</w:t>
      </w:r>
      <w:r w:rsidRPr="004008AD">
        <w:rPr>
          <w:sz w:val="72"/>
          <w:szCs w:val="72"/>
        </w:rPr>
        <w:t>)</w:t>
      </w:r>
      <w:r w:rsidR="002778ED" w:rsidRPr="004008AD">
        <w:rPr>
          <w:sz w:val="72"/>
          <w:szCs w:val="72"/>
        </w:rPr>
        <w:t>:</w:t>
      </w:r>
    </w:p>
    <w:p w14:paraId="2A71EBB2" w14:textId="4AEA9F67" w:rsidR="00EE0325" w:rsidRPr="004008AD" w:rsidRDefault="00535B71" w:rsidP="00AF366C">
      <w:pPr>
        <w:pStyle w:val="Title"/>
        <w:jc w:val="right"/>
        <w:rPr>
          <w:sz w:val="72"/>
          <w:szCs w:val="72"/>
        </w:rPr>
      </w:pPr>
      <w:r w:rsidRPr="004008AD">
        <w:rPr>
          <w:sz w:val="72"/>
          <w:szCs w:val="72"/>
        </w:rPr>
        <w:t>User’s Guide</w:t>
      </w:r>
    </w:p>
    <w:p w14:paraId="366835F3" w14:textId="77777777" w:rsidR="004008AD" w:rsidRDefault="004008AD" w:rsidP="00572676">
      <w:pPr>
        <w:pStyle w:val="Subtitle"/>
        <w:spacing w:after="0"/>
        <w:rPr>
          <w:sz w:val="28"/>
          <w:szCs w:val="28"/>
        </w:rPr>
      </w:pPr>
    </w:p>
    <w:p w14:paraId="7CDC6EC2" w14:textId="77777777" w:rsidR="004008AD" w:rsidRDefault="004008AD" w:rsidP="00572676">
      <w:pPr>
        <w:pStyle w:val="Subtitle"/>
        <w:spacing w:after="0"/>
        <w:rPr>
          <w:sz w:val="28"/>
          <w:szCs w:val="28"/>
        </w:rPr>
      </w:pPr>
    </w:p>
    <w:p w14:paraId="10135095" w14:textId="77777777" w:rsidR="004008AD" w:rsidRDefault="004008AD" w:rsidP="00572676">
      <w:pPr>
        <w:pStyle w:val="Subtitle"/>
        <w:spacing w:after="0"/>
        <w:rPr>
          <w:sz w:val="28"/>
          <w:szCs w:val="28"/>
        </w:rPr>
      </w:pPr>
    </w:p>
    <w:p w14:paraId="3C26FB36" w14:textId="77777777" w:rsidR="004008AD" w:rsidRDefault="004008AD" w:rsidP="00572676">
      <w:pPr>
        <w:pStyle w:val="Subtitle"/>
        <w:spacing w:after="0"/>
        <w:rPr>
          <w:sz w:val="28"/>
          <w:szCs w:val="28"/>
        </w:rPr>
      </w:pPr>
    </w:p>
    <w:p w14:paraId="55A34C14" w14:textId="77777777" w:rsidR="004008AD" w:rsidRDefault="004008AD" w:rsidP="00572676">
      <w:pPr>
        <w:pStyle w:val="Subtitle"/>
        <w:spacing w:after="0"/>
        <w:rPr>
          <w:sz w:val="28"/>
          <w:szCs w:val="28"/>
        </w:rPr>
      </w:pPr>
    </w:p>
    <w:p w14:paraId="4BF66BFD" w14:textId="77777777" w:rsidR="004008AD" w:rsidRDefault="004008AD" w:rsidP="00572676">
      <w:pPr>
        <w:pStyle w:val="Subtitle"/>
        <w:spacing w:after="0"/>
        <w:rPr>
          <w:sz w:val="28"/>
          <w:szCs w:val="28"/>
        </w:rPr>
      </w:pPr>
    </w:p>
    <w:p w14:paraId="69E349FE" w14:textId="77777777" w:rsidR="004008AD" w:rsidRDefault="004008AD" w:rsidP="00572676">
      <w:pPr>
        <w:pStyle w:val="Subtitle"/>
        <w:spacing w:after="0"/>
        <w:rPr>
          <w:sz w:val="28"/>
          <w:szCs w:val="28"/>
        </w:rPr>
      </w:pPr>
    </w:p>
    <w:p w14:paraId="74EFE2D2" w14:textId="77777777" w:rsidR="004008AD" w:rsidRDefault="004008AD" w:rsidP="00572676">
      <w:pPr>
        <w:pStyle w:val="Subtitle"/>
        <w:spacing w:after="0"/>
        <w:rPr>
          <w:sz w:val="28"/>
          <w:szCs w:val="28"/>
        </w:rPr>
      </w:pPr>
    </w:p>
    <w:p w14:paraId="1CB6F89C" w14:textId="77777777" w:rsidR="004008AD" w:rsidRDefault="004008AD" w:rsidP="00572676">
      <w:pPr>
        <w:pStyle w:val="Subtitle"/>
        <w:spacing w:after="0"/>
        <w:rPr>
          <w:sz w:val="28"/>
          <w:szCs w:val="28"/>
        </w:rPr>
      </w:pPr>
    </w:p>
    <w:p w14:paraId="7B67D9A7" w14:textId="77777777" w:rsidR="004008AD" w:rsidRDefault="004008AD" w:rsidP="00572676">
      <w:pPr>
        <w:pStyle w:val="Subtitle"/>
        <w:spacing w:after="0"/>
        <w:rPr>
          <w:sz w:val="28"/>
          <w:szCs w:val="28"/>
        </w:rPr>
      </w:pPr>
    </w:p>
    <w:p w14:paraId="1483E19F" w14:textId="77777777" w:rsidR="004008AD" w:rsidRDefault="004008AD" w:rsidP="00572676">
      <w:pPr>
        <w:pStyle w:val="Subtitle"/>
        <w:spacing w:after="0"/>
        <w:rPr>
          <w:sz w:val="28"/>
          <w:szCs w:val="28"/>
        </w:rPr>
      </w:pPr>
    </w:p>
    <w:p w14:paraId="3A4752C2" w14:textId="77777777" w:rsidR="004008AD" w:rsidRDefault="004008AD" w:rsidP="00572676">
      <w:pPr>
        <w:pStyle w:val="Subtitle"/>
        <w:spacing w:after="0"/>
        <w:rPr>
          <w:sz w:val="28"/>
          <w:szCs w:val="28"/>
        </w:rPr>
      </w:pPr>
    </w:p>
    <w:p w14:paraId="46729ACD" w14:textId="77777777" w:rsidR="004008AD" w:rsidRDefault="004008AD" w:rsidP="00572676">
      <w:pPr>
        <w:pStyle w:val="Subtitle"/>
        <w:spacing w:after="0"/>
        <w:rPr>
          <w:sz w:val="28"/>
          <w:szCs w:val="28"/>
        </w:rPr>
      </w:pPr>
    </w:p>
    <w:p w14:paraId="4314E4EF" w14:textId="77777777" w:rsidR="004008AD" w:rsidRDefault="004008AD" w:rsidP="00572676">
      <w:pPr>
        <w:pStyle w:val="Subtitle"/>
        <w:spacing w:after="0"/>
        <w:rPr>
          <w:sz w:val="28"/>
          <w:szCs w:val="28"/>
        </w:rPr>
      </w:pPr>
    </w:p>
    <w:p w14:paraId="67B9FDB7" w14:textId="77777777" w:rsidR="004008AD" w:rsidRDefault="004008AD" w:rsidP="00572676">
      <w:pPr>
        <w:pStyle w:val="Subtitle"/>
        <w:spacing w:after="0"/>
        <w:rPr>
          <w:sz w:val="28"/>
          <w:szCs w:val="28"/>
        </w:rPr>
      </w:pPr>
    </w:p>
    <w:p w14:paraId="780BC1A8" w14:textId="77777777" w:rsidR="004008AD" w:rsidRDefault="004008AD" w:rsidP="00572676">
      <w:pPr>
        <w:pStyle w:val="Subtitle"/>
        <w:spacing w:after="0"/>
        <w:rPr>
          <w:sz w:val="28"/>
          <w:szCs w:val="28"/>
        </w:rPr>
      </w:pPr>
    </w:p>
    <w:p w14:paraId="0CA23C47" w14:textId="77777777" w:rsidR="004008AD" w:rsidRDefault="004008AD" w:rsidP="00572676">
      <w:pPr>
        <w:pStyle w:val="Subtitle"/>
        <w:spacing w:after="0"/>
        <w:rPr>
          <w:sz w:val="28"/>
          <w:szCs w:val="28"/>
        </w:rPr>
      </w:pPr>
    </w:p>
    <w:p w14:paraId="624DBB86" w14:textId="77777777" w:rsidR="004008AD" w:rsidRDefault="004008AD" w:rsidP="00572676">
      <w:pPr>
        <w:pStyle w:val="Subtitle"/>
        <w:spacing w:after="0"/>
        <w:rPr>
          <w:sz w:val="28"/>
          <w:szCs w:val="28"/>
        </w:rPr>
      </w:pPr>
    </w:p>
    <w:p w14:paraId="75BD8CB8" w14:textId="77777777" w:rsidR="004008AD" w:rsidRDefault="004008AD" w:rsidP="00572676">
      <w:pPr>
        <w:pStyle w:val="Subtitle"/>
        <w:spacing w:after="0"/>
        <w:rPr>
          <w:sz w:val="28"/>
          <w:szCs w:val="28"/>
        </w:rPr>
      </w:pPr>
    </w:p>
    <w:p w14:paraId="546575C3" w14:textId="77777777" w:rsidR="004008AD" w:rsidRDefault="004008AD" w:rsidP="00572676">
      <w:pPr>
        <w:pStyle w:val="Subtitle"/>
        <w:spacing w:after="0"/>
        <w:rPr>
          <w:sz w:val="28"/>
          <w:szCs w:val="28"/>
        </w:rPr>
      </w:pPr>
    </w:p>
    <w:p w14:paraId="2E5BE96D" w14:textId="77777777" w:rsidR="004008AD" w:rsidRDefault="004008AD" w:rsidP="00572676">
      <w:pPr>
        <w:pStyle w:val="Subtitle"/>
        <w:spacing w:after="0"/>
        <w:rPr>
          <w:sz w:val="28"/>
          <w:szCs w:val="28"/>
        </w:rPr>
      </w:pPr>
    </w:p>
    <w:p w14:paraId="619301D9" w14:textId="77777777" w:rsidR="004008AD" w:rsidRDefault="004008AD" w:rsidP="00572676">
      <w:pPr>
        <w:pStyle w:val="Subtitle"/>
        <w:spacing w:after="0"/>
        <w:rPr>
          <w:sz w:val="28"/>
          <w:szCs w:val="28"/>
        </w:rPr>
      </w:pPr>
    </w:p>
    <w:p w14:paraId="75A7C8A1" w14:textId="3E33AE61" w:rsidR="00572676" w:rsidRPr="00463F7A" w:rsidRDefault="00572676" w:rsidP="00572676">
      <w:pPr>
        <w:pStyle w:val="Subtitle"/>
        <w:spacing w:after="0"/>
      </w:pPr>
      <w:r w:rsidRPr="00463F7A">
        <w:t xml:space="preserve">Primary Author: Karl Seltzer </w:t>
      </w:r>
      <w:r w:rsidR="00AB6BD4">
        <w:t>(</w:t>
      </w:r>
      <w:r w:rsidR="003E2369" w:rsidRPr="00463F7A">
        <w:t xml:space="preserve">U.S. </w:t>
      </w:r>
      <w:proofErr w:type="gramStart"/>
      <w:r w:rsidRPr="00463F7A">
        <w:t>EPA</w:t>
      </w:r>
      <w:r w:rsidR="00AB6BD4">
        <w:t>)</w:t>
      </w:r>
      <w:r w:rsidR="002C34FA" w:rsidRPr="00463F7A">
        <w:t xml:space="preserve">   </w:t>
      </w:r>
      <w:proofErr w:type="gramEnd"/>
      <w:r w:rsidR="002C34FA" w:rsidRPr="00463F7A">
        <w:t xml:space="preserve">           </w:t>
      </w:r>
      <w:r w:rsidR="00463F7A">
        <w:tab/>
      </w:r>
      <w:r w:rsidR="00463F7A">
        <w:tab/>
      </w:r>
      <w:r w:rsidR="002778ED" w:rsidRPr="00463F7A">
        <w:t xml:space="preserve">Date of this version: </w:t>
      </w:r>
      <w:del w:id="2" w:author="Seltzer, Karl" w:date="2024-04-01T13:30:00Z">
        <w:r w:rsidR="002F6F15" w:rsidDel="0042196E">
          <w:delText>0</w:delText>
        </w:r>
        <w:r w:rsidR="00707598" w:rsidDel="0042196E">
          <w:delText>9</w:delText>
        </w:r>
      </w:del>
      <w:ins w:id="3" w:author="Seltzer, Karl" w:date="2024-04-01T13:30:00Z">
        <w:r w:rsidR="0042196E">
          <w:t>MM</w:t>
        </w:r>
      </w:ins>
      <w:r w:rsidR="002778ED" w:rsidRPr="00463F7A">
        <w:t>/</w:t>
      </w:r>
      <w:del w:id="4" w:author="Seltzer, Karl" w:date="2024-04-01T13:30:00Z">
        <w:r w:rsidR="00707598" w:rsidDel="0042196E">
          <w:delText>0</w:delText>
        </w:r>
        <w:r w:rsidR="00D50A66" w:rsidDel="0042196E">
          <w:delText>6</w:delText>
        </w:r>
      </w:del>
      <w:ins w:id="5" w:author="Seltzer, Karl" w:date="2024-04-01T13:30:00Z">
        <w:r w:rsidR="0042196E">
          <w:t>DD</w:t>
        </w:r>
      </w:ins>
      <w:r w:rsidR="002778ED" w:rsidRPr="00463F7A">
        <w:t>/</w:t>
      </w:r>
      <w:del w:id="6" w:author="Seltzer, Karl" w:date="2024-04-01T13:30:00Z">
        <w:r w:rsidR="002778ED" w:rsidRPr="00463F7A" w:rsidDel="0042196E">
          <w:delText>202</w:delText>
        </w:r>
        <w:r w:rsidR="002F6F15" w:rsidDel="0042196E">
          <w:delText>3</w:delText>
        </w:r>
      </w:del>
      <w:ins w:id="7" w:author="Seltzer, Karl" w:date="2024-04-01T13:30:00Z">
        <w:r w:rsidR="0042196E" w:rsidRPr="00463F7A">
          <w:t>202</w:t>
        </w:r>
        <w:r w:rsidR="0042196E">
          <w:t>4</w:t>
        </w:r>
      </w:ins>
    </w:p>
    <w:p w14:paraId="2B3B9F8C" w14:textId="0D19A19B" w:rsidR="004008AD" w:rsidRDefault="00572676" w:rsidP="00F12F5F">
      <w:pPr>
        <w:spacing w:after="0"/>
        <w:rPr>
          <w:rFonts w:asciiTheme="majorHAnsi" w:eastAsiaTheme="majorEastAsia" w:hAnsiTheme="majorHAnsi" w:cstheme="majorBidi"/>
          <w:color w:val="2F5496" w:themeColor="accent1" w:themeShade="BF"/>
          <w:sz w:val="32"/>
          <w:szCs w:val="32"/>
        </w:rPr>
      </w:pPr>
      <w:r w:rsidRPr="00661DAA">
        <w:rPr>
          <w:rFonts w:eastAsiaTheme="minorEastAsia"/>
          <w:color w:val="5A5A5A" w:themeColor="text1" w:themeTint="A5"/>
          <w:spacing w:val="15"/>
          <w:sz w:val="20"/>
          <w:szCs w:val="20"/>
        </w:rPr>
        <w:lastRenderedPageBreak/>
        <w:t xml:space="preserve">Contributors: </w:t>
      </w:r>
      <w:r w:rsidR="00DA45B0" w:rsidRPr="00661DAA">
        <w:rPr>
          <w:rFonts w:eastAsiaTheme="minorEastAsia"/>
          <w:color w:val="5A5A5A" w:themeColor="text1" w:themeTint="A5"/>
          <w:spacing w:val="15"/>
          <w:sz w:val="20"/>
          <w:szCs w:val="20"/>
        </w:rPr>
        <w:t>Madeleine Strum</w:t>
      </w:r>
      <w:r w:rsidRPr="00661DAA">
        <w:rPr>
          <w:rFonts w:eastAsiaTheme="minorEastAsia"/>
          <w:color w:val="5A5A5A" w:themeColor="text1" w:themeTint="A5"/>
          <w:spacing w:val="15"/>
          <w:sz w:val="20"/>
          <w:szCs w:val="20"/>
        </w:rPr>
        <w:t xml:space="preserve">, </w:t>
      </w:r>
      <w:r w:rsidR="00DA45B0" w:rsidRPr="00661DAA">
        <w:rPr>
          <w:rFonts w:eastAsiaTheme="minorEastAsia"/>
          <w:color w:val="5A5A5A" w:themeColor="text1" w:themeTint="A5"/>
          <w:spacing w:val="15"/>
          <w:sz w:val="20"/>
          <w:szCs w:val="20"/>
        </w:rPr>
        <w:t xml:space="preserve">Alison Eyth, </w:t>
      </w:r>
      <w:r w:rsidR="006679D6" w:rsidRPr="00661DAA">
        <w:rPr>
          <w:rFonts w:eastAsiaTheme="minorEastAsia"/>
          <w:color w:val="5A5A5A" w:themeColor="text1" w:themeTint="A5"/>
          <w:spacing w:val="15"/>
          <w:sz w:val="20"/>
          <w:szCs w:val="20"/>
        </w:rPr>
        <w:t xml:space="preserve">Heather Simon, </w:t>
      </w:r>
      <w:r w:rsidR="00DA45B0" w:rsidRPr="00661DAA">
        <w:rPr>
          <w:rFonts w:eastAsiaTheme="minorEastAsia"/>
          <w:color w:val="5A5A5A" w:themeColor="text1" w:themeTint="A5"/>
          <w:spacing w:val="15"/>
          <w:sz w:val="20"/>
          <w:szCs w:val="20"/>
        </w:rPr>
        <w:t xml:space="preserve">Havala Pye, </w:t>
      </w:r>
      <w:r w:rsidR="004E4C8A" w:rsidRPr="00661DAA">
        <w:rPr>
          <w:rFonts w:eastAsiaTheme="minorEastAsia"/>
          <w:color w:val="5A5A5A" w:themeColor="text1" w:themeTint="A5"/>
          <w:spacing w:val="15"/>
          <w:sz w:val="20"/>
          <w:szCs w:val="20"/>
        </w:rPr>
        <w:t>Ben Murphy</w:t>
      </w:r>
      <w:r w:rsidR="00AB6BD4" w:rsidRPr="00661DAA">
        <w:rPr>
          <w:rFonts w:eastAsiaTheme="minorEastAsia"/>
          <w:color w:val="5A5A5A" w:themeColor="text1" w:themeTint="A5"/>
          <w:spacing w:val="15"/>
          <w:sz w:val="20"/>
          <w:szCs w:val="20"/>
        </w:rPr>
        <w:t xml:space="preserve"> (</w:t>
      </w:r>
      <w:r w:rsidR="00DA45B0" w:rsidRPr="00661DAA">
        <w:rPr>
          <w:rFonts w:eastAsiaTheme="minorEastAsia"/>
          <w:color w:val="5A5A5A" w:themeColor="text1" w:themeTint="A5"/>
          <w:spacing w:val="15"/>
          <w:sz w:val="20"/>
          <w:szCs w:val="20"/>
        </w:rPr>
        <w:t>U.S. EPA</w:t>
      </w:r>
      <w:r w:rsidR="00AB6BD4" w:rsidRPr="00661DAA">
        <w:rPr>
          <w:rFonts w:eastAsiaTheme="minorEastAsia"/>
          <w:color w:val="5A5A5A" w:themeColor="text1" w:themeTint="A5"/>
          <w:spacing w:val="15"/>
          <w:sz w:val="20"/>
          <w:szCs w:val="20"/>
        </w:rPr>
        <w:t>)</w:t>
      </w:r>
      <w:r w:rsidR="004008AD">
        <w:br w:type="page"/>
      </w:r>
    </w:p>
    <w:sdt>
      <w:sdtPr>
        <w:rPr>
          <w:rFonts w:asciiTheme="minorHAnsi" w:eastAsiaTheme="minorHAnsi" w:hAnsiTheme="minorHAnsi" w:cstheme="minorBidi"/>
          <w:color w:val="auto"/>
          <w:sz w:val="22"/>
          <w:szCs w:val="22"/>
        </w:rPr>
        <w:id w:val="-1044285704"/>
        <w:docPartObj>
          <w:docPartGallery w:val="Table of Contents"/>
          <w:docPartUnique/>
        </w:docPartObj>
      </w:sdtPr>
      <w:sdtEndPr>
        <w:rPr>
          <w:b/>
          <w:bCs/>
          <w:noProof/>
        </w:rPr>
      </w:sdtEndPr>
      <w:sdtContent>
        <w:p w14:paraId="02D7DFFC" w14:textId="3A9AD4C4" w:rsidR="003B3BCB" w:rsidRDefault="003B3BCB">
          <w:pPr>
            <w:pStyle w:val="TOCHeading"/>
          </w:pPr>
          <w:r>
            <w:t>Table of Contents</w:t>
          </w:r>
        </w:p>
        <w:p w14:paraId="7B53613F" w14:textId="60E18374" w:rsidR="00434A1E" w:rsidRDefault="00FE5878">
          <w:pPr>
            <w:pStyle w:val="TOC1"/>
            <w:rPr>
              <w:ins w:id="8" w:author="Seltzer, Karl" w:date="2024-08-09T12:34:00Z"/>
              <w:rFonts w:eastAsiaTheme="minorEastAsia"/>
              <w:noProof/>
              <w:kern w:val="2"/>
              <w14:ligatures w14:val="standardContextual"/>
            </w:rPr>
          </w:pPr>
          <w:r>
            <w:fldChar w:fldCharType="begin"/>
          </w:r>
          <w:r>
            <w:instrText xml:space="preserve"> TOC \o "1-4" \h \z \u </w:instrText>
          </w:r>
          <w:r>
            <w:fldChar w:fldCharType="separate"/>
          </w:r>
          <w:ins w:id="9" w:author="Seltzer, Karl" w:date="2024-08-09T12:34:00Z">
            <w:r w:rsidR="00434A1E" w:rsidRPr="00A10742">
              <w:rPr>
                <w:rStyle w:val="Hyperlink"/>
                <w:noProof/>
              </w:rPr>
              <w:fldChar w:fldCharType="begin"/>
            </w:r>
            <w:r w:rsidR="00434A1E" w:rsidRPr="00A10742">
              <w:rPr>
                <w:rStyle w:val="Hyperlink"/>
                <w:noProof/>
              </w:rPr>
              <w:instrText xml:space="preserve"> </w:instrText>
            </w:r>
            <w:r w:rsidR="00434A1E">
              <w:rPr>
                <w:noProof/>
              </w:rPr>
              <w:instrText>HYPERLINK \l "_Toc174099272"</w:instrText>
            </w:r>
            <w:r w:rsidR="00434A1E" w:rsidRPr="00A10742">
              <w:rPr>
                <w:rStyle w:val="Hyperlink"/>
                <w:noProof/>
              </w:rPr>
              <w:instrText xml:space="preserve"> </w:instrText>
            </w:r>
            <w:r w:rsidR="00434A1E" w:rsidRPr="00A10742">
              <w:rPr>
                <w:rStyle w:val="Hyperlink"/>
                <w:noProof/>
              </w:rPr>
            </w:r>
            <w:r w:rsidR="00434A1E" w:rsidRPr="00A10742">
              <w:rPr>
                <w:rStyle w:val="Hyperlink"/>
                <w:noProof/>
              </w:rPr>
              <w:fldChar w:fldCharType="separate"/>
            </w:r>
            <w:r w:rsidR="00434A1E" w:rsidRPr="00A10742">
              <w:rPr>
                <w:rStyle w:val="Hyperlink"/>
                <w:noProof/>
              </w:rPr>
              <w:t>List of Acronyms and Abbreviations</w:t>
            </w:r>
            <w:r w:rsidR="00434A1E">
              <w:rPr>
                <w:noProof/>
                <w:webHidden/>
              </w:rPr>
              <w:tab/>
            </w:r>
            <w:r w:rsidR="00434A1E">
              <w:rPr>
                <w:noProof/>
                <w:webHidden/>
              </w:rPr>
              <w:fldChar w:fldCharType="begin"/>
            </w:r>
            <w:r w:rsidR="00434A1E">
              <w:rPr>
                <w:noProof/>
                <w:webHidden/>
              </w:rPr>
              <w:instrText xml:space="preserve"> PAGEREF _Toc174099272 \h </w:instrText>
            </w:r>
          </w:ins>
          <w:r w:rsidR="00434A1E">
            <w:rPr>
              <w:noProof/>
              <w:webHidden/>
            </w:rPr>
          </w:r>
          <w:r w:rsidR="00434A1E">
            <w:rPr>
              <w:noProof/>
              <w:webHidden/>
            </w:rPr>
            <w:fldChar w:fldCharType="separate"/>
          </w:r>
          <w:ins w:id="10" w:author="Seltzer, Karl" w:date="2024-08-09T12:34:00Z">
            <w:r w:rsidR="00434A1E">
              <w:rPr>
                <w:noProof/>
                <w:webHidden/>
              </w:rPr>
              <w:t>3</w:t>
            </w:r>
            <w:r w:rsidR="00434A1E">
              <w:rPr>
                <w:noProof/>
                <w:webHidden/>
              </w:rPr>
              <w:fldChar w:fldCharType="end"/>
            </w:r>
            <w:r w:rsidR="00434A1E" w:rsidRPr="00A10742">
              <w:rPr>
                <w:rStyle w:val="Hyperlink"/>
                <w:noProof/>
              </w:rPr>
              <w:fldChar w:fldCharType="end"/>
            </w:r>
          </w:ins>
        </w:p>
        <w:p w14:paraId="48C6A8C5" w14:textId="3E9817C7" w:rsidR="00434A1E" w:rsidRDefault="00434A1E">
          <w:pPr>
            <w:pStyle w:val="TOC1"/>
            <w:tabs>
              <w:tab w:val="left" w:pos="440"/>
            </w:tabs>
            <w:rPr>
              <w:ins w:id="11" w:author="Seltzer, Karl" w:date="2024-08-09T12:34:00Z"/>
              <w:rFonts w:eastAsiaTheme="minorEastAsia"/>
              <w:noProof/>
              <w:kern w:val="2"/>
              <w14:ligatures w14:val="standardContextual"/>
            </w:rPr>
          </w:pPr>
          <w:ins w:id="12"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"_Toc174099273"</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1</w:t>
            </w:r>
            <w:r>
              <w:rPr>
                <w:rFonts w:eastAsiaTheme="minorEastAsia"/>
                <w:noProof/>
                <w:kern w:val="2"/>
                <w14:ligatures w14:val="standardContextual"/>
              </w:rPr>
              <w:tab/>
            </w:r>
            <w:r w:rsidRPr="00A10742">
              <w:rPr>
                <w:rStyle w:val="Hyperlink"/>
                <w:noProof/>
              </w:rPr>
              <w:t>Background</w:t>
            </w:r>
            <w:r>
              <w:rPr>
                <w:noProof/>
                <w:webHidden/>
              </w:rPr>
              <w:tab/>
            </w:r>
            <w:r>
              <w:rPr>
                <w:noProof/>
                <w:webHidden/>
              </w:rPr>
              <w:fldChar w:fldCharType="begin"/>
            </w:r>
            <w:r>
              <w:rPr>
                <w:noProof/>
                <w:webHidden/>
              </w:rPr>
              <w:instrText xml:space="preserve"> PAGEREF _Toc174099273 \h </w:instrText>
            </w:r>
          </w:ins>
          <w:r>
            <w:rPr>
              <w:noProof/>
              <w:webHidden/>
            </w:rPr>
          </w:r>
          <w:r>
            <w:rPr>
              <w:noProof/>
              <w:webHidden/>
            </w:rPr>
            <w:fldChar w:fldCharType="separate"/>
          </w:r>
          <w:ins w:id="13" w:author="Seltzer, Karl" w:date="2024-08-09T12:34:00Z">
            <w:r>
              <w:rPr>
                <w:noProof/>
                <w:webHidden/>
              </w:rPr>
              <w:t>5</w:t>
            </w:r>
            <w:r>
              <w:rPr>
                <w:noProof/>
                <w:webHidden/>
              </w:rPr>
              <w:fldChar w:fldCharType="end"/>
            </w:r>
            <w:r w:rsidRPr="00A10742">
              <w:rPr>
                <w:rStyle w:val="Hyperlink"/>
                <w:noProof/>
              </w:rPr>
              <w:fldChar w:fldCharType="end"/>
            </w:r>
          </w:ins>
        </w:p>
        <w:p w14:paraId="08456337" w14:textId="4667EBAA" w:rsidR="00434A1E" w:rsidRDefault="00434A1E">
          <w:pPr>
            <w:pStyle w:val="TOC2"/>
            <w:tabs>
              <w:tab w:val="left" w:pos="880"/>
              <w:tab w:val="right" w:leader="dot" w:pos="9350"/>
            </w:tabs>
            <w:rPr>
              <w:ins w:id="14" w:author="Seltzer, Karl" w:date="2024-08-09T12:34:00Z"/>
              <w:rFonts w:eastAsiaTheme="minorEastAsia"/>
              <w:noProof/>
              <w:kern w:val="2"/>
              <w14:ligatures w14:val="standardContextual"/>
            </w:rPr>
          </w:pPr>
          <w:ins w:id="15"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"_Toc174099274"</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1.1</w:t>
            </w:r>
            <w:r>
              <w:rPr>
                <w:rFonts w:eastAsiaTheme="minorEastAsia"/>
                <w:noProof/>
                <w:kern w:val="2"/>
                <w14:ligatures w14:val="standardContextual"/>
              </w:rPr>
              <w:tab/>
            </w:r>
            <w:r w:rsidRPr="00A10742">
              <w:rPr>
                <w:rStyle w:val="Hyperlink"/>
                <w:noProof/>
              </w:rPr>
              <w:t>Modeling Platform Speciation</w:t>
            </w:r>
            <w:r>
              <w:rPr>
                <w:noProof/>
                <w:webHidden/>
              </w:rPr>
              <w:tab/>
            </w:r>
            <w:r>
              <w:rPr>
                <w:noProof/>
                <w:webHidden/>
              </w:rPr>
              <w:fldChar w:fldCharType="begin"/>
            </w:r>
            <w:r>
              <w:rPr>
                <w:noProof/>
                <w:webHidden/>
              </w:rPr>
              <w:instrText xml:space="preserve"> PAGEREF _Toc174099274 \h </w:instrText>
            </w:r>
          </w:ins>
          <w:r>
            <w:rPr>
              <w:noProof/>
              <w:webHidden/>
            </w:rPr>
          </w:r>
          <w:r>
            <w:rPr>
              <w:noProof/>
              <w:webHidden/>
            </w:rPr>
            <w:fldChar w:fldCharType="separate"/>
          </w:r>
          <w:ins w:id="16" w:author="Seltzer, Karl" w:date="2024-08-09T12:34:00Z">
            <w:r>
              <w:rPr>
                <w:noProof/>
                <w:webHidden/>
              </w:rPr>
              <w:t>6</w:t>
            </w:r>
            <w:r>
              <w:rPr>
                <w:noProof/>
                <w:webHidden/>
              </w:rPr>
              <w:fldChar w:fldCharType="end"/>
            </w:r>
            <w:r w:rsidRPr="00A10742">
              <w:rPr>
                <w:rStyle w:val="Hyperlink"/>
                <w:noProof/>
              </w:rPr>
              <w:fldChar w:fldCharType="end"/>
            </w:r>
          </w:ins>
        </w:p>
        <w:p w14:paraId="68FBD9B1" w14:textId="5FF2A5DD" w:rsidR="00434A1E" w:rsidRDefault="00434A1E">
          <w:pPr>
            <w:pStyle w:val="TOC2"/>
            <w:tabs>
              <w:tab w:val="left" w:pos="880"/>
              <w:tab w:val="right" w:leader="dot" w:pos="9350"/>
            </w:tabs>
            <w:rPr>
              <w:ins w:id="17" w:author="Seltzer, Karl" w:date="2024-08-09T12:34:00Z"/>
              <w:rFonts w:eastAsiaTheme="minorEastAsia"/>
              <w:noProof/>
              <w:kern w:val="2"/>
              <w14:ligatures w14:val="standardContextual"/>
            </w:rPr>
          </w:pPr>
          <w:ins w:id="18"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"_Toc174099275"</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1.2</w:t>
            </w:r>
            <w:r>
              <w:rPr>
                <w:rFonts w:eastAsiaTheme="minorEastAsia"/>
                <w:noProof/>
                <w:kern w:val="2"/>
                <w14:ligatures w14:val="standardContextual"/>
              </w:rPr>
              <w:tab/>
            </w:r>
            <w:r w:rsidRPr="00A10742">
              <w:rPr>
                <w:rStyle w:val="Hyperlink"/>
                <w:noProof/>
              </w:rPr>
              <w:t>Updates for v3</w:t>
            </w:r>
            <w:r>
              <w:rPr>
                <w:noProof/>
                <w:webHidden/>
              </w:rPr>
              <w:tab/>
            </w:r>
            <w:r>
              <w:rPr>
                <w:noProof/>
                <w:webHidden/>
              </w:rPr>
              <w:fldChar w:fldCharType="begin"/>
            </w:r>
            <w:r>
              <w:rPr>
                <w:noProof/>
                <w:webHidden/>
              </w:rPr>
              <w:instrText xml:space="preserve"> PAGEREF _Toc174099275 \h </w:instrText>
            </w:r>
          </w:ins>
          <w:r>
            <w:rPr>
              <w:noProof/>
              <w:webHidden/>
            </w:rPr>
          </w:r>
          <w:r>
            <w:rPr>
              <w:noProof/>
              <w:webHidden/>
            </w:rPr>
            <w:fldChar w:fldCharType="separate"/>
          </w:r>
          <w:ins w:id="19" w:author="Seltzer, Karl" w:date="2024-08-09T12:34:00Z">
            <w:r>
              <w:rPr>
                <w:noProof/>
                <w:webHidden/>
              </w:rPr>
              <w:t>8</w:t>
            </w:r>
            <w:r>
              <w:rPr>
                <w:noProof/>
                <w:webHidden/>
              </w:rPr>
              <w:fldChar w:fldCharType="end"/>
            </w:r>
            <w:r w:rsidRPr="00A10742">
              <w:rPr>
                <w:rStyle w:val="Hyperlink"/>
                <w:noProof/>
              </w:rPr>
              <w:fldChar w:fldCharType="end"/>
            </w:r>
          </w:ins>
        </w:p>
        <w:p w14:paraId="20DB5BA8" w14:textId="1AA6AB6B" w:rsidR="00434A1E" w:rsidRDefault="00434A1E">
          <w:pPr>
            <w:pStyle w:val="TOC3"/>
            <w:rPr>
              <w:ins w:id="20" w:author="Seltzer, Karl" w:date="2024-08-09T12:34:00Z"/>
              <w:rFonts w:eastAsiaTheme="minorEastAsia"/>
              <w:noProof/>
              <w:kern w:val="2"/>
              <w14:ligatures w14:val="standardContextual"/>
            </w:rPr>
          </w:pPr>
          <w:ins w:id="21"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"_Toc174099276"</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highlight w:val="yellow"/>
              </w:rPr>
              <w:t>1.2.1</w:t>
            </w:r>
            <w:r>
              <w:rPr>
                <w:rFonts w:eastAsiaTheme="minorEastAsia"/>
                <w:noProof/>
                <w:kern w:val="2"/>
                <w14:ligatures w14:val="standardContextual"/>
              </w:rPr>
              <w:tab/>
            </w:r>
            <w:r w:rsidRPr="00A10742">
              <w:rPr>
                <w:rStyle w:val="Hyperlink"/>
                <w:noProof/>
                <w:highlight w:val="yellow"/>
              </w:rPr>
              <w:t>Input Files</w:t>
            </w:r>
            <w:r>
              <w:rPr>
                <w:noProof/>
                <w:webHidden/>
              </w:rPr>
              <w:tab/>
            </w:r>
            <w:r>
              <w:rPr>
                <w:noProof/>
                <w:webHidden/>
              </w:rPr>
              <w:fldChar w:fldCharType="begin"/>
            </w:r>
            <w:r>
              <w:rPr>
                <w:noProof/>
                <w:webHidden/>
              </w:rPr>
              <w:instrText xml:space="preserve"> PAGEREF _Toc174099276 \h </w:instrText>
            </w:r>
          </w:ins>
          <w:r>
            <w:rPr>
              <w:noProof/>
              <w:webHidden/>
            </w:rPr>
          </w:r>
          <w:r>
            <w:rPr>
              <w:noProof/>
              <w:webHidden/>
            </w:rPr>
            <w:fldChar w:fldCharType="separate"/>
          </w:r>
          <w:ins w:id="22" w:author="Seltzer, Karl" w:date="2024-08-09T12:34:00Z">
            <w:r>
              <w:rPr>
                <w:noProof/>
                <w:webHidden/>
              </w:rPr>
              <w:t>8</w:t>
            </w:r>
            <w:r>
              <w:rPr>
                <w:noProof/>
                <w:webHidden/>
              </w:rPr>
              <w:fldChar w:fldCharType="end"/>
            </w:r>
            <w:r w:rsidRPr="00A10742">
              <w:rPr>
                <w:rStyle w:val="Hyperlink"/>
                <w:noProof/>
              </w:rPr>
              <w:fldChar w:fldCharType="end"/>
            </w:r>
          </w:ins>
        </w:p>
        <w:p w14:paraId="1A57F547" w14:textId="7305729C" w:rsidR="00434A1E" w:rsidRDefault="00434A1E">
          <w:pPr>
            <w:pStyle w:val="TOC3"/>
            <w:rPr>
              <w:ins w:id="23" w:author="Seltzer, Karl" w:date="2024-08-09T12:34:00Z"/>
              <w:rFonts w:eastAsiaTheme="minorEastAsia"/>
              <w:noProof/>
              <w:kern w:val="2"/>
              <w14:ligatures w14:val="standardContextual"/>
            </w:rPr>
          </w:pPr>
          <w:ins w:id="24"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"_Toc174099277"</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1.2.2</w:t>
            </w:r>
            <w:r>
              <w:rPr>
                <w:rFonts w:eastAsiaTheme="minorEastAsia"/>
                <w:noProof/>
                <w:kern w:val="2"/>
                <w14:ligatures w14:val="standardContextual"/>
              </w:rPr>
              <w:tab/>
            </w:r>
            <w:r w:rsidRPr="00A10742">
              <w:rPr>
                <w:rStyle w:val="Hyperlink"/>
                <w:noProof/>
                <w:highlight w:val="yellow"/>
              </w:rPr>
              <w:t>Modules</w:t>
            </w:r>
            <w:r>
              <w:rPr>
                <w:noProof/>
                <w:webHidden/>
              </w:rPr>
              <w:tab/>
            </w:r>
            <w:r>
              <w:rPr>
                <w:noProof/>
                <w:webHidden/>
              </w:rPr>
              <w:fldChar w:fldCharType="begin"/>
            </w:r>
            <w:r>
              <w:rPr>
                <w:noProof/>
                <w:webHidden/>
              </w:rPr>
              <w:instrText xml:space="preserve"> PAGEREF _Toc174099277 \h </w:instrText>
            </w:r>
          </w:ins>
          <w:r>
            <w:rPr>
              <w:noProof/>
              <w:webHidden/>
            </w:rPr>
          </w:r>
          <w:r>
            <w:rPr>
              <w:noProof/>
              <w:webHidden/>
            </w:rPr>
            <w:fldChar w:fldCharType="separate"/>
          </w:r>
          <w:ins w:id="25" w:author="Seltzer, Karl" w:date="2024-08-09T12:34:00Z">
            <w:r>
              <w:rPr>
                <w:noProof/>
                <w:webHidden/>
              </w:rPr>
              <w:t>8</w:t>
            </w:r>
            <w:r>
              <w:rPr>
                <w:noProof/>
                <w:webHidden/>
              </w:rPr>
              <w:fldChar w:fldCharType="end"/>
            </w:r>
            <w:r w:rsidRPr="00A10742">
              <w:rPr>
                <w:rStyle w:val="Hyperlink"/>
                <w:noProof/>
              </w:rPr>
              <w:fldChar w:fldCharType="end"/>
            </w:r>
          </w:ins>
        </w:p>
        <w:p w14:paraId="3B6975F1" w14:textId="3C34D0DC" w:rsidR="00434A1E" w:rsidRDefault="00434A1E">
          <w:pPr>
            <w:pStyle w:val="TOC3"/>
            <w:rPr>
              <w:ins w:id="26" w:author="Seltzer, Karl" w:date="2024-08-09T12:34:00Z"/>
              <w:rFonts w:eastAsiaTheme="minorEastAsia"/>
              <w:noProof/>
              <w:kern w:val="2"/>
              <w14:ligatures w14:val="standardContextual"/>
            </w:rPr>
          </w:pPr>
          <w:ins w:id="27"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"_Toc174099278"</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1.2.3</w:t>
            </w:r>
            <w:r>
              <w:rPr>
                <w:rFonts w:eastAsiaTheme="minorEastAsia"/>
                <w:noProof/>
                <w:kern w:val="2"/>
                <w14:ligatures w14:val="standardContextual"/>
              </w:rPr>
              <w:tab/>
            </w:r>
            <w:r w:rsidRPr="00A10742">
              <w:rPr>
                <w:rStyle w:val="Hyperlink"/>
                <w:noProof/>
              </w:rPr>
              <w:t>Mechanism Mappers</w:t>
            </w:r>
            <w:r>
              <w:rPr>
                <w:noProof/>
                <w:webHidden/>
              </w:rPr>
              <w:tab/>
            </w:r>
            <w:r>
              <w:rPr>
                <w:noProof/>
                <w:webHidden/>
              </w:rPr>
              <w:fldChar w:fldCharType="begin"/>
            </w:r>
            <w:r>
              <w:rPr>
                <w:noProof/>
                <w:webHidden/>
              </w:rPr>
              <w:instrText xml:space="preserve"> PAGEREF _Toc174099278 \h </w:instrText>
            </w:r>
          </w:ins>
          <w:r>
            <w:rPr>
              <w:noProof/>
              <w:webHidden/>
            </w:rPr>
          </w:r>
          <w:r>
            <w:rPr>
              <w:noProof/>
              <w:webHidden/>
            </w:rPr>
            <w:fldChar w:fldCharType="separate"/>
          </w:r>
          <w:ins w:id="28" w:author="Seltzer, Karl" w:date="2024-08-09T12:34:00Z">
            <w:r>
              <w:rPr>
                <w:noProof/>
                <w:webHidden/>
              </w:rPr>
              <w:t>8</w:t>
            </w:r>
            <w:r>
              <w:rPr>
                <w:noProof/>
                <w:webHidden/>
              </w:rPr>
              <w:fldChar w:fldCharType="end"/>
            </w:r>
            <w:r w:rsidRPr="00A10742">
              <w:rPr>
                <w:rStyle w:val="Hyperlink"/>
                <w:noProof/>
              </w:rPr>
              <w:fldChar w:fldCharType="end"/>
            </w:r>
          </w:ins>
        </w:p>
        <w:p w14:paraId="57DE6D86" w14:textId="76586433" w:rsidR="00434A1E" w:rsidRDefault="00434A1E">
          <w:pPr>
            <w:pStyle w:val="TOC1"/>
            <w:tabs>
              <w:tab w:val="left" w:pos="440"/>
            </w:tabs>
            <w:rPr>
              <w:ins w:id="29" w:author="Seltzer, Karl" w:date="2024-08-09T12:34:00Z"/>
              <w:rFonts w:eastAsiaTheme="minorEastAsia"/>
              <w:noProof/>
              <w:kern w:val="2"/>
              <w14:ligatures w14:val="standardContextual"/>
            </w:rPr>
          </w:pPr>
          <w:ins w:id="30"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"_Toc174099279"</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w:t>
            </w:r>
            <w:r>
              <w:rPr>
                <w:rFonts w:eastAsiaTheme="minorEastAsia"/>
                <w:noProof/>
                <w:kern w:val="2"/>
                <w14:ligatures w14:val="standardContextual"/>
              </w:rPr>
              <w:tab/>
            </w:r>
            <w:r w:rsidRPr="00A10742">
              <w:rPr>
                <w:rStyle w:val="Hyperlink"/>
                <w:noProof/>
              </w:rPr>
              <w:t>Contents of the S2S-Tool</w:t>
            </w:r>
            <w:r>
              <w:rPr>
                <w:noProof/>
                <w:webHidden/>
              </w:rPr>
              <w:tab/>
            </w:r>
            <w:r>
              <w:rPr>
                <w:noProof/>
                <w:webHidden/>
              </w:rPr>
              <w:fldChar w:fldCharType="begin"/>
            </w:r>
            <w:r>
              <w:rPr>
                <w:noProof/>
                <w:webHidden/>
              </w:rPr>
              <w:instrText xml:space="preserve"> PAGEREF _Toc174099279 \h </w:instrText>
            </w:r>
          </w:ins>
          <w:r>
            <w:rPr>
              <w:noProof/>
              <w:webHidden/>
            </w:rPr>
          </w:r>
          <w:r>
            <w:rPr>
              <w:noProof/>
              <w:webHidden/>
            </w:rPr>
            <w:fldChar w:fldCharType="separate"/>
          </w:r>
          <w:ins w:id="31" w:author="Seltzer, Karl" w:date="2024-08-09T12:34:00Z">
            <w:r>
              <w:rPr>
                <w:noProof/>
                <w:webHidden/>
              </w:rPr>
              <w:t>9</w:t>
            </w:r>
            <w:r>
              <w:rPr>
                <w:noProof/>
                <w:webHidden/>
              </w:rPr>
              <w:fldChar w:fldCharType="end"/>
            </w:r>
            <w:r w:rsidRPr="00A10742">
              <w:rPr>
                <w:rStyle w:val="Hyperlink"/>
                <w:noProof/>
              </w:rPr>
              <w:fldChar w:fldCharType="end"/>
            </w:r>
          </w:ins>
        </w:p>
        <w:p w14:paraId="0B1C98C1" w14:textId="3EDF587C" w:rsidR="00434A1E" w:rsidRDefault="00434A1E">
          <w:pPr>
            <w:pStyle w:val="TOC2"/>
            <w:tabs>
              <w:tab w:val="left" w:pos="880"/>
              <w:tab w:val="right" w:leader="dot" w:pos="9350"/>
            </w:tabs>
            <w:rPr>
              <w:ins w:id="32" w:author="Seltzer, Karl" w:date="2024-08-09T12:34:00Z"/>
              <w:rFonts w:eastAsiaTheme="minorEastAsia"/>
              <w:noProof/>
              <w:kern w:val="2"/>
              <w14:ligatures w14:val="standardContextual"/>
            </w:rPr>
          </w:pPr>
          <w:ins w:id="33"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"_Toc174099280"</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2.1</w:t>
            </w:r>
            <w:r>
              <w:rPr>
                <w:rFonts w:eastAsiaTheme="minorEastAsia"/>
                <w:noProof/>
                <w:kern w:val="2"/>
                <w14:ligatures w14:val="standardContextual"/>
              </w:rPr>
              <w:tab/>
            </w:r>
            <w:r w:rsidRPr="00A10742">
              <w:rPr>
                <w:rStyle w:val="Hyperlink"/>
                <w:noProof/>
              </w:rPr>
              <w:t>Input Files</w:t>
            </w:r>
            <w:r>
              <w:rPr>
                <w:noProof/>
                <w:webHidden/>
              </w:rPr>
              <w:tab/>
            </w:r>
            <w:r>
              <w:rPr>
                <w:noProof/>
                <w:webHidden/>
              </w:rPr>
              <w:fldChar w:fldCharType="begin"/>
            </w:r>
            <w:r>
              <w:rPr>
                <w:noProof/>
                <w:webHidden/>
              </w:rPr>
              <w:instrText xml:space="preserve"> PAGEREF _Toc174099280 \h </w:instrText>
            </w:r>
          </w:ins>
          <w:r>
            <w:rPr>
              <w:noProof/>
              <w:webHidden/>
            </w:rPr>
          </w:r>
          <w:r>
            <w:rPr>
              <w:noProof/>
              <w:webHidden/>
            </w:rPr>
            <w:fldChar w:fldCharType="separate"/>
          </w:r>
          <w:ins w:id="34" w:author="Seltzer, Karl" w:date="2024-08-09T12:34:00Z">
            <w:r>
              <w:rPr>
                <w:noProof/>
                <w:webHidden/>
              </w:rPr>
              <w:t>10</w:t>
            </w:r>
            <w:r>
              <w:rPr>
                <w:noProof/>
                <w:webHidden/>
              </w:rPr>
              <w:fldChar w:fldCharType="end"/>
            </w:r>
            <w:r w:rsidRPr="00A10742">
              <w:rPr>
                <w:rStyle w:val="Hyperlink"/>
                <w:noProof/>
              </w:rPr>
              <w:fldChar w:fldCharType="end"/>
            </w:r>
          </w:ins>
        </w:p>
        <w:p w14:paraId="631CED3E" w14:textId="74E79153" w:rsidR="00434A1E" w:rsidRDefault="00434A1E">
          <w:pPr>
            <w:pStyle w:val="TOC3"/>
            <w:rPr>
              <w:ins w:id="35" w:author="Seltzer, Karl" w:date="2024-08-09T12:34:00Z"/>
              <w:rFonts w:eastAsiaTheme="minorEastAsia"/>
              <w:noProof/>
              <w:kern w:val="2"/>
              <w14:ligatures w14:val="standardContextual"/>
            </w:rPr>
          </w:pPr>
          <w:ins w:id="36"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"_Toc174099281"</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2.1.1</w:t>
            </w:r>
            <w:r>
              <w:rPr>
                <w:rFonts w:eastAsiaTheme="minorEastAsia"/>
                <w:noProof/>
                <w:kern w:val="2"/>
                <w14:ligatures w14:val="standardContextual"/>
              </w:rPr>
              <w:tab/>
            </w:r>
            <w:r w:rsidRPr="00A10742">
              <w:rPr>
                <w:rStyle w:val="Hyperlink"/>
                <w:noProof/>
              </w:rPr>
              <w:t>camx_fcrs.profile File</w:t>
            </w:r>
            <w:r>
              <w:rPr>
                <w:noProof/>
                <w:webHidden/>
              </w:rPr>
              <w:tab/>
            </w:r>
            <w:r>
              <w:rPr>
                <w:noProof/>
                <w:webHidden/>
              </w:rPr>
              <w:fldChar w:fldCharType="begin"/>
            </w:r>
            <w:r>
              <w:rPr>
                <w:noProof/>
                <w:webHidden/>
              </w:rPr>
              <w:instrText xml:space="preserve"> PAGEREF _Toc174099281 \h </w:instrText>
            </w:r>
          </w:ins>
          <w:r>
            <w:rPr>
              <w:noProof/>
              <w:webHidden/>
            </w:rPr>
          </w:r>
          <w:r>
            <w:rPr>
              <w:noProof/>
              <w:webHidden/>
            </w:rPr>
            <w:fldChar w:fldCharType="separate"/>
          </w:r>
          <w:ins w:id="37" w:author="Seltzer, Karl" w:date="2024-08-09T12:34:00Z">
            <w:r>
              <w:rPr>
                <w:noProof/>
                <w:webHidden/>
              </w:rPr>
              <w:t>10</w:t>
            </w:r>
            <w:r>
              <w:rPr>
                <w:noProof/>
                <w:webHidden/>
              </w:rPr>
              <w:fldChar w:fldCharType="end"/>
            </w:r>
            <w:r w:rsidRPr="00A10742">
              <w:rPr>
                <w:rStyle w:val="Hyperlink"/>
                <w:noProof/>
              </w:rPr>
              <w:fldChar w:fldCharType="end"/>
            </w:r>
          </w:ins>
        </w:p>
        <w:p w14:paraId="67C64826" w14:textId="6C47DD2C" w:rsidR="00434A1E" w:rsidRDefault="00434A1E">
          <w:pPr>
            <w:pStyle w:val="TOC3"/>
            <w:rPr>
              <w:ins w:id="38" w:author="Seltzer, Karl" w:date="2024-08-09T12:34:00Z"/>
              <w:rFonts w:eastAsiaTheme="minorEastAsia"/>
              <w:noProof/>
              <w:kern w:val="2"/>
              <w14:ligatures w14:val="standardContextual"/>
            </w:rPr>
          </w:pPr>
          <w:ins w:id="39"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"_Toc174099282"</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2.1.2</w:t>
            </w:r>
            <w:r>
              <w:rPr>
                <w:rFonts w:eastAsiaTheme="minorEastAsia"/>
                <w:noProof/>
                <w:kern w:val="2"/>
                <w14:ligatures w14:val="standardContextual"/>
              </w:rPr>
              <w:tab/>
            </w:r>
            <w:r w:rsidRPr="00A10742">
              <w:rPr>
                <w:rStyle w:val="Hyperlink"/>
                <w:noProof/>
              </w:rPr>
              <w:t>export_profiles File</w:t>
            </w:r>
            <w:r>
              <w:rPr>
                <w:noProof/>
                <w:webHidden/>
              </w:rPr>
              <w:tab/>
            </w:r>
            <w:r>
              <w:rPr>
                <w:noProof/>
                <w:webHidden/>
              </w:rPr>
              <w:fldChar w:fldCharType="begin"/>
            </w:r>
            <w:r>
              <w:rPr>
                <w:noProof/>
                <w:webHidden/>
              </w:rPr>
              <w:instrText xml:space="preserve"> PAGEREF _Toc174099282 \h </w:instrText>
            </w:r>
          </w:ins>
          <w:r>
            <w:rPr>
              <w:noProof/>
              <w:webHidden/>
            </w:rPr>
          </w:r>
          <w:r>
            <w:rPr>
              <w:noProof/>
              <w:webHidden/>
            </w:rPr>
            <w:fldChar w:fldCharType="separate"/>
          </w:r>
          <w:ins w:id="40" w:author="Seltzer, Karl" w:date="2024-08-09T12:34:00Z">
            <w:r>
              <w:rPr>
                <w:noProof/>
                <w:webHidden/>
              </w:rPr>
              <w:t>10</w:t>
            </w:r>
            <w:r>
              <w:rPr>
                <w:noProof/>
                <w:webHidden/>
              </w:rPr>
              <w:fldChar w:fldCharType="end"/>
            </w:r>
            <w:r w:rsidRPr="00A10742">
              <w:rPr>
                <w:rStyle w:val="Hyperlink"/>
                <w:noProof/>
              </w:rPr>
              <w:fldChar w:fldCharType="end"/>
            </w:r>
          </w:ins>
        </w:p>
        <w:p w14:paraId="3CCAD7D6" w14:textId="1AAB6756" w:rsidR="00434A1E" w:rsidRDefault="00434A1E">
          <w:pPr>
            <w:pStyle w:val="TOC3"/>
            <w:rPr>
              <w:ins w:id="41" w:author="Seltzer, Karl" w:date="2024-08-09T12:34:00Z"/>
              <w:rFonts w:eastAsiaTheme="minorEastAsia"/>
              <w:noProof/>
              <w:kern w:val="2"/>
              <w14:ligatures w14:val="standardContextual"/>
            </w:rPr>
          </w:pPr>
          <w:ins w:id="42"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"_Toc174099283"</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2.1.3</w:t>
            </w:r>
            <w:r>
              <w:rPr>
                <w:rFonts w:eastAsiaTheme="minorEastAsia"/>
                <w:noProof/>
                <w:kern w:val="2"/>
                <w14:ligatures w14:val="standardContextual"/>
              </w:rPr>
              <w:tab/>
            </w:r>
            <w:r w:rsidRPr="00A10742">
              <w:rPr>
                <w:rStyle w:val="Hyperlink"/>
                <w:noProof/>
              </w:rPr>
              <w:t>export_species File</w:t>
            </w:r>
            <w:r>
              <w:rPr>
                <w:noProof/>
                <w:webHidden/>
              </w:rPr>
              <w:tab/>
            </w:r>
            <w:r>
              <w:rPr>
                <w:noProof/>
                <w:webHidden/>
              </w:rPr>
              <w:fldChar w:fldCharType="begin"/>
            </w:r>
            <w:r>
              <w:rPr>
                <w:noProof/>
                <w:webHidden/>
              </w:rPr>
              <w:instrText xml:space="preserve"> PAGEREF _Toc174099283 \h </w:instrText>
            </w:r>
          </w:ins>
          <w:r>
            <w:rPr>
              <w:noProof/>
              <w:webHidden/>
            </w:rPr>
          </w:r>
          <w:r>
            <w:rPr>
              <w:noProof/>
              <w:webHidden/>
            </w:rPr>
            <w:fldChar w:fldCharType="separate"/>
          </w:r>
          <w:ins w:id="43" w:author="Seltzer, Karl" w:date="2024-08-09T12:34:00Z">
            <w:r>
              <w:rPr>
                <w:noProof/>
                <w:webHidden/>
              </w:rPr>
              <w:t>11</w:t>
            </w:r>
            <w:r>
              <w:rPr>
                <w:noProof/>
                <w:webHidden/>
              </w:rPr>
              <w:fldChar w:fldCharType="end"/>
            </w:r>
            <w:r w:rsidRPr="00A10742">
              <w:rPr>
                <w:rStyle w:val="Hyperlink"/>
                <w:noProof/>
              </w:rPr>
              <w:fldChar w:fldCharType="end"/>
            </w:r>
          </w:ins>
        </w:p>
        <w:p w14:paraId="4CC6F426" w14:textId="378D5592" w:rsidR="00434A1E" w:rsidRDefault="00434A1E">
          <w:pPr>
            <w:pStyle w:val="TOC3"/>
            <w:rPr>
              <w:ins w:id="44" w:author="Seltzer, Karl" w:date="2024-08-09T12:34:00Z"/>
              <w:rFonts w:eastAsiaTheme="minorEastAsia"/>
              <w:noProof/>
              <w:kern w:val="2"/>
              <w14:ligatures w14:val="standardContextual"/>
            </w:rPr>
          </w:pPr>
          <w:ins w:id="45"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"_Toc174099284"</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2.1.4</w:t>
            </w:r>
            <w:r>
              <w:rPr>
                <w:rFonts w:eastAsiaTheme="minorEastAsia"/>
                <w:noProof/>
                <w:kern w:val="2"/>
                <w14:ligatures w14:val="standardContextual"/>
              </w:rPr>
              <w:tab/>
            </w:r>
            <w:r w:rsidRPr="00A10742">
              <w:rPr>
                <w:rStyle w:val="Hyperlink"/>
                <w:noProof/>
              </w:rPr>
              <w:t>export_species_properties File</w:t>
            </w:r>
            <w:r>
              <w:rPr>
                <w:noProof/>
                <w:webHidden/>
              </w:rPr>
              <w:tab/>
            </w:r>
            <w:r>
              <w:rPr>
                <w:noProof/>
                <w:webHidden/>
              </w:rPr>
              <w:fldChar w:fldCharType="begin"/>
            </w:r>
            <w:r>
              <w:rPr>
                <w:noProof/>
                <w:webHidden/>
              </w:rPr>
              <w:instrText xml:space="preserve"> PAGEREF _Toc174099284 \h </w:instrText>
            </w:r>
          </w:ins>
          <w:r>
            <w:rPr>
              <w:noProof/>
              <w:webHidden/>
            </w:rPr>
          </w:r>
          <w:r>
            <w:rPr>
              <w:noProof/>
              <w:webHidden/>
            </w:rPr>
            <w:fldChar w:fldCharType="separate"/>
          </w:r>
          <w:ins w:id="46" w:author="Seltzer, Karl" w:date="2024-08-09T12:34:00Z">
            <w:r>
              <w:rPr>
                <w:noProof/>
                <w:webHidden/>
              </w:rPr>
              <w:t>11</w:t>
            </w:r>
            <w:r>
              <w:rPr>
                <w:noProof/>
                <w:webHidden/>
              </w:rPr>
              <w:fldChar w:fldCharType="end"/>
            </w:r>
            <w:r w:rsidRPr="00A10742">
              <w:rPr>
                <w:rStyle w:val="Hyperlink"/>
                <w:noProof/>
              </w:rPr>
              <w:fldChar w:fldCharType="end"/>
            </w:r>
          </w:ins>
        </w:p>
        <w:p w14:paraId="0791339E" w14:textId="051E5493" w:rsidR="00434A1E" w:rsidRDefault="00434A1E">
          <w:pPr>
            <w:pStyle w:val="TOC3"/>
            <w:rPr>
              <w:ins w:id="47" w:author="Seltzer, Karl" w:date="2024-08-09T12:34:00Z"/>
              <w:rFonts w:eastAsiaTheme="minorEastAsia"/>
              <w:noProof/>
              <w:kern w:val="2"/>
              <w14:ligatures w14:val="standardContextual"/>
            </w:rPr>
          </w:pPr>
          <w:ins w:id="48"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"_Toc174099285"</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2.1.5</w:t>
            </w:r>
            <w:r>
              <w:rPr>
                <w:rFonts w:eastAsiaTheme="minorEastAsia"/>
                <w:noProof/>
                <w:kern w:val="2"/>
                <w14:ligatures w14:val="standardContextual"/>
              </w:rPr>
              <w:tab/>
            </w:r>
            <w:r w:rsidRPr="00A10742">
              <w:rPr>
                <w:rStyle w:val="Hyperlink"/>
                <w:noProof/>
              </w:rPr>
              <w:t>gscnv_append File</w:t>
            </w:r>
            <w:r>
              <w:rPr>
                <w:noProof/>
                <w:webHidden/>
              </w:rPr>
              <w:tab/>
            </w:r>
            <w:r>
              <w:rPr>
                <w:noProof/>
                <w:webHidden/>
              </w:rPr>
              <w:fldChar w:fldCharType="begin"/>
            </w:r>
            <w:r>
              <w:rPr>
                <w:noProof/>
                <w:webHidden/>
              </w:rPr>
              <w:instrText xml:space="preserve"> PAGEREF _Toc174099285 \h </w:instrText>
            </w:r>
          </w:ins>
          <w:r>
            <w:rPr>
              <w:noProof/>
              <w:webHidden/>
            </w:rPr>
          </w:r>
          <w:r>
            <w:rPr>
              <w:noProof/>
              <w:webHidden/>
            </w:rPr>
            <w:fldChar w:fldCharType="separate"/>
          </w:r>
          <w:ins w:id="49" w:author="Seltzer, Karl" w:date="2024-08-09T12:34:00Z">
            <w:r>
              <w:rPr>
                <w:noProof/>
                <w:webHidden/>
              </w:rPr>
              <w:t>12</w:t>
            </w:r>
            <w:r>
              <w:rPr>
                <w:noProof/>
                <w:webHidden/>
              </w:rPr>
              <w:fldChar w:fldCharType="end"/>
            </w:r>
            <w:r w:rsidRPr="00A10742">
              <w:rPr>
                <w:rStyle w:val="Hyperlink"/>
                <w:noProof/>
              </w:rPr>
              <w:fldChar w:fldCharType="end"/>
            </w:r>
          </w:ins>
        </w:p>
        <w:p w14:paraId="6875F7C2" w14:textId="4B11A6E1" w:rsidR="00434A1E" w:rsidRDefault="00434A1E">
          <w:pPr>
            <w:pStyle w:val="TOC3"/>
            <w:rPr>
              <w:ins w:id="50" w:author="Seltzer, Karl" w:date="2024-08-09T12:34:00Z"/>
              <w:rFonts w:eastAsiaTheme="minorEastAsia"/>
              <w:noProof/>
              <w:kern w:val="2"/>
              <w14:ligatures w14:val="standardContextual"/>
            </w:rPr>
          </w:pPr>
          <w:ins w:id="51"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"_Toc174099286"</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2.1.6</w:t>
            </w:r>
            <w:r>
              <w:rPr>
                <w:rFonts w:eastAsiaTheme="minorEastAsia"/>
                <w:noProof/>
                <w:kern w:val="2"/>
                <w14:ligatures w14:val="standardContextual"/>
              </w:rPr>
              <w:tab/>
            </w:r>
            <w:r w:rsidRPr="00A10742">
              <w:rPr>
                <w:rStyle w:val="Hyperlink"/>
                <w:noProof/>
              </w:rPr>
              <w:t>mech_pm File</w:t>
            </w:r>
            <w:r>
              <w:rPr>
                <w:noProof/>
                <w:webHidden/>
              </w:rPr>
              <w:tab/>
            </w:r>
            <w:r>
              <w:rPr>
                <w:noProof/>
                <w:webHidden/>
              </w:rPr>
              <w:fldChar w:fldCharType="begin"/>
            </w:r>
            <w:r>
              <w:rPr>
                <w:noProof/>
                <w:webHidden/>
              </w:rPr>
              <w:instrText xml:space="preserve"> PAGEREF _Toc174099286 \h </w:instrText>
            </w:r>
          </w:ins>
          <w:r>
            <w:rPr>
              <w:noProof/>
              <w:webHidden/>
            </w:rPr>
          </w:r>
          <w:r>
            <w:rPr>
              <w:noProof/>
              <w:webHidden/>
            </w:rPr>
            <w:fldChar w:fldCharType="separate"/>
          </w:r>
          <w:ins w:id="52" w:author="Seltzer, Karl" w:date="2024-08-09T12:34:00Z">
            <w:r>
              <w:rPr>
                <w:noProof/>
                <w:webHidden/>
              </w:rPr>
              <w:t>12</w:t>
            </w:r>
            <w:r>
              <w:rPr>
                <w:noProof/>
                <w:webHidden/>
              </w:rPr>
              <w:fldChar w:fldCharType="end"/>
            </w:r>
            <w:r w:rsidRPr="00A10742">
              <w:rPr>
                <w:rStyle w:val="Hyperlink"/>
                <w:noProof/>
              </w:rPr>
              <w:fldChar w:fldCharType="end"/>
            </w:r>
          </w:ins>
        </w:p>
        <w:p w14:paraId="10AEB2A2" w14:textId="30C2B5B5" w:rsidR="00434A1E" w:rsidRDefault="00434A1E">
          <w:pPr>
            <w:pStyle w:val="TOC3"/>
            <w:rPr>
              <w:ins w:id="53" w:author="Seltzer, Karl" w:date="2024-08-09T12:34:00Z"/>
              <w:rFonts w:eastAsiaTheme="minorEastAsia"/>
              <w:noProof/>
              <w:kern w:val="2"/>
              <w14:ligatures w14:val="standardContextual"/>
            </w:rPr>
          </w:pPr>
          <w:ins w:id="54"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"_Toc174099287"</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2.1.7</w:t>
            </w:r>
            <w:r>
              <w:rPr>
                <w:rFonts w:eastAsiaTheme="minorEastAsia"/>
                <w:noProof/>
                <w:kern w:val="2"/>
                <w14:ligatures w14:val="standardContextual"/>
              </w:rPr>
              <w:tab/>
            </w:r>
            <w:r w:rsidRPr="00A10742">
              <w:rPr>
                <w:rStyle w:val="Hyperlink"/>
                <w:noProof/>
              </w:rPr>
              <w:t>mechanism_forImport File</w:t>
            </w:r>
            <w:r>
              <w:rPr>
                <w:noProof/>
                <w:webHidden/>
              </w:rPr>
              <w:tab/>
            </w:r>
            <w:r>
              <w:rPr>
                <w:noProof/>
                <w:webHidden/>
              </w:rPr>
              <w:fldChar w:fldCharType="begin"/>
            </w:r>
            <w:r>
              <w:rPr>
                <w:noProof/>
                <w:webHidden/>
              </w:rPr>
              <w:instrText xml:space="preserve"> PAGEREF _Toc174099287 \h </w:instrText>
            </w:r>
          </w:ins>
          <w:r>
            <w:rPr>
              <w:noProof/>
              <w:webHidden/>
            </w:rPr>
          </w:r>
          <w:r>
            <w:rPr>
              <w:noProof/>
              <w:webHidden/>
            </w:rPr>
            <w:fldChar w:fldCharType="separate"/>
          </w:r>
          <w:ins w:id="55" w:author="Seltzer, Karl" w:date="2024-08-09T12:34:00Z">
            <w:r>
              <w:rPr>
                <w:noProof/>
                <w:webHidden/>
              </w:rPr>
              <w:t>12</w:t>
            </w:r>
            <w:r>
              <w:rPr>
                <w:noProof/>
                <w:webHidden/>
              </w:rPr>
              <w:fldChar w:fldCharType="end"/>
            </w:r>
            <w:r w:rsidRPr="00A10742">
              <w:rPr>
                <w:rStyle w:val="Hyperlink"/>
                <w:noProof/>
              </w:rPr>
              <w:fldChar w:fldCharType="end"/>
            </w:r>
          </w:ins>
        </w:p>
        <w:p w14:paraId="1907AC92" w14:textId="1091D0BB" w:rsidR="00434A1E" w:rsidRDefault="00434A1E">
          <w:pPr>
            <w:pStyle w:val="TOC3"/>
            <w:rPr>
              <w:ins w:id="56" w:author="Seltzer, Karl" w:date="2024-08-09T12:34:00Z"/>
              <w:rFonts w:eastAsiaTheme="minorEastAsia"/>
              <w:noProof/>
              <w:kern w:val="2"/>
              <w14:ligatures w14:val="standardContextual"/>
            </w:rPr>
          </w:pPr>
          <w:ins w:id="57"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"_Toc174099288"</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2.1.8</w:t>
            </w:r>
            <w:r>
              <w:rPr>
                <w:rFonts w:eastAsiaTheme="minorEastAsia"/>
                <w:noProof/>
                <w:kern w:val="2"/>
                <w14:ligatures w14:val="standardContextual"/>
              </w:rPr>
              <w:tab/>
            </w:r>
            <w:r w:rsidRPr="00A10742">
              <w:rPr>
                <w:rStyle w:val="Hyperlink"/>
                <w:noProof/>
              </w:rPr>
              <w:t>mechanism_mw File</w:t>
            </w:r>
            <w:r>
              <w:rPr>
                <w:noProof/>
                <w:webHidden/>
              </w:rPr>
              <w:tab/>
            </w:r>
            <w:r>
              <w:rPr>
                <w:noProof/>
                <w:webHidden/>
              </w:rPr>
              <w:fldChar w:fldCharType="begin"/>
            </w:r>
            <w:r>
              <w:rPr>
                <w:noProof/>
                <w:webHidden/>
              </w:rPr>
              <w:instrText xml:space="preserve"> PAGEREF _Toc174099288 \h </w:instrText>
            </w:r>
          </w:ins>
          <w:r>
            <w:rPr>
              <w:noProof/>
              <w:webHidden/>
            </w:rPr>
          </w:r>
          <w:r>
            <w:rPr>
              <w:noProof/>
              <w:webHidden/>
            </w:rPr>
            <w:fldChar w:fldCharType="separate"/>
          </w:r>
          <w:ins w:id="58" w:author="Seltzer, Karl" w:date="2024-08-09T12:34:00Z">
            <w:r>
              <w:rPr>
                <w:noProof/>
                <w:webHidden/>
              </w:rPr>
              <w:t>13</w:t>
            </w:r>
            <w:r>
              <w:rPr>
                <w:noProof/>
                <w:webHidden/>
              </w:rPr>
              <w:fldChar w:fldCharType="end"/>
            </w:r>
            <w:r w:rsidRPr="00A10742">
              <w:rPr>
                <w:rStyle w:val="Hyperlink"/>
                <w:noProof/>
              </w:rPr>
              <w:fldChar w:fldCharType="end"/>
            </w:r>
          </w:ins>
        </w:p>
        <w:p w14:paraId="56742DF6" w14:textId="4148B0A2" w:rsidR="00434A1E" w:rsidRDefault="00434A1E">
          <w:pPr>
            <w:pStyle w:val="TOC3"/>
            <w:rPr>
              <w:ins w:id="59" w:author="Seltzer, Karl" w:date="2024-08-09T12:34:00Z"/>
              <w:rFonts w:eastAsiaTheme="minorEastAsia"/>
              <w:noProof/>
              <w:kern w:val="2"/>
              <w14:ligatures w14:val="standardContextual"/>
            </w:rPr>
          </w:pPr>
          <w:ins w:id="60"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"_Toc174099289"</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2.1.9</w:t>
            </w:r>
            <w:r>
              <w:rPr>
                <w:rFonts w:eastAsiaTheme="minorEastAsia"/>
                <w:noProof/>
                <w:kern w:val="2"/>
                <w14:ligatures w14:val="standardContextual"/>
              </w:rPr>
              <w:tab/>
            </w:r>
            <w:r w:rsidRPr="00A10742">
              <w:rPr>
                <w:rStyle w:val="Hyperlink"/>
                <w:noProof/>
              </w:rPr>
              <w:t>oxygen-metal_Ratios File</w:t>
            </w:r>
            <w:r>
              <w:rPr>
                <w:noProof/>
                <w:webHidden/>
              </w:rPr>
              <w:tab/>
            </w:r>
            <w:r>
              <w:rPr>
                <w:noProof/>
                <w:webHidden/>
              </w:rPr>
              <w:fldChar w:fldCharType="begin"/>
            </w:r>
            <w:r>
              <w:rPr>
                <w:noProof/>
                <w:webHidden/>
              </w:rPr>
              <w:instrText xml:space="preserve"> PAGEREF _Toc174099289 \h </w:instrText>
            </w:r>
          </w:ins>
          <w:r>
            <w:rPr>
              <w:noProof/>
              <w:webHidden/>
            </w:rPr>
          </w:r>
          <w:r>
            <w:rPr>
              <w:noProof/>
              <w:webHidden/>
            </w:rPr>
            <w:fldChar w:fldCharType="separate"/>
          </w:r>
          <w:ins w:id="61" w:author="Seltzer, Karl" w:date="2024-08-09T12:34:00Z">
            <w:r>
              <w:rPr>
                <w:noProof/>
                <w:webHidden/>
              </w:rPr>
              <w:t>13</w:t>
            </w:r>
            <w:r>
              <w:rPr>
                <w:noProof/>
                <w:webHidden/>
              </w:rPr>
              <w:fldChar w:fldCharType="end"/>
            </w:r>
            <w:r w:rsidRPr="00A10742">
              <w:rPr>
                <w:rStyle w:val="Hyperlink"/>
                <w:noProof/>
              </w:rPr>
              <w:fldChar w:fldCharType="end"/>
            </w:r>
          </w:ins>
        </w:p>
        <w:p w14:paraId="421416CD" w14:textId="0E2A585D" w:rsidR="00434A1E" w:rsidRDefault="00434A1E">
          <w:pPr>
            <w:pStyle w:val="TOC3"/>
            <w:rPr>
              <w:ins w:id="62" w:author="Seltzer, Karl" w:date="2024-08-09T12:34:00Z"/>
              <w:rFonts w:eastAsiaTheme="minorEastAsia"/>
              <w:noProof/>
              <w:kern w:val="2"/>
              <w14:ligatures w14:val="standardContextual"/>
            </w:rPr>
          </w:pPr>
          <w:ins w:id="63"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"_Toc174099290"</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2.1.10</w:t>
            </w:r>
            <w:r>
              <w:rPr>
                <w:rFonts w:eastAsiaTheme="minorEastAsia"/>
                <w:noProof/>
                <w:kern w:val="2"/>
                <w14:ligatures w14:val="standardContextual"/>
              </w:rPr>
              <w:tab/>
            </w:r>
            <w:r w:rsidRPr="00A10742">
              <w:rPr>
                <w:rStyle w:val="Hyperlink"/>
                <w:noProof/>
              </w:rPr>
              <w:t>POA_mapping File</w:t>
            </w:r>
            <w:r>
              <w:rPr>
                <w:noProof/>
                <w:webHidden/>
              </w:rPr>
              <w:tab/>
            </w:r>
            <w:r>
              <w:rPr>
                <w:noProof/>
                <w:webHidden/>
              </w:rPr>
              <w:fldChar w:fldCharType="begin"/>
            </w:r>
            <w:r>
              <w:rPr>
                <w:noProof/>
                <w:webHidden/>
              </w:rPr>
              <w:instrText xml:space="preserve"> PAGEREF _Toc174099290 \h </w:instrText>
            </w:r>
          </w:ins>
          <w:r>
            <w:rPr>
              <w:noProof/>
              <w:webHidden/>
            </w:rPr>
          </w:r>
          <w:r>
            <w:rPr>
              <w:noProof/>
              <w:webHidden/>
            </w:rPr>
            <w:fldChar w:fldCharType="separate"/>
          </w:r>
          <w:ins w:id="64" w:author="Seltzer, Karl" w:date="2024-08-09T12:34:00Z">
            <w:r>
              <w:rPr>
                <w:noProof/>
                <w:webHidden/>
              </w:rPr>
              <w:t>13</w:t>
            </w:r>
            <w:r>
              <w:rPr>
                <w:noProof/>
                <w:webHidden/>
              </w:rPr>
              <w:fldChar w:fldCharType="end"/>
            </w:r>
            <w:r w:rsidRPr="00A10742">
              <w:rPr>
                <w:rStyle w:val="Hyperlink"/>
                <w:noProof/>
              </w:rPr>
              <w:fldChar w:fldCharType="end"/>
            </w:r>
          </w:ins>
        </w:p>
        <w:p w14:paraId="17BB878C" w14:textId="3063A802" w:rsidR="00434A1E" w:rsidRDefault="00434A1E">
          <w:pPr>
            <w:pStyle w:val="TOC3"/>
            <w:rPr>
              <w:ins w:id="65" w:author="Seltzer, Karl" w:date="2024-08-09T12:34:00Z"/>
              <w:rFonts w:eastAsiaTheme="minorEastAsia"/>
              <w:noProof/>
              <w:kern w:val="2"/>
              <w14:ligatures w14:val="standardContextual"/>
            </w:rPr>
          </w:pPr>
          <w:ins w:id="66"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"_Toc174099291"</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highlight w:val="yellow"/>
              </w:rPr>
              <w:t>2.1.11</w:t>
            </w:r>
            <w:r>
              <w:rPr>
                <w:rFonts w:eastAsiaTheme="minorEastAsia"/>
                <w:noProof/>
                <w:kern w:val="2"/>
                <w14:ligatures w14:val="standardContextual"/>
              </w:rPr>
              <w:tab/>
            </w:r>
            <w:r w:rsidRPr="00A10742">
              <w:rPr>
                <w:rStyle w:val="Hyperlink"/>
                <w:noProof/>
                <w:highlight w:val="yellow"/>
              </w:rPr>
              <w:t>POA_VolatilityBins File</w:t>
            </w:r>
            <w:r>
              <w:rPr>
                <w:noProof/>
                <w:webHidden/>
              </w:rPr>
              <w:tab/>
            </w:r>
            <w:r>
              <w:rPr>
                <w:noProof/>
                <w:webHidden/>
              </w:rPr>
              <w:fldChar w:fldCharType="begin"/>
            </w:r>
            <w:r>
              <w:rPr>
                <w:noProof/>
                <w:webHidden/>
              </w:rPr>
              <w:instrText xml:space="preserve"> PAGEREF _Toc174099291 \h </w:instrText>
            </w:r>
          </w:ins>
          <w:r>
            <w:rPr>
              <w:noProof/>
              <w:webHidden/>
            </w:rPr>
          </w:r>
          <w:r>
            <w:rPr>
              <w:noProof/>
              <w:webHidden/>
            </w:rPr>
            <w:fldChar w:fldCharType="separate"/>
          </w:r>
          <w:ins w:id="67" w:author="Seltzer, Karl" w:date="2024-08-09T12:34:00Z">
            <w:r>
              <w:rPr>
                <w:noProof/>
                <w:webHidden/>
              </w:rPr>
              <w:t>14</w:t>
            </w:r>
            <w:r>
              <w:rPr>
                <w:noProof/>
                <w:webHidden/>
              </w:rPr>
              <w:fldChar w:fldCharType="end"/>
            </w:r>
            <w:r w:rsidRPr="00A10742">
              <w:rPr>
                <w:rStyle w:val="Hyperlink"/>
                <w:noProof/>
              </w:rPr>
              <w:fldChar w:fldCharType="end"/>
            </w:r>
          </w:ins>
        </w:p>
        <w:p w14:paraId="104BCDDE" w14:textId="6034ED5E" w:rsidR="00434A1E" w:rsidRDefault="00434A1E">
          <w:pPr>
            <w:pStyle w:val="TOC3"/>
            <w:rPr>
              <w:ins w:id="68" w:author="Seltzer, Karl" w:date="2024-08-09T12:34:00Z"/>
              <w:rFonts w:eastAsiaTheme="minorEastAsia"/>
              <w:noProof/>
              <w:kern w:val="2"/>
              <w14:ligatures w14:val="standardContextual"/>
            </w:rPr>
          </w:pPr>
          <w:ins w:id="69"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"_Toc174099292"</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2.1.12</w:t>
            </w:r>
            <w:r>
              <w:rPr>
                <w:rFonts w:eastAsiaTheme="minorEastAsia"/>
                <w:noProof/>
                <w:kern w:val="2"/>
                <w14:ligatures w14:val="standardContextual"/>
              </w:rPr>
              <w:tab/>
            </w:r>
            <w:r w:rsidRPr="00A10742">
              <w:rPr>
                <w:rStyle w:val="Hyperlink"/>
                <w:noProof/>
              </w:rPr>
              <w:t>tbl_tox File</w:t>
            </w:r>
            <w:r>
              <w:rPr>
                <w:noProof/>
                <w:webHidden/>
              </w:rPr>
              <w:tab/>
            </w:r>
            <w:r>
              <w:rPr>
                <w:noProof/>
                <w:webHidden/>
              </w:rPr>
              <w:fldChar w:fldCharType="begin"/>
            </w:r>
            <w:r>
              <w:rPr>
                <w:noProof/>
                <w:webHidden/>
              </w:rPr>
              <w:instrText xml:space="preserve"> PAGEREF _Toc174099292 \h </w:instrText>
            </w:r>
          </w:ins>
          <w:r>
            <w:rPr>
              <w:noProof/>
              <w:webHidden/>
            </w:rPr>
          </w:r>
          <w:r>
            <w:rPr>
              <w:noProof/>
              <w:webHidden/>
            </w:rPr>
            <w:fldChar w:fldCharType="separate"/>
          </w:r>
          <w:ins w:id="70" w:author="Seltzer, Karl" w:date="2024-08-09T12:34:00Z">
            <w:r>
              <w:rPr>
                <w:noProof/>
                <w:webHidden/>
              </w:rPr>
              <w:t>14</w:t>
            </w:r>
            <w:r>
              <w:rPr>
                <w:noProof/>
                <w:webHidden/>
              </w:rPr>
              <w:fldChar w:fldCharType="end"/>
            </w:r>
            <w:r w:rsidRPr="00A10742">
              <w:rPr>
                <w:rStyle w:val="Hyperlink"/>
                <w:noProof/>
              </w:rPr>
              <w:fldChar w:fldCharType="end"/>
            </w:r>
          </w:ins>
        </w:p>
        <w:p w14:paraId="4725867B" w14:textId="0C74D0A5" w:rsidR="00434A1E" w:rsidRDefault="00434A1E">
          <w:pPr>
            <w:pStyle w:val="TOC2"/>
            <w:tabs>
              <w:tab w:val="left" w:pos="880"/>
              <w:tab w:val="right" w:leader="dot" w:pos="9350"/>
            </w:tabs>
            <w:rPr>
              <w:ins w:id="71" w:author="Seltzer, Karl" w:date="2024-08-09T12:34:00Z"/>
              <w:rFonts w:eastAsiaTheme="minorEastAsia"/>
              <w:noProof/>
              <w:kern w:val="2"/>
              <w14:ligatures w14:val="standardContextual"/>
            </w:rPr>
          </w:pPr>
          <w:ins w:id="72"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"_Toc174099293"</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2.2</w:t>
            </w:r>
            <w:r>
              <w:rPr>
                <w:rFonts w:eastAsiaTheme="minorEastAsia"/>
                <w:noProof/>
                <w:kern w:val="2"/>
                <w14:ligatures w14:val="standardContextual"/>
              </w:rPr>
              <w:tab/>
            </w:r>
            <w:r w:rsidRPr="00A10742">
              <w:rPr>
                <w:rStyle w:val="Hyperlink"/>
                <w:noProof/>
              </w:rPr>
              <w:t>Output Files</w:t>
            </w:r>
            <w:r>
              <w:rPr>
                <w:noProof/>
                <w:webHidden/>
              </w:rPr>
              <w:tab/>
            </w:r>
            <w:r>
              <w:rPr>
                <w:noProof/>
                <w:webHidden/>
              </w:rPr>
              <w:fldChar w:fldCharType="begin"/>
            </w:r>
            <w:r>
              <w:rPr>
                <w:noProof/>
                <w:webHidden/>
              </w:rPr>
              <w:instrText xml:space="preserve"> PAGEREF _Toc174099293 \h </w:instrText>
            </w:r>
          </w:ins>
          <w:r>
            <w:rPr>
              <w:noProof/>
              <w:webHidden/>
            </w:rPr>
          </w:r>
          <w:r>
            <w:rPr>
              <w:noProof/>
              <w:webHidden/>
            </w:rPr>
            <w:fldChar w:fldCharType="separate"/>
          </w:r>
          <w:ins w:id="73" w:author="Seltzer, Karl" w:date="2024-08-09T12:34:00Z">
            <w:r>
              <w:rPr>
                <w:noProof/>
                <w:webHidden/>
              </w:rPr>
              <w:t>15</w:t>
            </w:r>
            <w:r>
              <w:rPr>
                <w:noProof/>
                <w:webHidden/>
              </w:rPr>
              <w:fldChar w:fldCharType="end"/>
            </w:r>
            <w:r w:rsidRPr="00A10742">
              <w:rPr>
                <w:rStyle w:val="Hyperlink"/>
                <w:noProof/>
              </w:rPr>
              <w:fldChar w:fldCharType="end"/>
            </w:r>
          </w:ins>
        </w:p>
        <w:p w14:paraId="05A4E571" w14:textId="70392C8B" w:rsidR="00434A1E" w:rsidRDefault="00434A1E">
          <w:pPr>
            <w:pStyle w:val="TOC3"/>
            <w:rPr>
              <w:ins w:id="74" w:author="Seltzer, Karl" w:date="2024-08-09T12:34:00Z"/>
              <w:rFonts w:eastAsiaTheme="minorEastAsia"/>
              <w:noProof/>
              <w:kern w:val="2"/>
              <w14:ligatures w14:val="standardContextual"/>
            </w:rPr>
          </w:pPr>
          <w:ins w:id="75"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"_Toc174099294"</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2.2.1</w:t>
            </w:r>
            <w:r>
              <w:rPr>
                <w:rFonts w:eastAsiaTheme="minorEastAsia"/>
                <w:noProof/>
                <w:kern w:val="2"/>
                <w14:ligatures w14:val="standardContextual"/>
              </w:rPr>
              <w:tab/>
            </w:r>
            <w:r w:rsidRPr="00A10742">
              <w:rPr>
                <w:rStyle w:val="Hyperlink"/>
                <w:noProof/>
              </w:rPr>
              <w:t>GSCNV File</w:t>
            </w:r>
            <w:r>
              <w:rPr>
                <w:noProof/>
                <w:webHidden/>
              </w:rPr>
              <w:tab/>
            </w:r>
            <w:r>
              <w:rPr>
                <w:noProof/>
                <w:webHidden/>
              </w:rPr>
              <w:fldChar w:fldCharType="begin"/>
            </w:r>
            <w:r>
              <w:rPr>
                <w:noProof/>
                <w:webHidden/>
              </w:rPr>
              <w:instrText xml:space="preserve"> PAGEREF _Toc174099294 \h </w:instrText>
            </w:r>
          </w:ins>
          <w:r>
            <w:rPr>
              <w:noProof/>
              <w:webHidden/>
            </w:rPr>
          </w:r>
          <w:r>
            <w:rPr>
              <w:noProof/>
              <w:webHidden/>
            </w:rPr>
            <w:fldChar w:fldCharType="separate"/>
          </w:r>
          <w:ins w:id="76" w:author="Seltzer, Karl" w:date="2024-08-09T12:34:00Z">
            <w:r>
              <w:rPr>
                <w:noProof/>
                <w:webHidden/>
              </w:rPr>
              <w:t>15</w:t>
            </w:r>
            <w:r>
              <w:rPr>
                <w:noProof/>
                <w:webHidden/>
              </w:rPr>
              <w:fldChar w:fldCharType="end"/>
            </w:r>
            <w:r w:rsidRPr="00A10742">
              <w:rPr>
                <w:rStyle w:val="Hyperlink"/>
                <w:noProof/>
              </w:rPr>
              <w:fldChar w:fldCharType="end"/>
            </w:r>
          </w:ins>
        </w:p>
        <w:p w14:paraId="2202E1D7" w14:textId="15981041" w:rsidR="00434A1E" w:rsidRDefault="00434A1E">
          <w:pPr>
            <w:pStyle w:val="TOC3"/>
            <w:rPr>
              <w:ins w:id="77" w:author="Seltzer, Karl" w:date="2024-08-09T12:34:00Z"/>
              <w:rFonts w:eastAsiaTheme="minorEastAsia"/>
              <w:noProof/>
              <w:kern w:val="2"/>
              <w14:ligatures w14:val="standardContextual"/>
            </w:rPr>
          </w:pPr>
          <w:ins w:id="78"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"_Toc174099295"</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2.2.2</w:t>
            </w:r>
            <w:r>
              <w:rPr>
                <w:rFonts w:eastAsiaTheme="minorEastAsia"/>
                <w:noProof/>
                <w:kern w:val="2"/>
                <w14:ligatures w14:val="standardContextual"/>
              </w:rPr>
              <w:tab/>
            </w:r>
            <w:r w:rsidRPr="00A10742">
              <w:rPr>
                <w:rStyle w:val="Hyperlink"/>
                <w:noProof/>
              </w:rPr>
              <w:t>GSPRO File</w:t>
            </w:r>
            <w:r>
              <w:rPr>
                <w:noProof/>
                <w:webHidden/>
              </w:rPr>
              <w:tab/>
            </w:r>
            <w:r>
              <w:rPr>
                <w:noProof/>
                <w:webHidden/>
              </w:rPr>
              <w:fldChar w:fldCharType="begin"/>
            </w:r>
            <w:r>
              <w:rPr>
                <w:noProof/>
                <w:webHidden/>
              </w:rPr>
              <w:instrText xml:space="preserve"> PAGEREF _Toc174099295 \h </w:instrText>
            </w:r>
          </w:ins>
          <w:r>
            <w:rPr>
              <w:noProof/>
              <w:webHidden/>
            </w:rPr>
          </w:r>
          <w:r>
            <w:rPr>
              <w:noProof/>
              <w:webHidden/>
            </w:rPr>
            <w:fldChar w:fldCharType="separate"/>
          </w:r>
          <w:ins w:id="79" w:author="Seltzer, Karl" w:date="2024-08-09T12:34:00Z">
            <w:r>
              <w:rPr>
                <w:noProof/>
                <w:webHidden/>
              </w:rPr>
              <w:t>16</w:t>
            </w:r>
            <w:r>
              <w:rPr>
                <w:noProof/>
                <w:webHidden/>
              </w:rPr>
              <w:fldChar w:fldCharType="end"/>
            </w:r>
            <w:r w:rsidRPr="00A10742">
              <w:rPr>
                <w:rStyle w:val="Hyperlink"/>
                <w:noProof/>
              </w:rPr>
              <w:fldChar w:fldCharType="end"/>
            </w:r>
          </w:ins>
        </w:p>
        <w:p w14:paraId="639EBB03" w14:textId="4957AE7A" w:rsidR="00434A1E" w:rsidRDefault="00434A1E">
          <w:pPr>
            <w:pStyle w:val="TOC2"/>
            <w:tabs>
              <w:tab w:val="left" w:pos="880"/>
              <w:tab w:val="right" w:leader="dot" w:pos="9350"/>
            </w:tabs>
            <w:rPr>
              <w:ins w:id="80" w:author="Seltzer, Karl" w:date="2024-08-09T12:34:00Z"/>
              <w:rFonts w:eastAsiaTheme="minorEastAsia"/>
              <w:noProof/>
              <w:kern w:val="2"/>
              <w14:ligatures w14:val="standardContextual"/>
            </w:rPr>
          </w:pPr>
          <w:ins w:id="81"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"_Toc174099296"</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2.3</w:t>
            </w:r>
            <w:r>
              <w:rPr>
                <w:rFonts w:eastAsiaTheme="minorEastAsia"/>
                <w:noProof/>
                <w:kern w:val="2"/>
                <w14:ligatures w14:val="standardContextual"/>
              </w:rPr>
              <w:tab/>
            </w:r>
            <w:r w:rsidRPr="00A10742">
              <w:rPr>
                <w:rStyle w:val="Hyperlink"/>
                <w:noProof/>
              </w:rPr>
              <w:t>Supported Mechanisms</w:t>
            </w:r>
            <w:r>
              <w:rPr>
                <w:noProof/>
                <w:webHidden/>
              </w:rPr>
              <w:tab/>
            </w:r>
            <w:r>
              <w:rPr>
                <w:noProof/>
                <w:webHidden/>
              </w:rPr>
              <w:fldChar w:fldCharType="begin"/>
            </w:r>
            <w:r>
              <w:rPr>
                <w:noProof/>
                <w:webHidden/>
              </w:rPr>
              <w:instrText xml:space="preserve"> PAGEREF _Toc174099296 \h </w:instrText>
            </w:r>
          </w:ins>
          <w:r>
            <w:rPr>
              <w:noProof/>
              <w:webHidden/>
            </w:rPr>
          </w:r>
          <w:r>
            <w:rPr>
              <w:noProof/>
              <w:webHidden/>
            </w:rPr>
            <w:fldChar w:fldCharType="separate"/>
          </w:r>
          <w:ins w:id="82" w:author="Seltzer, Karl" w:date="2024-08-09T12:34:00Z">
            <w:r>
              <w:rPr>
                <w:noProof/>
                <w:webHidden/>
              </w:rPr>
              <w:t>17</w:t>
            </w:r>
            <w:r>
              <w:rPr>
                <w:noProof/>
                <w:webHidden/>
              </w:rPr>
              <w:fldChar w:fldCharType="end"/>
            </w:r>
            <w:r w:rsidRPr="00A10742">
              <w:rPr>
                <w:rStyle w:val="Hyperlink"/>
                <w:noProof/>
              </w:rPr>
              <w:fldChar w:fldCharType="end"/>
            </w:r>
          </w:ins>
        </w:p>
        <w:p w14:paraId="5B794DFC" w14:textId="2BBE3893" w:rsidR="00434A1E" w:rsidRDefault="00434A1E">
          <w:pPr>
            <w:pStyle w:val="TOC2"/>
            <w:tabs>
              <w:tab w:val="left" w:pos="880"/>
              <w:tab w:val="right" w:leader="dot" w:pos="9350"/>
            </w:tabs>
            <w:rPr>
              <w:ins w:id="83" w:author="Seltzer, Karl" w:date="2024-08-09T12:34:00Z"/>
              <w:rFonts w:eastAsiaTheme="minorEastAsia"/>
              <w:noProof/>
              <w:kern w:val="2"/>
              <w14:ligatures w14:val="standardContextual"/>
            </w:rPr>
          </w:pPr>
          <w:ins w:id="84"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"_Toc174099297"</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2.4</w:t>
            </w:r>
            <w:r>
              <w:rPr>
                <w:rFonts w:eastAsiaTheme="minorEastAsia"/>
                <w:noProof/>
                <w:kern w:val="2"/>
                <w14:ligatures w14:val="standardContextual"/>
              </w:rPr>
              <w:tab/>
            </w:r>
            <w:r w:rsidRPr="00A10742">
              <w:rPr>
                <w:rStyle w:val="Hyperlink"/>
                <w:noProof/>
              </w:rPr>
              <w:t>Runtime Inputs</w:t>
            </w:r>
            <w:r>
              <w:rPr>
                <w:noProof/>
                <w:webHidden/>
              </w:rPr>
              <w:tab/>
            </w:r>
            <w:r>
              <w:rPr>
                <w:noProof/>
                <w:webHidden/>
              </w:rPr>
              <w:fldChar w:fldCharType="begin"/>
            </w:r>
            <w:r>
              <w:rPr>
                <w:noProof/>
                <w:webHidden/>
              </w:rPr>
              <w:instrText xml:space="preserve"> PAGEREF _Toc174099297 \h </w:instrText>
            </w:r>
          </w:ins>
          <w:r>
            <w:rPr>
              <w:noProof/>
              <w:webHidden/>
            </w:rPr>
          </w:r>
          <w:r>
            <w:rPr>
              <w:noProof/>
              <w:webHidden/>
            </w:rPr>
            <w:fldChar w:fldCharType="separate"/>
          </w:r>
          <w:ins w:id="85" w:author="Seltzer, Karl" w:date="2024-08-09T12:34:00Z">
            <w:r>
              <w:rPr>
                <w:noProof/>
                <w:webHidden/>
              </w:rPr>
              <w:t>18</w:t>
            </w:r>
            <w:r>
              <w:rPr>
                <w:noProof/>
                <w:webHidden/>
              </w:rPr>
              <w:fldChar w:fldCharType="end"/>
            </w:r>
            <w:r w:rsidRPr="00A10742">
              <w:rPr>
                <w:rStyle w:val="Hyperlink"/>
                <w:noProof/>
              </w:rPr>
              <w:fldChar w:fldCharType="end"/>
            </w:r>
          </w:ins>
        </w:p>
        <w:p w14:paraId="57B1ABF7" w14:textId="03FC7FFF" w:rsidR="00434A1E" w:rsidRDefault="00434A1E">
          <w:pPr>
            <w:pStyle w:val="TOC3"/>
            <w:rPr>
              <w:ins w:id="86" w:author="Seltzer, Karl" w:date="2024-08-09T12:34:00Z"/>
              <w:rFonts w:eastAsiaTheme="minorEastAsia"/>
              <w:noProof/>
              <w:kern w:val="2"/>
              <w14:ligatures w14:val="standardContextual"/>
            </w:rPr>
          </w:pPr>
          <w:ins w:id="87"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"_Toc174099298"</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2.4.1</w:t>
            </w:r>
            <w:r>
              <w:rPr>
                <w:rFonts w:eastAsiaTheme="minorEastAsia"/>
                <w:noProof/>
                <w:kern w:val="2"/>
                <w14:ligatures w14:val="standardContextual"/>
              </w:rPr>
              <w:tab/>
            </w:r>
            <w:r w:rsidRPr="00A10742">
              <w:rPr>
                <w:rStyle w:val="Hyperlink"/>
                <w:noProof/>
              </w:rPr>
              <w:t>Available Configurations</w:t>
            </w:r>
            <w:r>
              <w:rPr>
                <w:noProof/>
                <w:webHidden/>
              </w:rPr>
              <w:tab/>
            </w:r>
            <w:r>
              <w:rPr>
                <w:noProof/>
                <w:webHidden/>
              </w:rPr>
              <w:fldChar w:fldCharType="begin"/>
            </w:r>
            <w:r>
              <w:rPr>
                <w:noProof/>
                <w:webHidden/>
              </w:rPr>
              <w:instrText xml:space="preserve"> PAGEREF _Toc174099298 \h </w:instrText>
            </w:r>
          </w:ins>
          <w:r>
            <w:rPr>
              <w:noProof/>
              <w:webHidden/>
            </w:rPr>
          </w:r>
          <w:r>
            <w:rPr>
              <w:noProof/>
              <w:webHidden/>
            </w:rPr>
            <w:fldChar w:fldCharType="separate"/>
          </w:r>
          <w:ins w:id="88" w:author="Seltzer, Karl" w:date="2024-08-09T12:34:00Z">
            <w:r>
              <w:rPr>
                <w:noProof/>
                <w:webHidden/>
              </w:rPr>
              <w:t>19</w:t>
            </w:r>
            <w:r>
              <w:rPr>
                <w:noProof/>
                <w:webHidden/>
              </w:rPr>
              <w:fldChar w:fldCharType="end"/>
            </w:r>
            <w:r w:rsidRPr="00A10742">
              <w:rPr>
                <w:rStyle w:val="Hyperlink"/>
                <w:noProof/>
              </w:rPr>
              <w:fldChar w:fldCharType="end"/>
            </w:r>
          </w:ins>
        </w:p>
        <w:p w14:paraId="561F0064" w14:textId="2BE26DDD" w:rsidR="00434A1E" w:rsidRDefault="00434A1E">
          <w:pPr>
            <w:pStyle w:val="TOC2"/>
            <w:tabs>
              <w:tab w:val="left" w:pos="880"/>
              <w:tab w:val="right" w:leader="dot" w:pos="9350"/>
            </w:tabs>
            <w:rPr>
              <w:ins w:id="89" w:author="Seltzer, Karl" w:date="2024-08-09T12:34:00Z"/>
              <w:rFonts w:eastAsiaTheme="minorEastAsia"/>
              <w:noProof/>
              <w:kern w:val="2"/>
              <w14:ligatures w14:val="standardContextual"/>
            </w:rPr>
          </w:pPr>
          <w:ins w:id="90"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"_Toc174099299"</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2.5</w:t>
            </w:r>
            <w:r>
              <w:rPr>
                <w:rFonts w:eastAsiaTheme="minorEastAsia"/>
                <w:noProof/>
                <w:kern w:val="2"/>
                <w14:ligatures w14:val="standardContextual"/>
              </w:rPr>
              <w:tab/>
            </w:r>
            <w:r w:rsidRPr="00A10742">
              <w:rPr>
                <w:rStyle w:val="Hyperlink"/>
                <w:noProof/>
              </w:rPr>
              <w:t>Module Descriptions &amp; Functions</w:t>
            </w:r>
            <w:r>
              <w:rPr>
                <w:noProof/>
                <w:webHidden/>
              </w:rPr>
              <w:tab/>
            </w:r>
            <w:r>
              <w:rPr>
                <w:noProof/>
                <w:webHidden/>
              </w:rPr>
              <w:fldChar w:fldCharType="begin"/>
            </w:r>
            <w:r>
              <w:rPr>
                <w:noProof/>
                <w:webHidden/>
              </w:rPr>
              <w:instrText xml:space="preserve"> PAGEREF _Toc174099299 \h </w:instrText>
            </w:r>
          </w:ins>
          <w:r>
            <w:rPr>
              <w:noProof/>
              <w:webHidden/>
            </w:rPr>
          </w:r>
          <w:r>
            <w:rPr>
              <w:noProof/>
              <w:webHidden/>
            </w:rPr>
            <w:fldChar w:fldCharType="separate"/>
          </w:r>
          <w:ins w:id="91" w:author="Seltzer, Karl" w:date="2024-08-09T12:34:00Z">
            <w:r>
              <w:rPr>
                <w:noProof/>
                <w:webHidden/>
              </w:rPr>
              <w:t>21</w:t>
            </w:r>
            <w:r>
              <w:rPr>
                <w:noProof/>
                <w:webHidden/>
              </w:rPr>
              <w:fldChar w:fldCharType="end"/>
            </w:r>
            <w:r w:rsidRPr="00A10742">
              <w:rPr>
                <w:rStyle w:val="Hyperlink"/>
                <w:noProof/>
              </w:rPr>
              <w:fldChar w:fldCharType="end"/>
            </w:r>
          </w:ins>
        </w:p>
        <w:p w14:paraId="7E5ED81D" w14:textId="612DDF0A" w:rsidR="00434A1E" w:rsidRDefault="00434A1E">
          <w:pPr>
            <w:pStyle w:val="TOC3"/>
            <w:rPr>
              <w:ins w:id="92" w:author="Seltzer, Karl" w:date="2024-08-09T12:34:00Z"/>
              <w:rFonts w:eastAsiaTheme="minorEastAsia"/>
              <w:noProof/>
              <w:kern w:val="2"/>
              <w14:ligatures w14:val="standardContextual"/>
            </w:rPr>
          </w:pPr>
          <w:ins w:id="93"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"_Toc174099300"</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2.5.1</w:t>
            </w:r>
            <w:r>
              <w:rPr>
                <w:rFonts w:eastAsiaTheme="minorEastAsia"/>
                <w:noProof/>
                <w:kern w:val="2"/>
                <w14:ligatures w14:val="standardContextual"/>
              </w:rPr>
              <w:tab/>
            </w:r>
            <w:r w:rsidRPr="00A10742">
              <w:rPr>
                <w:rStyle w:val="Hyperlink"/>
                <w:noProof/>
              </w:rPr>
              <w:t>S2S.main.py</w:t>
            </w:r>
            <w:r>
              <w:rPr>
                <w:noProof/>
                <w:webHidden/>
              </w:rPr>
              <w:tab/>
            </w:r>
            <w:r>
              <w:rPr>
                <w:noProof/>
                <w:webHidden/>
              </w:rPr>
              <w:fldChar w:fldCharType="begin"/>
            </w:r>
            <w:r>
              <w:rPr>
                <w:noProof/>
                <w:webHidden/>
              </w:rPr>
              <w:instrText xml:space="preserve"> PAGEREF _Toc174099300 \h </w:instrText>
            </w:r>
          </w:ins>
          <w:r>
            <w:rPr>
              <w:noProof/>
              <w:webHidden/>
            </w:rPr>
          </w:r>
          <w:r>
            <w:rPr>
              <w:noProof/>
              <w:webHidden/>
            </w:rPr>
            <w:fldChar w:fldCharType="separate"/>
          </w:r>
          <w:ins w:id="94" w:author="Seltzer, Karl" w:date="2024-08-09T12:34:00Z">
            <w:r>
              <w:rPr>
                <w:noProof/>
                <w:webHidden/>
              </w:rPr>
              <w:t>21</w:t>
            </w:r>
            <w:r>
              <w:rPr>
                <w:noProof/>
                <w:webHidden/>
              </w:rPr>
              <w:fldChar w:fldCharType="end"/>
            </w:r>
            <w:r w:rsidRPr="00A10742">
              <w:rPr>
                <w:rStyle w:val="Hyperlink"/>
                <w:noProof/>
              </w:rPr>
              <w:fldChar w:fldCharType="end"/>
            </w:r>
          </w:ins>
        </w:p>
        <w:p w14:paraId="1795BDEF" w14:textId="47A5B011" w:rsidR="00434A1E" w:rsidRDefault="00434A1E">
          <w:pPr>
            <w:pStyle w:val="TOC3"/>
            <w:rPr>
              <w:ins w:id="95" w:author="Seltzer, Karl" w:date="2024-08-09T12:34:00Z"/>
              <w:rFonts w:eastAsiaTheme="minorEastAsia"/>
              <w:noProof/>
              <w:kern w:val="2"/>
              <w14:ligatures w14:val="standardContextual"/>
            </w:rPr>
          </w:pPr>
          <w:ins w:id="96"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"_Toc174099301"</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2.5.2</w:t>
            </w:r>
            <w:r>
              <w:rPr>
                <w:rFonts w:eastAsiaTheme="minorEastAsia"/>
                <w:noProof/>
                <w:kern w:val="2"/>
                <w14:ligatures w14:val="standardContextual"/>
              </w:rPr>
              <w:tab/>
            </w:r>
            <w:r w:rsidRPr="00A10742">
              <w:rPr>
                <w:rStyle w:val="Hyperlink"/>
                <w:noProof/>
              </w:rPr>
              <w:t>check_inputs.py</w:t>
            </w:r>
            <w:r>
              <w:rPr>
                <w:noProof/>
                <w:webHidden/>
              </w:rPr>
              <w:tab/>
            </w:r>
            <w:r>
              <w:rPr>
                <w:noProof/>
                <w:webHidden/>
              </w:rPr>
              <w:fldChar w:fldCharType="begin"/>
            </w:r>
            <w:r>
              <w:rPr>
                <w:noProof/>
                <w:webHidden/>
              </w:rPr>
              <w:instrText xml:space="preserve"> PAGEREF _Toc174099301 \h </w:instrText>
            </w:r>
          </w:ins>
          <w:r>
            <w:rPr>
              <w:noProof/>
              <w:webHidden/>
            </w:rPr>
          </w:r>
          <w:r>
            <w:rPr>
              <w:noProof/>
              <w:webHidden/>
            </w:rPr>
            <w:fldChar w:fldCharType="separate"/>
          </w:r>
          <w:ins w:id="97" w:author="Seltzer, Karl" w:date="2024-08-09T12:34:00Z">
            <w:r>
              <w:rPr>
                <w:noProof/>
                <w:webHidden/>
              </w:rPr>
              <w:t>22</w:t>
            </w:r>
            <w:r>
              <w:rPr>
                <w:noProof/>
                <w:webHidden/>
              </w:rPr>
              <w:fldChar w:fldCharType="end"/>
            </w:r>
            <w:r w:rsidRPr="00A10742">
              <w:rPr>
                <w:rStyle w:val="Hyperlink"/>
                <w:noProof/>
              </w:rPr>
              <w:fldChar w:fldCharType="end"/>
            </w:r>
          </w:ins>
        </w:p>
        <w:p w14:paraId="66A434CA" w14:textId="0BD5ECE9" w:rsidR="00434A1E" w:rsidRDefault="00434A1E">
          <w:pPr>
            <w:pStyle w:val="TOC3"/>
            <w:rPr>
              <w:ins w:id="98" w:author="Seltzer, Karl" w:date="2024-08-09T12:34:00Z"/>
              <w:rFonts w:eastAsiaTheme="minorEastAsia"/>
              <w:noProof/>
              <w:kern w:val="2"/>
              <w14:ligatures w14:val="standardContextual"/>
            </w:rPr>
          </w:pPr>
          <w:ins w:id="99"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"_Toc174099302"</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2.5.3</w:t>
            </w:r>
            <w:r>
              <w:rPr>
                <w:rFonts w:eastAsiaTheme="minorEastAsia"/>
                <w:noProof/>
                <w:kern w:val="2"/>
                <w14:ligatures w14:val="standardContextual"/>
              </w:rPr>
              <w:tab/>
            </w:r>
            <w:r w:rsidRPr="00A10742">
              <w:rPr>
                <w:rStyle w:val="Hyperlink"/>
                <w:noProof/>
              </w:rPr>
              <w:t>gscnv.py</w:t>
            </w:r>
            <w:r>
              <w:rPr>
                <w:noProof/>
                <w:webHidden/>
              </w:rPr>
              <w:tab/>
            </w:r>
            <w:r>
              <w:rPr>
                <w:noProof/>
                <w:webHidden/>
              </w:rPr>
              <w:fldChar w:fldCharType="begin"/>
            </w:r>
            <w:r>
              <w:rPr>
                <w:noProof/>
                <w:webHidden/>
              </w:rPr>
              <w:instrText xml:space="preserve"> PAGEREF _Toc174099302 \h </w:instrText>
            </w:r>
          </w:ins>
          <w:r>
            <w:rPr>
              <w:noProof/>
              <w:webHidden/>
            </w:rPr>
          </w:r>
          <w:r>
            <w:rPr>
              <w:noProof/>
              <w:webHidden/>
            </w:rPr>
            <w:fldChar w:fldCharType="separate"/>
          </w:r>
          <w:ins w:id="100" w:author="Seltzer, Karl" w:date="2024-08-09T12:34:00Z">
            <w:r>
              <w:rPr>
                <w:noProof/>
                <w:webHidden/>
              </w:rPr>
              <w:t>22</w:t>
            </w:r>
            <w:r>
              <w:rPr>
                <w:noProof/>
                <w:webHidden/>
              </w:rPr>
              <w:fldChar w:fldCharType="end"/>
            </w:r>
            <w:r w:rsidRPr="00A10742">
              <w:rPr>
                <w:rStyle w:val="Hyperlink"/>
                <w:noProof/>
              </w:rPr>
              <w:fldChar w:fldCharType="end"/>
            </w:r>
          </w:ins>
        </w:p>
        <w:p w14:paraId="448A27B6" w14:textId="046583A1" w:rsidR="00434A1E" w:rsidRDefault="00434A1E">
          <w:pPr>
            <w:pStyle w:val="TOC3"/>
            <w:rPr>
              <w:ins w:id="101" w:author="Seltzer, Karl" w:date="2024-08-09T12:34:00Z"/>
              <w:rFonts w:eastAsiaTheme="minorEastAsia"/>
              <w:noProof/>
              <w:kern w:val="2"/>
              <w14:ligatures w14:val="standardContextual"/>
            </w:rPr>
          </w:pPr>
          <w:ins w:id="102"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"_Toc174099303"</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2.5.4</w:t>
            </w:r>
            <w:r>
              <w:rPr>
                <w:rFonts w:eastAsiaTheme="minorEastAsia"/>
                <w:noProof/>
                <w:kern w:val="2"/>
                <w14:ligatures w14:val="standardContextual"/>
              </w:rPr>
              <w:tab/>
            </w:r>
            <w:r w:rsidRPr="00A10742">
              <w:rPr>
                <w:rStyle w:val="Hyperlink"/>
                <w:noProof/>
              </w:rPr>
              <w:t>gspro.py</w:t>
            </w:r>
            <w:r>
              <w:rPr>
                <w:noProof/>
                <w:webHidden/>
              </w:rPr>
              <w:tab/>
            </w:r>
            <w:r>
              <w:rPr>
                <w:noProof/>
                <w:webHidden/>
              </w:rPr>
              <w:fldChar w:fldCharType="begin"/>
            </w:r>
            <w:r>
              <w:rPr>
                <w:noProof/>
                <w:webHidden/>
              </w:rPr>
              <w:instrText xml:space="preserve"> PAGEREF _Toc174099303 \h </w:instrText>
            </w:r>
          </w:ins>
          <w:r>
            <w:rPr>
              <w:noProof/>
              <w:webHidden/>
            </w:rPr>
          </w:r>
          <w:r>
            <w:rPr>
              <w:noProof/>
              <w:webHidden/>
            </w:rPr>
            <w:fldChar w:fldCharType="separate"/>
          </w:r>
          <w:ins w:id="103" w:author="Seltzer, Karl" w:date="2024-08-09T12:34:00Z">
            <w:r>
              <w:rPr>
                <w:noProof/>
                <w:webHidden/>
              </w:rPr>
              <w:t>22</w:t>
            </w:r>
            <w:r>
              <w:rPr>
                <w:noProof/>
                <w:webHidden/>
              </w:rPr>
              <w:fldChar w:fldCharType="end"/>
            </w:r>
            <w:r w:rsidRPr="00A10742">
              <w:rPr>
                <w:rStyle w:val="Hyperlink"/>
                <w:noProof/>
              </w:rPr>
              <w:fldChar w:fldCharType="end"/>
            </w:r>
          </w:ins>
        </w:p>
        <w:p w14:paraId="03225467" w14:textId="002E95CE" w:rsidR="00434A1E" w:rsidRDefault="00434A1E">
          <w:pPr>
            <w:pStyle w:val="TOC4"/>
            <w:tabs>
              <w:tab w:val="left" w:pos="1540"/>
              <w:tab w:val="right" w:leader="dot" w:pos="9350"/>
            </w:tabs>
            <w:rPr>
              <w:ins w:id="104" w:author="Seltzer, Karl" w:date="2024-08-09T12:34:00Z"/>
              <w:rFonts w:eastAsiaTheme="minorEastAsia"/>
              <w:noProof/>
              <w:kern w:val="2"/>
              <w14:ligatures w14:val="standardContextual"/>
            </w:rPr>
          </w:pPr>
          <w:ins w:id="105" w:author="Seltzer, Karl" w:date="2024-08-09T12:34:00Z">
            <w:r w:rsidRPr="00A10742">
              <w:rPr>
                <w:rStyle w:val="Hyperlink"/>
                <w:noProof/>
              </w:rPr>
              <w:lastRenderedPageBreak/>
              <w:fldChar w:fldCharType="begin"/>
            </w:r>
            <w:r w:rsidRPr="00A10742">
              <w:rPr>
                <w:rStyle w:val="Hyperlink"/>
                <w:noProof/>
              </w:rPr>
              <w:instrText xml:space="preserve"> </w:instrText>
            </w:r>
            <w:r>
              <w:rPr>
                <w:noProof/>
              </w:rPr>
              <w:instrText>HYPERLINK \l "_Toc174099304"</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2.5.4.1</w:t>
            </w:r>
            <w:r>
              <w:rPr>
                <w:rFonts w:eastAsiaTheme="minorEastAsia"/>
                <w:noProof/>
                <w:kern w:val="2"/>
                <w14:ligatures w14:val="standardContextual"/>
              </w:rPr>
              <w:tab/>
            </w:r>
            <w:r w:rsidRPr="00A10742">
              <w:rPr>
                <w:rStyle w:val="Hyperlink"/>
                <w:noProof/>
              </w:rPr>
              <w:t>gen_gspro_voc</w:t>
            </w:r>
            <w:r>
              <w:rPr>
                <w:noProof/>
                <w:webHidden/>
              </w:rPr>
              <w:tab/>
            </w:r>
            <w:r>
              <w:rPr>
                <w:noProof/>
                <w:webHidden/>
              </w:rPr>
              <w:fldChar w:fldCharType="begin"/>
            </w:r>
            <w:r>
              <w:rPr>
                <w:noProof/>
                <w:webHidden/>
              </w:rPr>
              <w:instrText xml:space="preserve"> PAGEREF _Toc174099304 \h </w:instrText>
            </w:r>
          </w:ins>
          <w:r>
            <w:rPr>
              <w:noProof/>
              <w:webHidden/>
            </w:rPr>
          </w:r>
          <w:r>
            <w:rPr>
              <w:noProof/>
              <w:webHidden/>
            </w:rPr>
            <w:fldChar w:fldCharType="separate"/>
          </w:r>
          <w:ins w:id="106" w:author="Seltzer, Karl" w:date="2024-08-09T12:34:00Z">
            <w:r>
              <w:rPr>
                <w:noProof/>
                <w:webHidden/>
              </w:rPr>
              <w:t>22</w:t>
            </w:r>
            <w:r>
              <w:rPr>
                <w:noProof/>
                <w:webHidden/>
              </w:rPr>
              <w:fldChar w:fldCharType="end"/>
            </w:r>
            <w:r w:rsidRPr="00A10742">
              <w:rPr>
                <w:rStyle w:val="Hyperlink"/>
                <w:noProof/>
              </w:rPr>
              <w:fldChar w:fldCharType="end"/>
            </w:r>
          </w:ins>
        </w:p>
        <w:p w14:paraId="570C9A61" w14:textId="0B7341EC" w:rsidR="00434A1E" w:rsidRDefault="00434A1E">
          <w:pPr>
            <w:pStyle w:val="TOC4"/>
            <w:tabs>
              <w:tab w:val="left" w:pos="1540"/>
              <w:tab w:val="right" w:leader="dot" w:pos="9350"/>
            </w:tabs>
            <w:rPr>
              <w:ins w:id="107" w:author="Seltzer, Karl" w:date="2024-08-09T12:34:00Z"/>
              <w:rFonts w:eastAsiaTheme="minorEastAsia"/>
              <w:noProof/>
              <w:kern w:val="2"/>
              <w14:ligatures w14:val="standardContextual"/>
            </w:rPr>
          </w:pPr>
          <w:ins w:id="108"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"_Toc174099305"</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2.5.4.2</w:t>
            </w:r>
            <w:r>
              <w:rPr>
                <w:rFonts w:eastAsiaTheme="minorEastAsia"/>
                <w:noProof/>
                <w:kern w:val="2"/>
                <w14:ligatures w14:val="standardContextual"/>
              </w:rPr>
              <w:tab/>
            </w:r>
            <w:r w:rsidRPr="00A10742">
              <w:rPr>
                <w:rStyle w:val="Hyperlink"/>
                <w:noProof/>
              </w:rPr>
              <w:t>gen_gspro_pm</w:t>
            </w:r>
            <w:r>
              <w:rPr>
                <w:noProof/>
                <w:webHidden/>
              </w:rPr>
              <w:tab/>
            </w:r>
            <w:r>
              <w:rPr>
                <w:noProof/>
                <w:webHidden/>
              </w:rPr>
              <w:fldChar w:fldCharType="begin"/>
            </w:r>
            <w:r>
              <w:rPr>
                <w:noProof/>
                <w:webHidden/>
              </w:rPr>
              <w:instrText xml:space="preserve"> PAGEREF _Toc174099305 \h </w:instrText>
            </w:r>
          </w:ins>
          <w:r>
            <w:rPr>
              <w:noProof/>
              <w:webHidden/>
            </w:rPr>
          </w:r>
          <w:r>
            <w:rPr>
              <w:noProof/>
              <w:webHidden/>
            </w:rPr>
            <w:fldChar w:fldCharType="separate"/>
          </w:r>
          <w:ins w:id="109" w:author="Seltzer, Karl" w:date="2024-08-09T12:34:00Z">
            <w:r>
              <w:rPr>
                <w:noProof/>
                <w:webHidden/>
              </w:rPr>
              <w:t>24</w:t>
            </w:r>
            <w:r>
              <w:rPr>
                <w:noProof/>
                <w:webHidden/>
              </w:rPr>
              <w:fldChar w:fldCharType="end"/>
            </w:r>
            <w:r w:rsidRPr="00A10742">
              <w:rPr>
                <w:rStyle w:val="Hyperlink"/>
                <w:noProof/>
              </w:rPr>
              <w:fldChar w:fldCharType="end"/>
            </w:r>
          </w:ins>
        </w:p>
        <w:p w14:paraId="198B6677" w14:textId="57A7641E" w:rsidR="00434A1E" w:rsidRDefault="00434A1E">
          <w:pPr>
            <w:pStyle w:val="TOC2"/>
            <w:tabs>
              <w:tab w:val="left" w:pos="880"/>
              <w:tab w:val="right" w:leader="dot" w:pos="9350"/>
            </w:tabs>
            <w:rPr>
              <w:ins w:id="110" w:author="Seltzer, Karl" w:date="2024-08-09T12:34:00Z"/>
              <w:rFonts w:eastAsiaTheme="minorEastAsia"/>
              <w:noProof/>
              <w:kern w:val="2"/>
              <w14:ligatures w14:val="standardContextual"/>
            </w:rPr>
          </w:pPr>
          <w:ins w:id="111"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"_Toc174099306"</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2.6</w:t>
            </w:r>
            <w:r>
              <w:rPr>
                <w:rFonts w:eastAsiaTheme="minorEastAsia"/>
                <w:noProof/>
                <w:kern w:val="2"/>
                <w14:ligatures w14:val="standardContextual"/>
              </w:rPr>
              <w:tab/>
            </w:r>
            <w:r w:rsidRPr="00A10742">
              <w:rPr>
                <w:rStyle w:val="Hyperlink"/>
                <w:noProof/>
              </w:rPr>
              <w:t>Running the S2S-Tool</w:t>
            </w:r>
            <w:r>
              <w:rPr>
                <w:noProof/>
                <w:webHidden/>
              </w:rPr>
              <w:tab/>
            </w:r>
            <w:r>
              <w:rPr>
                <w:noProof/>
                <w:webHidden/>
              </w:rPr>
              <w:fldChar w:fldCharType="begin"/>
            </w:r>
            <w:r>
              <w:rPr>
                <w:noProof/>
                <w:webHidden/>
              </w:rPr>
              <w:instrText xml:space="preserve"> PAGEREF _Toc174099306 \h </w:instrText>
            </w:r>
          </w:ins>
          <w:r>
            <w:rPr>
              <w:noProof/>
              <w:webHidden/>
            </w:rPr>
          </w:r>
          <w:r>
            <w:rPr>
              <w:noProof/>
              <w:webHidden/>
            </w:rPr>
            <w:fldChar w:fldCharType="separate"/>
          </w:r>
          <w:ins w:id="112" w:author="Seltzer, Karl" w:date="2024-08-09T12:34:00Z">
            <w:r>
              <w:rPr>
                <w:noProof/>
                <w:webHidden/>
              </w:rPr>
              <w:t>24</w:t>
            </w:r>
            <w:r>
              <w:rPr>
                <w:noProof/>
                <w:webHidden/>
              </w:rPr>
              <w:fldChar w:fldCharType="end"/>
            </w:r>
            <w:r w:rsidRPr="00A10742">
              <w:rPr>
                <w:rStyle w:val="Hyperlink"/>
                <w:noProof/>
              </w:rPr>
              <w:fldChar w:fldCharType="end"/>
            </w:r>
          </w:ins>
        </w:p>
        <w:p w14:paraId="13E6AAF1" w14:textId="1F038D75" w:rsidR="00434A1E" w:rsidRDefault="00434A1E">
          <w:pPr>
            <w:pStyle w:val="TOC1"/>
            <w:tabs>
              <w:tab w:val="left" w:pos="440"/>
            </w:tabs>
            <w:rPr>
              <w:ins w:id="113" w:author="Seltzer, Karl" w:date="2024-08-09T12:34:00Z"/>
              <w:rFonts w:eastAsiaTheme="minorEastAsia"/>
              <w:noProof/>
              <w:kern w:val="2"/>
              <w14:ligatures w14:val="standardContextual"/>
            </w:rPr>
          </w:pPr>
          <w:ins w:id="114"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"_Toc174099307"</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3</w:t>
            </w:r>
            <w:r>
              <w:rPr>
                <w:rFonts w:eastAsiaTheme="minorEastAsia"/>
                <w:noProof/>
                <w:kern w:val="2"/>
                <w14:ligatures w14:val="standardContextual"/>
              </w:rPr>
              <w:tab/>
            </w:r>
            <w:r w:rsidRPr="00A10742">
              <w:rPr>
                <w:rStyle w:val="Hyperlink"/>
                <w:noProof/>
              </w:rPr>
              <w:t>Mechanism-Specific Mapping Scripts</w:t>
            </w:r>
            <w:r>
              <w:rPr>
                <w:noProof/>
                <w:webHidden/>
              </w:rPr>
              <w:tab/>
            </w:r>
            <w:r>
              <w:rPr>
                <w:noProof/>
                <w:webHidden/>
              </w:rPr>
              <w:fldChar w:fldCharType="begin"/>
            </w:r>
            <w:r>
              <w:rPr>
                <w:noProof/>
                <w:webHidden/>
              </w:rPr>
              <w:instrText xml:space="preserve"> PAGEREF _Toc174099307 \h </w:instrText>
            </w:r>
          </w:ins>
          <w:r>
            <w:rPr>
              <w:noProof/>
              <w:webHidden/>
            </w:rPr>
          </w:r>
          <w:r>
            <w:rPr>
              <w:noProof/>
              <w:webHidden/>
            </w:rPr>
            <w:fldChar w:fldCharType="separate"/>
          </w:r>
          <w:ins w:id="115" w:author="Seltzer, Karl" w:date="2024-08-09T12:34:00Z">
            <w:r>
              <w:rPr>
                <w:noProof/>
                <w:webHidden/>
              </w:rPr>
              <w:t>26</w:t>
            </w:r>
            <w:r>
              <w:rPr>
                <w:noProof/>
                <w:webHidden/>
              </w:rPr>
              <w:fldChar w:fldCharType="end"/>
            </w:r>
            <w:r w:rsidRPr="00A10742">
              <w:rPr>
                <w:rStyle w:val="Hyperlink"/>
                <w:noProof/>
              </w:rPr>
              <w:fldChar w:fldCharType="end"/>
            </w:r>
          </w:ins>
        </w:p>
        <w:p w14:paraId="13388C83" w14:textId="617373C3" w:rsidR="00434A1E" w:rsidRDefault="00434A1E">
          <w:pPr>
            <w:pStyle w:val="TOC2"/>
            <w:tabs>
              <w:tab w:val="left" w:pos="880"/>
              <w:tab w:val="right" w:leader="dot" w:pos="9350"/>
            </w:tabs>
            <w:rPr>
              <w:ins w:id="116" w:author="Seltzer, Karl" w:date="2024-08-09T12:34:00Z"/>
              <w:rFonts w:eastAsiaTheme="minorEastAsia"/>
              <w:noProof/>
              <w:kern w:val="2"/>
              <w14:ligatures w14:val="standardContextual"/>
            </w:rPr>
          </w:pPr>
          <w:ins w:id="117"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"_Toc174099312"</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3.1</w:t>
            </w:r>
            <w:r>
              <w:rPr>
                <w:rFonts w:eastAsiaTheme="minorEastAsia"/>
                <w:noProof/>
                <w:kern w:val="2"/>
                <w14:ligatures w14:val="standardContextual"/>
              </w:rPr>
              <w:tab/>
            </w:r>
            <w:r w:rsidRPr="00A10742">
              <w:rPr>
                <w:rStyle w:val="Hyperlink"/>
                <w:noProof/>
              </w:rPr>
              <w:t>General Methods</w:t>
            </w:r>
            <w:r>
              <w:rPr>
                <w:noProof/>
                <w:webHidden/>
              </w:rPr>
              <w:tab/>
            </w:r>
            <w:r>
              <w:rPr>
                <w:noProof/>
                <w:webHidden/>
              </w:rPr>
              <w:fldChar w:fldCharType="begin"/>
            </w:r>
            <w:r>
              <w:rPr>
                <w:noProof/>
                <w:webHidden/>
              </w:rPr>
              <w:instrText xml:space="preserve"> PAGEREF _Toc174099312 \h </w:instrText>
            </w:r>
          </w:ins>
          <w:r>
            <w:rPr>
              <w:noProof/>
              <w:webHidden/>
            </w:rPr>
          </w:r>
          <w:r>
            <w:rPr>
              <w:noProof/>
              <w:webHidden/>
            </w:rPr>
            <w:fldChar w:fldCharType="separate"/>
          </w:r>
          <w:ins w:id="118" w:author="Seltzer, Karl" w:date="2024-08-09T12:34:00Z">
            <w:r>
              <w:rPr>
                <w:noProof/>
                <w:webHidden/>
              </w:rPr>
              <w:t>26</w:t>
            </w:r>
            <w:r>
              <w:rPr>
                <w:noProof/>
                <w:webHidden/>
              </w:rPr>
              <w:fldChar w:fldCharType="end"/>
            </w:r>
            <w:r w:rsidRPr="00A10742">
              <w:rPr>
                <w:rStyle w:val="Hyperlink"/>
                <w:noProof/>
              </w:rPr>
              <w:fldChar w:fldCharType="end"/>
            </w:r>
          </w:ins>
        </w:p>
        <w:p w14:paraId="7B733076" w14:textId="18768985" w:rsidR="00434A1E" w:rsidRDefault="00434A1E">
          <w:pPr>
            <w:pStyle w:val="TOC2"/>
            <w:tabs>
              <w:tab w:val="left" w:pos="880"/>
              <w:tab w:val="right" w:leader="dot" w:pos="9350"/>
            </w:tabs>
            <w:rPr>
              <w:ins w:id="119" w:author="Seltzer, Karl" w:date="2024-08-09T12:34:00Z"/>
              <w:rFonts w:eastAsiaTheme="minorEastAsia"/>
              <w:noProof/>
              <w:kern w:val="2"/>
              <w14:ligatures w14:val="standardContextual"/>
            </w:rPr>
          </w:pPr>
          <w:ins w:id="120"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"_Toc174099313"</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3.2</w:t>
            </w:r>
            <w:r>
              <w:rPr>
                <w:rFonts w:eastAsiaTheme="minorEastAsia"/>
                <w:noProof/>
                <w:kern w:val="2"/>
                <w14:ligatures w14:val="standardContextual"/>
              </w:rPr>
              <w:tab/>
            </w:r>
            <w:r w:rsidRPr="00A10742">
              <w:rPr>
                <w:rStyle w:val="Hyperlink"/>
                <w:noProof/>
              </w:rPr>
              <w:t>Chemical Mechanisms</w:t>
            </w:r>
            <w:r>
              <w:rPr>
                <w:noProof/>
                <w:webHidden/>
              </w:rPr>
              <w:tab/>
            </w:r>
            <w:r>
              <w:rPr>
                <w:noProof/>
                <w:webHidden/>
              </w:rPr>
              <w:fldChar w:fldCharType="begin"/>
            </w:r>
            <w:r>
              <w:rPr>
                <w:noProof/>
                <w:webHidden/>
              </w:rPr>
              <w:instrText xml:space="preserve"> PAGEREF _Toc174099313 \h </w:instrText>
            </w:r>
          </w:ins>
          <w:r>
            <w:rPr>
              <w:noProof/>
              <w:webHidden/>
            </w:rPr>
          </w:r>
          <w:r>
            <w:rPr>
              <w:noProof/>
              <w:webHidden/>
            </w:rPr>
            <w:fldChar w:fldCharType="separate"/>
          </w:r>
          <w:ins w:id="121" w:author="Seltzer, Karl" w:date="2024-08-09T12:34:00Z">
            <w:r>
              <w:rPr>
                <w:noProof/>
                <w:webHidden/>
              </w:rPr>
              <w:t>26</w:t>
            </w:r>
            <w:r>
              <w:rPr>
                <w:noProof/>
                <w:webHidden/>
              </w:rPr>
              <w:fldChar w:fldCharType="end"/>
            </w:r>
            <w:r w:rsidRPr="00A10742">
              <w:rPr>
                <w:rStyle w:val="Hyperlink"/>
                <w:noProof/>
              </w:rPr>
              <w:fldChar w:fldCharType="end"/>
            </w:r>
          </w:ins>
        </w:p>
        <w:p w14:paraId="0D172BE3" w14:textId="4BDC854C" w:rsidR="00434A1E" w:rsidRDefault="00434A1E">
          <w:pPr>
            <w:pStyle w:val="TOC3"/>
            <w:rPr>
              <w:ins w:id="122" w:author="Seltzer, Karl" w:date="2024-08-09T12:34:00Z"/>
              <w:rFonts w:eastAsiaTheme="minorEastAsia"/>
              <w:noProof/>
              <w:kern w:val="2"/>
              <w14:ligatures w14:val="standardContextual"/>
            </w:rPr>
          </w:pPr>
          <w:ins w:id="123"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"_Toc174099314"</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3.2.1</w:t>
            </w:r>
            <w:r>
              <w:rPr>
                <w:rFonts w:eastAsiaTheme="minorEastAsia"/>
                <w:noProof/>
                <w:kern w:val="2"/>
                <w14:ligatures w14:val="standardContextual"/>
              </w:rPr>
              <w:tab/>
            </w:r>
            <w:r w:rsidRPr="00A10742">
              <w:rPr>
                <w:rStyle w:val="Hyperlink"/>
                <w:noProof/>
              </w:rPr>
              <w:t>CB6R3_AE7 and CB6R5_AE7 and CB7_AE7</w:t>
            </w:r>
            <w:r>
              <w:rPr>
                <w:noProof/>
                <w:webHidden/>
              </w:rPr>
              <w:tab/>
            </w:r>
            <w:r>
              <w:rPr>
                <w:noProof/>
                <w:webHidden/>
              </w:rPr>
              <w:fldChar w:fldCharType="begin"/>
            </w:r>
            <w:r>
              <w:rPr>
                <w:noProof/>
                <w:webHidden/>
              </w:rPr>
              <w:instrText xml:space="preserve"> PAGEREF _Toc174099314 \h </w:instrText>
            </w:r>
          </w:ins>
          <w:r>
            <w:rPr>
              <w:noProof/>
              <w:webHidden/>
            </w:rPr>
          </w:r>
          <w:r>
            <w:rPr>
              <w:noProof/>
              <w:webHidden/>
            </w:rPr>
            <w:fldChar w:fldCharType="separate"/>
          </w:r>
          <w:ins w:id="124" w:author="Seltzer, Karl" w:date="2024-08-09T12:34:00Z">
            <w:r>
              <w:rPr>
                <w:noProof/>
                <w:webHidden/>
              </w:rPr>
              <w:t>26</w:t>
            </w:r>
            <w:r>
              <w:rPr>
                <w:noProof/>
                <w:webHidden/>
              </w:rPr>
              <w:fldChar w:fldCharType="end"/>
            </w:r>
            <w:r w:rsidRPr="00A10742">
              <w:rPr>
                <w:rStyle w:val="Hyperlink"/>
                <w:noProof/>
              </w:rPr>
              <w:fldChar w:fldCharType="end"/>
            </w:r>
          </w:ins>
        </w:p>
        <w:p w14:paraId="4CFB513F" w14:textId="1E925B48" w:rsidR="00434A1E" w:rsidRDefault="00434A1E">
          <w:pPr>
            <w:pStyle w:val="TOC3"/>
            <w:rPr>
              <w:ins w:id="125" w:author="Seltzer, Karl" w:date="2024-08-09T12:34:00Z"/>
              <w:rFonts w:eastAsiaTheme="minorEastAsia"/>
              <w:noProof/>
              <w:kern w:val="2"/>
              <w14:ligatures w14:val="standardContextual"/>
            </w:rPr>
          </w:pPr>
          <w:ins w:id="126"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"_Toc174099315"</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3.2.2</w:t>
            </w:r>
            <w:r>
              <w:rPr>
                <w:rFonts w:eastAsiaTheme="minorEastAsia"/>
                <w:noProof/>
                <w:kern w:val="2"/>
                <w14:ligatures w14:val="standardContextual"/>
              </w:rPr>
              <w:tab/>
            </w:r>
            <w:r w:rsidRPr="00A10742">
              <w:rPr>
                <w:rStyle w:val="Hyperlink"/>
                <w:noProof/>
              </w:rPr>
              <w:t>CB6R4_CF2</w:t>
            </w:r>
            <w:r>
              <w:rPr>
                <w:noProof/>
                <w:webHidden/>
              </w:rPr>
              <w:tab/>
            </w:r>
            <w:r>
              <w:rPr>
                <w:noProof/>
                <w:webHidden/>
              </w:rPr>
              <w:fldChar w:fldCharType="begin"/>
            </w:r>
            <w:r>
              <w:rPr>
                <w:noProof/>
                <w:webHidden/>
              </w:rPr>
              <w:instrText xml:space="preserve"> PAGEREF _Toc174099315 \h </w:instrText>
            </w:r>
          </w:ins>
          <w:r>
            <w:rPr>
              <w:noProof/>
              <w:webHidden/>
            </w:rPr>
          </w:r>
          <w:r>
            <w:rPr>
              <w:noProof/>
              <w:webHidden/>
            </w:rPr>
            <w:fldChar w:fldCharType="separate"/>
          </w:r>
          <w:ins w:id="127" w:author="Seltzer, Karl" w:date="2024-08-09T12:34:00Z">
            <w:r>
              <w:rPr>
                <w:noProof/>
                <w:webHidden/>
              </w:rPr>
              <w:t>30</w:t>
            </w:r>
            <w:r>
              <w:rPr>
                <w:noProof/>
                <w:webHidden/>
              </w:rPr>
              <w:fldChar w:fldCharType="end"/>
            </w:r>
            <w:r w:rsidRPr="00A10742">
              <w:rPr>
                <w:rStyle w:val="Hyperlink"/>
                <w:noProof/>
              </w:rPr>
              <w:fldChar w:fldCharType="end"/>
            </w:r>
          </w:ins>
        </w:p>
        <w:p w14:paraId="6068B70D" w14:textId="35DAC0BA" w:rsidR="00434A1E" w:rsidRDefault="00434A1E">
          <w:pPr>
            <w:pStyle w:val="TOC3"/>
            <w:rPr>
              <w:ins w:id="128" w:author="Seltzer, Karl" w:date="2024-08-09T12:34:00Z"/>
              <w:rFonts w:eastAsiaTheme="minorEastAsia"/>
              <w:noProof/>
              <w:kern w:val="2"/>
              <w14:ligatures w14:val="standardContextual"/>
            </w:rPr>
          </w:pPr>
          <w:ins w:id="129"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"_Toc174099316"</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3.2.3</w:t>
            </w:r>
            <w:r>
              <w:rPr>
                <w:rFonts w:eastAsiaTheme="minorEastAsia"/>
                <w:noProof/>
                <w:kern w:val="2"/>
                <w14:ligatures w14:val="standardContextual"/>
              </w:rPr>
              <w:tab/>
            </w:r>
            <w:r w:rsidRPr="00A10742">
              <w:rPr>
                <w:rStyle w:val="Hyperlink"/>
                <w:noProof/>
              </w:rPr>
              <w:t>CB7_CF2</w:t>
            </w:r>
            <w:r>
              <w:rPr>
                <w:noProof/>
                <w:webHidden/>
              </w:rPr>
              <w:tab/>
            </w:r>
            <w:r>
              <w:rPr>
                <w:noProof/>
                <w:webHidden/>
              </w:rPr>
              <w:fldChar w:fldCharType="begin"/>
            </w:r>
            <w:r>
              <w:rPr>
                <w:noProof/>
                <w:webHidden/>
              </w:rPr>
              <w:instrText xml:space="preserve"> PAGEREF _Toc174099316 \h </w:instrText>
            </w:r>
          </w:ins>
          <w:r>
            <w:rPr>
              <w:noProof/>
              <w:webHidden/>
            </w:rPr>
          </w:r>
          <w:r>
            <w:rPr>
              <w:noProof/>
              <w:webHidden/>
            </w:rPr>
            <w:fldChar w:fldCharType="separate"/>
          </w:r>
          <w:ins w:id="130" w:author="Seltzer, Karl" w:date="2024-08-09T12:34:00Z">
            <w:r>
              <w:rPr>
                <w:noProof/>
                <w:webHidden/>
              </w:rPr>
              <w:t>31</w:t>
            </w:r>
            <w:r>
              <w:rPr>
                <w:noProof/>
                <w:webHidden/>
              </w:rPr>
              <w:fldChar w:fldCharType="end"/>
            </w:r>
            <w:r w:rsidRPr="00A10742">
              <w:rPr>
                <w:rStyle w:val="Hyperlink"/>
                <w:noProof/>
              </w:rPr>
              <w:fldChar w:fldCharType="end"/>
            </w:r>
          </w:ins>
        </w:p>
        <w:p w14:paraId="2C434D68" w14:textId="2C37906B" w:rsidR="00434A1E" w:rsidRDefault="00434A1E">
          <w:pPr>
            <w:pStyle w:val="TOC3"/>
            <w:rPr>
              <w:ins w:id="131" w:author="Seltzer, Karl" w:date="2024-08-09T12:34:00Z"/>
              <w:rFonts w:eastAsiaTheme="minorEastAsia"/>
              <w:noProof/>
              <w:kern w:val="2"/>
              <w14:ligatures w14:val="standardContextual"/>
            </w:rPr>
          </w:pPr>
          <w:ins w:id="132"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"_Toc174099317"</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3.2.4</w:t>
            </w:r>
            <w:r>
              <w:rPr>
                <w:rFonts w:eastAsiaTheme="minorEastAsia"/>
                <w:noProof/>
                <w:kern w:val="2"/>
                <w14:ligatures w14:val="standardContextual"/>
              </w:rPr>
              <w:tab/>
            </w:r>
            <w:r w:rsidRPr="00A10742">
              <w:rPr>
                <w:rStyle w:val="Hyperlink"/>
                <w:noProof/>
              </w:rPr>
              <w:t>CB7VCP_CF2</w:t>
            </w:r>
            <w:r>
              <w:rPr>
                <w:noProof/>
                <w:webHidden/>
              </w:rPr>
              <w:tab/>
            </w:r>
            <w:r>
              <w:rPr>
                <w:noProof/>
                <w:webHidden/>
              </w:rPr>
              <w:fldChar w:fldCharType="begin"/>
            </w:r>
            <w:r>
              <w:rPr>
                <w:noProof/>
                <w:webHidden/>
              </w:rPr>
              <w:instrText xml:space="preserve"> PAGEREF _Toc174099317 \h </w:instrText>
            </w:r>
          </w:ins>
          <w:r>
            <w:rPr>
              <w:noProof/>
              <w:webHidden/>
            </w:rPr>
          </w:r>
          <w:r>
            <w:rPr>
              <w:noProof/>
              <w:webHidden/>
            </w:rPr>
            <w:fldChar w:fldCharType="separate"/>
          </w:r>
          <w:ins w:id="133" w:author="Seltzer, Karl" w:date="2024-08-09T12:34:00Z">
            <w:r>
              <w:rPr>
                <w:noProof/>
                <w:webHidden/>
              </w:rPr>
              <w:t>32</w:t>
            </w:r>
            <w:r>
              <w:rPr>
                <w:noProof/>
                <w:webHidden/>
              </w:rPr>
              <w:fldChar w:fldCharType="end"/>
            </w:r>
            <w:r w:rsidRPr="00A10742">
              <w:rPr>
                <w:rStyle w:val="Hyperlink"/>
                <w:noProof/>
              </w:rPr>
              <w:fldChar w:fldCharType="end"/>
            </w:r>
          </w:ins>
        </w:p>
        <w:p w14:paraId="2CFD66E6" w14:textId="41DB0645" w:rsidR="00434A1E" w:rsidRDefault="00434A1E">
          <w:pPr>
            <w:pStyle w:val="TOC3"/>
            <w:rPr>
              <w:ins w:id="134" w:author="Seltzer, Karl" w:date="2024-08-09T12:34:00Z"/>
              <w:rFonts w:eastAsiaTheme="minorEastAsia"/>
              <w:noProof/>
              <w:kern w:val="2"/>
              <w14:ligatures w14:val="standardContextual"/>
            </w:rPr>
          </w:pPr>
          <w:ins w:id="135"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"_Toc174099319"</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3.2.5</w:t>
            </w:r>
            <w:r>
              <w:rPr>
                <w:rFonts w:eastAsiaTheme="minorEastAsia"/>
                <w:noProof/>
                <w:kern w:val="2"/>
                <w14:ligatures w14:val="standardContextual"/>
              </w:rPr>
              <w:tab/>
            </w:r>
            <w:r w:rsidRPr="00A10742">
              <w:rPr>
                <w:rStyle w:val="Hyperlink"/>
                <w:noProof/>
              </w:rPr>
              <w:t>CB6R3_AE7_TRACER</w:t>
            </w:r>
            <w:r>
              <w:rPr>
                <w:noProof/>
                <w:webHidden/>
              </w:rPr>
              <w:tab/>
            </w:r>
            <w:r>
              <w:rPr>
                <w:noProof/>
                <w:webHidden/>
              </w:rPr>
              <w:fldChar w:fldCharType="begin"/>
            </w:r>
            <w:r>
              <w:rPr>
                <w:noProof/>
                <w:webHidden/>
              </w:rPr>
              <w:instrText xml:space="preserve"> PAGEREF _Toc174099319 \h </w:instrText>
            </w:r>
          </w:ins>
          <w:r>
            <w:rPr>
              <w:noProof/>
              <w:webHidden/>
            </w:rPr>
          </w:r>
          <w:r>
            <w:rPr>
              <w:noProof/>
              <w:webHidden/>
            </w:rPr>
            <w:fldChar w:fldCharType="separate"/>
          </w:r>
          <w:ins w:id="136" w:author="Seltzer, Karl" w:date="2024-08-09T12:34:00Z">
            <w:r>
              <w:rPr>
                <w:noProof/>
                <w:webHidden/>
              </w:rPr>
              <w:t>32</w:t>
            </w:r>
            <w:r>
              <w:rPr>
                <w:noProof/>
                <w:webHidden/>
              </w:rPr>
              <w:fldChar w:fldCharType="end"/>
            </w:r>
            <w:r w:rsidRPr="00A10742">
              <w:rPr>
                <w:rStyle w:val="Hyperlink"/>
                <w:noProof/>
              </w:rPr>
              <w:fldChar w:fldCharType="end"/>
            </w:r>
          </w:ins>
        </w:p>
        <w:p w14:paraId="10615069" w14:textId="1B5F787B" w:rsidR="00434A1E" w:rsidRDefault="00434A1E">
          <w:pPr>
            <w:pStyle w:val="TOC3"/>
            <w:rPr>
              <w:ins w:id="137" w:author="Seltzer, Karl" w:date="2024-08-09T12:34:00Z"/>
              <w:rFonts w:eastAsiaTheme="minorEastAsia"/>
              <w:noProof/>
              <w:kern w:val="2"/>
              <w14:ligatures w14:val="standardContextual"/>
            </w:rPr>
          </w:pPr>
          <w:ins w:id="138"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"_Toc174099320"</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3.2.6</w:t>
            </w:r>
            <w:r>
              <w:rPr>
                <w:rFonts w:eastAsiaTheme="minorEastAsia"/>
                <w:noProof/>
                <w:kern w:val="2"/>
                <w14:ligatures w14:val="standardContextual"/>
              </w:rPr>
              <w:tab/>
            </w:r>
            <w:r w:rsidRPr="00A10742">
              <w:rPr>
                <w:rStyle w:val="Hyperlink"/>
                <w:noProof/>
              </w:rPr>
              <w:t>CRACMMv1.0</w:t>
            </w:r>
            <w:r>
              <w:rPr>
                <w:noProof/>
                <w:webHidden/>
              </w:rPr>
              <w:tab/>
            </w:r>
            <w:r>
              <w:rPr>
                <w:noProof/>
                <w:webHidden/>
              </w:rPr>
              <w:fldChar w:fldCharType="begin"/>
            </w:r>
            <w:r>
              <w:rPr>
                <w:noProof/>
                <w:webHidden/>
              </w:rPr>
              <w:instrText xml:space="preserve"> PAGEREF _Toc174099320 \h </w:instrText>
            </w:r>
          </w:ins>
          <w:r>
            <w:rPr>
              <w:noProof/>
              <w:webHidden/>
            </w:rPr>
          </w:r>
          <w:r>
            <w:rPr>
              <w:noProof/>
              <w:webHidden/>
            </w:rPr>
            <w:fldChar w:fldCharType="separate"/>
          </w:r>
          <w:ins w:id="139" w:author="Seltzer, Karl" w:date="2024-08-09T12:34:00Z">
            <w:r>
              <w:rPr>
                <w:noProof/>
                <w:webHidden/>
              </w:rPr>
              <w:t>32</w:t>
            </w:r>
            <w:r>
              <w:rPr>
                <w:noProof/>
                <w:webHidden/>
              </w:rPr>
              <w:fldChar w:fldCharType="end"/>
            </w:r>
            <w:r w:rsidRPr="00A10742">
              <w:rPr>
                <w:rStyle w:val="Hyperlink"/>
                <w:noProof/>
              </w:rPr>
              <w:fldChar w:fldCharType="end"/>
            </w:r>
          </w:ins>
        </w:p>
        <w:p w14:paraId="0056913C" w14:textId="57900C4B" w:rsidR="00434A1E" w:rsidRDefault="00434A1E">
          <w:pPr>
            <w:pStyle w:val="TOC3"/>
            <w:rPr>
              <w:ins w:id="140" w:author="Seltzer, Karl" w:date="2024-08-09T12:34:00Z"/>
              <w:rFonts w:eastAsiaTheme="minorEastAsia"/>
              <w:noProof/>
              <w:kern w:val="2"/>
              <w14:ligatures w14:val="standardContextual"/>
            </w:rPr>
          </w:pPr>
          <w:ins w:id="141"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"_Toc174099321"</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3.2.7</w:t>
            </w:r>
            <w:r>
              <w:rPr>
                <w:rFonts w:eastAsiaTheme="minorEastAsia"/>
                <w:noProof/>
                <w:kern w:val="2"/>
                <w14:ligatures w14:val="standardContextual"/>
              </w:rPr>
              <w:tab/>
            </w:r>
            <w:r w:rsidRPr="00A10742">
              <w:rPr>
                <w:rStyle w:val="Hyperlink"/>
                <w:noProof/>
              </w:rPr>
              <w:t>CRACMMv2.0</w:t>
            </w:r>
            <w:r>
              <w:rPr>
                <w:noProof/>
                <w:webHidden/>
              </w:rPr>
              <w:tab/>
            </w:r>
            <w:r>
              <w:rPr>
                <w:noProof/>
                <w:webHidden/>
              </w:rPr>
              <w:fldChar w:fldCharType="begin"/>
            </w:r>
            <w:r>
              <w:rPr>
                <w:noProof/>
                <w:webHidden/>
              </w:rPr>
              <w:instrText xml:space="preserve"> PAGEREF _Toc174099321 \h </w:instrText>
            </w:r>
          </w:ins>
          <w:r>
            <w:rPr>
              <w:noProof/>
              <w:webHidden/>
            </w:rPr>
          </w:r>
          <w:r>
            <w:rPr>
              <w:noProof/>
              <w:webHidden/>
            </w:rPr>
            <w:fldChar w:fldCharType="separate"/>
          </w:r>
          <w:ins w:id="142" w:author="Seltzer, Karl" w:date="2024-08-09T12:34:00Z">
            <w:r>
              <w:rPr>
                <w:noProof/>
                <w:webHidden/>
              </w:rPr>
              <w:t>36</w:t>
            </w:r>
            <w:r>
              <w:rPr>
                <w:noProof/>
                <w:webHidden/>
              </w:rPr>
              <w:fldChar w:fldCharType="end"/>
            </w:r>
            <w:r w:rsidRPr="00A10742">
              <w:rPr>
                <w:rStyle w:val="Hyperlink"/>
                <w:noProof/>
              </w:rPr>
              <w:fldChar w:fldCharType="end"/>
            </w:r>
          </w:ins>
        </w:p>
        <w:p w14:paraId="140E4A0C" w14:textId="626BCB32" w:rsidR="00434A1E" w:rsidRDefault="00434A1E">
          <w:pPr>
            <w:pStyle w:val="TOC3"/>
            <w:rPr>
              <w:ins w:id="143" w:author="Seltzer, Karl" w:date="2024-08-09T12:34:00Z"/>
              <w:rFonts w:eastAsiaTheme="minorEastAsia"/>
              <w:noProof/>
              <w:kern w:val="2"/>
              <w14:ligatures w14:val="standardContextual"/>
            </w:rPr>
          </w:pPr>
          <w:ins w:id="144"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"_Toc174099322"</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3.2.8</w:t>
            </w:r>
            <w:r>
              <w:rPr>
                <w:rFonts w:eastAsiaTheme="minorEastAsia"/>
                <w:noProof/>
                <w:kern w:val="2"/>
                <w14:ligatures w14:val="standardContextual"/>
              </w:rPr>
              <w:tab/>
            </w:r>
            <w:r w:rsidRPr="00A10742">
              <w:rPr>
                <w:rStyle w:val="Hyperlink"/>
                <w:noProof/>
              </w:rPr>
              <w:t>SAPRC07TC_AE7</w:t>
            </w:r>
            <w:r>
              <w:rPr>
                <w:noProof/>
                <w:webHidden/>
              </w:rPr>
              <w:tab/>
            </w:r>
            <w:r>
              <w:rPr>
                <w:noProof/>
                <w:webHidden/>
              </w:rPr>
              <w:fldChar w:fldCharType="begin"/>
            </w:r>
            <w:r>
              <w:rPr>
                <w:noProof/>
                <w:webHidden/>
              </w:rPr>
              <w:instrText xml:space="preserve"> PAGEREF _Toc174099322 \h </w:instrText>
            </w:r>
          </w:ins>
          <w:r>
            <w:rPr>
              <w:noProof/>
              <w:webHidden/>
            </w:rPr>
          </w:r>
          <w:r>
            <w:rPr>
              <w:noProof/>
              <w:webHidden/>
            </w:rPr>
            <w:fldChar w:fldCharType="separate"/>
          </w:r>
          <w:ins w:id="145" w:author="Seltzer, Karl" w:date="2024-08-09T12:34:00Z">
            <w:r>
              <w:rPr>
                <w:noProof/>
                <w:webHidden/>
              </w:rPr>
              <w:t>41</w:t>
            </w:r>
            <w:r>
              <w:rPr>
                <w:noProof/>
                <w:webHidden/>
              </w:rPr>
              <w:fldChar w:fldCharType="end"/>
            </w:r>
            <w:r w:rsidRPr="00A10742">
              <w:rPr>
                <w:rStyle w:val="Hyperlink"/>
                <w:noProof/>
              </w:rPr>
              <w:fldChar w:fldCharType="end"/>
            </w:r>
          </w:ins>
        </w:p>
        <w:p w14:paraId="033B5806" w14:textId="79BC70DB" w:rsidR="00434A1E" w:rsidRDefault="00434A1E">
          <w:pPr>
            <w:pStyle w:val="TOC3"/>
            <w:rPr>
              <w:ins w:id="146" w:author="Seltzer, Karl" w:date="2024-08-09T12:34:00Z"/>
              <w:rFonts w:eastAsiaTheme="minorEastAsia"/>
              <w:noProof/>
              <w:kern w:val="2"/>
              <w14:ligatures w14:val="standardContextual"/>
            </w:rPr>
          </w:pPr>
          <w:ins w:id="147"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"_Toc174099323"</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3.2.9</w:t>
            </w:r>
            <w:r>
              <w:rPr>
                <w:rFonts w:eastAsiaTheme="minorEastAsia"/>
                <w:noProof/>
                <w:kern w:val="2"/>
                <w14:ligatures w14:val="standardContextual"/>
              </w:rPr>
              <w:tab/>
            </w:r>
            <w:r w:rsidRPr="00A10742">
              <w:rPr>
                <w:rStyle w:val="Hyperlink"/>
                <w:noProof/>
              </w:rPr>
              <w:t>SAPRC07_CF2</w:t>
            </w:r>
            <w:r>
              <w:rPr>
                <w:noProof/>
                <w:webHidden/>
              </w:rPr>
              <w:tab/>
            </w:r>
            <w:r>
              <w:rPr>
                <w:noProof/>
                <w:webHidden/>
              </w:rPr>
              <w:fldChar w:fldCharType="begin"/>
            </w:r>
            <w:r>
              <w:rPr>
                <w:noProof/>
                <w:webHidden/>
              </w:rPr>
              <w:instrText xml:space="preserve"> PAGEREF _Toc174099323 \h </w:instrText>
            </w:r>
          </w:ins>
          <w:r>
            <w:rPr>
              <w:noProof/>
              <w:webHidden/>
            </w:rPr>
          </w:r>
          <w:r>
            <w:rPr>
              <w:noProof/>
              <w:webHidden/>
            </w:rPr>
            <w:fldChar w:fldCharType="separate"/>
          </w:r>
          <w:ins w:id="148" w:author="Seltzer, Karl" w:date="2024-08-09T12:34:00Z">
            <w:r>
              <w:rPr>
                <w:noProof/>
                <w:webHidden/>
              </w:rPr>
              <w:t>44</w:t>
            </w:r>
            <w:r>
              <w:rPr>
                <w:noProof/>
                <w:webHidden/>
              </w:rPr>
              <w:fldChar w:fldCharType="end"/>
            </w:r>
            <w:r w:rsidRPr="00A10742">
              <w:rPr>
                <w:rStyle w:val="Hyperlink"/>
                <w:noProof/>
              </w:rPr>
              <w:fldChar w:fldCharType="end"/>
            </w:r>
          </w:ins>
        </w:p>
        <w:p w14:paraId="16AC9FBA" w14:textId="71CD64DC" w:rsidR="00434A1E" w:rsidRDefault="00434A1E">
          <w:pPr>
            <w:pStyle w:val="TOC1"/>
            <w:tabs>
              <w:tab w:val="left" w:pos="440"/>
            </w:tabs>
            <w:rPr>
              <w:ins w:id="149" w:author="Seltzer, Karl" w:date="2024-08-09T12:34:00Z"/>
              <w:rFonts w:eastAsiaTheme="minorEastAsia"/>
              <w:noProof/>
              <w:kern w:val="2"/>
              <w14:ligatures w14:val="standardContextual"/>
            </w:rPr>
          </w:pPr>
          <w:ins w:id="150"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"_Toc174099324"</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4</w:t>
            </w:r>
            <w:r>
              <w:rPr>
                <w:rFonts w:eastAsiaTheme="minorEastAsia"/>
                <w:noProof/>
                <w:kern w:val="2"/>
                <w14:ligatures w14:val="standardContextual"/>
              </w:rPr>
              <w:tab/>
            </w:r>
            <w:r w:rsidRPr="00A10742">
              <w:rPr>
                <w:rStyle w:val="Hyperlink"/>
                <w:noProof/>
              </w:rPr>
              <w:t>Common Applications</w:t>
            </w:r>
            <w:r>
              <w:rPr>
                <w:noProof/>
                <w:webHidden/>
              </w:rPr>
              <w:tab/>
            </w:r>
            <w:r>
              <w:rPr>
                <w:noProof/>
                <w:webHidden/>
              </w:rPr>
              <w:fldChar w:fldCharType="begin"/>
            </w:r>
            <w:r>
              <w:rPr>
                <w:noProof/>
                <w:webHidden/>
              </w:rPr>
              <w:instrText xml:space="preserve"> PAGEREF _Toc174099324 \h </w:instrText>
            </w:r>
          </w:ins>
          <w:r>
            <w:rPr>
              <w:noProof/>
              <w:webHidden/>
            </w:rPr>
          </w:r>
          <w:r>
            <w:rPr>
              <w:noProof/>
              <w:webHidden/>
            </w:rPr>
            <w:fldChar w:fldCharType="separate"/>
          </w:r>
          <w:ins w:id="151" w:author="Seltzer, Karl" w:date="2024-08-09T12:34:00Z">
            <w:r>
              <w:rPr>
                <w:noProof/>
                <w:webHidden/>
              </w:rPr>
              <w:t>47</w:t>
            </w:r>
            <w:r>
              <w:rPr>
                <w:noProof/>
                <w:webHidden/>
              </w:rPr>
              <w:fldChar w:fldCharType="end"/>
            </w:r>
            <w:r w:rsidRPr="00A10742">
              <w:rPr>
                <w:rStyle w:val="Hyperlink"/>
                <w:noProof/>
              </w:rPr>
              <w:fldChar w:fldCharType="end"/>
            </w:r>
          </w:ins>
        </w:p>
        <w:p w14:paraId="77785B6C" w14:textId="6C7A3F58" w:rsidR="00434A1E" w:rsidRDefault="00434A1E">
          <w:pPr>
            <w:pStyle w:val="TOC2"/>
            <w:tabs>
              <w:tab w:val="left" w:pos="880"/>
              <w:tab w:val="right" w:leader="dot" w:pos="9350"/>
            </w:tabs>
            <w:rPr>
              <w:ins w:id="152" w:author="Seltzer, Karl" w:date="2024-08-09T12:34:00Z"/>
              <w:rFonts w:eastAsiaTheme="minorEastAsia"/>
              <w:noProof/>
              <w:kern w:val="2"/>
              <w14:ligatures w14:val="standardContextual"/>
            </w:rPr>
          </w:pPr>
          <w:ins w:id="153"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"_Toc174099325"</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4.1</w:t>
            </w:r>
            <w:r>
              <w:rPr>
                <w:rFonts w:eastAsiaTheme="minorEastAsia"/>
                <w:noProof/>
                <w:kern w:val="2"/>
                <w14:ligatures w14:val="standardContextual"/>
              </w:rPr>
              <w:tab/>
            </w:r>
            <w:r w:rsidRPr="00A10742">
              <w:rPr>
                <w:rStyle w:val="Hyperlink"/>
                <w:noProof/>
              </w:rPr>
              <w:t>Exporting and utilizing new data from SPECIATE</w:t>
            </w:r>
            <w:r>
              <w:rPr>
                <w:noProof/>
                <w:webHidden/>
              </w:rPr>
              <w:tab/>
            </w:r>
            <w:r>
              <w:rPr>
                <w:noProof/>
                <w:webHidden/>
              </w:rPr>
              <w:fldChar w:fldCharType="begin"/>
            </w:r>
            <w:r>
              <w:rPr>
                <w:noProof/>
                <w:webHidden/>
              </w:rPr>
              <w:instrText xml:space="preserve"> PAGEREF _Toc174099325 \h </w:instrText>
            </w:r>
          </w:ins>
          <w:r>
            <w:rPr>
              <w:noProof/>
              <w:webHidden/>
            </w:rPr>
          </w:r>
          <w:r>
            <w:rPr>
              <w:noProof/>
              <w:webHidden/>
            </w:rPr>
            <w:fldChar w:fldCharType="separate"/>
          </w:r>
          <w:ins w:id="154" w:author="Seltzer, Karl" w:date="2024-08-09T12:34:00Z">
            <w:r>
              <w:rPr>
                <w:noProof/>
                <w:webHidden/>
              </w:rPr>
              <w:t>47</w:t>
            </w:r>
            <w:r>
              <w:rPr>
                <w:noProof/>
                <w:webHidden/>
              </w:rPr>
              <w:fldChar w:fldCharType="end"/>
            </w:r>
            <w:r w:rsidRPr="00A10742">
              <w:rPr>
                <w:rStyle w:val="Hyperlink"/>
                <w:noProof/>
              </w:rPr>
              <w:fldChar w:fldCharType="end"/>
            </w:r>
          </w:ins>
        </w:p>
        <w:p w14:paraId="5F5831C1" w14:textId="38C39C40" w:rsidR="00434A1E" w:rsidRDefault="00434A1E">
          <w:pPr>
            <w:pStyle w:val="TOC2"/>
            <w:tabs>
              <w:tab w:val="left" w:pos="880"/>
              <w:tab w:val="right" w:leader="dot" w:pos="9350"/>
            </w:tabs>
            <w:rPr>
              <w:ins w:id="155" w:author="Seltzer, Karl" w:date="2024-08-09T12:34:00Z"/>
              <w:rFonts w:eastAsiaTheme="minorEastAsia"/>
              <w:noProof/>
              <w:kern w:val="2"/>
              <w14:ligatures w14:val="standardContextual"/>
            </w:rPr>
          </w:pPr>
          <w:ins w:id="156"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"_Toc174099326"</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4.2</w:t>
            </w:r>
            <w:r>
              <w:rPr>
                <w:rFonts w:eastAsiaTheme="minorEastAsia"/>
                <w:noProof/>
                <w:kern w:val="2"/>
                <w14:ligatures w14:val="standardContextual"/>
              </w:rPr>
              <w:tab/>
            </w:r>
            <w:r w:rsidRPr="00A10742">
              <w:rPr>
                <w:rStyle w:val="Hyperlink"/>
                <w:noProof/>
              </w:rPr>
              <w:t>Adding capabilities for a new gas-phase mechanism</w:t>
            </w:r>
            <w:r>
              <w:rPr>
                <w:noProof/>
                <w:webHidden/>
              </w:rPr>
              <w:tab/>
            </w:r>
            <w:r>
              <w:rPr>
                <w:noProof/>
                <w:webHidden/>
              </w:rPr>
              <w:fldChar w:fldCharType="begin"/>
            </w:r>
            <w:r>
              <w:rPr>
                <w:noProof/>
                <w:webHidden/>
              </w:rPr>
              <w:instrText xml:space="preserve"> PAGEREF _Toc174099326 \h </w:instrText>
            </w:r>
          </w:ins>
          <w:r>
            <w:rPr>
              <w:noProof/>
              <w:webHidden/>
            </w:rPr>
          </w:r>
          <w:r>
            <w:rPr>
              <w:noProof/>
              <w:webHidden/>
            </w:rPr>
            <w:fldChar w:fldCharType="separate"/>
          </w:r>
          <w:ins w:id="157" w:author="Seltzer, Karl" w:date="2024-08-09T12:34:00Z">
            <w:r>
              <w:rPr>
                <w:noProof/>
                <w:webHidden/>
              </w:rPr>
              <w:t>47</w:t>
            </w:r>
            <w:r>
              <w:rPr>
                <w:noProof/>
                <w:webHidden/>
              </w:rPr>
              <w:fldChar w:fldCharType="end"/>
            </w:r>
            <w:r w:rsidRPr="00A10742">
              <w:rPr>
                <w:rStyle w:val="Hyperlink"/>
                <w:noProof/>
              </w:rPr>
              <w:fldChar w:fldCharType="end"/>
            </w:r>
          </w:ins>
        </w:p>
        <w:p w14:paraId="55799E57" w14:textId="5A07DF03" w:rsidR="00434A1E" w:rsidRDefault="00434A1E">
          <w:pPr>
            <w:pStyle w:val="TOC2"/>
            <w:tabs>
              <w:tab w:val="left" w:pos="880"/>
              <w:tab w:val="right" w:leader="dot" w:pos="9350"/>
            </w:tabs>
            <w:rPr>
              <w:ins w:id="158" w:author="Seltzer, Karl" w:date="2024-08-09T12:34:00Z"/>
              <w:rFonts w:eastAsiaTheme="minorEastAsia"/>
              <w:noProof/>
              <w:kern w:val="2"/>
              <w14:ligatures w14:val="standardContextual"/>
            </w:rPr>
          </w:pPr>
          <w:ins w:id="159"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"_Toc174099327"</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4.3</w:t>
            </w:r>
            <w:r>
              <w:rPr>
                <w:rFonts w:eastAsiaTheme="minorEastAsia"/>
                <w:noProof/>
                <w:kern w:val="2"/>
                <w14:ligatures w14:val="standardContextual"/>
              </w:rPr>
              <w:tab/>
            </w:r>
            <w:r w:rsidRPr="00A10742">
              <w:rPr>
                <w:rStyle w:val="Hyperlink"/>
                <w:noProof/>
              </w:rPr>
              <w:t>Adding capabilities for a new aerosol-phase mechanism</w:t>
            </w:r>
            <w:r>
              <w:rPr>
                <w:noProof/>
                <w:webHidden/>
              </w:rPr>
              <w:tab/>
            </w:r>
            <w:r>
              <w:rPr>
                <w:noProof/>
                <w:webHidden/>
              </w:rPr>
              <w:fldChar w:fldCharType="begin"/>
            </w:r>
            <w:r>
              <w:rPr>
                <w:noProof/>
                <w:webHidden/>
              </w:rPr>
              <w:instrText xml:space="preserve"> PAGEREF _Toc174099327 \h </w:instrText>
            </w:r>
          </w:ins>
          <w:r>
            <w:rPr>
              <w:noProof/>
              <w:webHidden/>
            </w:rPr>
          </w:r>
          <w:r>
            <w:rPr>
              <w:noProof/>
              <w:webHidden/>
            </w:rPr>
            <w:fldChar w:fldCharType="separate"/>
          </w:r>
          <w:ins w:id="160" w:author="Seltzer, Karl" w:date="2024-08-09T12:34:00Z">
            <w:r>
              <w:rPr>
                <w:noProof/>
                <w:webHidden/>
              </w:rPr>
              <w:t>47</w:t>
            </w:r>
            <w:r>
              <w:rPr>
                <w:noProof/>
                <w:webHidden/>
              </w:rPr>
              <w:fldChar w:fldCharType="end"/>
            </w:r>
            <w:r w:rsidRPr="00A10742">
              <w:rPr>
                <w:rStyle w:val="Hyperlink"/>
                <w:noProof/>
              </w:rPr>
              <w:fldChar w:fldCharType="end"/>
            </w:r>
          </w:ins>
        </w:p>
        <w:p w14:paraId="35BC58A8" w14:textId="52D9883F" w:rsidR="00434A1E" w:rsidRDefault="00434A1E">
          <w:pPr>
            <w:pStyle w:val="TOC2"/>
            <w:tabs>
              <w:tab w:val="left" w:pos="880"/>
              <w:tab w:val="right" w:leader="dot" w:pos="9350"/>
            </w:tabs>
            <w:rPr>
              <w:ins w:id="161" w:author="Seltzer, Karl" w:date="2024-08-09T12:34:00Z"/>
              <w:rFonts w:eastAsiaTheme="minorEastAsia"/>
              <w:noProof/>
              <w:kern w:val="2"/>
              <w14:ligatures w14:val="standardContextual"/>
            </w:rPr>
          </w:pPr>
          <w:ins w:id="162"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"_Toc174099328"</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4.4</w:t>
            </w:r>
            <w:r>
              <w:rPr>
                <w:rFonts w:eastAsiaTheme="minorEastAsia"/>
                <w:noProof/>
                <w:kern w:val="2"/>
                <w14:ligatures w14:val="standardContextual"/>
              </w:rPr>
              <w:tab/>
            </w:r>
            <w:r w:rsidRPr="00A10742">
              <w:rPr>
                <w:rStyle w:val="Hyperlink"/>
                <w:noProof/>
              </w:rPr>
              <w:t>Add capabilities for new VOC/PM integrated species</w:t>
            </w:r>
            <w:r>
              <w:rPr>
                <w:noProof/>
                <w:webHidden/>
              </w:rPr>
              <w:tab/>
            </w:r>
            <w:r>
              <w:rPr>
                <w:noProof/>
                <w:webHidden/>
              </w:rPr>
              <w:fldChar w:fldCharType="begin"/>
            </w:r>
            <w:r>
              <w:rPr>
                <w:noProof/>
                <w:webHidden/>
              </w:rPr>
              <w:instrText xml:space="preserve"> PAGEREF _Toc174099328 \h </w:instrText>
            </w:r>
          </w:ins>
          <w:r>
            <w:rPr>
              <w:noProof/>
              <w:webHidden/>
            </w:rPr>
          </w:r>
          <w:r>
            <w:rPr>
              <w:noProof/>
              <w:webHidden/>
            </w:rPr>
            <w:fldChar w:fldCharType="separate"/>
          </w:r>
          <w:ins w:id="163" w:author="Seltzer, Karl" w:date="2024-08-09T12:34:00Z">
            <w:r>
              <w:rPr>
                <w:noProof/>
                <w:webHidden/>
              </w:rPr>
              <w:t>47</w:t>
            </w:r>
            <w:r>
              <w:rPr>
                <w:noProof/>
                <w:webHidden/>
              </w:rPr>
              <w:fldChar w:fldCharType="end"/>
            </w:r>
            <w:r w:rsidRPr="00A10742">
              <w:rPr>
                <w:rStyle w:val="Hyperlink"/>
                <w:noProof/>
              </w:rPr>
              <w:fldChar w:fldCharType="end"/>
            </w:r>
          </w:ins>
        </w:p>
        <w:p w14:paraId="15A1F1D6" w14:textId="2C418EE3" w:rsidR="00434A1E" w:rsidRDefault="00434A1E">
          <w:pPr>
            <w:pStyle w:val="TOC2"/>
            <w:tabs>
              <w:tab w:val="left" w:pos="880"/>
              <w:tab w:val="right" w:leader="dot" w:pos="9350"/>
            </w:tabs>
            <w:rPr>
              <w:ins w:id="164" w:author="Seltzer, Karl" w:date="2024-08-09T12:34:00Z"/>
              <w:rFonts w:eastAsiaTheme="minorEastAsia"/>
              <w:noProof/>
              <w:kern w:val="2"/>
              <w14:ligatures w14:val="standardContextual"/>
            </w:rPr>
          </w:pPr>
          <w:ins w:id="165"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"_Toc174099329"</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4.5</w:t>
            </w:r>
            <w:r>
              <w:rPr>
                <w:rFonts w:eastAsiaTheme="minorEastAsia"/>
                <w:noProof/>
                <w:kern w:val="2"/>
                <w14:ligatures w14:val="standardContextual"/>
              </w:rPr>
              <w:tab/>
            </w:r>
            <w:r w:rsidRPr="00A10742">
              <w:rPr>
                <w:rStyle w:val="Hyperlink"/>
                <w:noProof/>
              </w:rPr>
              <w:t>Updating POA volatility bin assignments</w:t>
            </w:r>
            <w:r>
              <w:rPr>
                <w:noProof/>
                <w:webHidden/>
              </w:rPr>
              <w:tab/>
            </w:r>
            <w:r>
              <w:rPr>
                <w:noProof/>
                <w:webHidden/>
              </w:rPr>
              <w:fldChar w:fldCharType="begin"/>
            </w:r>
            <w:r>
              <w:rPr>
                <w:noProof/>
                <w:webHidden/>
              </w:rPr>
              <w:instrText xml:space="preserve"> PAGEREF _Toc174099329 \h </w:instrText>
            </w:r>
          </w:ins>
          <w:r>
            <w:rPr>
              <w:noProof/>
              <w:webHidden/>
            </w:rPr>
          </w:r>
          <w:r>
            <w:rPr>
              <w:noProof/>
              <w:webHidden/>
            </w:rPr>
            <w:fldChar w:fldCharType="separate"/>
          </w:r>
          <w:ins w:id="166" w:author="Seltzer, Karl" w:date="2024-08-09T12:34:00Z">
            <w:r>
              <w:rPr>
                <w:noProof/>
                <w:webHidden/>
              </w:rPr>
              <w:t>47</w:t>
            </w:r>
            <w:r>
              <w:rPr>
                <w:noProof/>
                <w:webHidden/>
              </w:rPr>
              <w:fldChar w:fldCharType="end"/>
            </w:r>
            <w:r w:rsidRPr="00A10742">
              <w:rPr>
                <w:rStyle w:val="Hyperlink"/>
                <w:noProof/>
              </w:rPr>
              <w:fldChar w:fldCharType="end"/>
            </w:r>
          </w:ins>
        </w:p>
        <w:p w14:paraId="00C75931" w14:textId="50DE0A55" w:rsidR="00434A1E" w:rsidRDefault="00434A1E">
          <w:pPr>
            <w:pStyle w:val="TOC1"/>
            <w:tabs>
              <w:tab w:val="left" w:pos="440"/>
            </w:tabs>
            <w:rPr>
              <w:ins w:id="167" w:author="Seltzer, Karl" w:date="2024-08-09T12:34:00Z"/>
              <w:rFonts w:eastAsiaTheme="minorEastAsia"/>
              <w:noProof/>
              <w:kern w:val="2"/>
              <w14:ligatures w14:val="standardContextual"/>
            </w:rPr>
          </w:pPr>
          <w:ins w:id="168"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"_Toc174099330"</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5</w:t>
            </w:r>
            <w:r>
              <w:rPr>
                <w:rFonts w:eastAsiaTheme="minorEastAsia"/>
                <w:noProof/>
                <w:kern w:val="2"/>
                <w14:ligatures w14:val="standardContextual"/>
              </w:rPr>
              <w:tab/>
            </w:r>
            <w:r w:rsidRPr="00A10742">
              <w:rPr>
                <w:rStyle w:val="Hyperlink"/>
                <w:noProof/>
              </w:rPr>
              <w:t>References</w:t>
            </w:r>
            <w:r>
              <w:rPr>
                <w:noProof/>
                <w:webHidden/>
              </w:rPr>
              <w:tab/>
            </w:r>
            <w:r>
              <w:rPr>
                <w:noProof/>
                <w:webHidden/>
              </w:rPr>
              <w:fldChar w:fldCharType="begin"/>
            </w:r>
            <w:r>
              <w:rPr>
                <w:noProof/>
                <w:webHidden/>
              </w:rPr>
              <w:instrText xml:space="preserve"> PAGEREF _Toc174099330 \h </w:instrText>
            </w:r>
          </w:ins>
          <w:r>
            <w:rPr>
              <w:noProof/>
              <w:webHidden/>
            </w:rPr>
          </w:r>
          <w:r>
            <w:rPr>
              <w:noProof/>
              <w:webHidden/>
            </w:rPr>
            <w:fldChar w:fldCharType="separate"/>
          </w:r>
          <w:ins w:id="169" w:author="Seltzer, Karl" w:date="2024-08-09T12:34:00Z">
            <w:r>
              <w:rPr>
                <w:noProof/>
                <w:webHidden/>
              </w:rPr>
              <w:t>48</w:t>
            </w:r>
            <w:r>
              <w:rPr>
                <w:noProof/>
                <w:webHidden/>
              </w:rPr>
              <w:fldChar w:fldCharType="end"/>
            </w:r>
            <w:r w:rsidRPr="00A10742">
              <w:rPr>
                <w:rStyle w:val="Hyperlink"/>
                <w:noProof/>
              </w:rPr>
              <w:fldChar w:fldCharType="end"/>
            </w:r>
          </w:ins>
        </w:p>
        <w:p w14:paraId="7AB553FC" w14:textId="01151FDA" w:rsidR="00434A1E" w:rsidRDefault="00434A1E">
          <w:pPr>
            <w:pStyle w:val="TOC1"/>
            <w:rPr>
              <w:ins w:id="170" w:author="Seltzer, Karl" w:date="2024-08-09T12:34:00Z"/>
              <w:rFonts w:eastAsiaTheme="minorEastAsia"/>
              <w:noProof/>
              <w:kern w:val="2"/>
              <w14:ligatures w14:val="standardContextual"/>
            </w:rPr>
          </w:pPr>
          <w:ins w:id="171"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"_Toc174099331"</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Appendix A: Mechanism-specific species</w:t>
            </w:r>
            <w:r>
              <w:rPr>
                <w:noProof/>
                <w:webHidden/>
              </w:rPr>
              <w:tab/>
            </w:r>
            <w:r>
              <w:rPr>
                <w:noProof/>
                <w:webHidden/>
              </w:rPr>
              <w:fldChar w:fldCharType="begin"/>
            </w:r>
            <w:r>
              <w:rPr>
                <w:noProof/>
                <w:webHidden/>
              </w:rPr>
              <w:instrText xml:space="preserve"> PAGEREF _Toc174099331 \h </w:instrText>
            </w:r>
          </w:ins>
          <w:r>
            <w:rPr>
              <w:noProof/>
              <w:webHidden/>
            </w:rPr>
          </w:r>
          <w:r>
            <w:rPr>
              <w:noProof/>
              <w:webHidden/>
            </w:rPr>
            <w:fldChar w:fldCharType="separate"/>
          </w:r>
          <w:ins w:id="172" w:author="Seltzer, Karl" w:date="2024-08-09T12:34:00Z">
            <w:r>
              <w:rPr>
                <w:noProof/>
                <w:webHidden/>
              </w:rPr>
              <w:t>49</w:t>
            </w:r>
            <w:r>
              <w:rPr>
                <w:noProof/>
                <w:webHidden/>
              </w:rPr>
              <w:fldChar w:fldCharType="end"/>
            </w:r>
            <w:r w:rsidRPr="00A10742">
              <w:rPr>
                <w:rStyle w:val="Hyperlink"/>
                <w:noProof/>
              </w:rPr>
              <w:fldChar w:fldCharType="end"/>
            </w:r>
          </w:ins>
        </w:p>
        <w:p w14:paraId="1963EAAE" w14:textId="6DAD7E9F" w:rsidR="00434A1E" w:rsidRDefault="00434A1E">
          <w:pPr>
            <w:pStyle w:val="TOC1"/>
            <w:rPr>
              <w:ins w:id="173" w:author="Seltzer, Karl" w:date="2024-08-09T12:34:00Z"/>
              <w:rFonts w:eastAsiaTheme="minorEastAsia"/>
              <w:noProof/>
              <w:kern w:val="2"/>
              <w14:ligatures w14:val="standardContextual"/>
            </w:rPr>
          </w:pPr>
          <w:ins w:id="174" w:author="Seltzer, Karl" w:date="2024-08-09T12:34:00Z">
            <w:r w:rsidRPr="00A10742">
              <w:rPr>
                <w:rStyle w:val="Hyperlink"/>
                <w:noProof/>
              </w:rPr>
              <w:fldChar w:fldCharType="begin"/>
            </w:r>
            <w:r w:rsidRPr="00A10742">
              <w:rPr>
                <w:rStyle w:val="Hyperlink"/>
                <w:noProof/>
              </w:rPr>
              <w:instrText xml:space="preserve"> </w:instrText>
            </w:r>
            <w:r>
              <w:rPr>
                <w:noProof/>
              </w:rPr>
              <w:instrText>HYPERLINK \l "_Toc174099332"</w:instrText>
            </w:r>
            <w:r w:rsidRPr="00A10742">
              <w:rPr>
                <w:rStyle w:val="Hyperlink"/>
                <w:noProof/>
              </w:rPr>
              <w:instrText xml:space="preserve"> </w:instrText>
            </w:r>
            <w:r w:rsidRPr="00A10742">
              <w:rPr>
                <w:rStyle w:val="Hyperlink"/>
                <w:noProof/>
              </w:rPr>
            </w:r>
            <w:r w:rsidRPr="00A10742">
              <w:rPr>
                <w:rStyle w:val="Hyperlink"/>
                <w:noProof/>
              </w:rPr>
              <w:fldChar w:fldCharType="separate"/>
            </w:r>
            <w:r w:rsidRPr="00A10742">
              <w:rPr>
                <w:rStyle w:val="Hyperlink"/>
                <w:noProof/>
              </w:rPr>
              <w:t>Appendix B: The PM Protocol</w:t>
            </w:r>
            <w:r>
              <w:rPr>
                <w:noProof/>
                <w:webHidden/>
              </w:rPr>
              <w:tab/>
            </w:r>
            <w:r>
              <w:rPr>
                <w:noProof/>
                <w:webHidden/>
              </w:rPr>
              <w:fldChar w:fldCharType="begin"/>
            </w:r>
            <w:r>
              <w:rPr>
                <w:noProof/>
                <w:webHidden/>
              </w:rPr>
              <w:instrText xml:space="preserve"> PAGEREF _Toc174099332 \h </w:instrText>
            </w:r>
          </w:ins>
          <w:r>
            <w:rPr>
              <w:noProof/>
              <w:webHidden/>
            </w:rPr>
          </w:r>
          <w:r>
            <w:rPr>
              <w:noProof/>
              <w:webHidden/>
            </w:rPr>
            <w:fldChar w:fldCharType="separate"/>
          </w:r>
          <w:ins w:id="175" w:author="Seltzer, Karl" w:date="2024-08-09T12:34:00Z">
            <w:r>
              <w:rPr>
                <w:noProof/>
                <w:webHidden/>
              </w:rPr>
              <w:t>60</w:t>
            </w:r>
            <w:r>
              <w:rPr>
                <w:noProof/>
                <w:webHidden/>
              </w:rPr>
              <w:fldChar w:fldCharType="end"/>
            </w:r>
            <w:r w:rsidRPr="00A10742">
              <w:rPr>
                <w:rStyle w:val="Hyperlink"/>
                <w:noProof/>
              </w:rPr>
              <w:fldChar w:fldCharType="end"/>
            </w:r>
          </w:ins>
        </w:p>
        <w:p w14:paraId="54E150E9" w14:textId="292EC518" w:rsidR="00372CB8" w:rsidDel="0016183B" w:rsidRDefault="00372CB8">
          <w:pPr>
            <w:pStyle w:val="TOC1"/>
            <w:rPr>
              <w:del w:id="176" w:author="Seltzer, Karl" w:date="2024-04-05T09:41:00Z"/>
              <w:rFonts w:eastAsiaTheme="minorEastAsia"/>
              <w:noProof/>
            </w:rPr>
          </w:pPr>
          <w:del w:id="177" w:author="Seltzer, Karl" w:date="2024-04-05T09:41:00Z">
            <w:r w:rsidRPr="0016183B" w:rsidDel="0016183B">
              <w:rPr>
                <w:rPrChange w:id="178" w:author="Seltzer, Karl" w:date="2024-04-05T09:41:00Z">
                  <w:rPr>
                    <w:rStyle w:val="Hyperlink"/>
                    <w:noProof/>
                  </w:rPr>
                </w:rPrChange>
              </w:rPr>
              <w:delText>List of Acronyms and Abbreviations</w:delText>
            </w:r>
            <w:r w:rsidDel="0016183B">
              <w:rPr>
                <w:noProof/>
                <w:webHidden/>
              </w:rPr>
              <w:tab/>
            </w:r>
            <w:r w:rsidR="00524E1B" w:rsidDel="0016183B">
              <w:rPr>
                <w:noProof/>
                <w:webHidden/>
              </w:rPr>
              <w:delText>3</w:delText>
            </w:r>
          </w:del>
        </w:p>
        <w:p w14:paraId="62E9D0BC" w14:textId="7DF6C356" w:rsidR="00372CB8" w:rsidDel="0016183B" w:rsidRDefault="00372CB8">
          <w:pPr>
            <w:pStyle w:val="TOC1"/>
            <w:tabs>
              <w:tab w:val="left" w:pos="440"/>
            </w:tabs>
            <w:rPr>
              <w:del w:id="179" w:author="Seltzer, Karl" w:date="2024-04-05T09:41:00Z"/>
              <w:rFonts w:eastAsiaTheme="minorEastAsia"/>
              <w:noProof/>
            </w:rPr>
          </w:pPr>
          <w:del w:id="180" w:author="Seltzer, Karl" w:date="2024-04-05T09:41:00Z">
            <w:r w:rsidRPr="0016183B" w:rsidDel="0016183B">
              <w:rPr>
                <w:rPrChange w:id="181" w:author="Seltzer, Karl" w:date="2024-04-05T09:41:00Z">
                  <w:rPr>
                    <w:rStyle w:val="Hyperlink"/>
                    <w:noProof/>
                  </w:rPr>
                </w:rPrChange>
              </w:rPr>
              <w:delText>1</w:delText>
            </w:r>
            <w:r w:rsidDel="0016183B">
              <w:rPr>
                <w:rFonts w:eastAsiaTheme="minorEastAsia"/>
                <w:noProof/>
              </w:rPr>
              <w:tab/>
            </w:r>
            <w:r w:rsidRPr="0016183B" w:rsidDel="0016183B">
              <w:rPr>
                <w:rPrChange w:id="182" w:author="Seltzer, Karl" w:date="2024-04-05T09:41:00Z">
                  <w:rPr>
                    <w:rStyle w:val="Hyperlink"/>
                    <w:noProof/>
                  </w:rPr>
                </w:rPrChange>
              </w:rPr>
              <w:delText>Background</w:delText>
            </w:r>
            <w:r w:rsidDel="0016183B">
              <w:rPr>
                <w:noProof/>
                <w:webHidden/>
              </w:rPr>
              <w:tab/>
            </w:r>
            <w:r w:rsidR="00524E1B" w:rsidDel="0016183B">
              <w:rPr>
                <w:noProof/>
                <w:webHidden/>
              </w:rPr>
              <w:delText>5</w:delText>
            </w:r>
          </w:del>
        </w:p>
        <w:p w14:paraId="3EF9B12F" w14:textId="577FBF1A" w:rsidR="00372CB8" w:rsidDel="0016183B" w:rsidRDefault="00372CB8">
          <w:pPr>
            <w:pStyle w:val="TOC2"/>
            <w:tabs>
              <w:tab w:val="left" w:pos="880"/>
              <w:tab w:val="right" w:leader="dot" w:pos="9350"/>
            </w:tabs>
            <w:rPr>
              <w:del w:id="183" w:author="Seltzer, Karl" w:date="2024-04-05T09:41:00Z"/>
              <w:rFonts w:eastAsiaTheme="minorEastAsia"/>
              <w:noProof/>
            </w:rPr>
          </w:pPr>
          <w:del w:id="184" w:author="Seltzer, Karl" w:date="2024-04-05T09:41:00Z">
            <w:r w:rsidRPr="0016183B" w:rsidDel="0016183B">
              <w:rPr>
                <w:rPrChange w:id="185" w:author="Seltzer, Karl" w:date="2024-04-05T09:41:00Z">
                  <w:rPr>
                    <w:rStyle w:val="Hyperlink"/>
                    <w:noProof/>
                  </w:rPr>
                </w:rPrChange>
              </w:rPr>
              <w:delText>1.1</w:delText>
            </w:r>
            <w:r w:rsidDel="0016183B">
              <w:rPr>
                <w:rFonts w:eastAsiaTheme="minorEastAsia"/>
                <w:noProof/>
              </w:rPr>
              <w:tab/>
            </w:r>
            <w:r w:rsidRPr="0016183B" w:rsidDel="0016183B">
              <w:rPr>
                <w:rPrChange w:id="186" w:author="Seltzer, Karl" w:date="2024-04-05T09:41:00Z">
                  <w:rPr>
                    <w:rStyle w:val="Hyperlink"/>
                    <w:noProof/>
                  </w:rPr>
                </w:rPrChange>
              </w:rPr>
              <w:delText>Modeling Platform Speciation</w:delText>
            </w:r>
            <w:r w:rsidDel="0016183B">
              <w:rPr>
                <w:noProof/>
                <w:webHidden/>
              </w:rPr>
              <w:tab/>
            </w:r>
            <w:r w:rsidR="00524E1B" w:rsidDel="0016183B">
              <w:rPr>
                <w:noProof/>
                <w:webHidden/>
              </w:rPr>
              <w:delText>7</w:delText>
            </w:r>
          </w:del>
        </w:p>
        <w:p w14:paraId="0C0F3FB4" w14:textId="59D66D5A" w:rsidR="00372CB8" w:rsidDel="0016183B" w:rsidRDefault="00372CB8">
          <w:pPr>
            <w:pStyle w:val="TOC2"/>
            <w:tabs>
              <w:tab w:val="left" w:pos="880"/>
              <w:tab w:val="right" w:leader="dot" w:pos="9350"/>
            </w:tabs>
            <w:rPr>
              <w:del w:id="187" w:author="Seltzer, Karl" w:date="2024-04-05T09:41:00Z"/>
              <w:rFonts w:eastAsiaTheme="minorEastAsia"/>
              <w:noProof/>
            </w:rPr>
          </w:pPr>
          <w:del w:id="188" w:author="Seltzer, Karl" w:date="2024-04-05T09:41:00Z">
            <w:r w:rsidRPr="0016183B" w:rsidDel="0016183B">
              <w:rPr>
                <w:rPrChange w:id="189" w:author="Seltzer, Karl" w:date="2024-04-05T09:41:00Z">
                  <w:rPr>
                    <w:rStyle w:val="Hyperlink"/>
                    <w:noProof/>
                  </w:rPr>
                </w:rPrChange>
              </w:rPr>
              <w:delText>1.2</w:delText>
            </w:r>
            <w:r w:rsidDel="0016183B">
              <w:rPr>
                <w:rFonts w:eastAsiaTheme="minorEastAsia"/>
                <w:noProof/>
              </w:rPr>
              <w:tab/>
            </w:r>
            <w:r w:rsidRPr="0016183B" w:rsidDel="0016183B">
              <w:rPr>
                <w:rPrChange w:id="190" w:author="Seltzer, Karl" w:date="2024-04-05T09:41:00Z">
                  <w:rPr>
                    <w:rStyle w:val="Hyperlink"/>
                    <w:noProof/>
                  </w:rPr>
                </w:rPrChange>
              </w:rPr>
              <w:delText>Updates for v2</w:delText>
            </w:r>
            <w:r w:rsidDel="0016183B">
              <w:rPr>
                <w:noProof/>
                <w:webHidden/>
              </w:rPr>
              <w:tab/>
            </w:r>
            <w:r w:rsidR="00524E1B" w:rsidDel="0016183B">
              <w:rPr>
                <w:noProof/>
                <w:webHidden/>
              </w:rPr>
              <w:delText>8</w:delText>
            </w:r>
          </w:del>
        </w:p>
        <w:p w14:paraId="400B97E2" w14:textId="62DFDEA3" w:rsidR="00372CB8" w:rsidDel="0016183B" w:rsidRDefault="00372CB8">
          <w:pPr>
            <w:pStyle w:val="TOC3"/>
            <w:rPr>
              <w:del w:id="191" w:author="Seltzer, Karl" w:date="2024-04-05T09:41:00Z"/>
              <w:rFonts w:eastAsiaTheme="minorEastAsia"/>
              <w:noProof/>
            </w:rPr>
          </w:pPr>
          <w:del w:id="192" w:author="Seltzer, Karl" w:date="2024-04-05T09:41:00Z">
            <w:r w:rsidRPr="0016183B" w:rsidDel="0016183B">
              <w:rPr>
                <w:rPrChange w:id="193" w:author="Seltzer, Karl" w:date="2024-04-05T09:41:00Z">
                  <w:rPr>
                    <w:rStyle w:val="Hyperlink"/>
                    <w:noProof/>
                  </w:rPr>
                </w:rPrChange>
              </w:rPr>
              <w:delText>1.2.1</w:delText>
            </w:r>
            <w:r w:rsidDel="0016183B">
              <w:rPr>
                <w:rFonts w:eastAsiaTheme="minorEastAsia"/>
                <w:noProof/>
              </w:rPr>
              <w:tab/>
            </w:r>
            <w:r w:rsidRPr="0016183B" w:rsidDel="0016183B">
              <w:rPr>
                <w:rPrChange w:id="194" w:author="Seltzer, Karl" w:date="2024-04-05T09:41:00Z">
                  <w:rPr>
                    <w:rStyle w:val="Hyperlink"/>
                    <w:noProof/>
                  </w:rPr>
                </w:rPrChange>
              </w:rPr>
              <w:delText>Input Files</w:delText>
            </w:r>
            <w:r w:rsidDel="0016183B">
              <w:rPr>
                <w:noProof/>
                <w:webHidden/>
              </w:rPr>
              <w:tab/>
            </w:r>
            <w:r w:rsidR="00524E1B" w:rsidDel="0016183B">
              <w:rPr>
                <w:noProof/>
                <w:webHidden/>
              </w:rPr>
              <w:delText>8</w:delText>
            </w:r>
          </w:del>
        </w:p>
        <w:p w14:paraId="17CE9B7C" w14:textId="35903F34" w:rsidR="00372CB8" w:rsidDel="0016183B" w:rsidRDefault="00372CB8">
          <w:pPr>
            <w:pStyle w:val="TOC3"/>
            <w:rPr>
              <w:del w:id="195" w:author="Seltzer, Karl" w:date="2024-04-05T09:41:00Z"/>
              <w:rFonts w:eastAsiaTheme="minorEastAsia"/>
              <w:noProof/>
            </w:rPr>
          </w:pPr>
          <w:del w:id="196" w:author="Seltzer, Karl" w:date="2024-04-05T09:41:00Z">
            <w:r w:rsidRPr="0016183B" w:rsidDel="0016183B">
              <w:rPr>
                <w:rPrChange w:id="197" w:author="Seltzer, Karl" w:date="2024-04-05T09:41:00Z">
                  <w:rPr>
                    <w:rStyle w:val="Hyperlink"/>
                    <w:noProof/>
                  </w:rPr>
                </w:rPrChange>
              </w:rPr>
              <w:delText>1.2.2</w:delText>
            </w:r>
            <w:r w:rsidDel="0016183B">
              <w:rPr>
                <w:rFonts w:eastAsiaTheme="minorEastAsia"/>
                <w:noProof/>
              </w:rPr>
              <w:tab/>
            </w:r>
            <w:r w:rsidRPr="0016183B" w:rsidDel="0016183B">
              <w:rPr>
                <w:rPrChange w:id="198" w:author="Seltzer, Karl" w:date="2024-04-05T09:41:00Z">
                  <w:rPr>
                    <w:rStyle w:val="Hyperlink"/>
                    <w:noProof/>
                  </w:rPr>
                </w:rPrChange>
              </w:rPr>
              <w:delText>Modules</w:delText>
            </w:r>
            <w:r w:rsidDel="0016183B">
              <w:rPr>
                <w:noProof/>
                <w:webHidden/>
              </w:rPr>
              <w:tab/>
            </w:r>
            <w:r w:rsidR="00524E1B" w:rsidDel="0016183B">
              <w:rPr>
                <w:noProof/>
                <w:webHidden/>
              </w:rPr>
              <w:delText>8</w:delText>
            </w:r>
          </w:del>
        </w:p>
        <w:p w14:paraId="6C2FAA7A" w14:textId="3ADD233F" w:rsidR="00372CB8" w:rsidDel="0016183B" w:rsidRDefault="00372CB8">
          <w:pPr>
            <w:pStyle w:val="TOC3"/>
            <w:rPr>
              <w:del w:id="199" w:author="Seltzer, Karl" w:date="2024-04-05T09:41:00Z"/>
              <w:rFonts w:eastAsiaTheme="minorEastAsia"/>
              <w:noProof/>
            </w:rPr>
          </w:pPr>
          <w:del w:id="200" w:author="Seltzer, Karl" w:date="2024-04-05T09:41:00Z">
            <w:r w:rsidRPr="0016183B" w:rsidDel="0016183B">
              <w:rPr>
                <w:rPrChange w:id="201" w:author="Seltzer, Karl" w:date="2024-04-05T09:41:00Z">
                  <w:rPr>
                    <w:rStyle w:val="Hyperlink"/>
                    <w:noProof/>
                  </w:rPr>
                </w:rPrChange>
              </w:rPr>
              <w:delText>1.2.3</w:delText>
            </w:r>
            <w:r w:rsidDel="0016183B">
              <w:rPr>
                <w:rFonts w:eastAsiaTheme="minorEastAsia"/>
                <w:noProof/>
              </w:rPr>
              <w:tab/>
            </w:r>
            <w:r w:rsidRPr="0016183B" w:rsidDel="0016183B">
              <w:rPr>
                <w:rPrChange w:id="202" w:author="Seltzer, Karl" w:date="2024-04-05T09:41:00Z">
                  <w:rPr>
                    <w:rStyle w:val="Hyperlink"/>
                    <w:noProof/>
                  </w:rPr>
                </w:rPrChange>
              </w:rPr>
              <w:delText>Mechanism Mappers</w:delText>
            </w:r>
            <w:r w:rsidDel="0016183B">
              <w:rPr>
                <w:noProof/>
                <w:webHidden/>
              </w:rPr>
              <w:tab/>
            </w:r>
            <w:r w:rsidR="00524E1B" w:rsidDel="0016183B">
              <w:rPr>
                <w:noProof/>
                <w:webHidden/>
              </w:rPr>
              <w:delText>9</w:delText>
            </w:r>
          </w:del>
        </w:p>
        <w:p w14:paraId="7BAC00A1" w14:textId="30B60A3A" w:rsidR="00372CB8" w:rsidDel="0016183B" w:rsidRDefault="00372CB8">
          <w:pPr>
            <w:pStyle w:val="TOC1"/>
            <w:tabs>
              <w:tab w:val="left" w:pos="440"/>
            </w:tabs>
            <w:rPr>
              <w:del w:id="203" w:author="Seltzer, Karl" w:date="2024-04-05T09:41:00Z"/>
              <w:rFonts w:eastAsiaTheme="minorEastAsia"/>
              <w:noProof/>
            </w:rPr>
          </w:pPr>
          <w:del w:id="204" w:author="Seltzer, Karl" w:date="2024-04-05T09:41:00Z">
            <w:r w:rsidRPr="0016183B" w:rsidDel="0016183B">
              <w:rPr>
                <w:rPrChange w:id="205" w:author="Seltzer, Karl" w:date="2024-04-05T09:41:00Z">
                  <w:rPr>
                    <w:rStyle w:val="Hyperlink"/>
                    <w:noProof/>
                  </w:rPr>
                </w:rPrChange>
              </w:rPr>
              <w:delText>2</w:delText>
            </w:r>
            <w:r w:rsidDel="0016183B">
              <w:rPr>
                <w:rFonts w:eastAsiaTheme="minorEastAsia"/>
                <w:noProof/>
              </w:rPr>
              <w:tab/>
            </w:r>
            <w:r w:rsidRPr="0016183B" w:rsidDel="0016183B">
              <w:rPr>
                <w:rPrChange w:id="206" w:author="Seltzer, Karl" w:date="2024-04-05T09:41:00Z">
                  <w:rPr>
                    <w:rStyle w:val="Hyperlink"/>
                    <w:noProof/>
                  </w:rPr>
                </w:rPrChange>
              </w:rPr>
              <w:delText>Contents of the S2S-Tool</w:delText>
            </w:r>
            <w:r w:rsidDel="0016183B">
              <w:rPr>
                <w:noProof/>
                <w:webHidden/>
              </w:rPr>
              <w:tab/>
            </w:r>
            <w:r w:rsidR="00524E1B" w:rsidDel="0016183B">
              <w:rPr>
                <w:noProof/>
                <w:webHidden/>
              </w:rPr>
              <w:delText>10</w:delText>
            </w:r>
          </w:del>
        </w:p>
        <w:p w14:paraId="10A11980" w14:textId="720947F8" w:rsidR="00372CB8" w:rsidDel="0016183B" w:rsidRDefault="00372CB8">
          <w:pPr>
            <w:pStyle w:val="TOC2"/>
            <w:tabs>
              <w:tab w:val="left" w:pos="880"/>
              <w:tab w:val="right" w:leader="dot" w:pos="9350"/>
            </w:tabs>
            <w:rPr>
              <w:del w:id="207" w:author="Seltzer, Karl" w:date="2024-04-05T09:41:00Z"/>
              <w:rFonts w:eastAsiaTheme="minorEastAsia"/>
              <w:noProof/>
            </w:rPr>
          </w:pPr>
          <w:del w:id="208" w:author="Seltzer, Karl" w:date="2024-04-05T09:41:00Z">
            <w:r w:rsidRPr="0016183B" w:rsidDel="0016183B">
              <w:rPr>
                <w:rPrChange w:id="209" w:author="Seltzer, Karl" w:date="2024-04-05T09:41:00Z">
                  <w:rPr>
                    <w:rStyle w:val="Hyperlink"/>
                    <w:noProof/>
                  </w:rPr>
                </w:rPrChange>
              </w:rPr>
              <w:delText>2.1</w:delText>
            </w:r>
            <w:r w:rsidDel="0016183B">
              <w:rPr>
                <w:rFonts w:eastAsiaTheme="minorEastAsia"/>
                <w:noProof/>
              </w:rPr>
              <w:tab/>
            </w:r>
            <w:r w:rsidRPr="0016183B" w:rsidDel="0016183B">
              <w:rPr>
                <w:rPrChange w:id="210" w:author="Seltzer, Karl" w:date="2024-04-05T09:41:00Z">
                  <w:rPr>
                    <w:rStyle w:val="Hyperlink"/>
                    <w:noProof/>
                  </w:rPr>
                </w:rPrChange>
              </w:rPr>
              <w:delText>Input Files</w:delText>
            </w:r>
            <w:r w:rsidDel="0016183B">
              <w:rPr>
                <w:noProof/>
                <w:webHidden/>
              </w:rPr>
              <w:tab/>
            </w:r>
            <w:r w:rsidR="00524E1B" w:rsidDel="0016183B">
              <w:rPr>
                <w:noProof/>
                <w:webHidden/>
              </w:rPr>
              <w:delText>11</w:delText>
            </w:r>
          </w:del>
        </w:p>
        <w:p w14:paraId="0F5C0477" w14:textId="348454AF" w:rsidR="00372CB8" w:rsidDel="0016183B" w:rsidRDefault="00372CB8">
          <w:pPr>
            <w:pStyle w:val="TOC3"/>
            <w:rPr>
              <w:del w:id="211" w:author="Seltzer, Karl" w:date="2024-04-05T09:41:00Z"/>
              <w:rFonts w:eastAsiaTheme="minorEastAsia"/>
              <w:noProof/>
            </w:rPr>
          </w:pPr>
          <w:del w:id="212" w:author="Seltzer, Karl" w:date="2024-04-05T09:41:00Z">
            <w:r w:rsidRPr="0016183B" w:rsidDel="0016183B">
              <w:rPr>
                <w:rPrChange w:id="213" w:author="Seltzer, Karl" w:date="2024-04-05T09:41:00Z">
                  <w:rPr>
                    <w:rStyle w:val="Hyperlink"/>
                    <w:noProof/>
                  </w:rPr>
                </w:rPrChange>
              </w:rPr>
              <w:lastRenderedPageBreak/>
              <w:delText>2.1.1</w:delText>
            </w:r>
            <w:r w:rsidDel="0016183B">
              <w:rPr>
                <w:rFonts w:eastAsiaTheme="minorEastAsia"/>
                <w:noProof/>
              </w:rPr>
              <w:tab/>
            </w:r>
            <w:r w:rsidRPr="0016183B" w:rsidDel="0016183B">
              <w:rPr>
                <w:rPrChange w:id="214" w:author="Seltzer, Karl" w:date="2024-04-05T09:41:00Z">
                  <w:rPr>
                    <w:rStyle w:val="Hyperlink"/>
                    <w:noProof/>
                  </w:rPr>
                </w:rPrChange>
              </w:rPr>
              <w:delText>camx_fcrs.profile File</w:delText>
            </w:r>
            <w:r w:rsidDel="0016183B">
              <w:rPr>
                <w:noProof/>
                <w:webHidden/>
              </w:rPr>
              <w:tab/>
            </w:r>
            <w:r w:rsidR="00524E1B" w:rsidDel="0016183B">
              <w:rPr>
                <w:noProof/>
                <w:webHidden/>
              </w:rPr>
              <w:delText>11</w:delText>
            </w:r>
          </w:del>
        </w:p>
        <w:p w14:paraId="58240F36" w14:textId="47F9CFC7" w:rsidR="00372CB8" w:rsidDel="0016183B" w:rsidRDefault="00372CB8">
          <w:pPr>
            <w:pStyle w:val="TOC3"/>
            <w:rPr>
              <w:del w:id="215" w:author="Seltzer, Karl" w:date="2024-04-05T09:41:00Z"/>
              <w:rFonts w:eastAsiaTheme="minorEastAsia"/>
              <w:noProof/>
            </w:rPr>
          </w:pPr>
          <w:del w:id="216" w:author="Seltzer, Karl" w:date="2024-04-05T09:41:00Z">
            <w:r w:rsidRPr="0016183B" w:rsidDel="0016183B">
              <w:rPr>
                <w:rPrChange w:id="217" w:author="Seltzer, Karl" w:date="2024-04-05T09:41:00Z">
                  <w:rPr>
                    <w:rStyle w:val="Hyperlink"/>
                    <w:noProof/>
                  </w:rPr>
                </w:rPrChange>
              </w:rPr>
              <w:delText>2.1.2</w:delText>
            </w:r>
            <w:r w:rsidDel="0016183B">
              <w:rPr>
                <w:rFonts w:eastAsiaTheme="minorEastAsia"/>
                <w:noProof/>
              </w:rPr>
              <w:tab/>
            </w:r>
            <w:r w:rsidRPr="0016183B" w:rsidDel="0016183B">
              <w:rPr>
                <w:rPrChange w:id="218" w:author="Seltzer, Karl" w:date="2024-04-05T09:41:00Z">
                  <w:rPr>
                    <w:rStyle w:val="Hyperlink"/>
                    <w:noProof/>
                  </w:rPr>
                </w:rPrChange>
              </w:rPr>
              <w:delText>export_profiles File</w:delText>
            </w:r>
            <w:r w:rsidDel="0016183B">
              <w:rPr>
                <w:noProof/>
                <w:webHidden/>
              </w:rPr>
              <w:tab/>
            </w:r>
            <w:r w:rsidR="00524E1B" w:rsidDel="0016183B">
              <w:rPr>
                <w:noProof/>
                <w:webHidden/>
              </w:rPr>
              <w:delText>11</w:delText>
            </w:r>
          </w:del>
        </w:p>
        <w:p w14:paraId="7A687D7B" w14:textId="5B4810F1" w:rsidR="00372CB8" w:rsidDel="0016183B" w:rsidRDefault="00372CB8">
          <w:pPr>
            <w:pStyle w:val="TOC3"/>
            <w:rPr>
              <w:del w:id="219" w:author="Seltzer, Karl" w:date="2024-04-05T09:41:00Z"/>
              <w:rFonts w:eastAsiaTheme="minorEastAsia"/>
              <w:noProof/>
            </w:rPr>
          </w:pPr>
          <w:del w:id="220" w:author="Seltzer, Karl" w:date="2024-04-05T09:41:00Z">
            <w:r w:rsidRPr="0016183B" w:rsidDel="0016183B">
              <w:rPr>
                <w:rPrChange w:id="221" w:author="Seltzer, Karl" w:date="2024-04-05T09:41:00Z">
                  <w:rPr>
                    <w:rStyle w:val="Hyperlink"/>
                    <w:noProof/>
                  </w:rPr>
                </w:rPrChange>
              </w:rPr>
              <w:delText>2.1.3</w:delText>
            </w:r>
            <w:r w:rsidDel="0016183B">
              <w:rPr>
                <w:rFonts w:eastAsiaTheme="minorEastAsia"/>
                <w:noProof/>
              </w:rPr>
              <w:tab/>
            </w:r>
            <w:r w:rsidRPr="0016183B" w:rsidDel="0016183B">
              <w:rPr>
                <w:rPrChange w:id="222" w:author="Seltzer, Karl" w:date="2024-04-05T09:41:00Z">
                  <w:rPr>
                    <w:rStyle w:val="Hyperlink"/>
                    <w:noProof/>
                  </w:rPr>
                </w:rPrChange>
              </w:rPr>
              <w:delText>export_species File</w:delText>
            </w:r>
            <w:r w:rsidDel="0016183B">
              <w:rPr>
                <w:noProof/>
                <w:webHidden/>
              </w:rPr>
              <w:tab/>
            </w:r>
            <w:r w:rsidR="00524E1B" w:rsidDel="0016183B">
              <w:rPr>
                <w:noProof/>
                <w:webHidden/>
              </w:rPr>
              <w:delText>12</w:delText>
            </w:r>
          </w:del>
        </w:p>
        <w:p w14:paraId="15A2C2FC" w14:textId="227B058D" w:rsidR="00372CB8" w:rsidDel="0016183B" w:rsidRDefault="00372CB8">
          <w:pPr>
            <w:pStyle w:val="TOC3"/>
            <w:rPr>
              <w:del w:id="223" w:author="Seltzer, Karl" w:date="2024-04-05T09:41:00Z"/>
              <w:rFonts w:eastAsiaTheme="minorEastAsia"/>
              <w:noProof/>
            </w:rPr>
          </w:pPr>
          <w:del w:id="224" w:author="Seltzer, Karl" w:date="2024-04-05T09:41:00Z">
            <w:r w:rsidRPr="0016183B" w:rsidDel="0016183B">
              <w:rPr>
                <w:rPrChange w:id="225" w:author="Seltzer, Karl" w:date="2024-04-05T09:41:00Z">
                  <w:rPr>
                    <w:rStyle w:val="Hyperlink"/>
                    <w:noProof/>
                  </w:rPr>
                </w:rPrChange>
              </w:rPr>
              <w:delText>2.1.4</w:delText>
            </w:r>
            <w:r w:rsidDel="0016183B">
              <w:rPr>
                <w:rFonts w:eastAsiaTheme="minorEastAsia"/>
                <w:noProof/>
              </w:rPr>
              <w:tab/>
            </w:r>
            <w:r w:rsidRPr="0016183B" w:rsidDel="0016183B">
              <w:rPr>
                <w:rPrChange w:id="226" w:author="Seltzer, Karl" w:date="2024-04-05T09:41:00Z">
                  <w:rPr>
                    <w:rStyle w:val="Hyperlink"/>
                    <w:noProof/>
                  </w:rPr>
                </w:rPrChange>
              </w:rPr>
              <w:delText>export_species_properties File</w:delText>
            </w:r>
            <w:r w:rsidDel="0016183B">
              <w:rPr>
                <w:noProof/>
                <w:webHidden/>
              </w:rPr>
              <w:tab/>
            </w:r>
            <w:r w:rsidR="00524E1B" w:rsidDel="0016183B">
              <w:rPr>
                <w:noProof/>
                <w:webHidden/>
              </w:rPr>
              <w:delText>12</w:delText>
            </w:r>
          </w:del>
        </w:p>
        <w:p w14:paraId="201EF539" w14:textId="38FE6810" w:rsidR="00372CB8" w:rsidDel="0016183B" w:rsidRDefault="00372CB8">
          <w:pPr>
            <w:pStyle w:val="TOC3"/>
            <w:rPr>
              <w:del w:id="227" w:author="Seltzer, Karl" w:date="2024-04-05T09:41:00Z"/>
              <w:rFonts w:eastAsiaTheme="minorEastAsia"/>
              <w:noProof/>
            </w:rPr>
          </w:pPr>
          <w:del w:id="228" w:author="Seltzer, Karl" w:date="2024-04-05T09:41:00Z">
            <w:r w:rsidRPr="0016183B" w:rsidDel="0016183B">
              <w:rPr>
                <w:rPrChange w:id="229" w:author="Seltzer, Karl" w:date="2024-04-05T09:41:00Z">
                  <w:rPr>
                    <w:rStyle w:val="Hyperlink"/>
                    <w:noProof/>
                  </w:rPr>
                </w:rPrChange>
              </w:rPr>
              <w:delText>2.1.5</w:delText>
            </w:r>
            <w:r w:rsidDel="0016183B">
              <w:rPr>
                <w:rFonts w:eastAsiaTheme="minorEastAsia"/>
                <w:noProof/>
              </w:rPr>
              <w:tab/>
            </w:r>
            <w:r w:rsidRPr="0016183B" w:rsidDel="0016183B">
              <w:rPr>
                <w:rPrChange w:id="230" w:author="Seltzer, Karl" w:date="2024-04-05T09:41:00Z">
                  <w:rPr>
                    <w:rStyle w:val="Hyperlink"/>
                    <w:noProof/>
                  </w:rPr>
                </w:rPrChange>
              </w:rPr>
              <w:delText>gscnv_append File</w:delText>
            </w:r>
            <w:r w:rsidDel="0016183B">
              <w:rPr>
                <w:noProof/>
                <w:webHidden/>
              </w:rPr>
              <w:tab/>
            </w:r>
            <w:r w:rsidR="00524E1B" w:rsidDel="0016183B">
              <w:rPr>
                <w:noProof/>
                <w:webHidden/>
              </w:rPr>
              <w:delText>13</w:delText>
            </w:r>
          </w:del>
        </w:p>
        <w:p w14:paraId="5EB23D9C" w14:textId="43074EB9" w:rsidR="00372CB8" w:rsidDel="0016183B" w:rsidRDefault="00372CB8">
          <w:pPr>
            <w:pStyle w:val="TOC3"/>
            <w:rPr>
              <w:del w:id="231" w:author="Seltzer, Karl" w:date="2024-04-05T09:41:00Z"/>
              <w:rFonts w:eastAsiaTheme="minorEastAsia"/>
              <w:noProof/>
            </w:rPr>
          </w:pPr>
          <w:del w:id="232" w:author="Seltzer, Karl" w:date="2024-04-05T09:41:00Z">
            <w:r w:rsidRPr="0016183B" w:rsidDel="0016183B">
              <w:rPr>
                <w:rPrChange w:id="233" w:author="Seltzer, Karl" w:date="2024-04-05T09:41:00Z">
                  <w:rPr>
                    <w:rStyle w:val="Hyperlink"/>
                    <w:noProof/>
                  </w:rPr>
                </w:rPrChange>
              </w:rPr>
              <w:delText>2.1.6</w:delText>
            </w:r>
            <w:r w:rsidDel="0016183B">
              <w:rPr>
                <w:rFonts w:eastAsiaTheme="minorEastAsia"/>
                <w:noProof/>
              </w:rPr>
              <w:tab/>
            </w:r>
            <w:r w:rsidRPr="0016183B" w:rsidDel="0016183B">
              <w:rPr>
                <w:rPrChange w:id="234" w:author="Seltzer, Karl" w:date="2024-04-05T09:41:00Z">
                  <w:rPr>
                    <w:rStyle w:val="Hyperlink"/>
                    <w:noProof/>
                  </w:rPr>
                </w:rPrChange>
              </w:rPr>
              <w:delText>mech_pm File</w:delText>
            </w:r>
            <w:r w:rsidDel="0016183B">
              <w:rPr>
                <w:noProof/>
                <w:webHidden/>
              </w:rPr>
              <w:tab/>
            </w:r>
            <w:r w:rsidR="00524E1B" w:rsidDel="0016183B">
              <w:rPr>
                <w:noProof/>
                <w:webHidden/>
              </w:rPr>
              <w:delText>13</w:delText>
            </w:r>
          </w:del>
        </w:p>
        <w:p w14:paraId="76F26275" w14:textId="6BD826D0" w:rsidR="00372CB8" w:rsidDel="0016183B" w:rsidRDefault="00372CB8">
          <w:pPr>
            <w:pStyle w:val="TOC3"/>
            <w:rPr>
              <w:del w:id="235" w:author="Seltzer, Karl" w:date="2024-04-05T09:41:00Z"/>
              <w:rFonts w:eastAsiaTheme="minorEastAsia"/>
              <w:noProof/>
            </w:rPr>
          </w:pPr>
          <w:del w:id="236" w:author="Seltzer, Karl" w:date="2024-04-05T09:41:00Z">
            <w:r w:rsidRPr="0016183B" w:rsidDel="0016183B">
              <w:rPr>
                <w:rPrChange w:id="237" w:author="Seltzer, Karl" w:date="2024-04-05T09:41:00Z">
                  <w:rPr>
                    <w:rStyle w:val="Hyperlink"/>
                    <w:noProof/>
                  </w:rPr>
                </w:rPrChange>
              </w:rPr>
              <w:delText>2.1.7</w:delText>
            </w:r>
            <w:r w:rsidDel="0016183B">
              <w:rPr>
                <w:rFonts w:eastAsiaTheme="minorEastAsia"/>
                <w:noProof/>
              </w:rPr>
              <w:tab/>
            </w:r>
            <w:r w:rsidRPr="0016183B" w:rsidDel="0016183B">
              <w:rPr>
                <w:rPrChange w:id="238" w:author="Seltzer, Karl" w:date="2024-04-05T09:41:00Z">
                  <w:rPr>
                    <w:rStyle w:val="Hyperlink"/>
                    <w:noProof/>
                  </w:rPr>
                </w:rPrChange>
              </w:rPr>
              <w:delText>mechanism_forImport File</w:delText>
            </w:r>
            <w:r w:rsidDel="0016183B">
              <w:rPr>
                <w:noProof/>
                <w:webHidden/>
              </w:rPr>
              <w:tab/>
            </w:r>
            <w:r w:rsidR="00524E1B" w:rsidDel="0016183B">
              <w:rPr>
                <w:noProof/>
                <w:webHidden/>
              </w:rPr>
              <w:delText>13</w:delText>
            </w:r>
          </w:del>
        </w:p>
        <w:p w14:paraId="4BB82C12" w14:textId="21FAC213" w:rsidR="00372CB8" w:rsidDel="0016183B" w:rsidRDefault="00372CB8">
          <w:pPr>
            <w:pStyle w:val="TOC3"/>
            <w:rPr>
              <w:del w:id="239" w:author="Seltzer, Karl" w:date="2024-04-05T09:41:00Z"/>
              <w:rFonts w:eastAsiaTheme="minorEastAsia"/>
              <w:noProof/>
            </w:rPr>
          </w:pPr>
          <w:del w:id="240" w:author="Seltzer, Karl" w:date="2024-04-05T09:41:00Z">
            <w:r w:rsidRPr="0016183B" w:rsidDel="0016183B">
              <w:rPr>
                <w:rPrChange w:id="241" w:author="Seltzer, Karl" w:date="2024-04-05T09:41:00Z">
                  <w:rPr>
                    <w:rStyle w:val="Hyperlink"/>
                    <w:noProof/>
                  </w:rPr>
                </w:rPrChange>
              </w:rPr>
              <w:delText>2.1.8</w:delText>
            </w:r>
            <w:r w:rsidDel="0016183B">
              <w:rPr>
                <w:rFonts w:eastAsiaTheme="minorEastAsia"/>
                <w:noProof/>
              </w:rPr>
              <w:tab/>
            </w:r>
            <w:r w:rsidRPr="0016183B" w:rsidDel="0016183B">
              <w:rPr>
                <w:rPrChange w:id="242" w:author="Seltzer, Karl" w:date="2024-04-05T09:41:00Z">
                  <w:rPr>
                    <w:rStyle w:val="Hyperlink"/>
                    <w:noProof/>
                  </w:rPr>
                </w:rPrChange>
              </w:rPr>
              <w:delText>mechanism_mw File</w:delText>
            </w:r>
            <w:r w:rsidDel="0016183B">
              <w:rPr>
                <w:noProof/>
                <w:webHidden/>
              </w:rPr>
              <w:tab/>
            </w:r>
            <w:r w:rsidR="00524E1B" w:rsidDel="0016183B">
              <w:rPr>
                <w:noProof/>
                <w:webHidden/>
              </w:rPr>
              <w:delText>14</w:delText>
            </w:r>
          </w:del>
        </w:p>
        <w:p w14:paraId="737F9B42" w14:textId="3B9C7035" w:rsidR="00372CB8" w:rsidDel="0016183B" w:rsidRDefault="00372CB8">
          <w:pPr>
            <w:pStyle w:val="TOC3"/>
            <w:rPr>
              <w:del w:id="243" w:author="Seltzer, Karl" w:date="2024-04-05T09:41:00Z"/>
              <w:rFonts w:eastAsiaTheme="minorEastAsia"/>
              <w:noProof/>
            </w:rPr>
          </w:pPr>
          <w:del w:id="244" w:author="Seltzer, Karl" w:date="2024-04-05T09:41:00Z">
            <w:r w:rsidRPr="0016183B" w:rsidDel="0016183B">
              <w:rPr>
                <w:rPrChange w:id="245" w:author="Seltzer, Karl" w:date="2024-04-05T09:41:00Z">
                  <w:rPr>
                    <w:rStyle w:val="Hyperlink"/>
                    <w:noProof/>
                  </w:rPr>
                </w:rPrChange>
              </w:rPr>
              <w:delText>2.1.9</w:delText>
            </w:r>
            <w:r w:rsidDel="0016183B">
              <w:rPr>
                <w:rFonts w:eastAsiaTheme="minorEastAsia"/>
                <w:noProof/>
              </w:rPr>
              <w:tab/>
            </w:r>
            <w:r w:rsidRPr="0016183B" w:rsidDel="0016183B">
              <w:rPr>
                <w:rPrChange w:id="246" w:author="Seltzer, Karl" w:date="2024-04-05T09:41:00Z">
                  <w:rPr>
                    <w:rStyle w:val="Hyperlink"/>
                    <w:noProof/>
                  </w:rPr>
                </w:rPrChange>
              </w:rPr>
              <w:delText>oxygen-metal_Ratios File</w:delText>
            </w:r>
            <w:r w:rsidDel="0016183B">
              <w:rPr>
                <w:noProof/>
                <w:webHidden/>
              </w:rPr>
              <w:tab/>
            </w:r>
            <w:r w:rsidR="00524E1B" w:rsidDel="0016183B">
              <w:rPr>
                <w:noProof/>
                <w:webHidden/>
              </w:rPr>
              <w:delText>14</w:delText>
            </w:r>
          </w:del>
        </w:p>
        <w:p w14:paraId="01742253" w14:textId="35D22F01" w:rsidR="00372CB8" w:rsidDel="0016183B" w:rsidRDefault="00372CB8">
          <w:pPr>
            <w:pStyle w:val="TOC3"/>
            <w:rPr>
              <w:del w:id="247" w:author="Seltzer, Karl" w:date="2024-04-05T09:41:00Z"/>
              <w:rFonts w:eastAsiaTheme="minorEastAsia"/>
              <w:noProof/>
            </w:rPr>
          </w:pPr>
          <w:del w:id="248" w:author="Seltzer, Karl" w:date="2024-04-05T09:41:00Z">
            <w:r w:rsidRPr="0016183B" w:rsidDel="0016183B">
              <w:rPr>
                <w:rPrChange w:id="249" w:author="Seltzer, Karl" w:date="2024-04-05T09:41:00Z">
                  <w:rPr>
                    <w:rStyle w:val="Hyperlink"/>
                    <w:noProof/>
                  </w:rPr>
                </w:rPrChange>
              </w:rPr>
              <w:delText>2.1.10</w:delText>
            </w:r>
            <w:r w:rsidDel="0016183B">
              <w:rPr>
                <w:rFonts w:eastAsiaTheme="minorEastAsia"/>
                <w:noProof/>
              </w:rPr>
              <w:tab/>
            </w:r>
            <w:r w:rsidRPr="0016183B" w:rsidDel="0016183B">
              <w:rPr>
                <w:rPrChange w:id="250" w:author="Seltzer, Karl" w:date="2024-04-05T09:41:00Z">
                  <w:rPr>
                    <w:rStyle w:val="Hyperlink"/>
                    <w:noProof/>
                  </w:rPr>
                </w:rPrChange>
              </w:rPr>
              <w:delText>POA_mapping File</w:delText>
            </w:r>
            <w:r w:rsidDel="0016183B">
              <w:rPr>
                <w:noProof/>
                <w:webHidden/>
              </w:rPr>
              <w:tab/>
            </w:r>
            <w:r w:rsidR="00524E1B" w:rsidDel="0016183B">
              <w:rPr>
                <w:noProof/>
                <w:webHidden/>
              </w:rPr>
              <w:delText>14</w:delText>
            </w:r>
          </w:del>
        </w:p>
        <w:p w14:paraId="5F557AA1" w14:textId="7699F8DE" w:rsidR="00372CB8" w:rsidDel="0016183B" w:rsidRDefault="00372CB8">
          <w:pPr>
            <w:pStyle w:val="TOC3"/>
            <w:rPr>
              <w:del w:id="251" w:author="Seltzer, Karl" w:date="2024-04-05T09:41:00Z"/>
              <w:rFonts w:eastAsiaTheme="minorEastAsia"/>
              <w:noProof/>
            </w:rPr>
          </w:pPr>
          <w:del w:id="252" w:author="Seltzer, Karl" w:date="2024-04-05T09:41:00Z">
            <w:r w:rsidRPr="0016183B" w:rsidDel="0016183B">
              <w:rPr>
                <w:rPrChange w:id="253" w:author="Seltzer, Karl" w:date="2024-04-05T09:41:00Z">
                  <w:rPr>
                    <w:rStyle w:val="Hyperlink"/>
                    <w:noProof/>
                  </w:rPr>
                </w:rPrChange>
              </w:rPr>
              <w:delText>2.1.11</w:delText>
            </w:r>
            <w:r w:rsidDel="0016183B">
              <w:rPr>
                <w:rFonts w:eastAsiaTheme="minorEastAsia"/>
                <w:noProof/>
              </w:rPr>
              <w:tab/>
            </w:r>
            <w:r w:rsidRPr="0016183B" w:rsidDel="0016183B">
              <w:rPr>
                <w:rPrChange w:id="254" w:author="Seltzer, Karl" w:date="2024-04-05T09:41:00Z">
                  <w:rPr>
                    <w:rStyle w:val="Hyperlink"/>
                    <w:noProof/>
                  </w:rPr>
                </w:rPrChange>
              </w:rPr>
              <w:delText>POA_VolatilityBins File</w:delText>
            </w:r>
            <w:r w:rsidDel="0016183B">
              <w:rPr>
                <w:noProof/>
                <w:webHidden/>
              </w:rPr>
              <w:tab/>
            </w:r>
            <w:r w:rsidR="00524E1B" w:rsidDel="0016183B">
              <w:rPr>
                <w:noProof/>
                <w:webHidden/>
              </w:rPr>
              <w:delText>15</w:delText>
            </w:r>
          </w:del>
        </w:p>
        <w:p w14:paraId="6D4E6055" w14:textId="32067171" w:rsidR="00372CB8" w:rsidDel="0016183B" w:rsidRDefault="00372CB8">
          <w:pPr>
            <w:pStyle w:val="TOC3"/>
            <w:rPr>
              <w:del w:id="255" w:author="Seltzer, Karl" w:date="2024-04-05T09:41:00Z"/>
              <w:rFonts w:eastAsiaTheme="minorEastAsia"/>
              <w:noProof/>
            </w:rPr>
          </w:pPr>
          <w:del w:id="256" w:author="Seltzer, Karl" w:date="2024-04-05T09:41:00Z">
            <w:r w:rsidRPr="0016183B" w:rsidDel="0016183B">
              <w:rPr>
                <w:rPrChange w:id="257" w:author="Seltzer, Karl" w:date="2024-04-05T09:41:00Z">
                  <w:rPr>
                    <w:rStyle w:val="Hyperlink"/>
                    <w:noProof/>
                  </w:rPr>
                </w:rPrChange>
              </w:rPr>
              <w:delText>2.1.12</w:delText>
            </w:r>
            <w:r w:rsidDel="0016183B">
              <w:rPr>
                <w:rFonts w:eastAsiaTheme="minorEastAsia"/>
                <w:noProof/>
              </w:rPr>
              <w:tab/>
            </w:r>
            <w:r w:rsidRPr="0016183B" w:rsidDel="0016183B">
              <w:rPr>
                <w:rPrChange w:id="258" w:author="Seltzer, Karl" w:date="2024-04-05T09:41:00Z">
                  <w:rPr>
                    <w:rStyle w:val="Hyperlink"/>
                    <w:noProof/>
                  </w:rPr>
                </w:rPrChange>
              </w:rPr>
              <w:delText>tbl_tox File</w:delText>
            </w:r>
            <w:r w:rsidDel="0016183B">
              <w:rPr>
                <w:noProof/>
                <w:webHidden/>
              </w:rPr>
              <w:tab/>
            </w:r>
            <w:r w:rsidR="00524E1B" w:rsidDel="0016183B">
              <w:rPr>
                <w:noProof/>
                <w:webHidden/>
              </w:rPr>
              <w:delText>15</w:delText>
            </w:r>
          </w:del>
        </w:p>
        <w:p w14:paraId="72D28D1E" w14:textId="5E55F892" w:rsidR="00372CB8" w:rsidDel="0016183B" w:rsidRDefault="00372CB8">
          <w:pPr>
            <w:pStyle w:val="TOC2"/>
            <w:tabs>
              <w:tab w:val="left" w:pos="880"/>
              <w:tab w:val="right" w:leader="dot" w:pos="9350"/>
            </w:tabs>
            <w:rPr>
              <w:del w:id="259" w:author="Seltzer, Karl" w:date="2024-04-05T09:41:00Z"/>
              <w:rFonts w:eastAsiaTheme="minorEastAsia"/>
              <w:noProof/>
            </w:rPr>
          </w:pPr>
          <w:del w:id="260" w:author="Seltzer, Karl" w:date="2024-04-05T09:41:00Z">
            <w:r w:rsidRPr="0016183B" w:rsidDel="0016183B">
              <w:rPr>
                <w:rPrChange w:id="261" w:author="Seltzer, Karl" w:date="2024-04-05T09:41:00Z">
                  <w:rPr>
                    <w:rStyle w:val="Hyperlink"/>
                    <w:noProof/>
                  </w:rPr>
                </w:rPrChange>
              </w:rPr>
              <w:delText>2.2</w:delText>
            </w:r>
            <w:r w:rsidDel="0016183B">
              <w:rPr>
                <w:rFonts w:eastAsiaTheme="minorEastAsia"/>
                <w:noProof/>
              </w:rPr>
              <w:tab/>
            </w:r>
            <w:r w:rsidRPr="0016183B" w:rsidDel="0016183B">
              <w:rPr>
                <w:rPrChange w:id="262" w:author="Seltzer, Karl" w:date="2024-04-05T09:41:00Z">
                  <w:rPr>
                    <w:rStyle w:val="Hyperlink"/>
                    <w:noProof/>
                  </w:rPr>
                </w:rPrChange>
              </w:rPr>
              <w:delText>Output Files</w:delText>
            </w:r>
            <w:r w:rsidDel="0016183B">
              <w:rPr>
                <w:noProof/>
                <w:webHidden/>
              </w:rPr>
              <w:tab/>
            </w:r>
            <w:r w:rsidR="00524E1B" w:rsidDel="0016183B">
              <w:rPr>
                <w:noProof/>
                <w:webHidden/>
              </w:rPr>
              <w:delText>16</w:delText>
            </w:r>
          </w:del>
        </w:p>
        <w:p w14:paraId="127CBC00" w14:textId="580249A0" w:rsidR="00372CB8" w:rsidDel="0016183B" w:rsidRDefault="00372CB8">
          <w:pPr>
            <w:pStyle w:val="TOC3"/>
            <w:rPr>
              <w:del w:id="263" w:author="Seltzer, Karl" w:date="2024-04-05T09:41:00Z"/>
              <w:rFonts w:eastAsiaTheme="minorEastAsia"/>
              <w:noProof/>
            </w:rPr>
          </w:pPr>
          <w:del w:id="264" w:author="Seltzer, Karl" w:date="2024-04-05T09:41:00Z">
            <w:r w:rsidRPr="0016183B" w:rsidDel="0016183B">
              <w:rPr>
                <w:rPrChange w:id="265" w:author="Seltzer, Karl" w:date="2024-04-05T09:41:00Z">
                  <w:rPr>
                    <w:rStyle w:val="Hyperlink"/>
                    <w:noProof/>
                  </w:rPr>
                </w:rPrChange>
              </w:rPr>
              <w:delText>2.2.1</w:delText>
            </w:r>
            <w:r w:rsidDel="0016183B">
              <w:rPr>
                <w:rFonts w:eastAsiaTheme="minorEastAsia"/>
                <w:noProof/>
              </w:rPr>
              <w:tab/>
            </w:r>
            <w:r w:rsidRPr="0016183B" w:rsidDel="0016183B">
              <w:rPr>
                <w:rPrChange w:id="266" w:author="Seltzer, Karl" w:date="2024-04-05T09:41:00Z">
                  <w:rPr>
                    <w:rStyle w:val="Hyperlink"/>
                    <w:noProof/>
                  </w:rPr>
                </w:rPrChange>
              </w:rPr>
              <w:delText>GSCNV File</w:delText>
            </w:r>
            <w:r w:rsidDel="0016183B">
              <w:rPr>
                <w:noProof/>
                <w:webHidden/>
              </w:rPr>
              <w:tab/>
            </w:r>
            <w:r w:rsidR="00524E1B" w:rsidDel="0016183B">
              <w:rPr>
                <w:noProof/>
                <w:webHidden/>
              </w:rPr>
              <w:delText>16</w:delText>
            </w:r>
          </w:del>
        </w:p>
        <w:p w14:paraId="56450877" w14:textId="66BAFF98" w:rsidR="00372CB8" w:rsidDel="0016183B" w:rsidRDefault="00372CB8">
          <w:pPr>
            <w:pStyle w:val="TOC3"/>
            <w:rPr>
              <w:del w:id="267" w:author="Seltzer, Karl" w:date="2024-04-05T09:41:00Z"/>
              <w:rFonts w:eastAsiaTheme="minorEastAsia"/>
              <w:noProof/>
            </w:rPr>
          </w:pPr>
          <w:del w:id="268" w:author="Seltzer, Karl" w:date="2024-04-05T09:41:00Z">
            <w:r w:rsidRPr="0016183B" w:rsidDel="0016183B">
              <w:rPr>
                <w:rPrChange w:id="269" w:author="Seltzer, Karl" w:date="2024-04-05T09:41:00Z">
                  <w:rPr>
                    <w:rStyle w:val="Hyperlink"/>
                    <w:noProof/>
                  </w:rPr>
                </w:rPrChange>
              </w:rPr>
              <w:delText>2.2.2</w:delText>
            </w:r>
            <w:r w:rsidDel="0016183B">
              <w:rPr>
                <w:rFonts w:eastAsiaTheme="minorEastAsia"/>
                <w:noProof/>
              </w:rPr>
              <w:tab/>
            </w:r>
            <w:r w:rsidRPr="0016183B" w:rsidDel="0016183B">
              <w:rPr>
                <w:rPrChange w:id="270" w:author="Seltzer, Karl" w:date="2024-04-05T09:41:00Z">
                  <w:rPr>
                    <w:rStyle w:val="Hyperlink"/>
                    <w:noProof/>
                  </w:rPr>
                </w:rPrChange>
              </w:rPr>
              <w:delText>GSPRO File</w:delText>
            </w:r>
            <w:r w:rsidDel="0016183B">
              <w:rPr>
                <w:noProof/>
                <w:webHidden/>
              </w:rPr>
              <w:tab/>
            </w:r>
            <w:r w:rsidR="00524E1B" w:rsidDel="0016183B">
              <w:rPr>
                <w:noProof/>
                <w:webHidden/>
              </w:rPr>
              <w:delText>17</w:delText>
            </w:r>
          </w:del>
        </w:p>
        <w:p w14:paraId="3162AD79" w14:textId="2221231B" w:rsidR="00372CB8" w:rsidDel="0016183B" w:rsidRDefault="00372CB8">
          <w:pPr>
            <w:pStyle w:val="TOC2"/>
            <w:tabs>
              <w:tab w:val="left" w:pos="880"/>
              <w:tab w:val="right" w:leader="dot" w:pos="9350"/>
            </w:tabs>
            <w:rPr>
              <w:del w:id="271" w:author="Seltzer, Karl" w:date="2024-04-05T09:41:00Z"/>
              <w:rFonts w:eastAsiaTheme="minorEastAsia"/>
              <w:noProof/>
            </w:rPr>
          </w:pPr>
          <w:del w:id="272" w:author="Seltzer, Karl" w:date="2024-04-05T09:41:00Z">
            <w:r w:rsidRPr="0016183B" w:rsidDel="0016183B">
              <w:rPr>
                <w:rPrChange w:id="273" w:author="Seltzer, Karl" w:date="2024-04-05T09:41:00Z">
                  <w:rPr>
                    <w:rStyle w:val="Hyperlink"/>
                    <w:noProof/>
                  </w:rPr>
                </w:rPrChange>
              </w:rPr>
              <w:delText>2.3</w:delText>
            </w:r>
            <w:r w:rsidDel="0016183B">
              <w:rPr>
                <w:rFonts w:eastAsiaTheme="minorEastAsia"/>
                <w:noProof/>
              </w:rPr>
              <w:tab/>
            </w:r>
            <w:r w:rsidRPr="0016183B" w:rsidDel="0016183B">
              <w:rPr>
                <w:rPrChange w:id="274" w:author="Seltzer, Karl" w:date="2024-04-05T09:41:00Z">
                  <w:rPr>
                    <w:rStyle w:val="Hyperlink"/>
                    <w:noProof/>
                  </w:rPr>
                </w:rPrChange>
              </w:rPr>
              <w:delText>Supported Mechanisms</w:delText>
            </w:r>
            <w:r w:rsidDel="0016183B">
              <w:rPr>
                <w:noProof/>
                <w:webHidden/>
              </w:rPr>
              <w:tab/>
            </w:r>
            <w:r w:rsidR="00524E1B" w:rsidDel="0016183B">
              <w:rPr>
                <w:noProof/>
                <w:webHidden/>
              </w:rPr>
              <w:delText>18</w:delText>
            </w:r>
          </w:del>
        </w:p>
        <w:p w14:paraId="31A5D88B" w14:textId="3B9B5862" w:rsidR="00372CB8" w:rsidDel="0016183B" w:rsidRDefault="00372CB8">
          <w:pPr>
            <w:pStyle w:val="TOC2"/>
            <w:tabs>
              <w:tab w:val="left" w:pos="880"/>
              <w:tab w:val="right" w:leader="dot" w:pos="9350"/>
            </w:tabs>
            <w:rPr>
              <w:del w:id="275" w:author="Seltzer, Karl" w:date="2024-04-05T09:41:00Z"/>
              <w:rFonts w:eastAsiaTheme="minorEastAsia"/>
              <w:noProof/>
            </w:rPr>
          </w:pPr>
          <w:del w:id="276" w:author="Seltzer, Karl" w:date="2024-04-05T09:41:00Z">
            <w:r w:rsidRPr="0016183B" w:rsidDel="0016183B">
              <w:rPr>
                <w:rPrChange w:id="277" w:author="Seltzer, Karl" w:date="2024-04-05T09:41:00Z">
                  <w:rPr>
                    <w:rStyle w:val="Hyperlink"/>
                    <w:noProof/>
                  </w:rPr>
                </w:rPrChange>
              </w:rPr>
              <w:delText>2.4</w:delText>
            </w:r>
            <w:r w:rsidDel="0016183B">
              <w:rPr>
                <w:rFonts w:eastAsiaTheme="minorEastAsia"/>
                <w:noProof/>
              </w:rPr>
              <w:tab/>
            </w:r>
            <w:r w:rsidRPr="0016183B" w:rsidDel="0016183B">
              <w:rPr>
                <w:rPrChange w:id="278" w:author="Seltzer, Karl" w:date="2024-04-05T09:41:00Z">
                  <w:rPr>
                    <w:rStyle w:val="Hyperlink"/>
                    <w:noProof/>
                  </w:rPr>
                </w:rPrChange>
              </w:rPr>
              <w:delText>Runtime Inputs</w:delText>
            </w:r>
            <w:r w:rsidDel="0016183B">
              <w:rPr>
                <w:noProof/>
                <w:webHidden/>
              </w:rPr>
              <w:tab/>
            </w:r>
            <w:r w:rsidR="00524E1B" w:rsidDel="0016183B">
              <w:rPr>
                <w:noProof/>
                <w:webHidden/>
              </w:rPr>
              <w:delText>19</w:delText>
            </w:r>
          </w:del>
        </w:p>
        <w:p w14:paraId="42712151" w14:textId="4C80AD4E" w:rsidR="00372CB8" w:rsidDel="0016183B" w:rsidRDefault="00372CB8">
          <w:pPr>
            <w:pStyle w:val="TOC3"/>
            <w:rPr>
              <w:del w:id="279" w:author="Seltzer, Karl" w:date="2024-04-05T09:41:00Z"/>
              <w:rFonts w:eastAsiaTheme="minorEastAsia"/>
              <w:noProof/>
            </w:rPr>
          </w:pPr>
          <w:del w:id="280" w:author="Seltzer, Karl" w:date="2024-04-05T09:41:00Z">
            <w:r w:rsidRPr="0016183B" w:rsidDel="0016183B">
              <w:rPr>
                <w:rPrChange w:id="281" w:author="Seltzer, Karl" w:date="2024-04-05T09:41:00Z">
                  <w:rPr>
                    <w:rStyle w:val="Hyperlink"/>
                    <w:noProof/>
                  </w:rPr>
                </w:rPrChange>
              </w:rPr>
              <w:delText>2.4.1</w:delText>
            </w:r>
            <w:r w:rsidDel="0016183B">
              <w:rPr>
                <w:rFonts w:eastAsiaTheme="minorEastAsia"/>
                <w:noProof/>
              </w:rPr>
              <w:tab/>
            </w:r>
            <w:r w:rsidRPr="0016183B" w:rsidDel="0016183B">
              <w:rPr>
                <w:rPrChange w:id="282" w:author="Seltzer, Karl" w:date="2024-04-05T09:41:00Z">
                  <w:rPr>
                    <w:rStyle w:val="Hyperlink"/>
                    <w:noProof/>
                  </w:rPr>
                </w:rPrChange>
              </w:rPr>
              <w:delText>Available Configurations</w:delText>
            </w:r>
            <w:r w:rsidDel="0016183B">
              <w:rPr>
                <w:noProof/>
                <w:webHidden/>
              </w:rPr>
              <w:tab/>
            </w:r>
            <w:r w:rsidR="00524E1B" w:rsidDel="0016183B">
              <w:rPr>
                <w:noProof/>
                <w:webHidden/>
              </w:rPr>
              <w:delText>20</w:delText>
            </w:r>
          </w:del>
        </w:p>
        <w:p w14:paraId="0917EB95" w14:textId="10B0EC72" w:rsidR="00372CB8" w:rsidDel="0016183B" w:rsidRDefault="00372CB8">
          <w:pPr>
            <w:pStyle w:val="TOC2"/>
            <w:tabs>
              <w:tab w:val="left" w:pos="880"/>
              <w:tab w:val="right" w:leader="dot" w:pos="9350"/>
            </w:tabs>
            <w:rPr>
              <w:del w:id="283" w:author="Seltzer, Karl" w:date="2024-04-05T09:41:00Z"/>
              <w:rFonts w:eastAsiaTheme="minorEastAsia"/>
              <w:noProof/>
            </w:rPr>
          </w:pPr>
          <w:del w:id="284" w:author="Seltzer, Karl" w:date="2024-04-05T09:41:00Z">
            <w:r w:rsidRPr="0016183B" w:rsidDel="0016183B">
              <w:rPr>
                <w:rPrChange w:id="285" w:author="Seltzer, Karl" w:date="2024-04-05T09:41:00Z">
                  <w:rPr>
                    <w:rStyle w:val="Hyperlink"/>
                    <w:noProof/>
                  </w:rPr>
                </w:rPrChange>
              </w:rPr>
              <w:delText>2.5</w:delText>
            </w:r>
            <w:r w:rsidDel="0016183B">
              <w:rPr>
                <w:rFonts w:eastAsiaTheme="minorEastAsia"/>
                <w:noProof/>
              </w:rPr>
              <w:tab/>
            </w:r>
            <w:r w:rsidRPr="0016183B" w:rsidDel="0016183B">
              <w:rPr>
                <w:rPrChange w:id="286" w:author="Seltzer, Karl" w:date="2024-04-05T09:41:00Z">
                  <w:rPr>
                    <w:rStyle w:val="Hyperlink"/>
                    <w:noProof/>
                  </w:rPr>
                </w:rPrChange>
              </w:rPr>
              <w:delText>Module Descriptions &amp; Functions</w:delText>
            </w:r>
            <w:r w:rsidDel="0016183B">
              <w:rPr>
                <w:noProof/>
                <w:webHidden/>
              </w:rPr>
              <w:tab/>
            </w:r>
            <w:r w:rsidR="00524E1B" w:rsidDel="0016183B">
              <w:rPr>
                <w:noProof/>
                <w:webHidden/>
              </w:rPr>
              <w:delText>21</w:delText>
            </w:r>
          </w:del>
        </w:p>
        <w:p w14:paraId="75B56DB8" w14:textId="532A4B78" w:rsidR="00372CB8" w:rsidDel="0016183B" w:rsidRDefault="00372CB8">
          <w:pPr>
            <w:pStyle w:val="TOC3"/>
            <w:rPr>
              <w:del w:id="287" w:author="Seltzer, Karl" w:date="2024-04-05T09:41:00Z"/>
              <w:rFonts w:eastAsiaTheme="minorEastAsia"/>
              <w:noProof/>
            </w:rPr>
          </w:pPr>
          <w:del w:id="288" w:author="Seltzer, Karl" w:date="2024-04-05T09:41:00Z">
            <w:r w:rsidRPr="0016183B" w:rsidDel="0016183B">
              <w:rPr>
                <w:rPrChange w:id="289" w:author="Seltzer, Karl" w:date="2024-04-05T09:41:00Z">
                  <w:rPr>
                    <w:rStyle w:val="Hyperlink"/>
                    <w:noProof/>
                  </w:rPr>
                </w:rPrChange>
              </w:rPr>
              <w:delText>2.5.1</w:delText>
            </w:r>
            <w:r w:rsidDel="0016183B">
              <w:rPr>
                <w:rFonts w:eastAsiaTheme="minorEastAsia"/>
                <w:noProof/>
              </w:rPr>
              <w:tab/>
            </w:r>
            <w:r w:rsidRPr="0016183B" w:rsidDel="0016183B">
              <w:rPr>
                <w:rPrChange w:id="290" w:author="Seltzer, Karl" w:date="2024-04-05T09:41:00Z">
                  <w:rPr>
                    <w:rStyle w:val="Hyperlink"/>
                    <w:noProof/>
                  </w:rPr>
                </w:rPrChange>
              </w:rPr>
              <w:delText>S2S.main.py</w:delText>
            </w:r>
            <w:r w:rsidDel="0016183B">
              <w:rPr>
                <w:noProof/>
                <w:webHidden/>
              </w:rPr>
              <w:tab/>
            </w:r>
            <w:r w:rsidR="00524E1B" w:rsidDel="0016183B">
              <w:rPr>
                <w:noProof/>
                <w:webHidden/>
              </w:rPr>
              <w:delText>22</w:delText>
            </w:r>
          </w:del>
        </w:p>
        <w:p w14:paraId="4C3F2DB2" w14:textId="6AC91439" w:rsidR="00372CB8" w:rsidDel="0016183B" w:rsidRDefault="00372CB8">
          <w:pPr>
            <w:pStyle w:val="TOC3"/>
            <w:rPr>
              <w:del w:id="291" w:author="Seltzer, Karl" w:date="2024-04-05T09:41:00Z"/>
              <w:rFonts w:eastAsiaTheme="minorEastAsia"/>
              <w:noProof/>
            </w:rPr>
          </w:pPr>
          <w:del w:id="292" w:author="Seltzer, Karl" w:date="2024-04-05T09:41:00Z">
            <w:r w:rsidRPr="0016183B" w:rsidDel="0016183B">
              <w:rPr>
                <w:rPrChange w:id="293" w:author="Seltzer, Karl" w:date="2024-04-05T09:41:00Z">
                  <w:rPr>
                    <w:rStyle w:val="Hyperlink"/>
                    <w:noProof/>
                  </w:rPr>
                </w:rPrChange>
              </w:rPr>
              <w:delText>2.5.2</w:delText>
            </w:r>
            <w:r w:rsidDel="0016183B">
              <w:rPr>
                <w:rFonts w:eastAsiaTheme="minorEastAsia"/>
                <w:noProof/>
              </w:rPr>
              <w:tab/>
            </w:r>
            <w:r w:rsidRPr="0016183B" w:rsidDel="0016183B">
              <w:rPr>
                <w:rPrChange w:id="294" w:author="Seltzer, Karl" w:date="2024-04-05T09:41:00Z">
                  <w:rPr>
                    <w:rStyle w:val="Hyperlink"/>
                    <w:noProof/>
                  </w:rPr>
                </w:rPrChange>
              </w:rPr>
              <w:delText>check_inputs.py</w:delText>
            </w:r>
            <w:r w:rsidDel="0016183B">
              <w:rPr>
                <w:noProof/>
                <w:webHidden/>
              </w:rPr>
              <w:tab/>
            </w:r>
            <w:r w:rsidR="00524E1B" w:rsidDel="0016183B">
              <w:rPr>
                <w:noProof/>
                <w:webHidden/>
              </w:rPr>
              <w:delText>22</w:delText>
            </w:r>
          </w:del>
        </w:p>
        <w:p w14:paraId="2EC8D743" w14:textId="3DC1CA50" w:rsidR="00372CB8" w:rsidDel="0016183B" w:rsidRDefault="00372CB8">
          <w:pPr>
            <w:pStyle w:val="TOC3"/>
            <w:rPr>
              <w:del w:id="295" w:author="Seltzer, Karl" w:date="2024-04-05T09:41:00Z"/>
              <w:rFonts w:eastAsiaTheme="minorEastAsia"/>
              <w:noProof/>
            </w:rPr>
          </w:pPr>
          <w:del w:id="296" w:author="Seltzer, Karl" w:date="2024-04-05T09:41:00Z">
            <w:r w:rsidRPr="0016183B" w:rsidDel="0016183B">
              <w:rPr>
                <w:rPrChange w:id="297" w:author="Seltzer, Karl" w:date="2024-04-05T09:41:00Z">
                  <w:rPr>
                    <w:rStyle w:val="Hyperlink"/>
                    <w:noProof/>
                  </w:rPr>
                </w:rPrChange>
              </w:rPr>
              <w:delText>2.5.3</w:delText>
            </w:r>
            <w:r w:rsidDel="0016183B">
              <w:rPr>
                <w:rFonts w:eastAsiaTheme="minorEastAsia"/>
                <w:noProof/>
              </w:rPr>
              <w:tab/>
            </w:r>
            <w:r w:rsidRPr="0016183B" w:rsidDel="0016183B">
              <w:rPr>
                <w:rPrChange w:id="298" w:author="Seltzer, Karl" w:date="2024-04-05T09:41:00Z">
                  <w:rPr>
                    <w:rStyle w:val="Hyperlink"/>
                    <w:noProof/>
                  </w:rPr>
                </w:rPrChange>
              </w:rPr>
              <w:delText>gscnv.py</w:delText>
            </w:r>
            <w:r w:rsidDel="0016183B">
              <w:rPr>
                <w:noProof/>
                <w:webHidden/>
              </w:rPr>
              <w:tab/>
            </w:r>
            <w:r w:rsidR="00524E1B" w:rsidDel="0016183B">
              <w:rPr>
                <w:noProof/>
                <w:webHidden/>
              </w:rPr>
              <w:delText>22</w:delText>
            </w:r>
          </w:del>
        </w:p>
        <w:p w14:paraId="69F6F7C2" w14:textId="00DF7689" w:rsidR="00372CB8" w:rsidDel="0016183B" w:rsidRDefault="00372CB8">
          <w:pPr>
            <w:pStyle w:val="TOC3"/>
            <w:rPr>
              <w:del w:id="299" w:author="Seltzer, Karl" w:date="2024-04-05T09:41:00Z"/>
              <w:rFonts w:eastAsiaTheme="minorEastAsia"/>
              <w:noProof/>
            </w:rPr>
          </w:pPr>
          <w:del w:id="300" w:author="Seltzer, Karl" w:date="2024-04-05T09:41:00Z">
            <w:r w:rsidRPr="0016183B" w:rsidDel="0016183B">
              <w:rPr>
                <w:rPrChange w:id="301" w:author="Seltzer, Karl" w:date="2024-04-05T09:41:00Z">
                  <w:rPr>
                    <w:rStyle w:val="Hyperlink"/>
                    <w:noProof/>
                  </w:rPr>
                </w:rPrChange>
              </w:rPr>
              <w:delText>2.5.4</w:delText>
            </w:r>
            <w:r w:rsidDel="0016183B">
              <w:rPr>
                <w:rFonts w:eastAsiaTheme="minorEastAsia"/>
                <w:noProof/>
              </w:rPr>
              <w:tab/>
            </w:r>
            <w:r w:rsidRPr="0016183B" w:rsidDel="0016183B">
              <w:rPr>
                <w:rPrChange w:id="302" w:author="Seltzer, Karl" w:date="2024-04-05T09:41:00Z">
                  <w:rPr>
                    <w:rStyle w:val="Hyperlink"/>
                    <w:noProof/>
                  </w:rPr>
                </w:rPrChange>
              </w:rPr>
              <w:delText>gspro.py</w:delText>
            </w:r>
            <w:r w:rsidDel="0016183B">
              <w:rPr>
                <w:noProof/>
                <w:webHidden/>
              </w:rPr>
              <w:tab/>
            </w:r>
            <w:r w:rsidR="00524E1B" w:rsidDel="0016183B">
              <w:rPr>
                <w:noProof/>
                <w:webHidden/>
              </w:rPr>
              <w:delText>23</w:delText>
            </w:r>
          </w:del>
        </w:p>
        <w:p w14:paraId="428BC630" w14:textId="7BE26405" w:rsidR="00372CB8" w:rsidDel="0016183B" w:rsidRDefault="00372CB8">
          <w:pPr>
            <w:pStyle w:val="TOC4"/>
            <w:tabs>
              <w:tab w:val="left" w:pos="1540"/>
              <w:tab w:val="right" w:leader="dot" w:pos="9350"/>
            </w:tabs>
            <w:rPr>
              <w:del w:id="303" w:author="Seltzer, Karl" w:date="2024-04-05T09:41:00Z"/>
              <w:rFonts w:eastAsiaTheme="minorEastAsia"/>
              <w:noProof/>
            </w:rPr>
          </w:pPr>
          <w:del w:id="304" w:author="Seltzer, Karl" w:date="2024-04-05T09:41:00Z">
            <w:r w:rsidRPr="0016183B" w:rsidDel="0016183B">
              <w:rPr>
                <w:rPrChange w:id="305" w:author="Seltzer, Karl" w:date="2024-04-05T09:41:00Z">
                  <w:rPr>
                    <w:rStyle w:val="Hyperlink"/>
                    <w:noProof/>
                  </w:rPr>
                </w:rPrChange>
              </w:rPr>
              <w:delText>2.5.4.1</w:delText>
            </w:r>
            <w:r w:rsidDel="0016183B">
              <w:rPr>
                <w:rFonts w:eastAsiaTheme="minorEastAsia"/>
                <w:noProof/>
              </w:rPr>
              <w:tab/>
            </w:r>
            <w:r w:rsidRPr="0016183B" w:rsidDel="0016183B">
              <w:rPr>
                <w:rPrChange w:id="306" w:author="Seltzer, Karl" w:date="2024-04-05T09:41:00Z">
                  <w:rPr>
                    <w:rStyle w:val="Hyperlink"/>
                    <w:noProof/>
                  </w:rPr>
                </w:rPrChange>
              </w:rPr>
              <w:delText>gen_gspro_voc</w:delText>
            </w:r>
            <w:r w:rsidDel="0016183B">
              <w:rPr>
                <w:noProof/>
                <w:webHidden/>
              </w:rPr>
              <w:tab/>
            </w:r>
            <w:r w:rsidR="00524E1B" w:rsidDel="0016183B">
              <w:rPr>
                <w:noProof/>
                <w:webHidden/>
              </w:rPr>
              <w:delText>23</w:delText>
            </w:r>
          </w:del>
        </w:p>
        <w:p w14:paraId="073EEAD2" w14:textId="3434266B" w:rsidR="00372CB8" w:rsidDel="0016183B" w:rsidRDefault="00372CB8">
          <w:pPr>
            <w:pStyle w:val="TOC4"/>
            <w:tabs>
              <w:tab w:val="left" w:pos="1540"/>
              <w:tab w:val="right" w:leader="dot" w:pos="9350"/>
            </w:tabs>
            <w:rPr>
              <w:del w:id="307" w:author="Seltzer, Karl" w:date="2024-04-05T09:41:00Z"/>
              <w:rFonts w:eastAsiaTheme="minorEastAsia"/>
              <w:noProof/>
            </w:rPr>
          </w:pPr>
          <w:del w:id="308" w:author="Seltzer, Karl" w:date="2024-04-05T09:41:00Z">
            <w:r w:rsidRPr="0016183B" w:rsidDel="0016183B">
              <w:rPr>
                <w:rPrChange w:id="309" w:author="Seltzer, Karl" w:date="2024-04-05T09:41:00Z">
                  <w:rPr>
                    <w:rStyle w:val="Hyperlink"/>
                    <w:noProof/>
                  </w:rPr>
                </w:rPrChange>
              </w:rPr>
              <w:delText>2.5.4.2</w:delText>
            </w:r>
            <w:r w:rsidDel="0016183B">
              <w:rPr>
                <w:rFonts w:eastAsiaTheme="minorEastAsia"/>
                <w:noProof/>
              </w:rPr>
              <w:tab/>
            </w:r>
            <w:r w:rsidRPr="0016183B" w:rsidDel="0016183B">
              <w:rPr>
                <w:rPrChange w:id="310" w:author="Seltzer, Karl" w:date="2024-04-05T09:41:00Z">
                  <w:rPr>
                    <w:rStyle w:val="Hyperlink"/>
                    <w:noProof/>
                  </w:rPr>
                </w:rPrChange>
              </w:rPr>
              <w:delText>gen_gspro_pm</w:delText>
            </w:r>
            <w:r w:rsidDel="0016183B">
              <w:rPr>
                <w:noProof/>
                <w:webHidden/>
              </w:rPr>
              <w:tab/>
            </w:r>
            <w:r w:rsidR="00524E1B" w:rsidDel="0016183B">
              <w:rPr>
                <w:noProof/>
                <w:webHidden/>
              </w:rPr>
              <w:delText>24</w:delText>
            </w:r>
          </w:del>
        </w:p>
        <w:p w14:paraId="13C3236D" w14:textId="08AADB35" w:rsidR="00372CB8" w:rsidDel="0016183B" w:rsidRDefault="00372CB8">
          <w:pPr>
            <w:pStyle w:val="TOC2"/>
            <w:tabs>
              <w:tab w:val="left" w:pos="880"/>
              <w:tab w:val="right" w:leader="dot" w:pos="9350"/>
            </w:tabs>
            <w:rPr>
              <w:del w:id="311" w:author="Seltzer, Karl" w:date="2024-04-05T09:41:00Z"/>
              <w:rFonts w:eastAsiaTheme="minorEastAsia"/>
              <w:noProof/>
            </w:rPr>
          </w:pPr>
          <w:del w:id="312" w:author="Seltzer, Karl" w:date="2024-04-05T09:41:00Z">
            <w:r w:rsidRPr="0016183B" w:rsidDel="0016183B">
              <w:rPr>
                <w:rPrChange w:id="313" w:author="Seltzer, Karl" w:date="2024-04-05T09:41:00Z">
                  <w:rPr>
                    <w:rStyle w:val="Hyperlink"/>
                    <w:noProof/>
                  </w:rPr>
                </w:rPrChange>
              </w:rPr>
              <w:delText>2.6</w:delText>
            </w:r>
            <w:r w:rsidDel="0016183B">
              <w:rPr>
                <w:rFonts w:eastAsiaTheme="minorEastAsia"/>
                <w:noProof/>
              </w:rPr>
              <w:tab/>
            </w:r>
            <w:r w:rsidRPr="0016183B" w:rsidDel="0016183B">
              <w:rPr>
                <w:rPrChange w:id="314" w:author="Seltzer, Karl" w:date="2024-04-05T09:41:00Z">
                  <w:rPr>
                    <w:rStyle w:val="Hyperlink"/>
                    <w:noProof/>
                  </w:rPr>
                </w:rPrChange>
              </w:rPr>
              <w:delText>Running the S2S-Tool</w:delText>
            </w:r>
            <w:r w:rsidDel="0016183B">
              <w:rPr>
                <w:noProof/>
                <w:webHidden/>
              </w:rPr>
              <w:tab/>
            </w:r>
            <w:r w:rsidR="00524E1B" w:rsidDel="0016183B">
              <w:rPr>
                <w:noProof/>
                <w:webHidden/>
              </w:rPr>
              <w:delText>25</w:delText>
            </w:r>
          </w:del>
        </w:p>
        <w:p w14:paraId="4032DBB9" w14:textId="5F96E421" w:rsidR="00372CB8" w:rsidDel="0016183B" w:rsidRDefault="00372CB8">
          <w:pPr>
            <w:pStyle w:val="TOC1"/>
            <w:tabs>
              <w:tab w:val="left" w:pos="440"/>
            </w:tabs>
            <w:rPr>
              <w:del w:id="315" w:author="Seltzer, Karl" w:date="2024-04-05T09:41:00Z"/>
              <w:rFonts w:eastAsiaTheme="minorEastAsia"/>
              <w:noProof/>
            </w:rPr>
          </w:pPr>
          <w:del w:id="316" w:author="Seltzer, Karl" w:date="2024-04-05T09:41:00Z">
            <w:r w:rsidRPr="0016183B" w:rsidDel="0016183B">
              <w:rPr>
                <w:rPrChange w:id="317" w:author="Seltzer, Karl" w:date="2024-04-05T09:41:00Z">
                  <w:rPr>
                    <w:rStyle w:val="Hyperlink"/>
                    <w:noProof/>
                  </w:rPr>
                </w:rPrChange>
              </w:rPr>
              <w:delText>3</w:delText>
            </w:r>
            <w:r w:rsidDel="0016183B">
              <w:rPr>
                <w:rFonts w:eastAsiaTheme="minorEastAsia"/>
                <w:noProof/>
              </w:rPr>
              <w:tab/>
            </w:r>
            <w:r w:rsidRPr="0016183B" w:rsidDel="0016183B">
              <w:rPr>
                <w:rPrChange w:id="318" w:author="Seltzer, Karl" w:date="2024-04-05T09:41:00Z">
                  <w:rPr>
                    <w:rStyle w:val="Hyperlink"/>
                    <w:noProof/>
                  </w:rPr>
                </w:rPrChange>
              </w:rPr>
              <w:delText>Mechanism-Specific Mapping Scripts</w:delText>
            </w:r>
            <w:r w:rsidDel="0016183B">
              <w:rPr>
                <w:noProof/>
                <w:webHidden/>
              </w:rPr>
              <w:tab/>
            </w:r>
            <w:r w:rsidR="00524E1B" w:rsidDel="0016183B">
              <w:rPr>
                <w:noProof/>
                <w:webHidden/>
              </w:rPr>
              <w:delText>26</w:delText>
            </w:r>
          </w:del>
        </w:p>
        <w:p w14:paraId="7A241ADA" w14:textId="7120F496" w:rsidR="00372CB8" w:rsidDel="0016183B" w:rsidRDefault="00372CB8">
          <w:pPr>
            <w:pStyle w:val="TOC2"/>
            <w:tabs>
              <w:tab w:val="left" w:pos="880"/>
              <w:tab w:val="right" w:leader="dot" w:pos="9350"/>
            </w:tabs>
            <w:rPr>
              <w:del w:id="319" w:author="Seltzer, Karl" w:date="2024-04-05T09:41:00Z"/>
              <w:rFonts w:eastAsiaTheme="minorEastAsia"/>
              <w:noProof/>
            </w:rPr>
          </w:pPr>
          <w:del w:id="320" w:author="Seltzer, Karl" w:date="2024-04-05T09:41:00Z">
            <w:r w:rsidRPr="0016183B" w:rsidDel="0016183B">
              <w:rPr>
                <w:rPrChange w:id="321" w:author="Seltzer, Karl" w:date="2024-04-05T09:41:00Z">
                  <w:rPr>
                    <w:rStyle w:val="Hyperlink"/>
                    <w:noProof/>
                  </w:rPr>
                </w:rPrChange>
              </w:rPr>
              <w:delText>3.1</w:delText>
            </w:r>
            <w:r w:rsidDel="0016183B">
              <w:rPr>
                <w:rFonts w:eastAsiaTheme="minorEastAsia"/>
                <w:noProof/>
              </w:rPr>
              <w:tab/>
            </w:r>
            <w:r w:rsidRPr="0016183B" w:rsidDel="0016183B">
              <w:rPr>
                <w:rPrChange w:id="322" w:author="Seltzer, Karl" w:date="2024-04-05T09:41:00Z">
                  <w:rPr>
                    <w:rStyle w:val="Hyperlink"/>
                    <w:noProof/>
                  </w:rPr>
                </w:rPrChange>
              </w:rPr>
              <w:delText>Recent Gas-Phase Mapping Updates</w:delText>
            </w:r>
            <w:r w:rsidDel="0016183B">
              <w:rPr>
                <w:noProof/>
                <w:webHidden/>
              </w:rPr>
              <w:tab/>
            </w:r>
            <w:r w:rsidR="00524E1B" w:rsidDel="0016183B">
              <w:rPr>
                <w:noProof/>
                <w:webHidden/>
              </w:rPr>
              <w:delText>26</w:delText>
            </w:r>
          </w:del>
        </w:p>
        <w:p w14:paraId="56270472" w14:textId="1BC737DC" w:rsidR="00372CB8" w:rsidDel="0016183B" w:rsidRDefault="00372CB8">
          <w:pPr>
            <w:pStyle w:val="TOC2"/>
            <w:tabs>
              <w:tab w:val="left" w:pos="880"/>
              <w:tab w:val="right" w:leader="dot" w:pos="9350"/>
            </w:tabs>
            <w:rPr>
              <w:del w:id="323" w:author="Seltzer, Karl" w:date="2024-04-05T09:41:00Z"/>
              <w:rFonts w:eastAsiaTheme="minorEastAsia"/>
              <w:noProof/>
            </w:rPr>
          </w:pPr>
          <w:del w:id="324" w:author="Seltzer, Karl" w:date="2024-04-05T09:41:00Z">
            <w:r w:rsidRPr="0016183B" w:rsidDel="0016183B">
              <w:rPr>
                <w:rPrChange w:id="325" w:author="Seltzer, Karl" w:date="2024-04-05T09:41:00Z">
                  <w:rPr>
                    <w:rStyle w:val="Hyperlink"/>
                    <w:noProof/>
                  </w:rPr>
                </w:rPrChange>
              </w:rPr>
              <w:delText>3.2</w:delText>
            </w:r>
            <w:r w:rsidDel="0016183B">
              <w:rPr>
                <w:rFonts w:eastAsiaTheme="minorEastAsia"/>
                <w:noProof/>
              </w:rPr>
              <w:tab/>
            </w:r>
            <w:r w:rsidRPr="0016183B" w:rsidDel="0016183B">
              <w:rPr>
                <w:rPrChange w:id="326" w:author="Seltzer, Karl" w:date="2024-04-05T09:41:00Z">
                  <w:rPr>
                    <w:rStyle w:val="Hyperlink"/>
                    <w:noProof/>
                  </w:rPr>
                </w:rPrChange>
              </w:rPr>
              <w:delText>General Methods</w:delText>
            </w:r>
            <w:r w:rsidDel="0016183B">
              <w:rPr>
                <w:noProof/>
                <w:webHidden/>
              </w:rPr>
              <w:tab/>
            </w:r>
            <w:r w:rsidR="00524E1B" w:rsidDel="0016183B">
              <w:rPr>
                <w:noProof/>
                <w:webHidden/>
              </w:rPr>
              <w:delText>26</w:delText>
            </w:r>
          </w:del>
        </w:p>
        <w:p w14:paraId="31E26EF1" w14:textId="5DD05094" w:rsidR="00372CB8" w:rsidDel="0016183B" w:rsidRDefault="00372CB8">
          <w:pPr>
            <w:pStyle w:val="TOC2"/>
            <w:tabs>
              <w:tab w:val="left" w:pos="880"/>
              <w:tab w:val="right" w:leader="dot" w:pos="9350"/>
            </w:tabs>
            <w:rPr>
              <w:del w:id="327" w:author="Seltzer, Karl" w:date="2024-04-05T09:41:00Z"/>
              <w:rFonts w:eastAsiaTheme="minorEastAsia"/>
              <w:noProof/>
            </w:rPr>
          </w:pPr>
          <w:del w:id="328" w:author="Seltzer, Karl" w:date="2024-04-05T09:41:00Z">
            <w:r w:rsidRPr="0016183B" w:rsidDel="0016183B">
              <w:rPr>
                <w:rPrChange w:id="329" w:author="Seltzer, Karl" w:date="2024-04-05T09:41:00Z">
                  <w:rPr>
                    <w:rStyle w:val="Hyperlink"/>
                    <w:noProof/>
                  </w:rPr>
                </w:rPrChange>
              </w:rPr>
              <w:delText>3.3</w:delText>
            </w:r>
            <w:r w:rsidDel="0016183B">
              <w:rPr>
                <w:rFonts w:eastAsiaTheme="minorEastAsia"/>
                <w:noProof/>
              </w:rPr>
              <w:tab/>
            </w:r>
            <w:r w:rsidRPr="0016183B" w:rsidDel="0016183B">
              <w:rPr>
                <w:rPrChange w:id="330" w:author="Seltzer, Karl" w:date="2024-04-05T09:41:00Z">
                  <w:rPr>
                    <w:rStyle w:val="Hyperlink"/>
                    <w:noProof/>
                  </w:rPr>
                </w:rPrChange>
              </w:rPr>
              <w:delText>Chemical Mechanisms</w:delText>
            </w:r>
            <w:r w:rsidDel="0016183B">
              <w:rPr>
                <w:noProof/>
                <w:webHidden/>
              </w:rPr>
              <w:tab/>
            </w:r>
            <w:r w:rsidR="00524E1B" w:rsidDel="0016183B">
              <w:rPr>
                <w:noProof/>
                <w:webHidden/>
              </w:rPr>
              <w:delText>27</w:delText>
            </w:r>
          </w:del>
        </w:p>
        <w:p w14:paraId="56C6F21C" w14:textId="08DA1785" w:rsidR="00372CB8" w:rsidDel="0016183B" w:rsidRDefault="00372CB8">
          <w:pPr>
            <w:pStyle w:val="TOC3"/>
            <w:rPr>
              <w:del w:id="331" w:author="Seltzer, Karl" w:date="2024-04-05T09:41:00Z"/>
              <w:rFonts w:eastAsiaTheme="minorEastAsia"/>
              <w:noProof/>
            </w:rPr>
          </w:pPr>
          <w:del w:id="332" w:author="Seltzer, Karl" w:date="2024-04-05T09:41:00Z">
            <w:r w:rsidRPr="0016183B" w:rsidDel="0016183B">
              <w:rPr>
                <w:rPrChange w:id="333" w:author="Seltzer, Karl" w:date="2024-04-05T09:41:00Z">
                  <w:rPr>
                    <w:rStyle w:val="Hyperlink"/>
                    <w:noProof/>
                  </w:rPr>
                </w:rPrChange>
              </w:rPr>
              <w:delText>3.3.1</w:delText>
            </w:r>
            <w:r w:rsidDel="0016183B">
              <w:rPr>
                <w:rFonts w:eastAsiaTheme="minorEastAsia"/>
                <w:noProof/>
              </w:rPr>
              <w:tab/>
            </w:r>
            <w:r w:rsidRPr="0016183B" w:rsidDel="0016183B">
              <w:rPr>
                <w:rPrChange w:id="334" w:author="Seltzer, Karl" w:date="2024-04-05T09:41:00Z">
                  <w:rPr>
                    <w:rStyle w:val="Hyperlink"/>
                    <w:noProof/>
                  </w:rPr>
                </w:rPrChange>
              </w:rPr>
              <w:delText>CB6R3_AE7 and CB6R5_AE7 and CB7_AE7</w:delText>
            </w:r>
            <w:r w:rsidDel="0016183B">
              <w:rPr>
                <w:noProof/>
                <w:webHidden/>
              </w:rPr>
              <w:tab/>
            </w:r>
            <w:r w:rsidR="00524E1B" w:rsidDel="0016183B">
              <w:rPr>
                <w:noProof/>
                <w:webHidden/>
              </w:rPr>
              <w:delText>27</w:delText>
            </w:r>
          </w:del>
        </w:p>
        <w:p w14:paraId="2942FEDB" w14:textId="1346A7F0" w:rsidR="00372CB8" w:rsidDel="0016183B" w:rsidRDefault="00372CB8">
          <w:pPr>
            <w:pStyle w:val="TOC3"/>
            <w:rPr>
              <w:del w:id="335" w:author="Seltzer, Karl" w:date="2024-04-05T09:41:00Z"/>
              <w:rFonts w:eastAsiaTheme="minorEastAsia"/>
              <w:noProof/>
            </w:rPr>
          </w:pPr>
          <w:del w:id="336" w:author="Seltzer, Karl" w:date="2024-04-05T09:41:00Z">
            <w:r w:rsidRPr="0016183B" w:rsidDel="0016183B">
              <w:rPr>
                <w:rPrChange w:id="337" w:author="Seltzer, Karl" w:date="2024-04-05T09:41:00Z">
                  <w:rPr>
                    <w:rStyle w:val="Hyperlink"/>
                    <w:noProof/>
                  </w:rPr>
                </w:rPrChange>
              </w:rPr>
              <w:delText>3.3.2</w:delText>
            </w:r>
            <w:r w:rsidDel="0016183B">
              <w:rPr>
                <w:rFonts w:eastAsiaTheme="minorEastAsia"/>
                <w:noProof/>
              </w:rPr>
              <w:tab/>
            </w:r>
            <w:r w:rsidRPr="0016183B" w:rsidDel="0016183B">
              <w:rPr>
                <w:rPrChange w:id="338" w:author="Seltzer, Karl" w:date="2024-04-05T09:41:00Z">
                  <w:rPr>
                    <w:rStyle w:val="Hyperlink"/>
                    <w:noProof/>
                  </w:rPr>
                </w:rPrChange>
              </w:rPr>
              <w:delText>CB6R4_CF2</w:delText>
            </w:r>
            <w:r w:rsidDel="0016183B">
              <w:rPr>
                <w:noProof/>
                <w:webHidden/>
              </w:rPr>
              <w:tab/>
            </w:r>
            <w:r w:rsidR="00524E1B" w:rsidDel="0016183B">
              <w:rPr>
                <w:noProof/>
                <w:webHidden/>
              </w:rPr>
              <w:delText>31</w:delText>
            </w:r>
          </w:del>
        </w:p>
        <w:p w14:paraId="0A37D381" w14:textId="062FC002" w:rsidR="00372CB8" w:rsidDel="0016183B" w:rsidRDefault="00372CB8">
          <w:pPr>
            <w:pStyle w:val="TOC3"/>
            <w:rPr>
              <w:del w:id="339" w:author="Seltzer, Karl" w:date="2024-04-05T09:41:00Z"/>
              <w:rFonts w:eastAsiaTheme="minorEastAsia"/>
              <w:noProof/>
            </w:rPr>
          </w:pPr>
          <w:del w:id="340" w:author="Seltzer, Karl" w:date="2024-04-05T09:41:00Z">
            <w:r w:rsidRPr="0016183B" w:rsidDel="0016183B">
              <w:rPr>
                <w:rPrChange w:id="341" w:author="Seltzer, Karl" w:date="2024-04-05T09:41:00Z">
                  <w:rPr>
                    <w:rStyle w:val="Hyperlink"/>
                    <w:noProof/>
                  </w:rPr>
                </w:rPrChange>
              </w:rPr>
              <w:delText>3.3.3</w:delText>
            </w:r>
            <w:r w:rsidDel="0016183B">
              <w:rPr>
                <w:rFonts w:eastAsiaTheme="minorEastAsia"/>
                <w:noProof/>
              </w:rPr>
              <w:tab/>
            </w:r>
            <w:r w:rsidRPr="0016183B" w:rsidDel="0016183B">
              <w:rPr>
                <w:rPrChange w:id="342" w:author="Seltzer, Karl" w:date="2024-04-05T09:41:00Z">
                  <w:rPr>
                    <w:rStyle w:val="Hyperlink"/>
                    <w:noProof/>
                  </w:rPr>
                </w:rPrChange>
              </w:rPr>
              <w:delText>CB7_CF2</w:delText>
            </w:r>
            <w:r w:rsidDel="0016183B">
              <w:rPr>
                <w:noProof/>
                <w:webHidden/>
              </w:rPr>
              <w:tab/>
            </w:r>
            <w:r w:rsidR="00524E1B" w:rsidDel="0016183B">
              <w:rPr>
                <w:noProof/>
                <w:webHidden/>
              </w:rPr>
              <w:delText>32</w:delText>
            </w:r>
          </w:del>
        </w:p>
        <w:p w14:paraId="1AB9BB55" w14:textId="3D6E6797" w:rsidR="00372CB8" w:rsidDel="0016183B" w:rsidRDefault="00372CB8">
          <w:pPr>
            <w:pStyle w:val="TOC3"/>
            <w:rPr>
              <w:del w:id="343" w:author="Seltzer, Karl" w:date="2024-04-05T09:41:00Z"/>
              <w:rFonts w:eastAsiaTheme="minorEastAsia"/>
              <w:noProof/>
            </w:rPr>
          </w:pPr>
          <w:del w:id="344" w:author="Seltzer, Karl" w:date="2024-04-05T09:41:00Z">
            <w:r w:rsidRPr="0016183B" w:rsidDel="0016183B">
              <w:rPr>
                <w:rPrChange w:id="345" w:author="Seltzer, Karl" w:date="2024-04-05T09:41:00Z">
                  <w:rPr>
                    <w:rStyle w:val="Hyperlink"/>
                    <w:noProof/>
                  </w:rPr>
                </w:rPrChange>
              </w:rPr>
              <w:lastRenderedPageBreak/>
              <w:delText>3.3.4</w:delText>
            </w:r>
            <w:r w:rsidDel="0016183B">
              <w:rPr>
                <w:rFonts w:eastAsiaTheme="minorEastAsia"/>
                <w:noProof/>
              </w:rPr>
              <w:tab/>
            </w:r>
            <w:r w:rsidRPr="0016183B" w:rsidDel="0016183B">
              <w:rPr>
                <w:rPrChange w:id="346" w:author="Seltzer, Karl" w:date="2024-04-05T09:41:00Z">
                  <w:rPr>
                    <w:rStyle w:val="Hyperlink"/>
                    <w:noProof/>
                  </w:rPr>
                </w:rPrChange>
              </w:rPr>
              <w:delText>CB6R3_AE7_TRACER</w:delText>
            </w:r>
            <w:r w:rsidDel="0016183B">
              <w:rPr>
                <w:noProof/>
                <w:webHidden/>
              </w:rPr>
              <w:tab/>
            </w:r>
            <w:r w:rsidR="00524E1B" w:rsidDel="0016183B">
              <w:rPr>
                <w:noProof/>
                <w:webHidden/>
              </w:rPr>
              <w:delText>33</w:delText>
            </w:r>
          </w:del>
        </w:p>
        <w:p w14:paraId="62545995" w14:textId="3DDD4344" w:rsidR="00372CB8" w:rsidDel="0016183B" w:rsidRDefault="00372CB8">
          <w:pPr>
            <w:pStyle w:val="TOC3"/>
            <w:rPr>
              <w:del w:id="347" w:author="Seltzer, Karl" w:date="2024-04-05T09:41:00Z"/>
              <w:rFonts w:eastAsiaTheme="minorEastAsia"/>
              <w:noProof/>
            </w:rPr>
          </w:pPr>
          <w:del w:id="348" w:author="Seltzer, Karl" w:date="2024-04-05T09:41:00Z">
            <w:r w:rsidRPr="0016183B" w:rsidDel="0016183B">
              <w:rPr>
                <w:rPrChange w:id="349" w:author="Seltzer, Karl" w:date="2024-04-05T09:41:00Z">
                  <w:rPr>
                    <w:rStyle w:val="Hyperlink"/>
                    <w:noProof/>
                  </w:rPr>
                </w:rPrChange>
              </w:rPr>
              <w:delText>3.3.5</w:delText>
            </w:r>
            <w:r w:rsidDel="0016183B">
              <w:rPr>
                <w:rFonts w:eastAsiaTheme="minorEastAsia"/>
                <w:noProof/>
              </w:rPr>
              <w:tab/>
            </w:r>
            <w:r w:rsidRPr="0016183B" w:rsidDel="0016183B">
              <w:rPr>
                <w:rPrChange w:id="350" w:author="Seltzer, Karl" w:date="2024-04-05T09:41:00Z">
                  <w:rPr>
                    <w:rStyle w:val="Hyperlink"/>
                    <w:noProof/>
                  </w:rPr>
                </w:rPrChange>
              </w:rPr>
              <w:delText>CRACMMv1.0</w:delText>
            </w:r>
            <w:r w:rsidDel="0016183B">
              <w:rPr>
                <w:noProof/>
                <w:webHidden/>
              </w:rPr>
              <w:tab/>
            </w:r>
            <w:r w:rsidR="00524E1B" w:rsidDel="0016183B">
              <w:rPr>
                <w:noProof/>
                <w:webHidden/>
              </w:rPr>
              <w:delText>33</w:delText>
            </w:r>
          </w:del>
        </w:p>
        <w:p w14:paraId="58FDA1B0" w14:textId="23F8C45E" w:rsidR="00372CB8" w:rsidDel="0016183B" w:rsidRDefault="00372CB8">
          <w:pPr>
            <w:pStyle w:val="TOC3"/>
            <w:rPr>
              <w:del w:id="351" w:author="Seltzer, Karl" w:date="2024-04-05T09:41:00Z"/>
              <w:rFonts w:eastAsiaTheme="minorEastAsia"/>
              <w:noProof/>
            </w:rPr>
          </w:pPr>
          <w:del w:id="352" w:author="Seltzer, Karl" w:date="2024-04-05T09:41:00Z">
            <w:r w:rsidRPr="0016183B" w:rsidDel="0016183B">
              <w:rPr>
                <w:rPrChange w:id="353" w:author="Seltzer, Karl" w:date="2024-04-05T09:41:00Z">
                  <w:rPr>
                    <w:rStyle w:val="Hyperlink"/>
                    <w:noProof/>
                  </w:rPr>
                </w:rPrChange>
              </w:rPr>
              <w:delText>3.3.6</w:delText>
            </w:r>
            <w:r w:rsidDel="0016183B">
              <w:rPr>
                <w:rFonts w:eastAsiaTheme="minorEastAsia"/>
                <w:noProof/>
              </w:rPr>
              <w:tab/>
            </w:r>
            <w:r w:rsidRPr="0016183B" w:rsidDel="0016183B">
              <w:rPr>
                <w:rPrChange w:id="354" w:author="Seltzer, Karl" w:date="2024-04-05T09:41:00Z">
                  <w:rPr>
                    <w:rStyle w:val="Hyperlink"/>
                    <w:noProof/>
                  </w:rPr>
                </w:rPrChange>
              </w:rPr>
              <w:delText>SAPRC07TC_AE7</w:delText>
            </w:r>
            <w:r w:rsidDel="0016183B">
              <w:rPr>
                <w:noProof/>
                <w:webHidden/>
              </w:rPr>
              <w:tab/>
            </w:r>
            <w:r w:rsidR="00524E1B" w:rsidDel="0016183B">
              <w:rPr>
                <w:noProof/>
                <w:webHidden/>
              </w:rPr>
              <w:delText>37</w:delText>
            </w:r>
          </w:del>
        </w:p>
        <w:p w14:paraId="1530C0BF" w14:textId="35FE203F" w:rsidR="00372CB8" w:rsidDel="0016183B" w:rsidRDefault="00372CB8">
          <w:pPr>
            <w:pStyle w:val="TOC3"/>
            <w:rPr>
              <w:del w:id="355" w:author="Seltzer, Karl" w:date="2024-04-05T09:41:00Z"/>
              <w:rFonts w:eastAsiaTheme="minorEastAsia"/>
              <w:noProof/>
            </w:rPr>
          </w:pPr>
          <w:del w:id="356" w:author="Seltzer, Karl" w:date="2024-04-05T09:41:00Z">
            <w:r w:rsidRPr="0016183B" w:rsidDel="0016183B">
              <w:rPr>
                <w:rPrChange w:id="357" w:author="Seltzer, Karl" w:date="2024-04-05T09:41:00Z">
                  <w:rPr>
                    <w:rStyle w:val="Hyperlink"/>
                    <w:noProof/>
                  </w:rPr>
                </w:rPrChange>
              </w:rPr>
              <w:delText>3.3.7</w:delText>
            </w:r>
            <w:r w:rsidDel="0016183B">
              <w:rPr>
                <w:rFonts w:eastAsiaTheme="minorEastAsia"/>
                <w:noProof/>
              </w:rPr>
              <w:tab/>
            </w:r>
            <w:r w:rsidRPr="0016183B" w:rsidDel="0016183B">
              <w:rPr>
                <w:rPrChange w:id="358" w:author="Seltzer, Karl" w:date="2024-04-05T09:41:00Z">
                  <w:rPr>
                    <w:rStyle w:val="Hyperlink"/>
                    <w:noProof/>
                  </w:rPr>
                </w:rPrChange>
              </w:rPr>
              <w:delText>SAPRC07_CF2</w:delText>
            </w:r>
            <w:r w:rsidDel="0016183B">
              <w:rPr>
                <w:noProof/>
                <w:webHidden/>
              </w:rPr>
              <w:tab/>
            </w:r>
            <w:r w:rsidR="00524E1B" w:rsidDel="0016183B">
              <w:rPr>
                <w:noProof/>
                <w:webHidden/>
              </w:rPr>
              <w:delText>41</w:delText>
            </w:r>
          </w:del>
        </w:p>
        <w:p w14:paraId="0A5F10C5" w14:textId="0E003833" w:rsidR="00372CB8" w:rsidDel="0016183B" w:rsidRDefault="00372CB8">
          <w:pPr>
            <w:pStyle w:val="TOC1"/>
            <w:tabs>
              <w:tab w:val="left" w:pos="440"/>
            </w:tabs>
            <w:rPr>
              <w:del w:id="359" w:author="Seltzer, Karl" w:date="2024-04-05T09:41:00Z"/>
              <w:rFonts w:eastAsiaTheme="minorEastAsia"/>
              <w:noProof/>
            </w:rPr>
          </w:pPr>
          <w:del w:id="360" w:author="Seltzer, Karl" w:date="2024-04-05T09:41:00Z">
            <w:r w:rsidRPr="0016183B" w:rsidDel="0016183B">
              <w:rPr>
                <w:rPrChange w:id="361" w:author="Seltzer, Karl" w:date="2024-04-05T09:41:00Z">
                  <w:rPr>
                    <w:rStyle w:val="Hyperlink"/>
                    <w:noProof/>
                  </w:rPr>
                </w:rPrChange>
              </w:rPr>
              <w:delText>4</w:delText>
            </w:r>
            <w:r w:rsidDel="0016183B">
              <w:rPr>
                <w:rFonts w:eastAsiaTheme="minorEastAsia"/>
                <w:noProof/>
              </w:rPr>
              <w:tab/>
            </w:r>
            <w:r w:rsidRPr="0016183B" w:rsidDel="0016183B">
              <w:rPr>
                <w:rPrChange w:id="362" w:author="Seltzer, Karl" w:date="2024-04-05T09:41:00Z">
                  <w:rPr>
                    <w:rStyle w:val="Hyperlink"/>
                    <w:noProof/>
                  </w:rPr>
                </w:rPrChange>
              </w:rPr>
              <w:delText>Common Applications</w:delText>
            </w:r>
            <w:r w:rsidDel="0016183B">
              <w:rPr>
                <w:noProof/>
                <w:webHidden/>
              </w:rPr>
              <w:tab/>
            </w:r>
            <w:r w:rsidR="00524E1B" w:rsidDel="0016183B">
              <w:rPr>
                <w:noProof/>
                <w:webHidden/>
              </w:rPr>
              <w:delText>44</w:delText>
            </w:r>
          </w:del>
        </w:p>
        <w:p w14:paraId="7C12FD93" w14:textId="01D85E46" w:rsidR="00372CB8" w:rsidDel="0016183B" w:rsidRDefault="00372CB8">
          <w:pPr>
            <w:pStyle w:val="TOC2"/>
            <w:tabs>
              <w:tab w:val="left" w:pos="880"/>
              <w:tab w:val="right" w:leader="dot" w:pos="9350"/>
            </w:tabs>
            <w:rPr>
              <w:del w:id="363" w:author="Seltzer, Karl" w:date="2024-04-05T09:41:00Z"/>
              <w:rFonts w:eastAsiaTheme="minorEastAsia"/>
              <w:noProof/>
            </w:rPr>
          </w:pPr>
          <w:del w:id="364" w:author="Seltzer, Karl" w:date="2024-04-05T09:41:00Z">
            <w:r w:rsidRPr="0016183B" w:rsidDel="0016183B">
              <w:rPr>
                <w:rPrChange w:id="365" w:author="Seltzer, Karl" w:date="2024-04-05T09:41:00Z">
                  <w:rPr>
                    <w:rStyle w:val="Hyperlink"/>
                    <w:noProof/>
                  </w:rPr>
                </w:rPrChange>
              </w:rPr>
              <w:delText>4.1</w:delText>
            </w:r>
            <w:r w:rsidDel="0016183B">
              <w:rPr>
                <w:rFonts w:eastAsiaTheme="minorEastAsia"/>
                <w:noProof/>
              </w:rPr>
              <w:tab/>
            </w:r>
            <w:r w:rsidRPr="0016183B" w:rsidDel="0016183B">
              <w:rPr>
                <w:rPrChange w:id="366" w:author="Seltzer, Karl" w:date="2024-04-05T09:41:00Z">
                  <w:rPr>
                    <w:rStyle w:val="Hyperlink"/>
                    <w:noProof/>
                  </w:rPr>
                </w:rPrChange>
              </w:rPr>
              <w:delText>Exporting and utilizing new data from SPECIATE</w:delText>
            </w:r>
            <w:r w:rsidDel="0016183B">
              <w:rPr>
                <w:noProof/>
                <w:webHidden/>
              </w:rPr>
              <w:tab/>
            </w:r>
            <w:r w:rsidR="00524E1B" w:rsidDel="0016183B">
              <w:rPr>
                <w:noProof/>
                <w:webHidden/>
              </w:rPr>
              <w:delText>44</w:delText>
            </w:r>
          </w:del>
        </w:p>
        <w:p w14:paraId="7F96F074" w14:textId="61F0D829" w:rsidR="00372CB8" w:rsidDel="0016183B" w:rsidRDefault="00372CB8">
          <w:pPr>
            <w:pStyle w:val="TOC2"/>
            <w:tabs>
              <w:tab w:val="left" w:pos="880"/>
              <w:tab w:val="right" w:leader="dot" w:pos="9350"/>
            </w:tabs>
            <w:rPr>
              <w:del w:id="367" w:author="Seltzer, Karl" w:date="2024-04-05T09:41:00Z"/>
              <w:rFonts w:eastAsiaTheme="minorEastAsia"/>
              <w:noProof/>
            </w:rPr>
          </w:pPr>
          <w:del w:id="368" w:author="Seltzer, Karl" w:date="2024-04-05T09:41:00Z">
            <w:r w:rsidRPr="0016183B" w:rsidDel="0016183B">
              <w:rPr>
                <w:rPrChange w:id="369" w:author="Seltzer, Karl" w:date="2024-04-05T09:41:00Z">
                  <w:rPr>
                    <w:rStyle w:val="Hyperlink"/>
                    <w:noProof/>
                  </w:rPr>
                </w:rPrChange>
              </w:rPr>
              <w:delText>4.2</w:delText>
            </w:r>
            <w:r w:rsidDel="0016183B">
              <w:rPr>
                <w:rFonts w:eastAsiaTheme="minorEastAsia"/>
                <w:noProof/>
              </w:rPr>
              <w:tab/>
            </w:r>
            <w:r w:rsidRPr="0016183B" w:rsidDel="0016183B">
              <w:rPr>
                <w:rPrChange w:id="370" w:author="Seltzer, Karl" w:date="2024-04-05T09:41:00Z">
                  <w:rPr>
                    <w:rStyle w:val="Hyperlink"/>
                    <w:noProof/>
                  </w:rPr>
                </w:rPrChange>
              </w:rPr>
              <w:delText>Adding capabilities for a new gas-phase mechanism</w:delText>
            </w:r>
            <w:r w:rsidDel="0016183B">
              <w:rPr>
                <w:noProof/>
                <w:webHidden/>
              </w:rPr>
              <w:tab/>
            </w:r>
            <w:r w:rsidR="00524E1B" w:rsidDel="0016183B">
              <w:rPr>
                <w:noProof/>
                <w:webHidden/>
              </w:rPr>
              <w:delText>44</w:delText>
            </w:r>
          </w:del>
        </w:p>
        <w:p w14:paraId="5C937C50" w14:textId="10ED710B" w:rsidR="00372CB8" w:rsidDel="0016183B" w:rsidRDefault="00372CB8">
          <w:pPr>
            <w:pStyle w:val="TOC2"/>
            <w:tabs>
              <w:tab w:val="left" w:pos="880"/>
              <w:tab w:val="right" w:leader="dot" w:pos="9350"/>
            </w:tabs>
            <w:rPr>
              <w:del w:id="371" w:author="Seltzer, Karl" w:date="2024-04-05T09:41:00Z"/>
              <w:rFonts w:eastAsiaTheme="minorEastAsia"/>
              <w:noProof/>
            </w:rPr>
          </w:pPr>
          <w:del w:id="372" w:author="Seltzer, Karl" w:date="2024-04-05T09:41:00Z">
            <w:r w:rsidRPr="0016183B" w:rsidDel="0016183B">
              <w:rPr>
                <w:rPrChange w:id="373" w:author="Seltzer, Karl" w:date="2024-04-05T09:41:00Z">
                  <w:rPr>
                    <w:rStyle w:val="Hyperlink"/>
                    <w:noProof/>
                  </w:rPr>
                </w:rPrChange>
              </w:rPr>
              <w:delText>4.3</w:delText>
            </w:r>
            <w:r w:rsidDel="0016183B">
              <w:rPr>
                <w:rFonts w:eastAsiaTheme="minorEastAsia"/>
                <w:noProof/>
              </w:rPr>
              <w:tab/>
            </w:r>
            <w:r w:rsidRPr="0016183B" w:rsidDel="0016183B">
              <w:rPr>
                <w:rPrChange w:id="374" w:author="Seltzer, Karl" w:date="2024-04-05T09:41:00Z">
                  <w:rPr>
                    <w:rStyle w:val="Hyperlink"/>
                    <w:noProof/>
                  </w:rPr>
                </w:rPrChange>
              </w:rPr>
              <w:delText>Adding capabilities for a new aerosol-phase mechanism</w:delText>
            </w:r>
            <w:r w:rsidDel="0016183B">
              <w:rPr>
                <w:noProof/>
                <w:webHidden/>
              </w:rPr>
              <w:tab/>
            </w:r>
            <w:r w:rsidR="00524E1B" w:rsidDel="0016183B">
              <w:rPr>
                <w:noProof/>
                <w:webHidden/>
              </w:rPr>
              <w:delText>44</w:delText>
            </w:r>
          </w:del>
        </w:p>
        <w:p w14:paraId="2114F1BD" w14:textId="38200190" w:rsidR="00372CB8" w:rsidDel="0016183B" w:rsidRDefault="00372CB8">
          <w:pPr>
            <w:pStyle w:val="TOC2"/>
            <w:tabs>
              <w:tab w:val="left" w:pos="880"/>
              <w:tab w:val="right" w:leader="dot" w:pos="9350"/>
            </w:tabs>
            <w:rPr>
              <w:del w:id="375" w:author="Seltzer, Karl" w:date="2024-04-05T09:41:00Z"/>
              <w:rFonts w:eastAsiaTheme="minorEastAsia"/>
              <w:noProof/>
            </w:rPr>
          </w:pPr>
          <w:del w:id="376" w:author="Seltzer, Karl" w:date="2024-04-05T09:41:00Z">
            <w:r w:rsidRPr="0016183B" w:rsidDel="0016183B">
              <w:rPr>
                <w:rPrChange w:id="377" w:author="Seltzer, Karl" w:date="2024-04-05T09:41:00Z">
                  <w:rPr>
                    <w:rStyle w:val="Hyperlink"/>
                    <w:noProof/>
                  </w:rPr>
                </w:rPrChange>
              </w:rPr>
              <w:delText>4.4</w:delText>
            </w:r>
            <w:r w:rsidDel="0016183B">
              <w:rPr>
                <w:rFonts w:eastAsiaTheme="minorEastAsia"/>
                <w:noProof/>
              </w:rPr>
              <w:tab/>
            </w:r>
            <w:r w:rsidRPr="0016183B" w:rsidDel="0016183B">
              <w:rPr>
                <w:rPrChange w:id="378" w:author="Seltzer, Karl" w:date="2024-04-05T09:41:00Z">
                  <w:rPr>
                    <w:rStyle w:val="Hyperlink"/>
                    <w:noProof/>
                  </w:rPr>
                </w:rPrChange>
              </w:rPr>
              <w:delText>Add capabilities for new VOC/PM integrated species</w:delText>
            </w:r>
            <w:r w:rsidDel="0016183B">
              <w:rPr>
                <w:noProof/>
                <w:webHidden/>
              </w:rPr>
              <w:tab/>
            </w:r>
            <w:r w:rsidR="00524E1B" w:rsidDel="0016183B">
              <w:rPr>
                <w:noProof/>
                <w:webHidden/>
              </w:rPr>
              <w:delText>44</w:delText>
            </w:r>
          </w:del>
        </w:p>
        <w:p w14:paraId="3B8AAFFC" w14:textId="519788EB" w:rsidR="00372CB8" w:rsidDel="0016183B" w:rsidRDefault="00372CB8">
          <w:pPr>
            <w:pStyle w:val="TOC2"/>
            <w:tabs>
              <w:tab w:val="left" w:pos="880"/>
              <w:tab w:val="right" w:leader="dot" w:pos="9350"/>
            </w:tabs>
            <w:rPr>
              <w:del w:id="379" w:author="Seltzer, Karl" w:date="2024-04-05T09:41:00Z"/>
              <w:rFonts w:eastAsiaTheme="minorEastAsia"/>
              <w:noProof/>
            </w:rPr>
          </w:pPr>
          <w:del w:id="380" w:author="Seltzer, Karl" w:date="2024-04-05T09:41:00Z">
            <w:r w:rsidRPr="0016183B" w:rsidDel="0016183B">
              <w:rPr>
                <w:rPrChange w:id="381" w:author="Seltzer, Karl" w:date="2024-04-05T09:41:00Z">
                  <w:rPr>
                    <w:rStyle w:val="Hyperlink"/>
                    <w:noProof/>
                  </w:rPr>
                </w:rPrChange>
              </w:rPr>
              <w:delText>4.5</w:delText>
            </w:r>
            <w:r w:rsidDel="0016183B">
              <w:rPr>
                <w:rFonts w:eastAsiaTheme="minorEastAsia"/>
                <w:noProof/>
              </w:rPr>
              <w:tab/>
            </w:r>
            <w:r w:rsidRPr="0016183B" w:rsidDel="0016183B">
              <w:rPr>
                <w:rPrChange w:id="382" w:author="Seltzer, Karl" w:date="2024-04-05T09:41:00Z">
                  <w:rPr>
                    <w:rStyle w:val="Hyperlink"/>
                    <w:noProof/>
                  </w:rPr>
                </w:rPrChange>
              </w:rPr>
              <w:delText>Updating POA volatility bin assignments</w:delText>
            </w:r>
            <w:r w:rsidDel="0016183B">
              <w:rPr>
                <w:noProof/>
                <w:webHidden/>
              </w:rPr>
              <w:tab/>
            </w:r>
            <w:r w:rsidR="00524E1B" w:rsidDel="0016183B">
              <w:rPr>
                <w:noProof/>
                <w:webHidden/>
              </w:rPr>
              <w:delText>44</w:delText>
            </w:r>
          </w:del>
        </w:p>
        <w:p w14:paraId="528E2598" w14:textId="0A63503E" w:rsidR="00372CB8" w:rsidDel="0016183B" w:rsidRDefault="00372CB8">
          <w:pPr>
            <w:pStyle w:val="TOC1"/>
            <w:tabs>
              <w:tab w:val="left" w:pos="440"/>
            </w:tabs>
            <w:rPr>
              <w:del w:id="383" w:author="Seltzer, Karl" w:date="2024-04-05T09:41:00Z"/>
              <w:rFonts w:eastAsiaTheme="minorEastAsia"/>
              <w:noProof/>
            </w:rPr>
          </w:pPr>
          <w:del w:id="384" w:author="Seltzer, Karl" w:date="2024-04-05T09:41:00Z">
            <w:r w:rsidRPr="0016183B" w:rsidDel="0016183B">
              <w:rPr>
                <w:rPrChange w:id="385" w:author="Seltzer, Karl" w:date="2024-04-05T09:41:00Z">
                  <w:rPr>
                    <w:rStyle w:val="Hyperlink"/>
                    <w:noProof/>
                  </w:rPr>
                </w:rPrChange>
              </w:rPr>
              <w:delText>5</w:delText>
            </w:r>
            <w:r w:rsidDel="0016183B">
              <w:rPr>
                <w:rFonts w:eastAsiaTheme="minorEastAsia"/>
                <w:noProof/>
              </w:rPr>
              <w:tab/>
            </w:r>
            <w:r w:rsidRPr="0016183B" w:rsidDel="0016183B">
              <w:rPr>
                <w:rPrChange w:id="386" w:author="Seltzer, Karl" w:date="2024-04-05T09:41:00Z">
                  <w:rPr>
                    <w:rStyle w:val="Hyperlink"/>
                    <w:noProof/>
                  </w:rPr>
                </w:rPrChange>
              </w:rPr>
              <w:delText>References</w:delText>
            </w:r>
            <w:r w:rsidDel="0016183B">
              <w:rPr>
                <w:noProof/>
                <w:webHidden/>
              </w:rPr>
              <w:tab/>
            </w:r>
            <w:r w:rsidR="00524E1B" w:rsidDel="0016183B">
              <w:rPr>
                <w:noProof/>
                <w:webHidden/>
              </w:rPr>
              <w:delText>45</w:delText>
            </w:r>
          </w:del>
        </w:p>
        <w:p w14:paraId="32452A43" w14:textId="022F4233" w:rsidR="00372CB8" w:rsidDel="0016183B" w:rsidRDefault="00372CB8">
          <w:pPr>
            <w:pStyle w:val="TOC1"/>
            <w:rPr>
              <w:del w:id="387" w:author="Seltzer, Karl" w:date="2024-04-05T09:41:00Z"/>
              <w:rFonts w:eastAsiaTheme="minorEastAsia"/>
              <w:noProof/>
            </w:rPr>
          </w:pPr>
          <w:del w:id="388" w:author="Seltzer, Karl" w:date="2024-04-05T09:41:00Z">
            <w:r w:rsidRPr="0016183B" w:rsidDel="0016183B">
              <w:rPr>
                <w:rPrChange w:id="389" w:author="Seltzer, Karl" w:date="2024-04-05T09:41:00Z">
                  <w:rPr>
                    <w:rStyle w:val="Hyperlink"/>
                    <w:noProof/>
                  </w:rPr>
                </w:rPrChange>
              </w:rPr>
              <w:delText>Appendix A: Mechanism-specific species</w:delText>
            </w:r>
            <w:r w:rsidDel="0016183B">
              <w:rPr>
                <w:noProof/>
                <w:webHidden/>
              </w:rPr>
              <w:tab/>
            </w:r>
            <w:r w:rsidR="00524E1B" w:rsidDel="0016183B">
              <w:rPr>
                <w:noProof/>
                <w:webHidden/>
              </w:rPr>
              <w:delText>46</w:delText>
            </w:r>
          </w:del>
        </w:p>
        <w:p w14:paraId="2273115A" w14:textId="66404EB4" w:rsidR="00372CB8" w:rsidDel="0016183B" w:rsidRDefault="00372CB8">
          <w:pPr>
            <w:pStyle w:val="TOC1"/>
            <w:rPr>
              <w:del w:id="390" w:author="Seltzer, Karl" w:date="2024-04-05T09:41:00Z"/>
              <w:rFonts w:eastAsiaTheme="minorEastAsia"/>
              <w:noProof/>
            </w:rPr>
          </w:pPr>
          <w:del w:id="391" w:author="Seltzer, Karl" w:date="2024-04-05T09:41:00Z">
            <w:r w:rsidRPr="0016183B" w:rsidDel="0016183B">
              <w:rPr>
                <w:rPrChange w:id="392" w:author="Seltzer, Karl" w:date="2024-04-05T09:41:00Z">
                  <w:rPr>
                    <w:rStyle w:val="Hyperlink"/>
                    <w:noProof/>
                  </w:rPr>
                </w:rPrChange>
              </w:rPr>
              <w:delText>Appendix B: The PM Protocol</w:delText>
            </w:r>
            <w:r w:rsidDel="0016183B">
              <w:rPr>
                <w:noProof/>
                <w:webHidden/>
              </w:rPr>
              <w:tab/>
            </w:r>
            <w:r w:rsidR="00524E1B" w:rsidDel="0016183B">
              <w:rPr>
                <w:noProof/>
                <w:webHidden/>
              </w:rPr>
              <w:delText>54</w:delText>
            </w:r>
          </w:del>
        </w:p>
        <w:p w14:paraId="4E87C040" w14:textId="336D6856" w:rsidR="006D7177" w:rsidRDefault="00FE5878">
          <w:pPr>
            <w:rPr>
              <w:b/>
              <w:bCs/>
              <w:noProof/>
            </w:rPr>
          </w:pPr>
          <w:r>
            <w:fldChar w:fldCharType="end"/>
          </w:r>
        </w:p>
      </w:sdtContent>
    </w:sdt>
    <w:p w14:paraId="4B8D1DC6" w14:textId="77777777" w:rsidR="00412AB0" w:rsidRDefault="00412AB0">
      <w:pPr>
        <w:rPr>
          <w:rFonts w:asciiTheme="majorHAnsi" w:eastAsiaTheme="majorEastAsia" w:hAnsiTheme="majorHAnsi" w:cstheme="majorBidi"/>
          <w:color w:val="2F5496" w:themeColor="accent1" w:themeShade="BF"/>
          <w:sz w:val="32"/>
          <w:szCs w:val="32"/>
        </w:rPr>
      </w:pPr>
      <w:r>
        <w:br w:type="page"/>
      </w:r>
    </w:p>
    <w:p w14:paraId="41928821" w14:textId="66A46394" w:rsidR="003B3BCB" w:rsidRDefault="00836F34" w:rsidP="003B3BCB">
      <w:pPr>
        <w:pStyle w:val="Heading1"/>
        <w:numPr>
          <w:ilvl w:val="0"/>
          <w:numId w:val="0"/>
        </w:numPr>
        <w:spacing w:after="160"/>
        <w:ind w:left="432" w:hanging="432"/>
      </w:pPr>
      <w:bookmarkStart w:id="393" w:name="_Toc113448777"/>
      <w:bookmarkStart w:id="394" w:name="_Ref115698981"/>
      <w:bookmarkStart w:id="395" w:name="_Toc174099272"/>
      <w:r>
        <w:lastRenderedPageBreak/>
        <w:t>List of Acronyms and Abbreviations</w:t>
      </w:r>
      <w:bookmarkEnd w:id="393"/>
      <w:bookmarkEnd w:id="394"/>
      <w:bookmarkEnd w:id="395"/>
    </w:p>
    <w:p w14:paraId="57FC7F4E" w14:textId="77777777" w:rsidR="00836F34" w:rsidRDefault="00836F34" w:rsidP="00836F34">
      <w:pPr>
        <w:sectPr w:rsidR="00836F34" w:rsidSect="00F026E3">
          <w:headerReference w:type="default" r:id="rId13"/>
          <w:footerReference w:type="default" r:id="rId14"/>
          <w:endnotePr>
            <w:numFmt w:val="decimal"/>
          </w:endnotePr>
          <w:pgSz w:w="12240" w:h="15840"/>
          <w:pgMar w:top="1440" w:right="1440" w:bottom="1440" w:left="1440" w:header="720" w:footer="432" w:gutter="0"/>
          <w:pgNumType w:start="0"/>
          <w:cols w:space="144"/>
          <w:titlePg/>
          <w:docGrid w:linePitch="360"/>
        </w:sectPr>
      </w:pPr>
    </w:p>
    <w:p w14:paraId="0CDD1988" w14:textId="77777777" w:rsidR="00940F40" w:rsidRDefault="00940F40" w:rsidP="00F47116">
      <w:pPr>
        <w:spacing w:before="60" w:after="120" w:line="22" w:lineRule="atLeast"/>
      </w:pPr>
      <w:r>
        <w:t>AQM</w:t>
      </w:r>
    </w:p>
    <w:p w14:paraId="33636CA3" w14:textId="59723160" w:rsidR="00836F34" w:rsidRDefault="00836F34" w:rsidP="00F47116">
      <w:pPr>
        <w:spacing w:before="60" w:after="120" w:line="22" w:lineRule="atLeast"/>
      </w:pPr>
      <w:proofErr w:type="spellStart"/>
      <w:r>
        <w:t>CAMx</w:t>
      </w:r>
      <w:proofErr w:type="spellEnd"/>
      <w:r>
        <w:t xml:space="preserve"> </w:t>
      </w:r>
    </w:p>
    <w:p w14:paraId="61E1B05E" w14:textId="09B61202" w:rsidR="00836F34" w:rsidRDefault="00836F34" w:rsidP="00F47116">
      <w:pPr>
        <w:spacing w:before="60" w:after="120" w:line="22" w:lineRule="atLeast"/>
      </w:pPr>
      <w:r>
        <w:t xml:space="preserve">CAP </w:t>
      </w:r>
    </w:p>
    <w:p w14:paraId="7E7BAD11" w14:textId="0A599832" w:rsidR="00836F34" w:rsidRDefault="00836F34" w:rsidP="00F47116">
      <w:pPr>
        <w:spacing w:before="60" w:after="120" w:line="22" w:lineRule="atLeast"/>
      </w:pPr>
      <w:r>
        <w:t xml:space="preserve">CB6 </w:t>
      </w:r>
    </w:p>
    <w:p w14:paraId="0FB9970B" w14:textId="7D56FB15" w:rsidR="00836F34" w:rsidRDefault="00836F34" w:rsidP="00F47116">
      <w:pPr>
        <w:spacing w:before="60" w:after="120" w:line="22" w:lineRule="atLeast"/>
      </w:pPr>
      <w:r>
        <w:t>CH</w:t>
      </w:r>
      <w:r w:rsidRPr="00836F34">
        <w:rPr>
          <w:vertAlign w:val="subscript"/>
        </w:rPr>
        <w:t>4</w:t>
      </w:r>
    </w:p>
    <w:p w14:paraId="13C98F4C" w14:textId="77777777" w:rsidR="00940F40" w:rsidRDefault="00940F40" w:rsidP="00F47116">
      <w:pPr>
        <w:spacing w:before="60" w:after="120" w:line="22" w:lineRule="atLeast"/>
      </w:pPr>
      <w:r>
        <w:t>CMAQ</w:t>
      </w:r>
    </w:p>
    <w:p w14:paraId="689CA320" w14:textId="72CBE97F" w:rsidR="003B26B6" w:rsidRDefault="003B26B6" w:rsidP="00F47116">
      <w:pPr>
        <w:spacing w:before="60" w:after="120" w:line="22" w:lineRule="atLeast"/>
      </w:pPr>
      <w:r>
        <w:t>CRACMM</w:t>
      </w:r>
    </w:p>
    <w:p w14:paraId="30A945A4" w14:textId="169D58AB" w:rsidR="00F55BBD" w:rsidRDefault="00F55BBD" w:rsidP="00F47116">
      <w:pPr>
        <w:spacing w:before="60" w:after="120" w:line="22" w:lineRule="atLeast"/>
      </w:pPr>
      <w:r>
        <w:t>CROC</w:t>
      </w:r>
    </w:p>
    <w:p w14:paraId="6BAB0C1A" w14:textId="3BBB701F" w:rsidR="00F55BBD" w:rsidRDefault="00F55BBD" w:rsidP="00F47116">
      <w:pPr>
        <w:spacing w:before="60" w:after="120" w:line="22" w:lineRule="atLeast"/>
      </w:pPr>
      <w:r>
        <w:t>GROC</w:t>
      </w:r>
    </w:p>
    <w:p w14:paraId="10A93508" w14:textId="565A924A" w:rsidR="004F7799" w:rsidRDefault="004F7799" w:rsidP="00F47116">
      <w:pPr>
        <w:spacing w:before="60" w:after="120" w:line="22" w:lineRule="atLeast"/>
      </w:pPr>
      <w:r>
        <w:t>HAP</w:t>
      </w:r>
    </w:p>
    <w:p w14:paraId="5F7DA8D6" w14:textId="0AADA2A3" w:rsidR="009B2765" w:rsidRDefault="009B2765" w:rsidP="00F47116">
      <w:pPr>
        <w:spacing w:before="60" w:after="120" w:line="22" w:lineRule="atLeast"/>
      </w:pPr>
      <w:r>
        <w:t>IVOC</w:t>
      </w:r>
    </w:p>
    <w:p w14:paraId="15D439B8" w14:textId="4C10A7BF" w:rsidR="008D6264" w:rsidRDefault="008D6264" w:rsidP="00F47116">
      <w:pPr>
        <w:spacing w:before="60" w:after="120" w:line="22" w:lineRule="atLeast"/>
      </w:pPr>
      <w:r>
        <w:t>MO</w:t>
      </w:r>
    </w:p>
    <w:p w14:paraId="3E58FD4B" w14:textId="5DBF7ABB" w:rsidR="00A953A7" w:rsidRDefault="00A953A7" w:rsidP="00F47116">
      <w:pPr>
        <w:spacing w:before="60" w:after="120" w:line="22" w:lineRule="atLeast"/>
      </w:pPr>
      <w:r>
        <w:t>NBAFM</w:t>
      </w:r>
    </w:p>
    <w:p w14:paraId="49246AB4" w14:textId="61AC39C5" w:rsidR="00836F34" w:rsidRDefault="00836F34" w:rsidP="00F47116">
      <w:pPr>
        <w:spacing w:before="60" w:after="120" w:line="22" w:lineRule="atLeast"/>
      </w:pPr>
      <w:r>
        <w:t>NEI</w:t>
      </w:r>
    </w:p>
    <w:p w14:paraId="1FA81C38" w14:textId="39618594" w:rsidR="00896EDD" w:rsidRDefault="00896EDD" w:rsidP="00F47116">
      <w:pPr>
        <w:spacing w:before="60" w:after="120" w:line="22" w:lineRule="atLeast"/>
      </w:pPr>
      <w:r>
        <w:t>NMOG</w:t>
      </w:r>
    </w:p>
    <w:p w14:paraId="5C25434F" w14:textId="75AA2E09" w:rsidR="000A1835" w:rsidRDefault="000A1835" w:rsidP="00F47116">
      <w:pPr>
        <w:spacing w:before="60" w:after="120" w:line="22" w:lineRule="atLeast"/>
      </w:pPr>
      <w:r>
        <w:t>O</w:t>
      </w:r>
      <w:r w:rsidRPr="000A1835">
        <w:rPr>
          <w:vertAlign w:val="subscript"/>
        </w:rPr>
        <w:t>3</w:t>
      </w:r>
    </w:p>
    <w:p w14:paraId="111AFFEA" w14:textId="03A49643" w:rsidR="00F47116" w:rsidRDefault="00F47116" w:rsidP="00F47116">
      <w:pPr>
        <w:spacing w:before="60" w:after="120" w:line="22" w:lineRule="atLeast"/>
      </w:pPr>
      <w:r>
        <w:t>OM</w:t>
      </w:r>
    </w:p>
    <w:p w14:paraId="2BA0799E" w14:textId="3BDFBB23" w:rsidR="004F7799" w:rsidRDefault="004F7799" w:rsidP="00F47116">
      <w:pPr>
        <w:spacing w:before="60" w:after="120" w:line="22" w:lineRule="atLeast"/>
      </w:pPr>
      <w:r>
        <w:t>PM</w:t>
      </w:r>
      <w:r w:rsidRPr="00836F34">
        <w:rPr>
          <w:vertAlign w:val="subscript"/>
        </w:rPr>
        <w:t>2.5</w:t>
      </w:r>
    </w:p>
    <w:p w14:paraId="64CFC091" w14:textId="736B4624" w:rsidR="00F47116" w:rsidRDefault="00F47116" w:rsidP="00F47116">
      <w:pPr>
        <w:spacing w:before="60" w:after="120" w:line="22" w:lineRule="atLeast"/>
      </w:pPr>
      <w:r>
        <w:t>PNCOM</w:t>
      </w:r>
    </w:p>
    <w:p w14:paraId="47BB19E4" w14:textId="1941D2B9" w:rsidR="000A1835" w:rsidRDefault="000A1835" w:rsidP="00F47116">
      <w:pPr>
        <w:spacing w:before="60" w:after="120" w:line="22" w:lineRule="atLeast"/>
      </w:pPr>
      <w:r>
        <w:t>POA</w:t>
      </w:r>
    </w:p>
    <w:p w14:paraId="20A08B1D" w14:textId="54331BB7" w:rsidR="00AF37FD" w:rsidRDefault="00AF37FD" w:rsidP="00F47116">
      <w:pPr>
        <w:spacing w:before="60" w:after="120" w:line="22" w:lineRule="atLeast"/>
      </w:pPr>
      <w:r>
        <w:t>POC</w:t>
      </w:r>
    </w:p>
    <w:p w14:paraId="6AAD73E7" w14:textId="1378E973" w:rsidR="003B26B6" w:rsidRDefault="003B26B6" w:rsidP="00F47116">
      <w:pPr>
        <w:spacing w:before="60" w:after="120" w:line="22" w:lineRule="atLeast"/>
      </w:pPr>
      <w:r>
        <w:t>RACM2</w:t>
      </w:r>
    </w:p>
    <w:p w14:paraId="0769C562" w14:textId="4478D5C3" w:rsidR="00836F34" w:rsidRDefault="00836F34" w:rsidP="00F47116">
      <w:pPr>
        <w:spacing w:before="60" w:after="120" w:line="22" w:lineRule="atLeast"/>
      </w:pPr>
      <w:r>
        <w:t>ROC</w:t>
      </w:r>
    </w:p>
    <w:p w14:paraId="0836A441" w14:textId="77777777" w:rsidR="009B2765" w:rsidRDefault="009B2765" w:rsidP="00F47116">
      <w:pPr>
        <w:spacing w:before="60" w:after="120" w:line="22" w:lineRule="atLeast"/>
      </w:pPr>
      <w:r>
        <w:t>S2S-Tool</w:t>
      </w:r>
    </w:p>
    <w:p w14:paraId="5B806F10" w14:textId="3FA8CCC3" w:rsidR="003B26B6" w:rsidRDefault="003B26B6" w:rsidP="00F47116">
      <w:pPr>
        <w:spacing w:before="60" w:after="120" w:line="22" w:lineRule="atLeast"/>
      </w:pPr>
      <w:r w:rsidRPr="003B26B6">
        <w:t>SAPRC07</w:t>
      </w:r>
    </w:p>
    <w:p w14:paraId="305B6AB9" w14:textId="124E4F0D" w:rsidR="00940F40" w:rsidRDefault="00940F40" w:rsidP="00F47116">
      <w:pPr>
        <w:spacing w:before="60" w:after="120" w:line="22" w:lineRule="atLeast"/>
      </w:pPr>
      <w:r>
        <w:t>SCC</w:t>
      </w:r>
    </w:p>
    <w:p w14:paraId="613B5167" w14:textId="28A9A70C" w:rsidR="00940F40" w:rsidRDefault="00940F40" w:rsidP="00F47116">
      <w:pPr>
        <w:spacing w:before="60" w:after="120" w:line="22" w:lineRule="atLeast"/>
      </w:pPr>
      <w:r>
        <w:t>SMOKE</w:t>
      </w:r>
    </w:p>
    <w:p w14:paraId="1EC7418A" w14:textId="38252BD1" w:rsidR="000A1835" w:rsidRDefault="000A1835" w:rsidP="00F47116">
      <w:pPr>
        <w:spacing w:before="60" w:after="120" w:line="22" w:lineRule="atLeast"/>
      </w:pPr>
      <w:r>
        <w:t>SOA</w:t>
      </w:r>
    </w:p>
    <w:p w14:paraId="2A3E4953" w14:textId="49856D84" w:rsidR="009B2765" w:rsidRDefault="009B2765" w:rsidP="00F47116">
      <w:pPr>
        <w:spacing w:before="60" w:after="120" w:line="22" w:lineRule="atLeast"/>
      </w:pPr>
      <w:r>
        <w:t>SVOC</w:t>
      </w:r>
    </w:p>
    <w:p w14:paraId="7BA5D9C9" w14:textId="351C214A" w:rsidR="00A92248" w:rsidRDefault="00A92248" w:rsidP="00F47116">
      <w:pPr>
        <w:spacing w:before="60" w:after="120" w:line="22" w:lineRule="atLeast"/>
      </w:pPr>
      <w:r>
        <w:t>SV-POA</w:t>
      </w:r>
    </w:p>
    <w:p w14:paraId="5CF4B471" w14:textId="3DE7AB5D" w:rsidR="00836F34" w:rsidRDefault="00836F34" w:rsidP="00F47116">
      <w:pPr>
        <w:spacing w:before="60" w:after="120" w:line="22" w:lineRule="atLeast"/>
      </w:pPr>
      <w:r>
        <w:t>TOG</w:t>
      </w:r>
    </w:p>
    <w:p w14:paraId="7F313C83" w14:textId="51C40E0B" w:rsidR="00ED5435" w:rsidRDefault="00ED5435" w:rsidP="00F47116">
      <w:pPr>
        <w:spacing w:before="60" w:after="120" w:line="22" w:lineRule="atLeast"/>
      </w:pPr>
      <w:r>
        <w:t>TOM</w:t>
      </w:r>
    </w:p>
    <w:p w14:paraId="67A80594" w14:textId="77777777" w:rsidR="00940F40" w:rsidRDefault="00940F40" w:rsidP="00F47116">
      <w:pPr>
        <w:spacing w:before="60" w:after="120" w:line="22" w:lineRule="atLeast"/>
      </w:pPr>
      <w:r>
        <w:t>Air Quality Model</w:t>
      </w:r>
    </w:p>
    <w:p w14:paraId="57E77928" w14:textId="5DE9A692" w:rsidR="00836F34" w:rsidRDefault="00836F34" w:rsidP="00F47116">
      <w:pPr>
        <w:spacing w:before="60" w:after="120" w:line="22" w:lineRule="atLeast"/>
      </w:pPr>
      <w:r>
        <w:t xml:space="preserve">Comprehensive Air Quality Model with Extensions </w:t>
      </w:r>
    </w:p>
    <w:p w14:paraId="3A5708DC" w14:textId="2A307A0D" w:rsidR="00836F34" w:rsidRDefault="00836F34" w:rsidP="00F47116">
      <w:pPr>
        <w:spacing w:before="60" w:after="120" w:line="22" w:lineRule="atLeast"/>
      </w:pPr>
      <w:r>
        <w:t>Criteria Air Pollutant</w:t>
      </w:r>
    </w:p>
    <w:p w14:paraId="20C70DEE" w14:textId="0CEB6206" w:rsidR="00836F34" w:rsidRDefault="00836F34" w:rsidP="00F47116">
      <w:pPr>
        <w:spacing w:before="60" w:after="120" w:line="22" w:lineRule="atLeast"/>
      </w:pPr>
      <w:r>
        <w:t>Carbon Bond version 6</w:t>
      </w:r>
    </w:p>
    <w:p w14:paraId="3D1C2A5D" w14:textId="3B0D69F2" w:rsidR="00836F34" w:rsidRDefault="00836F34" w:rsidP="00F47116">
      <w:pPr>
        <w:spacing w:before="60" w:after="120" w:line="22" w:lineRule="atLeast"/>
      </w:pPr>
      <w:r>
        <w:t>Methane</w:t>
      </w:r>
    </w:p>
    <w:p w14:paraId="6D41C8C5" w14:textId="79C8D2E8" w:rsidR="00940F40" w:rsidRDefault="00940F40" w:rsidP="00F47116">
      <w:pPr>
        <w:spacing w:before="60" w:after="120" w:line="22" w:lineRule="atLeast"/>
      </w:pPr>
      <w:r w:rsidRPr="00940F40">
        <w:t xml:space="preserve">Community Multiscale Air Quality </w:t>
      </w:r>
      <w:r>
        <w:t>m</w:t>
      </w:r>
      <w:r w:rsidRPr="00940F40">
        <w:t>odel</w:t>
      </w:r>
    </w:p>
    <w:p w14:paraId="0CA64B00" w14:textId="0EC9C2C5" w:rsidR="003B26B6" w:rsidRDefault="003B26B6" w:rsidP="00F47116">
      <w:pPr>
        <w:spacing w:before="60" w:after="120" w:line="22" w:lineRule="atLeast"/>
      </w:pPr>
      <w:r>
        <w:t>Community Regional Atmospheric Chemistry Multiphase Mechanism</w:t>
      </w:r>
    </w:p>
    <w:p w14:paraId="7363CA73" w14:textId="6AE651B9" w:rsidR="00F55BBD" w:rsidRDefault="00F55BBD" w:rsidP="00F47116">
      <w:pPr>
        <w:spacing w:before="60" w:after="120" w:line="22" w:lineRule="atLeast"/>
      </w:pPr>
      <w:r>
        <w:t>Condensible Reactive Organic Carbon</w:t>
      </w:r>
    </w:p>
    <w:p w14:paraId="68E6FF95" w14:textId="77777777" w:rsidR="008B6491" w:rsidRDefault="008B6491" w:rsidP="00F47116">
      <w:pPr>
        <w:spacing w:before="60" w:after="120" w:line="22" w:lineRule="atLeast"/>
      </w:pPr>
      <w:r>
        <w:t>Gaseous Reactive Organic Carbon</w:t>
      </w:r>
    </w:p>
    <w:p w14:paraId="0BF86031" w14:textId="05359362" w:rsidR="00836F34" w:rsidRDefault="004F7799" w:rsidP="00F47116">
      <w:pPr>
        <w:spacing w:before="60" w:after="120" w:line="22" w:lineRule="atLeast"/>
      </w:pPr>
      <w:r>
        <w:t>Hazardous Air Pollutants</w:t>
      </w:r>
    </w:p>
    <w:p w14:paraId="6E7CC580" w14:textId="6E340096" w:rsidR="009B2765" w:rsidRDefault="009B2765" w:rsidP="00F47116">
      <w:pPr>
        <w:spacing w:before="60" w:after="120" w:line="22" w:lineRule="atLeast"/>
      </w:pPr>
      <w:r>
        <w:t>Intermediate Volatility Organic Compounds</w:t>
      </w:r>
    </w:p>
    <w:p w14:paraId="3CF0C876" w14:textId="3E97EBC7" w:rsidR="008D6264" w:rsidRDefault="008D6264" w:rsidP="00F47116">
      <w:pPr>
        <w:spacing w:before="60" w:after="120" w:line="22" w:lineRule="atLeast"/>
      </w:pPr>
      <w:r>
        <w:t>Metal-Bound Oxygen</w:t>
      </w:r>
    </w:p>
    <w:p w14:paraId="0C42C5C4" w14:textId="360019F6" w:rsidR="00A953A7" w:rsidRDefault="00A953A7" w:rsidP="00F47116">
      <w:pPr>
        <w:spacing w:before="60" w:after="120" w:line="22" w:lineRule="atLeast"/>
      </w:pPr>
      <w:r>
        <w:t>Naphthalene-Benzene-Acetaldehyde-Formaldehyde-Methanol</w:t>
      </w:r>
    </w:p>
    <w:p w14:paraId="79412E0F" w14:textId="0FA28BF1" w:rsidR="00836F34" w:rsidRDefault="00836F34" w:rsidP="00F47116">
      <w:pPr>
        <w:spacing w:before="60" w:after="120" w:line="22" w:lineRule="atLeast"/>
      </w:pPr>
      <w:r>
        <w:t>National Emissions Inventory</w:t>
      </w:r>
    </w:p>
    <w:p w14:paraId="704E33A0" w14:textId="3B5A8CB9" w:rsidR="00896EDD" w:rsidRDefault="00896EDD" w:rsidP="00F47116">
      <w:pPr>
        <w:spacing w:before="60" w:after="120" w:line="22" w:lineRule="atLeast"/>
      </w:pPr>
      <w:r>
        <w:t>Non-Methane Organic Gas</w:t>
      </w:r>
    </w:p>
    <w:p w14:paraId="5AD07103" w14:textId="4AA5E1F3" w:rsidR="000A1835" w:rsidRDefault="000A1835" w:rsidP="00F47116">
      <w:pPr>
        <w:spacing w:before="60" w:after="120" w:line="22" w:lineRule="atLeast"/>
      </w:pPr>
      <w:r>
        <w:t>Ozone</w:t>
      </w:r>
    </w:p>
    <w:p w14:paraId="5C19CBFD" w14:textId="7A20E3CF" w:rsidR="00F47116" w:rsidRDefault="00F47116" w:rsidP="00F47116">
      <w:pPr>
        <w:spacing w:before="60" w:after="120" w:line="22" w:lineRule="atLeast"/>
      </w:pPr>
      <w:r>
        <w:t>Organic Matter</w:t>
      </w:r>
    </w:p>
    <w:p w14:paraId="301F3297" w14:textId="5B3D5CB1" w:rsidR="004F7799" w:rsidRDefault="004F7799" w:rsidP="00F47116">
      <w:pPr>
        <w:spacing w:before="60" w:after="120" w:line="22" w:lineRule="atLeast"/>
      </w:pPr>
      <w:r w:rsidRPr="00836F34">
        <w:t xml:space="preserve">Particulate Matter with diameter smaller than 2.5 </w:t>
      </w:r>
      <w:proofErr w:type="spellStart"/>
      <w:r w:rsidRPr="00836F34">
        <w:t>μm</w:t>
      </w:r>
      <w:proofErr w:type="spellEnd"/>
    </w:p>
    <w:p w14:paraId="4C9709C5" w14:textId="77777777" w:rsidR="00F47116" w:rsidRDefault="00F47116" w:rsidP="00F47116">
      <w:pPr>
        <w:spacing w:before="60" w:after="120" w:line="22" w:lineRule="atLeast"/>
      </w:pPr>
      <w:r>
        <w:t>Primary Non-Carbon Organic Matter</w:t>
      </w:r>
    </w:p>
    <w:p w14:paraId="15DDAEFF" w14:textId="73FE7392" w:rsidR="000A1835" w:rsidRDefault="000A1835" w:rsidP="00F47116">
      <w:pPr>
        <w:spacing w:before="60" w:after="120" w:line="22" w:lineRule="atLeast"/>
      </w:pPr>
      <w:r>
        <w:t>Primary Organic Aerosol</w:t>
      </w:r>
    </w:p>
    <w:p w14:paraId="43570E98" w14:textId="0D3DC5E6" w:rsidR="00AF37FD" w:rsidRDefault="00AF37FD" w:rsidP="00F47116">
      <w:pPr>
        <w:spacing w:before="60" w:after="120" w:line="22" w:lineRule="atLeast"/>
      </w:pPr>
      <w:r>
        <w:t>Primary Organic Carbon</w:t>
      </w:r>
    </w:p>
    <w:p w14:paraId="77E8A6A6" w14:textId="770CDBBE" w:rsidR="003B26B6" w:rsidRDefault="003B26B6" w:rsidP="00F47116">
      <w:pPr>
        <w:spacing w:before="60" w:after="120" w:line="22" w:lineRule="atLeast"/>
      </w:pPr>
      <w:r w:rsidRPr="003B26B6">
        <w:t>Regional Atmospheric Chemistry Mechanism version 2</w:t>
      </w:r>
    </w:p>
    <w:p w14:paraId="1B697CE3" w14:textId="1399373C" w:rsidR="00836F34" w:rsidRDefault="00836F34" w:rsidP="00F47116">
      <w:pPr>
        <w:spacing w:before="60" w:after="120" w:line="22" w:lineRule="atLeast"/>
      </w:pPr>
      <w:r>
        <w:t>Reactive Organic Carbon</w:t>
      </w:r>
    </w:p>
    <w:p w14:paraId="5466A6E1" w14:textId="61FEA444" w:rsidR="009B2765" w:rsidRDefault="009B2765" w:rsidP="00F47116">
      <w:pPr>
        <w:spacing w:before="60" w:after="120" w:line="22" w:lineRule="atLeast"/>
      </w:pPr>
      <w:r w:rsidRPr="009B2765">
        <w:t>SPECIATE-to-SMOKE Tool</w:t>
      </w:r>
    </w:p>
    <w:p w14:paraId="6A82A838" w14:textId="52B3BD01" w:rsidR="003B26B6" w:rsidRDefault="003B26B6" w:rsidP="00F47116">
      <w:pPr>
        <w:spacing w:before="60" w:after="120" w:line="22" w:lineRule="atLeast"/>
      </w:pPr>
      <w:r w:rsidRPr="003B26B6">
        <w:t>Statewide Air Pollution Research Center</w:t>
      </w:r>
      <w:r>
        <w:t xml:space="preserve"> 2007 chemical mechanism</w:t>
      </w:r>
    </w:p>
    <w:p w14:paraId="60F923BE" w14:textId="77777777" w:rsidR="00940F40" w:rsidRDefault="00940F40" w:rsidP="00F47116">
      <w:pPr>
        <w:spacing w:before="60" w:after="120" w:line="22" w:lineRule="atLeast"/>
      </w:pPr>
      <w:r w:rsidRPr="00940F40">
        <w:t>Source Classification Code</w:t>
      </w:r>
    </w:p>
    <w:p w14:paraId="1776BC6B" w14:textId="77777777" w:rsidR="00940F40" w:rsidRDefault="00940F40" w:rsidP="00F47116">
      <w:pPr>
        <w:spacing w:before="60" w:after="120" w:line="22" w:lineRule="atLeast"/>
      </w:pPr>
      <w:r w:rsidRPr="00940F40">
        <w:t xml:space="preserve">Sparse Matrix Operator Kerner Emissions </w:t>
      </w:r>
    </w:p>
    <w:p w14:paraId="4888F756" w14:textId="6814B6FC" w:rsidR="000A1835" w:rsidRDefault="000A1835" w:rsidP="00F47116">
      <w:pPr>
        <w:spacing w:before="60" w:after="120" w:line="22" w:lineRule="atLeast"/>
      </w:pPr>
      <w:r>
        <w:t>Secondary Organic Aerosol</w:t>
      </w:r>
    </w:p>
    <w:p w14:paraId="5B074834" w14:textId="619FBFAB" w:rsidR="009B2765" w:rsidRDefault="009B2765" w:rsidP="00F47116">
      <w:pPr>
        <w:spacing w:before="60" w:after="120" w:line="22" w:lineRule="atLeast"/>
      </w:pPr>
      <w:r>
        <w:t>Semi-Volatile Organic Compounds</w:t>
      </w:r>
    </w:p>
    <w:p w14:paraId="156F5515" w14:textId="070AAA98" w:rsidR="00A92248" w:rsidRDefault="00A92248" w:rsidP="00F47116">
      <w:pPr>
        <w:spacing w:before="60" w:after="120" w:line="22" w:lineRule="atLeast"/>
      </w:pPr>
      <w:r>
        <w:t>Semi-Volatile Primary Organic Aerosol</w:t>
      </w:r>
    </w:p>
    <w:p w14:paraId="74FCEAF4" w14:textId="1335E3C2" w:rsidR="00836F34" w:rsidRDefault="00836F34" w:rsidP="00F47116">
      <w:pPr>
        <w:spacing w:before="60" w:after="120" w:line="22" w:lineRule="atLeast"/>
      </w:pPr>
      <w:r>
        <w:t>Total Organic Gas</w:t>
      </w:r>
    </w:p>
    <w:p w14:paraId="7CCBDF2A" w14:textId="2F42DD74" w:rsidR="00ED5435" w:rsidRDefault="00ED5435" w:rsidP="00F47116">
      <w:pPr>
        <w:spacing w:before="60" w:after="120" w:line="22" w:lineRule="atLeast"/>
      </w:pPr>
      <w:r>
        <w:t>Total Organic Matter</w:t>
      </w:r>
    </w:p>
    <w:p w14:paraId="4C61F0D2" w14:textId="77777777" w:rsidR="000A1835" w:rsidRDefault="000A1835" w:rsidP="000A1835">
      <w:pPr>
        <w:spacing w:before="60" w:after="120" w:line="22" w:lineRule="atLeast"/>
      </w:pPr>
      <w:r>
        <w:lastRenderedPageBreak/>
        <w:t>VOC</w:t>
      </w:r>
    </w:p>
    <w:p w14:paraId="33367CE3" w14:textId="77777777" w:rsidR="000A1835" w:rsidRDefault="000A1835" w:rsidP="00F47116">
      <w:pPr>
        <w:spacing w:before="60" w:after="120" w:line="22" w:lineRule="atLeast"/>
      </w:pPr>
    </w:p>
    <w:p w14:paraId="3A19D841" w14:textId="61CB31B0" w:rsidR="00836F34" w:rsidRPr="00836F34" w:rsidRDefault="00836F34" w:rsidP="00F47116">
      <w:pPr>
        <w:spacing w:before="60" w:after="120" w:line="22" w:lineRule="atLeast"/>
      </w:pPr>
      <w:r>
        <w:t>Volatile Organic Compound</w:t>
      </w:r>
    </w:p>
    <w:p w14:paraId="0CACBA4A" w14:textId="77777777" w:rsidR="00836F34" w:rsidRDefault="00836F34" w:rsidP="008B6491">
      <w:pPr>
        <w:pStyle w:val="Heading1"/>
        <w:numPr>
          <w:ilvl w:val="0"/>
          <w:numId w:val="0"/>
        </w:numPr>
        <w:spacing w:after="160"/>
        <w:ind w:left="432" w:hanging="432"/>
        <w:sectPr w:rsidR="00836F34" w:rsidSect="00836F34">
          <w:endnotePr>
            <w:numFmt w:val="decimal"/>
          </w:endnotePr>
          <w:type w:val="continuous"/>
          <w:pgSz w:w="12240" w:h="15840"/>
          <w:pgMar w:top="1440" w:right="1440" w:bottom="1440" w:left="1440" w:header="720" w:footer="720" w:gutter="0"/>
          <w:cols w:num="2" w:space="720" w:equalWidth="0">
            <w:col w:w="1440" w:space="720"/>
            <w:col w:w="7200"/>
          </w:cols>
          <w:docGrid w:linePitch="360"/>
        </w:sectPr>
      </w:pPr>
    </w:p>
    <w:p w14:paraId="7E527F39" w14:textId="77777777" w:rsidR="00A92248" w:rsidRDefault="00A92248">
      <w:pPr>
        <w:rPr>
          <w:rFonts w:asciiTheme="majorHAnsi" w:eastAsiaTheme="majorEastAsia" w:hAnsiTheme="majorHAnsi" w:cstheme="majorBidi"/>
          <w:color w:val="2F5496" w:themeColor="accent1" w:themeShade="BF"/>
          <w:sz w:val="32"/>
          <w:szCs w:val="32"/>
        </w:rPr>
      </w:pPr>
      <w:r>
        <w:br w:type="page"/>
      </w:r>
    </w:p>
    <w:p w14:paraId="2847A1C7" w14:textId="63BA54C2" w:rsidR="00EE0325" w:rsidRDefault="00F73BBC" w:rsidP="00AD37A1">
      <w:pPr>
        <w:pStyle w:val="Heading1"/>
        <w:spacing w:after="160"/>
      </w:pPr>
      <w:bookmarkStart w:id="396" w:name="_Toc113448778"/>
      <w:bookmarkStart w:id="397" w:name="_Toc174099273"/>
      <w:r>
        <w:lastRenderedPageBreak/>
        <w:t>Background</w:t>
      </w:r>
      <w:bookmarkEnd w:id="396"/>
      <w:bookmarkEnd w:id="397"/>
    </w:p>
    <w:p w14:paraId="169B5DCA" w14:textId="23A29F6A" w:rsidR="003B26B6" w:rsidRDefault="003B26B6" w:rsidP="003B26B6">
      <w:pPr>
        <w:jc w:val="both"/>
      </w:pPr>
      <w:r>
        <w:t>Air pollu</w:t>
      </w:r>
      <w:r w:rsidR="00F95C17">
        <w:t>tant</w:t>
      </w:r>
      <w:r>
        <w:t xml:space="preserve"> inventories are a key inp</w:t>
      </w:r>
      <w:r w:rsidRPr="00940F40">
        <w:t xml:space="preserve">ut variable for photochemical air quality models (AQMs) such as the Community Multiscale Air Quality </w:t>
      </w:r>
      <w:r w:rsidR="00940F40" w:rsidRPr="00940F40">
        <w:t>m</w:t>
      </w:r>
      <w:r w:rsidRPr="00940F40">
        <w:t xml:space="preserve">odel (CMAQ). At the U.S. EPA, inventories are compiled in-house, with the </w:t>
      </w:r>
      <w:r w:rsidR="00082CBD" w:rsidRPr="00082CBD">
        <w:t xml:space="preserve">National Emissions </w:t>
      </w:r>
      <w:r w:rsidR="00082CBD" w:rsidRPr="004D78EA">
        <w:rPr>
          <w:rFonts w:cstheme="minorHAnsi"/>
        </w:rPr>
        <w:t>Inventory</w:t>
      </w:r>
      <w:r w:rsidR="004D78EA">
        <w:rPr>
          <w:rStyle w:val="FootnoteReference"/>
          <w:rFonts w:cstheme="minorHAnsi"/>
        </w:rPr>
        <w:footnoteReference w:id="2"/>
      </w:r>
      <w:r w:rsidRPr="004D78EA">
        <w:rPr>
          <w:rFonts w:cstheme="minorHAnsi"/>
        </w:rPr>
        <w:t xml:space="preserve"> (</w:t>
      </w:r>
      <w:r w:rsidRPr="00940F40">
        <w:t>NEI) being the most prominent and widely used within the U.S. air quality modeling community. The</w:t>
      </w:r>
      <w:r w:rsidR="0010072B">
        <w:t xml:space="preserve"> NEI is typically </w:t>
      </w:r>
      <w:r w:rsidRPr="00940F40">
        <w:t>generated at the annual, county-level</w:t>
      </w:r>
      <w:r w:rsidR="00134B3D">
        <w:t xml:space="preserve"> (exceptions include point source emissions)</w:t>
      </w:r>
      <w:r w:rsidRPr="00940F40">
        <w:t xml:space="preserve">, and all emissions are assigned to a </w:t>
      </w:r>
      <w:r w:rsidRPr="00082CBD">
        <w:t>Source Classification Code</w:t>
      </w:r>
      <w:r w:rsidR="00082CBD">
        <w:rPr>
          <w:rStyle w:val="FootnoteReference"/>
        </w:rPr>
        <w:footnoteReference w:id="3"/>
      </w:r>
      <w:r w:rsidRPr="00940F40">
        <w:t xml:space="preserve"> (SCC). Each SCC represents a unique, category-specific process or function that emits air pollutants. Emissions must be further processed for input into AQMs, and one such process is speciating volatile organic compound (VOC) emissions and fine particulate matter (PM</w:t>
      </w:r>
      <w:r w:rsidRPr="00940F40">
        <w:rPr>
          <w:vertAlign w:val="subscript"/>
        </w:rPr>
        <w:t>2.5</w:t>
      </w:r>
      <w:r w:rsidRPr="00940F40">
        <w:t>).</w:t>
      </w:r>
    </w:p>
    <w:p w14:paraId="6169DAE2" w14:textId="7BB116CC" w:rsidR="003B26B6" w:rsidRDefault="003B26B6" w:rsidP="003B26B6">
      <w:pPr>
        <w:jc w:val="both"/>
      </w:pPr>
      <w:r>
        <w:t xml:space="preserve">VOC emissions include </w:t>
      </w:r>
      <w:r w:rsidR="00F60396">
        <w:t>“any compound of carbon, excluding carbon monoxide, carbon dioxide, carbonic acid, metallic carbides or carbonates, and ammonium carbonate, which participates</w:t>
      </w:r>
      <w:r w:rsidR="00D024F3" w:rsidRPr="00D024F3">
        <w:t xml:space="preserve"> in atmospheric photochemical reactions</w:t>
      </w:r>
      <w:r w:rsidR="00F60396">
        <w:t>” (</w:t>
      </w:r>
      <w:r w:rsidR="00B66642" w:rsidRPr="00B66642">
        <w:t>40 CFR 51.100(s)</w:t>
      </w:r>
      <w:r w:rsidR="00F60396">
        <w:t xml:space="preserve">). </w:t>
      </w:r>
      <w:r w:rsidR="00597D0D">
        <w:t xml:space="preserve">A limited number of airborne organic </w:t>
      </w:r>
      <w:r w:rsidR="00F60396" w:rsidRPr="00082CBD">
        <w:t>compounds have been determined to have negligible photochemical reactivity</w:t>
      </w:r>
      <w:r w:rsidR="00597D0D">
        <w:t xml:space="preserve"> and are excluded from the definition of VOC</w:t>
      </w:r>
      <w:r w:rsidR="00082CBD">
        <w:rPr>
          <w:rStyle w:val="FootnoteReference"/>
        </w:rPr>
        <w:footnoteReference w:id="4"/>
      </w:r>
      <w:r w:rsidR="00597D0D">
        <w:t>, but</w:t>
      </w:r>
      <w:r>
        <w:t xml:space="preserve"> hundreds-of-thousands of individual species (Goldstein and </w:t>
      </w:r>
      <w:proofErr w:type="spellStart"/>
      <w:r>
        <w:t>Galbally</w:t>
      </w:r>
      <w:proofErr w:type="spellEnd"/>
      <w:r>
        <w:t>, 2007) that span more than 10-orders of magnitude in volatility (Robinson et al., 2007)</w:t>
      </w:r>
      <w:r w:rsidR="00597D0D">
        <w:t xml:space="preserve"> remain atmospherically relevant</w:t>
      </w:r>
      <w:r>
        <w:t xml:space="preserve">. </w:t>
      </w:r>
      <w:r w:rsidR="00597D0D">
        <w:t>Representing each individual species would be</w:t>
      </w:r>
      <w:r>
        <w:t xml:space="preserve"> computationally impractical</w:t>
      </w:r>
      <w:ins w:id="398" w:author="Seltzer, Karl" w:date="2024-08-07T13:16:00Z">
        <w:r w:rsidR="00563A57">
          <w:t xml:space="preserve"> in a photochemical model. As such, </w:t>
        </w:r>
      </w:ins>
      <w:del w:id="399" w:author="Seltzer, Karl" w:date="2024-08-07T13:16:00Z">
        <w:r w:rsidDel="00563A57">
          <w:delText xml:space="preserve"> and </w:delText>
        </w:r>
        <w:r w:rsidR="00597D0D" w:rsidDel="00563A57">
          <w:delText xml:space="preserve">the </w:delText>
        </w:r>
      </w:del>
      <w:r w:rsidR="00597D0D">
        <w:t xml:space="preserve">species information </w:t>
      </w:r>
      <w:r>
        <w:t>must be condensed</w:t>
      </w:r>
      <w:del w:id="400" w:author="Seltzer, Karl" w:date="2024-08-07T13:16:00Z">
        <w:r w:rsidDel="00563A57">
          <w:delText xml:space="preserve"> for regulatory modeling purposes</w:delText>
        </w:r>
      </w:del>
      <w:r>
        <w:t xml:space="preserve">. Condensed chemical mechanisms, such as </w:t>
      </w:r>
      <w:r w:rsidRPr="00C15B8D">
        <w:t>Carbon Bond 6</w:t>
      </w:r>
      <w:r>
        <w:t xml:space="preserve"> (CB6</w:t>
      </w:r>
      <w:r w:rsidR="003F2952">
        <w:t>,</w:t>
      </w:r>
      <w:r w:rsidR="00597D0D">
        <w:t xml:space="preserve"> </w:t>
      </w:r>
      <w:r w:rsidR="00B22877">
        <w:t>Yarwood et al., 2010</w:t>
      </w:r>
      <w:r w:rsidR="00597D0D">
        <w:t>)</w:t>
      </w:r>
      <w:r>
        <w:t xml:space="preserve">, </w:t>
      </w:r>
      <w:r w:rsidRPr="00C15B8D">
        <w:t>SAPRC07</w:t>
      </w:r>
      <w:r w:rsidR="003F2952">
        <w:t xml:space="preserve"> (Carter, 20</w:t>
      </w:r>
      <w:r w:rsidR="007664D8">
        <w:t>10</w:t>
      </w:r>
      <w:r w:rsidR="003F2952">
        <w:t xml:space="preserve">), </w:t>
      </w:r>
      <w:r>
        <w:t xml:space="preserve">the </w:t>
      </w:r>
      <w:r w:rsidRPr="003B26B6">
        <w:t>Regional Atmospheric Chemistry Mechanism version 2</w:t>
      </w:r>
      <w:r>
        <w:t xml:space="preserve"> (RACM2</w:t>
      </w:r>
      <w:r w:rsidR="00597D0D">
        <w:t xml:space="preserve">, </w:t>
      </w:r>
      <w:proofErr w:type="spellStart"/>
      <w:r w:rsidR="00597D0D">
        <w:t>Goliff</w:t>
      </w:r>
      <w:proofErr w:type="spellEnd"/>
      <w:r w:rsidR="00597D0D">
        <w:t xml:space="preserve"> et al.</w:t>
      </w:r>
      <w:r w:rsidR="00F0767E">
        <w:t>,</w:t>
      </w:r>
      <w:r w:rsidR="00597D0D">
        <w:t xml:space="preserve"> 2013</w:t>
      </w:r>
      <w:r>
        <w:t xml:space="preserve">), and the </w:t>
      </w:r>
      <w:r w:rsidRPr="00C15B8D">
        <w:t>Community Regional Atmospheric Chemistry Multiphase Mechanism</w:t>
      </w:r>
      <w:r>
        <w:t xml:space="preserve"> (CRACMM</w:t>
      </w:r>
      <w:r w:rsidR="00597D0D" w:rsidRPr="00115759">
        <w:t>, Pye et al</w:t>
      </w:r>
      <w:r w:rsidR="00F0767E" w:rsidRPr="00115759">
        <w:t>.,</w:t>
      </w:r>
      <w:r w:rsidR="00597D0D" w:rsidRPr="00115759">
        <w:t xml:space="preserve"> 202</w:t>
      </w:r>
      <w:r w:rsidR="00FC2D0C">
        <w:t>3</w:t>
      </w:r>
      <w:r>
        <w:t xml:space="preserve">), are developed to represent this complex chemistry in AQMs. In these mechanisms, organic chemistry is reduced to </w:t>
      </w:r>
      <w:r w:rsidR="005154A2">
        <w:t>select</w:t>
      </w:r>
      <w:r>
        <w:t xml:space="preserve"> explicit and lumped species </w:t>
      </w:r>
      <w:r w:rsidR="00F60396">
        <w:t>or functional groups</w:t>
      </w:r>
      <w:r>
        <w:t xml:space="preserve"> that represent both directly emitted compounds and secondary compounds that form from reactions in the atmosphere, as well as </w:t>
      </w:r>
      <w:r w:rsidR="00431D42">
        <w:t>corresponding</w:t>
      </w:r>
      <w:r>
        <w:t xml:space="preserve"> chemical reactions. </w:t>
      </w:r>
    </w:p>
    <w:p w14:paraId="34FEFB66" w14:textId="34610ABB" w:rsidR="003B26B6" w:rsidRDefault="003B26B6" w:rsidP="003B26B6">
      <w:pPr>
        <w:jc w:val="both"/>
      </w:pPr>
      <w:r>
        <w:t xml:space="preserve">The source-level speciation of VOC emissions varies considerably, and expertise is required to match organic profiles to VOC sources. </w:t>
      </w:r>
      <w:r w:rsidRPr="00C15B8D">
        <w:t>SPECIATE</w:t>
      </w:r>
      <w:r w:rsidR="003E2629">
        <w:rPr>
          <w:rStyle w:val="FootnoteReference"/>
        </w:rPr>
        <w:footnoteReference w:id="5"/>
      </w:r>
      <w:r>
        <w:t xml:space="preserve"> is the U.S. EPA’s repository of organic gas and particulate matter (PM) speciation profiles of air pollution sources and </w:t>
      </w:r>
      <w:r w:rsidR="00597D0D">
        <w:t>v5.</w:t>
      </w:r>
      <w:del w:id="401" w:author="Seltzer, Karl" w:date="2024-08-07T13:33:00Z">
        <w:r w:rsidR="00F87D23" w:rsidDel="00BA125B">
          <w:delText>3</w:delText>
        </w:r>
        <w:r w:rsidR="00597D0D" w:rsidDel="00BA125B">
          <w:delText xml:space="preserve"> </w:delText>
        </w:r>
      </w:del>
      <w:ins w:id="402" w:author="Seltzer, Karl" w:date="2024-08-07T13:33:00Z">
        <w:r w:rsidR="00BA125B">
          <w:t xml:space="preserve">4 </w:t>
        </w:r>
      </w:ins>
      <w:r>
        <w:t xml:space="preserve">currently houses more than 3000 individual compounds and 2500 gas-phase profiles. Gas-phase organic profiles within SPECIATE are typically generated as Total Organic Gas (TOG) profiles, which include all exempt </w:t>
      </w:r>
      <w:ins w:id="403" w:author="Seltzer, Karl" w:date="2024-08-07T13:18:00Z">
        <w:r w:rsidR="00A7100F">
          <w:t xml:space="preserve">gas-phase </w:t>
        </w:r>
      </w:ins>
      <w:r>
        <w:t>organics, in addition to regulatory defined VOCs. SCCs are mapped to SPECIATE profiles using a speciation cross-reference file (</w:t>
      </w:r>
      <w:r w:rsidRPr="003E2629">
        <w:t>GSREF</w:t>
      </w:r>
      <w:r>
        <w:t xml:space="preserve">), which serves as input for the </w:t>
      </w:r>
      <w:r w:rsidRPr="003D1281">
        <w:t>Sparse Matrix Operator Kerner Emissions</w:t>
      </w:r>
      <w:r>
        <w:t xml:space="preserve"> (</w:t>
      </w:r>
      <w:r w:rsidRPr="003E2629">
        <w:t>SMOKE</w:t>
      </w:r>
      <w:r w:rsidR="003E2629">
        <w:rPr>
          <w:rStyle w:val="FootnoteReference"/>
        </w:rPr>
        <w:footnoteReference w:id="6"/>
      </w:r>
      <w:r w:rsidRPr="003D1281">
        <w:t>) Modeling System</w:t>
      </w:r>
      <w:r>
        <w:t xml:space="preserve">. </w:t>
      </w:r>
      <w:r w:rsidR="003102EC">
        <w:t xml:space="preserve">Two other important </w:t>
      </w:r>
      <w:r>
        <w:t>input file</w:t>
      </w:r>
      <w:r w:rsidR="00814AFE">
        <w:t>s</w:t>
      </w:r>
      <w:r>
        <w:t xml:space="preserve"> for SMOKE </w:t>
      </w:r>
      <w:r w:rsidR="003102EC">
        <w:t>include</w:t>
      </w:r>
      <w:r>
        <w:t xml:space="preserve"> the “</w:t>
      </w:r>
      <w:r w:rsidR="003102EC">
        <w:t>s</w:t>
      </w:r>
      <w:r>
        <w:t xml:space="preserve">peciation profile file,” or </w:t>
      </w:r>
      <w:r w:rsidRPr="003E2629">
        <w:t>GSPRO</w:t>
      </w:r>
      <w:r>
        <w:t>,</w:t>
      </w:r>
      <w:r w:rsidR="003102EC">
        <w:t xml:space="preserve"> and the “</w:t>
      </w:r>
      <w:r w:rsidR="003102EC" w:rsidRPr="003102EC">
        <w:t>pollutant-to-pollutant conversion factors file</w:t>
      </w:r>
      <w:r w:rsidR="003102EC">
        <w:t xml:space="preserve">,” or </w:t>
      </w:r>
      <w:r w:rsidR="003102EC" w:rsidRPr="003E2629">
        <w:t>GSCNV</w:t>
      </w:r>
      <w:r w:rsidR="003102EC">
        <w:t>.</w:t>
      </w:r>
      <w:r>
        <w:t xml:space="preserve"> </w:t>
      </w:r>
      <w:r w:rsidR="003102EC">
        <w:t>The GSPRO</w:t>
      </w:r>
      <w:r>
        <w:t xml:space="preserve"> </w:t>
      </w:r>
      <w:r w:rsidRPr="00677A12">
        <w:t xml:space="preserve">contains the factors that are used to </w:t>
      </w:r>
      <w:r>
        <w:t>disaggregate</w:t>
      </w:r>
      <w:r w:rsidRPr="00677A12">
        <w:t xml:space="preserve"> inventory pollutant emissions</w:t>
      </w:r>
      <w:r>
        <w:t xml:space="preserve"> (e.g., VOC)</w:t>
      </w:r>
      <w:r w:rsidRPr="00677A12">
        <w:t xml:space="preserve"> into </w:t>
      </w:r>
      <w:del w:id="404" w:author="Seltzer, Karl" w:date="2024-08-07T13:18:00Z">
        <w:r w:rsidRPr="00677A12" w:rsidDel="004B7865">
          <w:delText>emissions of</w:delText>
        </w:r>
      </w:del>
      <w:ins w:id="405" w:author="Seltzer, Karl" w:date="2024-08-07T13:18:00Z">
        <w:r w:rsidR="004B7865">
          <w:t>the</w:t>
        </w:r>
      </w:ins>
      <w:r w:rsidRPr="00677A12">
        <w:t xml:space="preserve"> </w:t>
      </w:r>
      <w:r>
        <w:t>chemical mechanism-specific</w:t>
      </w:r>
      <w:r w:rsidRPr="00677A12">
        <w:t xml:space="preserve"> species required by </w:t>
      </w:r>
      <w:r>
        <w:t>an</w:t>
      </w:r>
      <w:r w:rsidRPr="00677A12">
        <w:t xml:space="preserve"> AQM.</w:t>
      </w:r>
      <w:r>
        <w:t xml:space="preserve"> </w:t>
      </w:r>
      <w:r w:rsidR="003102EC">
        <w:t xml:space="preserve">The GSCNV contains conversion factors that are used to translate inventory pollutant emissions (e.g., VOC) into other, related pollutants (e.g., TOG). </w:t>
      </w:r>
    </w:p>
    <w:p w14:paraId="590A899D" w14:textId="68E072B3" w:rsidR="003C6BD2" w:rsidRDefault="003B26B6" w:rsidP="003B26B6">
      <w:pPr>
        <w:jc w:val="both"/>
      </w:pPr>
      <w:r>
        <w:lastRenderedPageBreak/>
        <w:t>To facilitate the generation of the GSPRO, “mechanism mapping” must be performed. This process maps each of the individual compounds within SPECIATE to the appropriate chemical mechanism-specific</w:t>
      </w:r>
      <w:r w:rsidRPr="00677A12">
        <w:t xml:space="preserve"> specie</w:t>
      </w:r>
      <w:r>
        <w:t>(</w:t>
      </w:r>
      <w:r w:rsidRPr="00677A12">
        <w:t>s</w:t>
      </w:r>
      <w:r>
        <w:t>), and this mapping is housed in the mechanism_4Import (hereafter mech4import) file</w:t>
      </w:r>
      <w:ins w:id="406" w:author="Seltzer, Karl" w:date="2024-08-07T13:20:00Z">
        <w:r w:rsidR="0026451F">
          <w:t xml:space="preserve"> (Section </w:t>
        </w:r>
        <w:r w:rsidR="0026451F">
          <w:fldChar w:fldCharType="begin"/>
        </w:r>
        <w:r w:rsidR="0026451F">
          <w:instrText xml:space="preserve"> REF _Ref114665245 \r \h </w:instrText>
        </w:r>
      </w:ins>
      <w:ins w:id="407" w:author="Seltzer, Karl" w:date="2024-08-07T13:20:00Z">
        <w:r w:rsidR="0026451F">
          <w:fldChar w:fldCharType="separate"/>
        </w:r>
        <w:r w:rsidR="0026451F">
          <w:t>2.1.7</w:t>
        </w:r>
        <w:r w:rsidR="0026451F">
          <w:fldChar w:fldCharType="end"/>
        </w:r>
        <w:r w:rsidR="0026451F">
          <w:t>)</w:t>
        </w:r>
      </w:ins>
      <w:r>
        <w:t xml:space="preserve"> </w:t>
      </w:r>
      <w:r w:rsidR="00721DEB">
        <w:t xml:space="preserve">for gases and the mech_PM file </w:t>
      </w:r>
      <w:ins w:id="408" w:author="Seltzer, Karl" w:date="2024-08-07T13:20:00Z">
        <w:r w:rsidR="0026451F">
          <w:t xml:space="preserve">(Section </w:t>
        </w:r>
        <w:r w:rsidR="0026451F">
          <w:fldChar w:fldCharType="begin"/>
        </w:r>
        <w:r w:rsidR="0026451F">
          <w:instrText xml:space="preserve"> REF _Ref173929256 \r \h </w:instrText>
        </w:r>
      </w:ins>
      <w:r w:rsidR="0026451F">
        <w:fldChar w:fldCharType="separate"/>
      </w:r>
      <w:ins w:id="409" w:author="Seltzer, Karl" w:date="2024-08-07T13:20:00Z">
        <w:r w:rsidR="0026451F">
          <w:t>2.1.6</w:t>
        </w:r>
        <w:r w:rsidR="0026451F">
          <w:fldChar w:fldCharType="end"/>
        </w:r>
        <w:r w:rsidR="0026451F">
          <w:t xml:space="preserve">) </w:t>
        </w:r>
      </w:ins>
      <w:r w:rsidR="00721DEB">
        <w:t>for particulate matter.</w:t>
      </w:r>
      <w:del w:id="410" w:author="Seltzer, Karl" w:date="2024-04-05T15:25:00Z">
        <w:r w:rsidR="00721DEB" w:rsidDel="00827CEB">
          <w:delText xml:space="preserve"> Both files are </w:delText>
        </w:r>
        <w:r w:rsidDel="00827CEB">
          <w:delText xml:space="preserve">input into the </w:delText>
        </w:r>
        <w:r w:rsidRPr="002357C3" w:rsidDel="00827CEB">
          <w:delText>Speciation Tool</w:delText>
        </w:r>
        <w:r w:rsidR="002357C3" w:rsidDel="00827CEB">
          <w:rPr>
            <w:rStyle w:val="FootnoteReference"/>
          </w:rPr>
          <w:footnoteReference w:id="7"/>
        </w:r>
        <w:r w:rsidR="00721DEB" w:rsidDel="00827CEB">
          <w:delText>, which generates GSPRO and GSCNV files.</w:delText>
        </w:r>
      </w:del>
    </w:p>
    <w:p w14:paraId="47E43375" w14:textId="1BFD0FC4" w:rsidR="003C6BD2" w:rsidRDefault="00753282" w:rsidP="003B26B6">
      <w:pPr>
        <w:jc w:val="both"/>
      </w:pPr>
      <w:r>
        <w:t>The</w:t>
      </w:r>
      <w:r w:rsidR="27B1D793">
        <w:t xml:space="preserve"> SPECIATE-to-SMOKE Tool (S2S-Tool) </w:t>
      </w:r>
      <w:r>
        <w:t xml:space="preserve">performs </w:t>
      </w:r>
      <w:r w:rsidR="27B1D793">
        <w:t xml:space="preserve">both the mapping process and </w:t>
      </w:r>
      <w:del w:id="413" w:author="Seltzer, Karl" w:date="2024-04-05T15:25:00Z">
        <w:r w:rsidR="27B1D793" w:rsidDel="00827CEB">
          <w:delText xml:space="preserve">the </w:delText>
        </w:r>
        <w:r w:rsidDel="00827CEB">
          <w:delText xml:space="preserve">functions of the prior </w:delText>
        </w:r>
        <w:r w:rsidR="27B1D793" w:rsidDel="00827CEB">
          <w:delText>Speciation Tool</w:delText>
        </w:r>
        <w:r w:rsidDel="00827CEB">
          <w:delText xml:space="preserve">, which </w:delText>
        </w:r>
      </w:del>
      <w:r>
        <w:t>generate</w:t>
      </w:r>
      <w:del w:id="414" w:author="Seltzer, Karl" w:date="2024-04-05T15:25:00Z">
        <w:r w:rsidDel="00827CEB">
          <w:delText>d</w:delText>
        </w:r>
      </w:del>
      <w:ins w:id="415" w:author="Seltzer, Karl" w:date="2024-04-05T15:25:00Z">
        <w:r w:rsidR="00827CEB">
          <w:t>s</w:t>
        </w:r>
      </w:ins>
      <w:r w:rsidR="174CE2CB">
        <w:t xml:space="preserve"> GSCNV and GSPRO files</w:t>
      </w:r>
      <w:r w:rsidR="27B1D793">
        <w:t xml:space="preserve">. </w:t>
      </w:r>
      <w:del w:id="416" w:author="Seltzer, Karl" w:date="2024-08-07T13:20:00Z">
        <w:r w:rsidR="27B1D793" w:rsidDel="00A2715F">
          <w:delText xml:space="preserve"> </w:delText>
        </w:r>
      </w:del>
      <w:r w:rsidR="000116D9">
        <w:t>In this User’s Guide</w:t>
      </w:r>
      <w:r w:rsidR="0DB11977">
        <w:t xml:space="preserve">, the description, input files, output files, and functionality of the S2S-Tool </w:t>
      </w:r>
      <w:r w:rsidR="417C1879">
        <w:t xml:space="preserve">and mechanism-specific mapping scripts </w:t>
      </w:r>
      <w:r w:rsidR="0DB11977">
        <w:t xml:space="preserve">are documented. The S2S-Tool </w:t>
      </w:r>
      <w:r w:rsidR="7056E3A8">
        <w:t xml:space="preserve">was developed and </w:t>
      </w:r>
      <w:r w:rsidR="0DB11977">
        <w:t xml:space="preserve">will be maintained by the U.S. EPA. </w:t>
      </w:r>
      <w:del w:id="417" w:author="Seltzer, Karl" w:date="2024-04-05T15:26:00Z">
        <w:r w:rsidR="2276135E" w:rsidDel="00827CEB">
          <w:delText xml:space="preserve">The S2S-Tool both translates the most common functions of the existing Speciation Tool into a </w:delText>
        </w:r>
        <w:r w:rsidR="500F9DB3" w:rsidRPr="4B2C4EAF" w:rsidDel="00827CEB">
          <w:rPr>
            <w:i/>
            <w:iCs/>
          </w:rPr>
          <w:delText>python</w:delText>
        </w:r>
        <w:r w:rsidR="500F9DB3" w:rsidDel="00827CEB">
          <w:delText>-based</w:delText>
        </w:r>
        <w:r w:rsidR="2276135E" w:rsidDel="00827CEB">
          <w:delText xml:space="preserve"> collection of modules and adds new functionality to enable state-of-science speciation representation</w:delText>
        </w:r>
        <w:r w:rsidR="0757F9AB" w:rsidDel="00827CEB">
          <w:delText xml:space="preserve"> (e.g., semi-volatile primary organic aerosol source-based assignments)</w:delText>
        </w:r>
        <w:r w:rsidR="2276135E" w:rsidDel="00827CEB">
          <w:delText>.</w:delText>
        </w:r>
        <w:r w:rsidR="417C1879" w:rsidDel="00827CEB">
          <w:delText xml:space="preserve"> In addition, the description, methods applied, mechanisms considered, and assumptions for the in-house mechanism mapping scripts are included. This mapping process </w:delText>
        </w:r>
        <w:r w:rsidR="7FFD3741" w:rsidDel="00827CEB">
          <w:delText>was</w:delText>
        </w:r>
        <w:r w:rsidR="417C1879" w:rsidDel="00827CEB">
          <w:delText xml:space="preserve"> previously </w:delText>
        </w:r>
        <w:r w:rsidR="7FFD3741" w:rsidDel="00827CEB">
          <w:delText xml:space="preserve">performed </w:delText>
        </w:r>
        <w:r w:rsidR="417C1879" w:rsidDel="00827CEB">
          <w:delText>manually</w:delText>
        </w:r>
        <w:r w:rsidR="00411981" w:rsidDel="00827CEB">
          <w:delText>,</w:delText>
        </w:r>
        <w:r w:rsidR="00FA7091" w:rsidDel="00827CEB">
          <w:delText xml:space="preserve"> and</w:delText>
        </w:r>
        <w:r w:rsidR="7FFD3741" w:rsidDel="00827CEB">
          <w:delText xml:space="preserve"> </w:delText>
        </w:r>
        <w:r w:rsidR="00FA7091" w:rsidDel="00827CEB">
          <w:delText>t</w:delText>
        </w:r>
        <w:r w:rsidR="417C1879" w:rsidDel="00827CEB">
          <w:delText xml:space="preserve">hese new scripts both </w:delText>
        </w:r>
        <w:r w:rsidR="6080461D" w:rsidDel="00827CEB">
          <w:delText>streamline</w:delText>
        </w:r>
        <w:r w:rsidR="417C1879" w:rsidDel="00827CEB">
          <w:delText xml:space="preserve"> the mapping process and make it more transparent.</w:delText>
        </w:r>
      </w:del>
    </w:p>
    <w:p w14:paraId="34FF5617" w14:textId="734BBBB0" w:rsidR="003B26B6" w:rsidRDefault="006A7461" w:rsidP="003B26B6">
      <w:pPr>
        <w:jc w:val="both"/>
      </w:pPr>
      <w:r>
        <w:t xml:space="preserve">Below, the overall process of translating emission methods to photochemical modeling input is illustrated. </w:t>
      </w:r>
    </w:p>
    <w:p w14:paraId="1247034A" w14:textId="1BF07849" w:rsidR="00D27B50" w:rsidRDefault="00D14F2F" w:rsidP="003B26B6">
      <w:pPr>
        <w:keepNext/>
        <w:jc w:val="center"/>
      </w:pPr>
      <w:r w:rsidRPr="00D14F2F">
        <w:rPr>
          <w:noProof/>
        </w:rPr>
        <w:t xml:space="preserve"> </w:t>
      </w:r>
      <w:r>
        <w:rPr>
          <w:noProof/>
        </w:rPr>
        <w:drawing>
          <wp:inline distT="0" distB="0" distL="0" distR="0" wp14:anchorId="3115508E" wp14:editId="405F1D36">
            <wp:extent cx="5669280" cy="3209026"/>
            <wp:effectExtent l="0" t="0" r="762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2244" t="17094" r="21314" b="5983"/>
                    <a:stretch/>
                  </pic:blipFill>
                  <pic:spPr bwMode="auto">
                    <a:xfrm>
                      <a:off x="0" y="0"/>
                      <a:ext cx="5669280" cy="3209026"/>
                    </a:xfrm>
                    <a:prstGeom prst="rect">
                      <a:avLst/>
                    </a:prstGeom>
                    <a:ln>
                      <a:noFill/>
                    </a:ln>
                    <a:extLst>
                      <a:ext uri="{53640926-AAD7-44D8-BBD7-CCE9431645EC}">
                        <a14:shadowObscured xmlns:a14="http://schemas.microsoft.com/office/drawing/2010/main"/>
                      </a:ext>
                    </a:extLst>
                  </pic:spPr>
                </pic:pic>
              </a:graphicData>
            </a:graphic>
          </wp:inline>
        </w:drawing>
      </w:r>
    </w:p>
    <w:p w14:paraId="2404148E" w14:textId="6E938D27" w:rsidR="003B26B6" w:rsidRPr="00C77556" w:rsidRDefault="118B01E1" w:rsidP="4B2C4EAF">
      <w:pPr>
        <w:pStyle w:val="Caption"/>
        <w:jc w:val="both"/>
        <w:rPr>
          <w:b/>
          <w:bCs/>
          <w:i w:val="0"/>
          <w:iCs w:val="0"/>
          <w:color w:val="000000" w:themeColor="text1"/>
          <w:sz w:val="20"/>
          <w:szCs w:val="20"/>
        </w:rPr>
      </w:pPr>
      <w:r w:rsidRPr="4B2C4EAF">
        <w:rPr>
          <w:b/>
          <w:bCs/>
          <w:i w:val="0"/>
          <w:iCs w:val="0"/>
          <w:color w:val="000000" w:themeColor="text1"/>
          <w:sz w:val="20"/>
          <w:szCs w:val="20"/>
        </w:rPr>
        <w:t xml:space="preserve">Figure </w:t>
      </w:r>
      <w:r w:rsidR="003B26B6" w:rsidRPr="4B2C4EAF">
        <w:rPr>
          <w:b/>
          <w:bCs/>
          <w:i w:val="0"/>
          <w:iCs w:val="0"/>
          <w:color w:val="000000" w:themeColor="text1"/>
          <w:sz w:val="20"/>
          <w:szCs w:val="20"/>
        </w:rPr>
        <w:fldChar w:fldCharType="begin"/>
      </w:r>
      <w:r w:rsidR="003B26B6" w:rsidRPr="4B2C4EAF">
        <w:rPr>
          <w:b/>
          <w:bCs/>
          <w:i w:val="0"/>
          <w:iCs w:val="0"/>
          <w:color w:val="000000" w:themeColor="text1"/>
          <w:sz w:val="20"/>
          <w:szCs w:val="20"/>
        </w:rPr>
        <w:instrText xml:space="preserve"> SEQ Figure \* ARABIC </w:instrText>
      </w:r>
      <w:r w:rsidR="003B26B6" w:rsidRPr="4B2C4EAF">
        <w:rPr>
          <w:b/>
          <w:bCs/>
          <w:i w:val="0"/>
          <w:iCs w:val="0"/>
          <w:color w:val="000000" w:themeColor="text1"/>
          <w:sz w:val="20"/>
          <w:szCs w:val="20"/>
        </w:rPr>
        <w:fldChar w:fldCharType="separate"/>
      </w:r>
      <w:r w:rsidR="00524E1B">
        <w:rPr>
          <w:b/>
          <w:bCs/>
          <w:i w:val="0"/>
          <w:iCs w:val="0"/>
          <w:noProof/>
          <w:color w:val="000000" w:themeColor="text1"/>
          <w:sz w:val="20"/>
          <w:szCs w:val="20"/>
        </w:rPr>
        <w:t>1</w:t>
      </w:r>
      <w:r w:rsidR="003B26B6" w:rsidRPr="4B2C4EAF">
        <w:rPr>
          <w:b/>
          <w:bCs/>
          <w:i w:val="0"/>
          <w:iCs w:val="0"/>
          <w:color w:val="000000" w:themeColor="text1"/>
          <w:sz w:val="20"/>
          <w:szCs w:val="20"/>
        </w:rPr>
        <w:fldChar w:fldCharType="end"/>
      </w:r>
      <w:r w:rsidRPr="4B2C4EAF">
        <w:rPr>
          <w:b/>
          <w:bCs/>
          <w:i w:val="0"/>
          <w:iCs w:val="0"/>
          <w:color w:val="000000" w:themeColor="text1"/>
          <w:sz w:val="20"/>
          <w:szCs w:val="20"/>
        </w:rPr>
        <w:t xml:space="preserve">: </w:t>
      </w:r>
      <w:r w:rsidR="106849A5" w:rsidRPr="4B2C4EAF">
        <w:rPr>
          <w:b/>
          <w:bCs/>
          <w:i w:val="0"/>
          <w:iCs w:val="0"/>
          <w:color w:val="000000" w:themeColor="text1"/>
          <w:sz w:val="20"/>
          <w:szCs w:val="20"/>
        </w:rPr>
        <w:t>W</w:t>
      </w:r>
      <w:r w:rsidRPr="4B2C4EAF">
        <w:rPr>
          <w:b/>
          <w:bCs/>
          <w:i w:val="0"/>
          <w:iCs w:val="0"/>
          <w:color w:val="000000" w:themeColor="text1"/>
          <w:sz w:val="20"/>
          <w:szCs w:val="20"/>
        </w:rPr>
        <w:t xml:space="preserve">orkflow for generating gridded, model ready emissions for CMAQ at the U.S. EPA. </w:t>
      </w:r>
    </w:p>
    <w:p w14:paraId="0E921E26" w14:textId="14E863F7" w:rsidR="003B26B6" w:rsidRDefault="02A186A2" w:rsidP="00295910">
      <w:pPr>
        <w:jc w:val="both"/>
      </w:pPr>
      <w:r>
        <w:t>As shown, the S2S-Tool, play</w:t>
      </w:r>
      <w:r w:rsidR="34030B29">
        <w:t>s</w:t>
      </w:r>
      <w:r>
        <w:t xml:space="preserve"> a key role in generating gridded, model ready emissions and is housed between SPECIATE and SMOKE. </w:t>
      </w:r>
      <w:r w:rsidR="1BF342ED">
        <w:t>The mechanism-specific mapping scripts</w:t>
      </w:r>
      <w:r w:rsidR="533EA806">
        <w:t xml:space="preserve"> used to</w:t>
      </w:r>
      <w:r w:rsidR="1BF342ED">
        <w:t xml:space="preserve"> generate the mech4import files </w:t>
      </w:r>
      <w:r w:rsidR="533EA806">
        <w:t xml:space="preserve">currently serve as </w:t>
      </w:r>
      <w:r w:rsidR="1BF342ED">
        <w:t xml:space="preserve">input </w:t>
      </w:r>
      <w:r w:rsidR="36DA1EB2">
        <w:t>for</w:t>
      </w:r>
      <w:r w:rsidR="1BF342ED">
        <w:t xml:space="preserve"> the S2S-Tool</w:t>
      </w:r>
      <w:r w:rsidR="33461BD5">
        <w:t>.</w:t>
      </w:r>
      <w:ins w:id="418" w:author="Seltzer, Karl" w:date="2024-04-09T11:58:00Z">
        <w:r w:rsidR="004133C2" w:rsidDel="004133C2">
          <w:t xml:space="preserve"> </w:t>
        </w:r>
      </w:ins>
      <w:del w:id="419" w:author="Seltzer, Karl" w:date="2024-04-09T11:58:00Z">
        <w:r w:rsidR="33461BD5" w:rsidDel="004133C2">
          <w:delText xml:space="preserve"> </w:delText>
        </w:r>
        <w:r w:rsidR="70B0A2F1" w:rsidDel="004133C2">
          <w:delText xml:space="preserve">In the future, these scripts will be incorporated into </w:delText>
        </w:r>
        <w:r w:rsidR="536EED8C" w:rsidDel="004133C2">
          <w:delText>the Tool’s infrastructure.</w:delText>
        </w:r>
      </w:del>
    </w:p>
    <w:p w14:paraId="7DB774B2" w14:textId="2BAADE9C" w:rsidR="00A74F05" w:rsidRDefault="394D35CB" w:rsidP="00A74F05">
      <w:pPr>
        <w:pStyle w:val="Heading2"/>
      </w:pPr>
      <w:bookmarkStart w:id="420" w:name="_Ref112934539"/>
      <w:bookmarkStart w:id="421" w:name="_Toc113448779"/>
      <w:bookmarkStart w:id="422" w:name="_Toc174099274"/>
      <w:r>
        <w:lastRenderedPageBreak/>
        <w:t>Modeling Platform Speciation</w:t>
      </w:r>
      <w:bookmarkEnd w:id="420"/>
      <w:bookmarkEnd w:id="421"/>
      <w:bookmarkEnd w:id="422"/>
    </w:p>
    <w:p w14:paraId="6E3991C7" w14:textId="290BCF1C" w:rsidR="00DC0F86" w:rsidRDefault="00DC0F86" w:rsidP="00295910">
      <w:pPr>
        <w:jc w:val="both"/>
      </w:pPr>
      <w:r w:rsidRPr="00940F40">
        <w:t>The</w:t>
      </w:r>
      <w:r>
        <w:t xml:space="preserve"> NEI houses annual emissions information for Criteria Air Pollutants (CAPs), precursors to CAPs (e.g., </w:t>
      </w:r>
      <w:r w:rsidR="00520677">
        <w:t>NH</w:t>
      </w:r>
      <w:r w:rsidR="00520677" w:rsidRPr="00520677">
        <w:rPr>
          <w:vertAlign w:val="subscript"/>
        </w:rPr>
        <w:t>3</w:t>
      </w:r>
      <w:r>
        <w:t xml:space="preserve">, VOC), and Hazardous Air Pollutants (HAPs). </w:t>
      </w:r>
      <w:r w:rsidR="00D27B50">
        <w:t>Hereafter, both CAPs and CAP precursors will collectively be referred to as CAPs.</w:t>
      </w:r>
      <w:del w:id="423" w:author="Seltzer, Karl" w:date="2024-08-07T13:27:00Z">
        <w:r w:rsidR="00D27B50" w:rsidDel="003242BF">
          <w:delText xml:space="preserve"> </w:delText>
        </w:r>
        <w:r w:rsidR="00BE62F4" w:rsidDel="003242BF">
          <w:delText>Often,</w:delText>
        </w:r>
      </w:del>
      <w:r w:rsidR="00BE62F4">
        <w:t xml:space="preserve"> </w:t>
      </w:r>
      <w:del w:id="424" w:author="Seltzer, Karl" w:date="2024-08-07T13:27:00Z">
        <w:r w:rsidR="00BE62F4" w:rsidDel="003242BF">
          <w:delText xml:space="preserve">pollutants </w:delText>
        </w:r>
      </w:del>
      <w:ins w:id="425" w:author="Seltzer, Karl" w:date="2024-08-07T13:27:00Z">
        <w:r w:rsidR="003242BF">
          <w:t xml:space="preserve">Pollutants </w:t>
        </w:r>
      </w:ins>
      <w:r w:rsidR="00BE62F4">
        <w:t xml:space="preserve">that are classified as a HAP </w:t>
      </w:r>
      <w:del w:id="426" w:author="Seltzer, Karl" w:date="2024-08-07T13:27:00Z">
        <w:r w:rsidR="00BE62F4" w:rsidDel="003242BF">
          <w:delText xml:space="preserve">are </w:delText>
        </w:r>
      </w:del>
      <w:ins w:id="427" w:author="Seltzer, Karl" w:date="2024-08-07T13:27:00Z">
        <w:r w:rsidR="003242BF">
          <w:t xml:space="preserve">can </w:t>
        </w:r>
      </w:ins>
      <w:r w:rsidR="00BE62F4">
        <w:t xml:space="preserve">also </w:t>
      </w:r>
      <w:ins w:id="428" w:author="Seltzer, Karl" w:date="2024-08-07T13:27:00Z">
        <w:r w:rsidR="003242BF">
          <w:t xml:space="preserve">be </w:t>
        </w:r>
      </w:ins>
      <w:r w:rsidR="00BE62F4">
        <w:t>a CAP (e.g., benzene and formaldehyde are both HAPs and VOCs; lead and arsenic are both HAPs and PM</w:t>
      </w:r>
      <w:r w:rsidR="00BE62F4" w:rsidRPr="00BE62F4">
        <w:rPr>
          <w:vertAlign w:val="subscript"/>
        </w:rPr>
        <w:t>2.5</w:t>
      </w:r>
      <w:r w:rsidR="005802E5">
        <w:t xml:space="preserve"> component</w:t>
      </w:r>
      <w:r w:rsidR="003A39BF">
        <w:t>s</w:t>
      </w:r>
      <w:r w:rsidR="00BE62F4">
        <w:t xml:space="preserve">). In a few instances, there are pollutants that are a HAP but not a CAP (e.g., </w:t>
      </w:r>
      <w:r w:rsidR="00BE62F4" w:rsidRPr="00BE62F4">
        <w:t>methyl chloroform</w:t>
      </w:r>
      <w:r w:rsidR="00BE62F4">
        <w:t xml:space="preserve"> is a HAP but exempt</w:t>
      </w:r>
      <w:r w:rsidR="00C97EB0">
        <w:t xml:space="preserve"> from the definition of</w:t>
      </w:r>
      <w:r w:rsidR="00BE62F4">
        <w:t xml:space="preserve"> VOC). </w:t>
      </w:r>
      <w:r w:rsidR="00877092">
        <w:t xml:space="preserve">As such, HAPs in a modeling platform, </w:t>
      </w:r>
      <w:r w:rsidR="00E47682">
        <w:t xml:space="preserve">which is defined as a dataset of gridded, model ready emissions for an AQM, can either be retrieved directly from the NEI or generated through speciation of </w:t>
      </w:r>
      <w:r w:rsidR="005802E5">
        <w:t>VOC or PM</w:t>
      </w:r>
      <w:r w:rsidR="005802E5">
        <w:rPr>
          <w:vertAlign w:val="subscript"/>
        </w:rPr>
        <w:t>2.5</w:t>
      </w:r>
      <w:r w:rsidR="00E47682">
        <w:t xml:space="preserve">. </w:t>
      </w:r>
    </w:p>
    <w:p w14:paraId="552AE3A8" w14:textId="2B619AD9" w:rsidR="00A74F05" w:rsidRDefault="00E23804" w:rsidP="00295910">
      <w:pPr>
        <w:jc w:val="both"/>
      </w:pPr>
      <w:r>
        <w:t xml:space="preserve">Currently, there are two </w:t>
      </w:r>
      <w:r w:rsidR="0003219E">
        <w:t xml:space="preserve">types of </w:t>
      </w:r>
      <w:r>
        <w:t>modeling platform</w:t>
      </w:r>
      <w:r w:rsidR="0003219E">
        <w:t>s</w:t>
      </w:r>
      <w:r>
        <w:t xml:space="preserve"> generated by the U.S. </w:t>
      </w:r>
      <w:r w:rsidR="00CA1FA5">
        <w:t>EPA.</w:t>
      </w:r>
      <w:r w:rsidR="0003219E">
        <w:t xml:space="preserve"> </w:t>
      </w:r>
      <w:r w:rsidR="00CA1FA5">
        <w:t>In both, CAP and HAP emissions are retrieved directly from the base inventory</w:t>
      </w:r>
      <w:r w:rsidR="005C2AB7">
        <w:t xml:space="preserve">. </w:t>
      </w:r>
      <w:r w:rsidR="008A5128">
        <w:t>However,</w:t>
      </w:r>
      <w:r w:rsidR="00CA1FA5">
        <w:t xml:space="preserve"> the two platform types vary in the sector-specific speciation approaches and </w:t>
      </w:r>
      <w:r w:rsidR="001F55D3">
        <w:t xml:space="preserve">under what circumstances </w:t>
      </w:r>
      <w:r w:rsidR="00CA1FA5">
        <w:t>HAP</w:t>
      </w:r>
      <w:r w:rsidR="00FF00AE">
        <w:t xml:space="preserve"> emission</w:t>
      </w:r>
      <w:r w:rsidR="00CA1FA5">
        <w:t xml:space="preserve">s from the inventory are </w:t>
      </w:r>
      <w:r w:rsidR="00FF00AE">
        <w:t xml:space="preserve">directly </w:t>
      </w:r>
      <w:r w:rsidR="00CA1FA5">
        <w:t>incorporated</w:t>
      </w:r>
      <w:r w:rsidR="00E82006">
        <w:t xml:space="preserve"> into the modeling platform</w:t>
      </w:r>
      <w:r w:rsidR="00CA1FA5">
        <w:t xml:space="preserve">. In a “CAP-only” modeling platform, </w:t>
      </w:r>
      <w:r w:rsidR="00467F19">
        <w:t xml:space="preserve">select </w:t>
      </w:r>
      <w:r w:rsidR="00CA1FA5">
        <w:t xml:space="preserve">HAP emissions are retrieved from the </w:t>
      </w:r>
      <w:r w:rsidR="006C58F9">
        <w:t xml:space="preserve">base inventory for the </w:t>
      </w:r>
      <w:r w:rsidR="00CA1FA5">
        <w:t>mobile (i.e., both onroad and nonroad), nonpoint, and point fire sectors, while HAP emissions are generated through</w:t>
      </w:r>
      <w:r w:rsidR="003F4D6C">
        <w:t xml:space="preserve"> speciation of</w:t>
      </w:r>
      <w:r w:rsidR="00CA1FA5">
        <w:t xml:space="preserve"> CAP emission</w:t>
      </w:r>
      <w:r w:rsidR="003F4D6C">
        <w:t>s</w:t>
      </w:r>
      <w:r w:rsidR="00CA1FA5">
        <w:t xml:space="preserve"> for the </w:t>
      </w:r>
      <w:ins w:id="429" w:author="Seltzer, Karl" w:date="2024-08-07T13:29:00Z">
        <w:r w:rsidR="00E9246A">
          <w:t xml:space="preserve">non-fire </w:t>
        </w:r>
      </w:ins>
      <w:r w:rsidR="00CA1FA5">
        <w:t xml:space="preserve">point sector. </w:t>
      </w:r>
      <w:r w:rsidR="006C58F9">
        <w:t xml:space="preserve">In a “HAP-CAP” modeling platform, </w:t>
      </w:r>
      <w:r w:rsidR="00151375">
        <w:t xml:space="preserve">select </w:t>
      </w:r>
      <w:r w:rsidR="006C58F9">
        <w:t>HAP emissions are retrieved from the base inventory for all sectors.</w:t>
      </w:r>
      <w:r w:rsidR="00AC03A6">
        <w:t xml:space="preserve"> The differences between the two speciation methods are predominately driven by the granularity of the inventory data (e.g., HAP emissions from point sources are often at the facility-level, whereas CAP emissions are at the process-level).</w:t>
      </w:r>
    </w:p>
    <w:p w14:paraId="59C0C7C6" w14:textId="570AA234" w:rsidR="00AE0629" w:rsidRDefault="1B4946B3" w:rsidP="00AE0629">
      <w:pPr>
        <w:jc w:val="both"/>
      </w:pPr>
      <w:r>
        <w:t>When HAP emissions are generated through CAP emission</w:t>
      </w:r>
      <w:ins w:id="430" w:author="Seltzer, Karl" w:date="2024-08-07T13:30:00Z">
        <w:r w:rsidR="00162B3F">
          <w:t>s</w:t>
        </w:r>
      </w:ins>
      <w:r>
        <w:t xml:space="preserve"> speciation, the method is defined as “criteria” speciation. When HAP emissions are pulled directly from the base inventory, the non-HAP mass of the CAP emissions can either use an “integrate” or a “no-integrate” speciation profile to characterize the non-HAP mass.</w:t>
      </w:r>
      <w:r w:rsidR="0411FE18">
        <w:t xml:space="preserve"> In an “integrate” profile, the explicit HAPs within the chemical mechanism for the modeling platform are </w:t>
      </w:r>
      <w:r w:rsidR="1E633AD4">
        <w:t>removed</w:t>
      </w:r>
      <w:r w:rsidR="0411FE18">
        <w:t xml:space="preserve"> from the SPECIATE profile and the remaining mass is re-normalized</w:t>
      </w:r>
      <w:r w:rsidR="00141C5E">
        <w:t xml:space="preserve"> to 100%</w:t>
      </w:r>
      <w:r w:rsidR="0411FE18">
        <w:t>, whereas a “no-integrate” profile does not feature the re-normalization step.</w:t>
      </w:r>
      <w:r w:rsidR="43996EE9">
        <w:t xml:space="preserve"> </w:t>
      </w:r>
      <w:r w:rsidR="0B9F01E8">
        <w:t xml:space="preserve">Thus the </w:t>
      </w:r>
      <w:r w:rsidR="7CD42CDA">
        <w:t>“</w:t>
      </w:r>
      <w:r w:rsidR="0B9F01E8">
        <w:t>integrate</w:t>
      </w:r>
      <w:r w:rsidR="7CD42CDA">
        <w:t>”</w:t>
      </w:r>
      <w:r w:rsidR="0B9F01E8">
        <w:t xml:space="preserve"> approach results in retaining total VOC or PM</w:t>
      </w:r>
      <w:r w:rsidR="0B9F01E8" w:rsidRPr="4B2C4EAF">
        <w:rPr>
          <w:vertAlign w:val="subscript"/>
        </w:rPr>
        <w:t>2.5</w:t>
      </w:r>
      <w:r w:rsidR="0B9F01E8">
        <w:t xml:space="preserve"> mass in the inventory while the </w:t>
      </w:r>
      <w:r w:rsidR="7CD42CDA">
        <w:t>“</w:t>
      </w:r>
      <w:r w:rsidR="0B9F01E8">
        <w:t>no-integrate</w:t>
      </w:r>
      <w:r w:rsidR="7CD42CDA">
        <w:t>”</w:t>
      </w:r>
      <w:r w:rsidR="0B9F01E8">
        <w:t xml:space="preserve"> approach can result in the sum of VOC or PM</w:t>
      </w:r>
      <w:r w:rsidR="0B9F01E8" w:rsidRPr="4B2C4EAF">
        <w:rPr>
          <w:vertAlign w:val="subscript"/>
        </w:rPr>
        <w:t>2.5</w:t>
      </w:r>
      <w:r w:rsidR="0B9F01E8">
        <w:t xml:space="preserve"> species mass being larger or smaller than the VOC or PM</w:t>
      </w:r>
      <w:r w:rsidR="0B9F01E8" w:rsidRPr="4B2C4EAF">
        <w:rPr>
          <w:vertAlign w:val="subscript"/>
        </w:rPr>
        <w:t>2.5</w:t>
      </w:r>
      <w:r w:rsidR="0B9F01E8">
        <w:t xml:space="preserve"> emissions in the underlying NEI. </w:t>
      </w:r>
      <w:r w:rsidR="00AE0629">
        <w:t xml:space="preserve">Below, a conceptual overview of the various speciation methods is illustrated. </w:t>
      </w:r>
    </w:p>
    <w:p w14:paraId="5A5D6873" w14:textId="1F7A8EA1" w:rsidR="00311E24" w:rsidRDefault="009E352A" w:rsidP="00311E24">
      <w:pPr>
        <w:keepNext/>
        <w:spacing w:after="0" w:line="240" w:lineRule="auto"/>
        <w:jc w:val="both"/>
      </w:pPr>
      <w:r>
        <w:rPr>
          <w:noProof/>
        </w:rPr>
        <w:lastRenderedPageBreak/>
        <w:t xml:space="preserve"> </w:t>
      </w:r>
      <w:r w:rsidR="005B6DE7">
        <w:rPr>
          <w:noProof/>
        </w:rPr>
        <w:t xml:space="preserve"> </w:t>
      </w:r>
      <w:r w:rsidR="00EE021F">
        <w:rPr>
          <w:noProof/>
        </w:rPr>
        <w:drawing>
          <wp:inline distT="0" distB="0" distL="0" distR="0" wp14:anchorId="43A62CAE" wp14:editId="5E312C3A">
            <wp:extent cx="5852160" cy="2740399"/>
            <wp:effectExtent l="0" t="0" r="0" b="317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l="12020" t="10542" r="14743" b="28490"/>
                    <a:stretch/>
                  </pic:blipFill>
                  <pic:spPr bwMode="auto">
                    <a:xfrm>
                      <a:off x="0" y="0"/>
                      <a:ext cx="5852160" cy="2740399"/>
                    </a:xfrm>
                    <a:prstGeom prst="rect">
                      <a:avLst/>
                    </a:prstGeom>
                    <a:ln>
                      <a:noFill/>
                    </a:ln>
                    <a:extLst>
                      <a:ext uri="{53640926-AAD7-44D8-BBD7-CCE9431645EC}">
                        <a14:shadowObscured xmlns:a14="http://schemas.microsoft.com/office/drawing/2010/main"/>
                      </a:ext>
                    </a:extLst>
                  </pic:spPr>
                </pic:pic>
              </a:graphicData>
            </a:graphic>
          </wp:inline>
        </w:drawing>
      </w:r>
    </w:p>
    <w:p w14:paraId="69D06B5F" w14:textId="0F6DAC3D" w:rsidR="00AE0629" w:rsidRPr="00311E24" w:rsidRDefault="00311E24" w:rsidP="00311E24">
      <w:pPr>
        <w:pStyle w:val="Caption"/>
        <w:jc w:val="both"/>
        <w:rPr>
          <w:rFonts w:asciiTheme="majorHAnsi" w:eastAsiaTheme="majorEastAsia" w:hAnsiTheme="majorHAnsi" w:cstheme="majorBidi"/>
          <w:b/>
          <w:bCs/>
          <w:i w:val="0"/>
          <w:iCs w:val="0"/>
          <w:color w:val="000000" w:themeColor="text1"/>
          <w:sz w:val="20"/>
          <w:szCs w:val="20"/>
        </w:rPr>
      </w:pPr>
      <w:r w:rsidRPr="00311E24">
        <w:rPr>
          <w:b/>
          <w:bCs/>
          <w:i w:val="0"/>
          <w:iCs w:val="0"/>
          <w:color w:val="000000" w:themeColor="text1"/>
          <w:sz w:val="20"/>
          <w:szCs w:val="20"/>
        </w:rPr>
        <w:t xml:space="preserve">Figure </w:t>
      </w:r>
      <w:r w:rsidRPr="00311E24">
        <w:rPr>
          <w:b/>
          <w:bCs/>
          <w:i w:val="0"/>
          <w:iCs w:val="0"/>
          <w:color w:val="000000" w:themeColor="text1"/>
          <w:sz w:val="20"/>
          <w:szCs w:val="20"/>
        </w:rPr>
        <w:fldChar w:fldCharType="begin"/>
      </w:r>
      <w:r w:rsidRPr="00311E24">
        <w:rPr>
          <w:b/>
          <w:bCs/>
          <w:i w:val="0"/>
          <w:iCs w:val="0"/>
          <w:color w:val="000000" w:themeColor="text1"/>
          <w:sz w:val="20"/>
          <w:szCs w:val="20"/>
        </w:rPr>
        <w:instrText xml:space="preserve"> SEQ Figure \* ARABIC </w:instrText>
      </w:r>
      <w:r w:rsidRPr="00311E24">
        <w:rPr>
          <w:b/>
          <w:bCs/>
          <w:i w:val="0"/>
          <w:iCs w:val="0"/>
          <w:color w:val="000000" w:themeColor="text1"/>
          <w:sz w:val="20"/>
          <w:szCs w:val="20"/>
        </w:rPr>
        <w:fldChar w:fldCharType="separate"/>
      </w:r>
      <w:r w:rsidR="00524E1B">
        <w:rPr>
          <w:b/>
          <w:bCs/>
          <w:i w:val="0"/>
          <w:iCs w:val="0"/>
          <w:noProof/>
          <w:color w:val="000000" w:themeColor="text1"/>
          <w:sz w:val="20"/>
          <w:szCs w:val="20"/>
        </w:rPr>
        <w:t>2</w:t>
      </w:r>
      <w:r w:rsidRPr="00311E24">
        <w:rPr>
          <w:b/>
          <w:bCs/>
          <w:i w:val="0"/>
          <w:iCs w:val="0"/>
          <w:color w:val="000000" w:themeColor="text1"/>
          <w:sz w:val="20"/>
          <w:szCs w:val="20"/>
        </w:rPr>
        <w:fldChar w:fldCharType="end"/>
      </w:r>
      <w:r>
        <w:rPr>
          <w:b/>
          <w:bCs/>
          <w:i w:val="0"/>
          <w:iCs w:val="0"/>
          <w:color w:val="000000" w:themeColor="text1"/>
          <w:sz w:val="20"/>
          <w:szCs w:val="20"/>
        </w:rPr>
        <w:t xml:space="preserve">: </w:t>
      </w:r>
      <w:r w:rsidRPr="4B2C4EAF">
        <w:rPr>
          <w:b/>
          <w:bCs/>
          <w:i w:val="0"/>
          <w:iCs w:val="0"/>
          <w:color w:val="000000" w:themeColor="text1"/>
          <w:sz w:val="20"/>
          <w:szCs w:val="20"/>
        </w:rPr>
        <w:t xml:space="preserve">Workflow for </w:t>
      </w:r>
      <w:r>
        <w:rPr>
          <w:b/>
          <w:bCs/>
          <w:i w:val="0"/>
          <w:iCs w:val="0"/>
          <w:color w:val="000000" w:themeColor="text1"/>
          <w:sz w:val="20"/>
          <w:szCs w:val="20"/>
        </w:rPr>
        <w:t xml:space="preserve">speciating gaseous organic emissions </w:t>
      </w:r>
      <w:r w:rsidRPr="4B2C4EAF">
        <w:rPr>
          <w:b/>
          <w:bCs/>
          <w:i w:val="0"/>
          <w:iCs w:val="0"/>
          <w:color w:val="000000" w:themeColor="text1"/>
          <w:sz w:val="20"/>
          <w:szCs w:val="20"/>
        </w:rPr>
        <w:t>at the U.S. EPA.</w:t>
      </w:r>
    </w:p>
    <w:p w14:paraId="0E9AAFA9" w14:textId="34E838C3" w:rsidR="004D4C13" w:rsidRPr="00430F6E" w:rsidRDefault="43996EE9" w:rsidP="4B2C4EAF">
      <w:pPr>
        <w:jc w:val="both"/>
      </w:pPr>
      <w:r>
        <w:t xml:space="preserve">“No-integrate” profiles are </w:t>
      </w:r>
      <w:r w:rsidR="1E633AD4">
        <w:t xml:space="preserve">almost </w:t>
      </w:r>
      <w:r>
        <w:t>exclusively used for point sector emissions</w:t>
      </w:r>
      <w:r w:rsidR="00BB1DAA">
        <w:t xml:space="preserve"> in HAP-CAP modeling platforms. </w:t>
      </w:r>
      <w:r w:rsidR="2940DA87">
        <w:t xml:space="preserve">In the base inventory, </w:t>
      </w:r>
      <w:r w:rsidR="00916F12">
        <w:t xml:space="preserve">some point source </w:t>
      </w:r>
      <w:r w:rsidR="2940DA87">
        <w:t xml:space="preserve">HAP emissions </w:t>
      </w:r>
      <w:r w:rsidR="00916F12">
        <w:t xml:space="preserve">are retrieved from sources for which HAP and CAP emissions are not reported consistently </w:t>
      </w:r>
      <w:r w:rsidR="2940DA87">
        <w:t>(</w:t>
      </w:r>
      <w:r w:rsidR="00916F12">
        <w:t>e</w:t>
      </w:r>
      <w:r w:rsidR="2940DA87">
        <w:t>.</w:t>
      </w:r>
      <w:r w:rsidR="00916F12">
        <w:t>g</w:t>
      </w:r>
      <w:r w:rsidR="2940DA87">
        <w:t xml:space="preserve">., </w:t>
      </w:r>
      <w:r w:rsidR="00916F12">
        <w:t>HAPs may be reported at the facility-level</w:t>
      </w:r>
      <w:r w:rsidR="2940DA87">
        <w:t>)</w:t>
      </w:r>
      <w:r w:rsidR="00916F12">
        <w:t>.</w:t>
      </w:r>
      <w:r w:rsidR="2940DA87">
        <w:t xml:space="preserve"> Since all CAP emissions are reported at the process-level, it is sometimes not possible to reconcile the two dataset types (i.e., facility-level and process-level). </w:t>
      </w:r>
      <w:r w:rsidR="5943EE31">
        <w:t xml:space="preserve">In these circumstances, the </w:t>
      </w:r>
      <w:r w:rsidR="008077EC">
        <w:t>inventoried</w:t>
      </w:r>
      <w:r w:rsidR="5943EE31">
        <w:t xml:space="preserve"> HAP emissions are preferentially used over speciated, process-level CAP emissions. To avoid a potential double counting of HAP emissions, the HAPs retrieved from the base inventory are dropped from the SPECIATE profile and the profile is not renormalized since facility-level vs. process-level emission proportions are not know</w:t>
      </w:r>
      <w:ins w:id="431" w:author="Seltzer, Karl" w:date="2024-08-07T13:31:00Z">
        <w:r w:rsidR="00162B3F">
          <w:t>n</w:t>
        </w:r>
      </w:ins>
      <w:r w:rsidR="5943EE31">
        <w:t xml:space="preserve">. </w:t>
      </w:r>
      <w:r w:rsidR="2C209F7F">
        <w:t>Therefore</w:t>
      </w:r>
      <w:r w:rsidR="7D1B6A72">
        <w:t xml:space="preserve">, </w:t>
      </w:r>
      <w:r w:rsidR="370A8BF6">
        <w:t xml:space="preserve">to incorporate facility-level HAP emissions, </w:t>
      </w:r>
      <w:ins w:id="432" w:author="Seltzer, Karl" w:date="2024-04-05T15:30:00Z">
        <w:r w:rsidR="00623E47">
          <w:t xml:space="preserve">the </w:t>
        </w:r>
      </w:ins>
      <w:r w:rsidR="5799722E">
        <w:t xml:space="preserve">mass of </w:t>
      </w:r>
      <w:r w:rsidR="7D1B6A72">
        <w:t xml:space="preserve">CAP emissions </w:t>
      </w:r>
      <w:r w:rsidR="5799722E">
        <w:t>at the process-level</w:t>
      </w:r>
      <w:r w:rsidR="7D1B6A72">
        <w:t xml:space="preserve"> </w:t>
      </w:r>
      <w:del w:id="433" w:author="Seltzer, Karl" w:date="2024-08-07T13:31:00Z">
        <w:r w:rsidR="7D1B6A72" w:rsidDel="00162B3F">
          <w:delText xml:space="preserve">is </w:delText>
        </w:r>
      </w:del>
      <w:ins w:id="434" w:author="Seltzer, Karl" w:date="2024-08-07T13:31:00Z">
        <w:r w:rsidR="00162B3F">
          <w:t xml:space="preserve">may </w:t>
        </w:r>
      </w:ins>
      <w:r w:rsidR="7D1B6A72" w:rsidRPr="00430F6E">
        <w:t xml:space="preserve">not </w:t>
      </w:r>
      <w:ins w:id="435" w:author="Seltzer, Karl" w:date="2024-08-07T13:31:00Z">
        <w:r w:rsidR="00162B3F">
          <w:t xml:space="preserve">be </w:t>
        </w:r>
      </w:ins>
      <w:r w:rsidR="7D1B6A72" w:rsidRPr="00430F6E">
        <w:t>conserved.</w:t>
      </w:r>
    </w:p>
    <w:p w14:paraId="2F64E804" w14:textId="657663E2" w:rsidR="004D4C13" w:rsidRPr="00430F6E" w:rsidRDefault="004D4C13" w:rsidP="00D65B4D">
      <w:pPr>
        <w:pStyle w:val="Heading2"/>
        <w:rPr>
          <w:rPrChange w:id="436" w:author="Seltzer, Karl" w:date="2024-04-05T16:13:00Z">
            <w:rPr>
              <w:rFonts w:asciiTheme="minorHAnsi" w:eastAsiaTheme="minorHAnsi" w:hAnsiTheme="minorHAnsi" w:cstheme="minorBidi"/>
              <w:color w:val="auto"/>
              <w:sz w:val="22"/>
              <w:szCs w:val="22"/>
            </w:rPr>
          </w:rPrChange>
        </w:rPr>
      </w:pPr>
      <w:bookmarkStart w:id="437" w:name="_Toc174099275"/>
      <w:r w:rsidRPr="00430F6E">
        <w:t>Updates for v</w:t>
      </w:r>
      <w:ins w:id="438" w:author="Seltzer, Karl" w:date="2024-04-05T15:26:00Z">
        <w:r w:rsidR="00323CE7" w:rsidRPr="00430F6E">
          <w:t>3</w:t>
        </w:r>
      </w:ins>
      <w:bookmarkEnd w:id="437"/>
      <w:del w:id="439" w:author="Seltzer, Karl" w:date="2024-04-05T15:26:00Z">
        <w:r w:rsidRPr="00430F6E" w:rsidDel="00323CE7">
          <w:delText>2</w:delText>
        </w:r>
      </w:del>
    </w:p>
    <w:p w14:paraId="020B878C" w14:textId="506C12CE" w:rsidR="004D4C13" w:rsidRPr="006A0C04" w:rsidRDefault="0086497D" w:rsidP="003C4A5E">
      <w:pPr>
        <w:jc w:val="both"/>
      </w:pPr>
      <w:bookmarkStart w:id="440" w:name="_Toc113448783"/>
      <w:r w:rsidRPr="00430F6E">
        <w:t xml:space="preserve">Several </w:t>
      </w:r>
      <w:del w:id="441" w:author="Seltzer, Karl" w:date="2024-04-05T15:31:00Z">
        <w:r w:rsidR="00D2660F" w:rsidRPr="00430F6E" w:rsidDel="001A1936">
          <w:delText xml:space="preserve">small </w:delText>
        </w:r>
      </w:del>
      <w:r w:rsidR="00D2660F" w:rsidRPr="00430F6E">
        <w:t>changes</w:t>
      </w:r>
      <w:r w:rsidRPr="003C4A5E">
        <w:t xml:space="preserve"> were made </w:t>
      </w:r>
      <w:r w:rsidR="00D2660F" w:rsidRPr="003C4A5E">
        <w:t>in</w:t>
      </w:r>
      <w:r w:rsidRPr="003C4A5E">
        <w:t xml:space="preserve"> S2S-Tool </w:t>
      </w:r>
      <w:del w:id="442" w:author="Seltzer, Karl" w:date="2024-04-05T15:30:00Z">
        <w:r w:rsidRPr="003C4A5E" w:rsidDel="00116557">
          <w:delText>v2</w:delText>
        </w:r>
      </w:del>
      <w:ins w:id="443" w:author="Seltzer, Karl" w:date="2024-04-05T15:30:00Z">
        <w:r w:rsidR="00116557" w:rsidRPr="003C4A5E">
          <w:t>v</w:t>
        </w:r>
        <w:r w:rsidR="00116557">
          <w:t>3</w:t>
        </w:r>
      </w:ins>
      <w:r w:rsidR="00D2660F" w:rsidRPr="003C4A5E">
        <w:t xml:space="preserve">, </w:t>
      </w:r>
      <w:ins w:id="444" w:author="Seltzer, Karl" w:date="2024-08-08T09:44:00Z">
        <w:r w:rsidR="002477D3">
          <w:t>most</w:t>
        </w:r>
      </w:ins>
      <w:ins w:id="445" w:author="Seltzer, Karl" w:date="2024-04-05T15:31:00Z">
        <w:r w:rsidR="001A1936">
          <w:t xml:space="preserve"> of which involved the introduction </w:t>
        </w:r>
      </w:ins>
      <w:del w:id="446" w:author="Seltzer, Karl" w:date="2024-04-05T15:31:00Z">
        <w:r w:rsidR="00D2660F" w:rsidRPr="003C4A5E" w:rsidDel="001A1936">
          <w:delText xml:space="preserve">including </w:delText>
        </w:r>
      </w:del>
      <w:ins w:id="447" w:author="Seltzer, Karl" w:date="2024-04-05T15:31:00Z">
        <w:r w:rsidR="001A1936">
          <w:t xml:space="preserve">of </w:t>
        </w:r>
      </w:ins>
      <w:ins w:id="448" w:author="Seltzer, Karl" w:date="2024-05-17T09:44:00Z">
        <w:r w:rsidR="00695D86">
          <w:t xml:space="preserve">new chemical mechanisms: </w:t>
        </w:r>
      </w:ins>
      <w:ins w:id="449" w:author="Seltzer, Karl" w:date="2024-04-05T15:31:00Z">
        <w:r w:rsidR="001A1936">
          <w:t>CRACMMv2.0</w:t>
        </w:r>
      </w:ins>
      <w:ins w:id="450" w:author="Seltzer, Karl" w:date="2024-05-17T09:44:00Z">
        <w:r w:rsidR="00695D86">
          <w:t xml:space="preserve"> and </w:t>
        </w:r>
        <w:r w:rsidR="00695D86" w:rsidRPr="00695D86">
          <w:t>CB7VCP</w:t>
        </w:r>
        <w:r w:rsidR="00695D86">
          <w:t>_CF2</w:t>
        </w:r>
      </w:ins>
      <w:ins w:id="451" w:author="Seltzer, Karl" w:date="2024-04-05T15:31:00Z">
        <w:r w:rsidR="001A1936">
          <w:t xml:space="preserve">. To introduce </w:t>
        </w:r>
      </w:ins>
      <w:ins w:id="452" w:author="Seltzer, Karl" w:date="2024-05-17T09:44:00Z">
        <w:r w:rsidR="00B40F01">
          <w:t>both</w:t>
        </w:r>
      </w:ins>
      <w:ins w:id="453" w:author="Seltzer, Karl" w:date="2024-04-05T15:31:00Z">
        <w:r w:rsidR="001A1936">
          <w:t xml:space="preserve"> into the S2S-Tool syste</w:t>
        </w:r>
      </w:ins>
      <w:ins w:id="454" w:author="Seltzer, Karl" w:date="2024-04-05T15:32:00Z">
        <w:r w:rsidR="001A1936">
          <w:t xml:space="preserve">m, updates to both modules and </w:t>
        </w:r>
      </w:ins>
      <w:ins w:id="455" w:author="Seltzer, Karl" w:date="2024-04-05T15:31:00Z">
        <w:r w:rsidR="001A1936">
          <w:t xml:space="preserve">input file </w:t>
        </w:r>
      </w:ins>
      <w:ins w:id="456" w:author="Seltzer, Karl" w:date="2024-04-05T15:32:00Z">
        <w:r w:rsidR="001A1936">
          <w:t>was required. These updates are further described below</w:t>
        </w:r>
      </w:ins>
      <w:ins w:id="457" w:author="Seltzer, Karl" w:date="2024-04-05T15:31:00Z">
        <w:r w:rsidR="001A1936">
          <w:t>.</w:t>
        </w:r>
      </w:ins>
      <w:del w:id="458" w:author="Seltzer, Karl" w:date="2024-04-05T15:32:00Z">
        <w:r w:rsidR="00D2660F" w:rsidRPr="003C4A5E" w:rsidDel="001C44E5">
          <w:delText>new input files</w:delText>
        </w:r>
        <w:r w:rsidRPr="003C4A5E" w:rsidDel="001C44E5">
          <w:delText xml:space="preserve"> </w:delText>
        </w:r>
        <w:r w:rsidR="00D2660F" w:rsidRPr="003C4A5E" w:rsidDel="001C44E5">
          <w:delText>that</w:delText>
        </w:r>
        <w:r w:rsidR="00D2660F" w:rsidDel="001C44E5">
          <w:delText xml:space="preserve"> accommodate SPECIATE v5.3, </w:delText>
        </w:r>
        <w:r w:rsidR="00D2660F" w:rsidRPr="006A0C04" w:rsidDel="001C44E5">
          <w:delText>other miscellaneous updates to input files, incorporation of new methods for reporting the molecular weight of mechanism-species species in the GSPRO output files</w:delText>
        </w:r>
        <w:r w:rsidR="00C01110" w:rsidRPr="006A0C04" w:rsidDel="001C44E5">
          <w:delText>, and refinements to select mechanism mappers</w:delText>
        </w:r>
        <w:r w:rsidR="00D2660F" w:rsidRPr="006A0C04" w:rsidDel="001C44E5">
          <w:delText>.</w:delText>
        </w:r>
      </w:del>
    </w:p>
    <w:p w14:paraId="70187C62" w14:textId="3F88D290" w:rsidR="00F93971" w:rsidRPr="00430F6E" w:rsidRDefault="00F93971" w:rsidP="00F93971">
      <w:pPr>
        <w:pStyle w:val="Heading3"/>
        <w:rPr>
          <w:highlight w:val="yellow"/>
          <w:rPrChange w:id="459" w:author="Seltzer, Karl" w:date="2024-04-05T16:13:00Z">
            <w:rPr/>
          </w:rPrChange>
        </w:rPr>
      </w:pPr>
      <w:bookmarkStart w:id="460" w:name="_Toc174099276"/>
      <w:r w:rsidRPr="00430F6E">
        <w:rPr>
          <w:highlight w:val="yellow"/>
          <w:rPrChange w:id="461" w:author="Seltzer, Karl" w:date="2024-04-05T16:13:00Z">
            <w:rPr/>
          </w:rPrChange>
        </w:rPr>
        <w:t>Input Files</w:t>
      </w:r>
      <w:bookmarkEnd w:id="460"/>
    </w:p>
    <w:p w14:paraId="481ADD81" w14:textId="242B79FF" w:rsidR="00FD21BB" w:rsidRDefault="00FD21BB" w:rsidP="006D0AA7">
      <w:pPr>
        <w:jc w:val="both"/>
        <w:rPr>
          <w:ins w:id="462" w:author="Seltzer, Karl" w:date="2024-04-05T15:33:00Z"/>
        </w:rPr>
      </w:pPr>
      <w:ins w:id="463" w:author="Seltzer, Karl" w:date="2024-04-05T15:33:00Z">
        <w:r>
          <w:t>mech_pm updates</w:t>
        </w:r>
      </w:ins>
      <w:ins w:id="464" w:author="Seltzer, Karl" w:date="2024-04-05T16:09:00Z">
        <w:r w:rsidR="00CC58BF">
          <w:t xml:space="preserve"> – what to do about O/C ratio dimension?? Add species to SPECIATE?</w:t>
        </w:r>
      </w:ins>
    </w:p>
    <w:p w14:paraId="4A4F80E4" w14:textId="51E23B35" w:rsidR="00FD21BB" w:rsidRDefault="00FD21BB" w:rsidP="006D0AA7">
      <w:pPr>
        <w:jc w:val="both"/>
        <w:rPr>
          <w:ins w:id="465" w:author="Seltzer, Karl" w:date="2024-04-05T15:34:00Z"/>
        </w:rPr>
      </w:pPr>
      <w:ins w:id="466" w:author="Seltzer, Karl" w:date="2024-04-05T15:33:00Z">
        <w:r>
          <w:t>mechanism_forImport updat</w:t>
        </w:r>
      </w:ins>
      <w:ins w:id="467" w:author="Seltzer, Karl" w:date="2024-04-05T15:34:00Z">
        <w:r>
          <w:t>es</w:t>
        </w:r>
      </w:ins>
      <w:ins w:id="468" w:author="Seltzer, Karl" w:date="2024-04-05T16:08:00Z">
        <w:r w:rsidR="00CF0A2E">
          <w:t xml:space="preserve"> – updated to include CRACMMv2.0</w:t>
        </w:r>
      </w:ins>
      <w:ins w:id="469" w:author="Seltzer, Karl" w:date="2024-08-07T13:31:00Z">
        <w:r w:rsidR="00BA125B">
          <w:t xml:space="preserve">, </w:t>
        </w:r>
      </w:ins>
      <w:ins w:id="470" w:author="Seltzer, Karl" w:date="2024-08-07T13:32:00Z">
        <w:r w:rsidR="00BA125B" w:rsidRPr="00BA125B">
          <w:t>CB7VCP_CF2</w:t>
        </w:r>
      </w:ins>
    </w:p>
    <w:p w14:paraId="098CF721" w14:textId="5B700B47" w:rsidR="00FD21BB" w:rsidRDefault="00FD21BB" w:rsidP="006D0AA7">
      <w:pPr>
        <w:jc w:val="both"/>
        <w:rPr>
          <w:ins w:id="471" w:author="Seltzer, Karl" w:date="2024-04-05T15:34:00Z"/>
        </w:rPr>
      </w:pPr>
      <w:proofErr w:type="spellStart"/>
      <w:ins w:id="472" w:author="Seltzer, Karl" w:date="2024-04-05T15:34:00Z">
        <w:r>
          <w:t>mechanism_mw</w:t>
        </w:r>
        <w:proofErr w:type="spellEnd"/>
        <w:r>
          <w:t xml:space="preserve"> updates</w:t>
        </w:r>
      </w:ins>
      <w:ins w:id="473" w:author="Seltzer, Karl" w:date="2024-04-05T16:09:00Z">
        <w:r w:rsidR="00CC58BF">
          <w:t xml:space="preserve"> – what to do about O/C ratio dimension?? Add species to SPECIATE?</w:t>
        </w:r>
      </w:ins>
    </w:p>
    <w:p w14:paraId="767469A6" w14:textId="7A57C6F2" w:rsidR="00FD21BB" w:rsidRDefault="00FD21BB" w:rsidP="006D0AA7">
      <w:pPr>
        <w:jc w:val="both"/>
        <w:rPr>
          <w:ins w:id="474" w:author="Seltzer, Karl" w:date="2024-04-05T15:34:00Z"/>
        </w:rPr>
      </w:pPr>
      <w:proofErr w:type="spellStart"/>
      <w:ins w:id="475" w:author="Seltzer, Karl" w:date="2024-04-05T15:34:00Z">
        <w:r>
          <w:t>POA_mapping</w:t>
        </w:r>
        <w:proofErr w:type="spellEnd"/>
        <w:r>
          <w:t xml:space="preserve"> updates</w:t>
        </w:r>
      </w:ins>
      <w:ins w:id="476" w:author="Seltzer, Karl" w:date="2024-04-05T16:09:00Z">
        <w:r w:rsidR="00CC58BF">
          <w:t xml:space="preserve"> – what to do about O/C ratio dimension?? Add species to SPECIATE?</w:t>
        </w:r>
      </w:ins>
    </w:p>
    <w:p w14:paraId="302A1807" w14:textId="027838BF" w:rsidR="00FD21BB" w:rsidRDefault="00FD21BB" w:rsidP="006D0AA7">
      <w:pPr>
        <w:jc w:val="both"/>
        <w:rPr>
          <w:ins w:id="477" w:author="Seltzer, Karl" w:date="2024-04-05T15:35:00Z"/>
        </w:rPr>
      </w:pPr>
      <w:proofErr w:type="spellStart"/>
      <w:ins w:id="478" w:author="Seltzer, Karl" w:date="2024-04-05T15:34:00Z">
        <w:r>
          <w:t>POA_VolatilityBins</w:t>
        </w:r>
        <w:proofErr w:type="spellEnd"/>
        <w:r>
          <w:t xml:space="preserve"> updates</w:t>
        </w:r>
      </w:ins>
      <w:ins w:id="479" w:author="Seltzer, Karl" w:date="2024-04-05T16:09:00Z">
        <w:r w:rsidR="00CC58BF">
          <w:t xml:space="preserve"> – what to do about O/C ratio dimension?? Add species to SPECIATE?</w:t>
        </w:r>
      </w:ins>
    </w:p>
    <w:p w14:paraId="2D11EA83" w14:textId="5536A666" w:rsidR="00FD21BB" w:rsidRDefault="00FD21BB" w:rsidP="006D0AA7">
      <w:pPr>
        <w:jc w:val="both"/>
        <w:rPr>
          <w:ins w:id="480" w:author="Seltzer, Karl" w:date="2024-04-05T15:33:00Z"/>
        </w:rPr>
      </w:pPr>
      <w:proofErr w:type="spellStart"/>
      <w:ins w:id="481" w:author="Seltzer, Karl" w:date="2024-04-05T15:35:00Z">
        <w:r>
          <w:t>Tbl_tox</w:t>
        </w:r>
        <w:proofErr w:type="spellEnd"/>
        <w:r>
          <w:t xml:space="preserve"> for RESID_PM updates</w:t>
        </w:r>
      </w:ins>
      <w:ins w:id="482" w:author="Seltzer, Karl" w:date="2024-04-05T15:44:00Z">
        <w:r w:rsidR="00544C44">
          <w:t xml:space="preserve"> – Only updated 3</w:t>
        </w:r>
        <w:r w:rsidR="00544C44" w:rsidRPr="00544C44">
          <w:rPr>
            <w:vertAlign w:val="superscript"/>
            <w:rPrChange w:id="483" w:author="Seltzer, Karl" w:date="2024-04-05T15:44:00Z">
              <w:rPr/>
            </w:rPrChange>
          </w:rPr>
          <w:t>rd</w:t>
        </w:r>
        <w:r w:rsidR="00544C44">
          <w:t xml:space="preserve"> column; doesn’t do </w:t>
        </w:r>
        <w:proofErr w:type="gramStart"/>
        <w:r w:rsidR="00544C44">
          <w:t>anything</w:t>
        </w:r>
      </w:ins>
      <w:proofErr w:type="gramEnd"/>
    </w:p>
    <w:p w14:paraId="0EEE8543" w14:textId="26504B71" w:rsidR="0086497D" w:rsidRPr="00FF5DF0" w:rsidRDefault="006D0AA7" w:rsidP="006D0AA7">
      <w:pPr>
        <w:jc w:val="both"/>
      </w:pPr>
      <w:del w:id="484" w:author="Seltzer, Karl" w:date="2024-08-07T13:33:00Z">
        <w:r w:rsidRPr="006A0C04" w:rsidDel="00BA125B">
          <w:lastRenderedPageBreak/>
          <w:delText xml:space="preserve">To facilitate the updated </w:delText>
        </w:r>
        <w:r w:rsidRPr="006A0C04" w:rsidDel="00BA125B">
          <w:rPr>
            <w:i/>
            <w:iCs/>
          </w:rPr>
          <w:delText>effective molecular weight</w:delText>
        </w:r>
        <w:r w:rsidRPr="006A0C04" w:rsidDel="00BA125B">
          <w:delText xml:space="preserve"> methods (see Section </w:delText>
        </w:r>
        <w:r w:rsidRPr="006A0C04" w:rsidDel="00BA125B">
          <w:fldChar w:fldCharType="begin"/>
        </w:r>
        <w:r w:rsidRPr="006A0C04" w:rsidDel="00BA125B">
          <w:delInstrText xml:space="preserve"> REF _Ref142487615 \r \h  \* MERGEFORMAT </w:delInstrText>
        </w:r>
        <w:r w:rsidRPr="006A0C04" w:rsidDel="00BA125B">
          <w:fldChar w:fldCharType="separate"/>
        </w:r>
        <w:r w:rsidR="00524E1B" w:rsidDel="00BA125B">
          <w:delText>1.2.2</w:delText>
        </w:r>
        <w:r w:rsidRPr="006A0C04" w:rsidDel="00BA125B">
          <w:fldChar w:fldCharType="end"/>
        </w:r>
        <w:r w:rsidRPr="006A0C04" w:rsidDel="00BA125B">
          <w:delText xml:space="preserve"> and Section </w:delText>
        </w:r>
        <w:r w:rsidRPr="006A0C04" w:rsidDel="00BA125B">
          <w:fldChar w:fldCharType="begin"/>
        </w:r>
        <w:r w:rsidRPr="006A0C04" w:rsidDel="00BA125B">
          <w:delInstrText xml:space="preserve"> REF _Ref142487077 \r \h  \* MERGEFORMAT </w:delInstrText>
        </w:r>
        <w:r w:rsidRPr="006A0C04" w:rsidDel="00BA125B">
          <w:fldChar w:fldCharType="separate"/>
        </w:r>
        <w:r w:rsidR="00524E1B" w:rsidDel="00BA125B">
          <w:delText>2.5.4.1</w:delText>
        </w:r>
        <w:r w:rsidRPr="006A0C04" w:rsidDel="00BA125B">
          <w:fldChar w:fldCharType="end"/>
        </w:r>
        <w:r w:rsidRPr="006A0C04" w:rsidDel="00BA125B">
          <w:delText xml:space="preserve">), the mechanism_mw file (see Section </w:delText>
        </w:r>
        <w:r w:rsidRPr="006A0C04" w:rsidDel="00BA125B">
          <w:fldChar w:fldCharType="begin"/>
        </w:r>
        <w:r w:rsidRPr="006A0C04" w:rsidDel="00BA125B">
          <w:delInstrText xml:space="preserve"> REF _Ref142388232 \r \h  \* MERGEFORMAT </w:delInstrText>
        </w:r>
        <w:r w:rsidRPr="006A0C04" w:rsidDel="00BA125B">
          <w:fldChar w:fldCharType="separate"/>
        </w:r>
        <w:r w:rsidR="00524E1B" w:rsidDel="00BA125B">
          <w:delText>2.1.8</w:delText>
        </w:r>
        <w:r w:rsidRPr="006A0C04" w:rsidDel="00BA125B">
          <w:fldChar w:fldCharType="end"/>
        </w:r>
        <w:r w:rsidRPr="006A0C04" w:rsidDel="00BA125B">
          <w:delText xml:space="preserve">) was added. With </w:delText>
        </w:r>
        <w:r w:rsidR="00A43483" w:rsidDel="00BA125B">
          <w:delText>this</w:delText>
        </w:r>
        <w:r w:rsidR="00A43483" w:rsidRPr="006A0C04" w:rsidDel="00BA125B">
          <w:delText xml:space="preserve"> </w:delText>
        </w:r>
        <w:r w:rsidRPr="006A0C04" w:rsidDel="00BA125B">
          <w:delText xml:space="preserve">method update, the carbons file was no longer needed and has been deleted from the input directory. In addition, “ALK” was appended to the POA_mapping file (see Section </w:delText>
        </w:r>
        <w:r w:rsidRPr="006A0C04" w:rsidDel="00BA125B">
          <w:fldChar w:fldCharType="begin"/>
        </w:r>
        <w:r w:rsidRPr="006A0C04" w:rsidDel="00BA125B">
          <w:delInstrText xml:space="preserve"> REF _Ref114665825 \r \h </w:delInstrText>
        </w:r>
        <w:r w:rsidR="006A0C04" w:rsidDel="00BA125B">
          <w:delInstrText xml:space="preserve"> \* MERGEFORMAT </w:delInstrText>
        </w:r>
        <w:r w:rsidRPr="006A0C04" w:rsidDel="00BA125B">
          <w:fldChar w:fldCharType="separate"/>
        </w:r>
        <w:r w:rsidR="00524E1B" w:rsidDel="00BA125B">
          <w:delText>2.1.10</w:delText>
        </w:r>
        <w:r w:rsidRPr="006A0C04" w:rsidDel="00BA125B">
          <w:fldChar w:fldCharType="end"/>
        </w:r>
        <w:r w:rsidRPr="006A0C04" w:rsidDel="00BA125B">
          <w:delText>) for all semi-volatile POA species for PM_CR1 files, which is con</w:delText>
        </w:r>
        <w:r w:rsidRPr="00FF5DF0" w:rsidDel="00BA125B">
          <w:delText xml:space="preserve">sistent with the mechanism. </w:delText>
        </w:r>
      </w:del>
      <w:r w:rsidRPr="00FF5DF0">
        <w:t>Finally, all SPECIATE files (i.e., export_profiles, export_species, and export_species_properties) were updated to reflect SPECIATE v5.</w:t>
      </w:r>
      <w:del w:id="485" w:author="Seltzer, Karl" w:date="2024-08-07T13:33:00Z">
        <w:r w:rsidRPr="00FF5DF0" w:rsidDel="00BA125B">
          <w:delText xml:space="preserve">3 </w:delText>
        </w:r>
      </w:del>
      <w:ins w:id="486" w:author="Seltzer, Karl" w:date="2024-08-07T13:33:00Z">
        <w:r w:rsidR="00BA125B">
          <w:t>4</w:t>
        </w:r>
        <w:r w:rsidR="00BA125B" w:rsidRPr="00FF5DF0">
          <w:t xml:space="preserve"> </w:t>
        </w:r>
      </w:ins>
      <w:r w:rsidRPr="00FF5DF0">
        <w:t>additions.</w:t>
      </w:r>
    </w:p>
    <w:p w14:paraId="49D56590" w14:textId="671FCDD8" w:rsidR="00F93971" w:rsidRPr="00FF5DF0" w:rsidRDefault="00F93971" w:rsidP="00F93971">
      <w:pPr>
        <w:pStyle w:val="Heading3"/>
      </w:pPr>
      <w:bookmarkStart w:id="487" w:name="_Ref142487615"/>
      <w:bookmarkStart w:id="488" w:name="_Toc174099277"/>
      <w:r w:rsidRPr="00430F6E">
        <w:rPr>
          <w:highlight w:val="yellow"/>
          <w:rPrChange w:id="489" w:author="Seltzer, Karl" w:date="2024-04-05T16:13:00Z">
            <w:rPr/>
          </w:rPrChange>
        </w:rPr>
        <w:t>Modules</w:t>
      </w:r>
      <w:bookmarkEnd w:id="487"/>
      <w:bookmarkEnd w:id="488"/>
    </w:p>
    <w:p w14:paraId="4E3EB547" w14:textId="7A85F358" w:rsidR="00C233A0" w:rsidRDefault="00FD21BB" w:rsidP="00911C63">
      <w:pPr>
        <w:jc w:val="both"/>
        <w:rPr>
          <w:ins w:id="490" w:author="Seltzer, Karl" w:date="2024-08-08T09:43:00Z"/>
        </w:rPr>
      </w:pPr>
      <w:ins w:id="491" w:author="Seltzer, Karl" w:date="2024-04-05T15:35:00Z">
        <w:r>
          <w:t>gspro.py updates for ROCOXY POA</w:t>
        </w:r>
      </w:ins>
      <w:ins w:id="492" w:author="Seltzer, Karl" w:date="2024-04-05T15:36:00Z">
        <w:r w:rsidR="00842ECB">
          <w:t xml:space="preserve"> (</w:t>
        </w:r>
        <w:proofErr w:type="spellStart"/>
        <w:r w:rsidR="00842ECB">
          <w:t>POA_VolatilityBins</w:t>
        </w:r>
        <w:proofErr w:type="spellEnd"/>
        <w:r w:rsidR="00842ECB">
          <w:t>)</w:t>
        </w:r>
      </w:ins>
      <w:del w:id="493" w:author="Seltzer, Karl" w:date="2024-08-07T13:33:00Z">
        <w:r w:rsidR="006A0C04" w:rsidRPr="00FF5DF0" w:rsidDel="00BA125B">
          <w:delText xml:space="preserve">Two main updates were made to the modules within S2S-Tool for v2. First, </w:delText>
        </w:r>
        <w:r w:rsidR="006A0C04" w:rsidRPr="00FF5DF0" w:rsidDel="00BA125B">
          <w:rPr>
            <w:rStyle w:val="normaltextrun"/>
          </w:rPr>
          <w:delText xml:space="preserve">the </w:delText>
        </w:r>
        <w:r w:rsidR="006A0C04" w:rsidRPr="00FF5DF0" w:rsidDel="00BA125B">
          <w:rPr>
            <w:rStyle w:val="normaltextrun"/>
            <w:i/>
            <w:iCs/>
          </w:rPr>
          <w:delText>gen_gspro_voc</w:delText>
        </w:r>
        <w:r w:rsidR="006A0C04" w:rsidRPr="00FF5DF0" w:rsidDel="00BA125B">
          <w:rPr>
            <w:rStyle w:val="normaltextrun"/>
          </w:rPr>
          <w:delText xml:space="preserve"> function (see Section </w:delText>
        </w:r>
        <w:r w:rsidR="006A0C04" w:rsidRPr="00FF5DF0" w:rsidDel="00BA125B">
          <w:fldChar w:fldCharType="begin"/>
        </w:r>
        <w:r w:rsidR="006A0C04" w:rsidRPr="00FF5DF0" w:rsidDel="00BA125B">
          <w:delInstrText xml:space="preserve"> REF _Ref142487903 \r \h </w:delInstrText>
        </w:r>
        <w:r w:rsidR="004A1E21" w:rsidRPr="00FF5DF0" w:rsidDel="00BA125B">
          <w:delInstrText xml:space="preserve"> \* MERGEFORMAT </w:delInstrText>
        </w:r>
        <w:r w:rsidR="006A0C04" w:rsidRPr="00FF5DF0" w:rsidDel="00BA125B">
          <w:fldChar w:fldCharType="separate"/>
        </w:r>
        <w:r w:rsidR="00524E1B" w:rsidDel="00BA125B">
          <w:delText>2.5.4.1</w:delText>
        </w:r>
        <w:r w:rsidR="006A0C04" w:rsidRPr="00FF5DF0" w:rsidDel="00BA125B">
          <w:fldChar w:fldCharType="end"/>
        </w:r>
        <w:r w:rsidR="006A0C04" w:rsidRPr="00FF5DF0" w:rsidDel="00BA125B">
          <w:delText>) was updated to report the mechanism</w:delText>
        </w:r>
        <w:r w:rsidR="001344A1" w:rsidDel="00BA125B">
          <w:delText>-</w:delText>
        </w:r>
        <w:r w:rsidR="006A0C04" w:rsidRPr="00FF5DF0" w:rsidDel="00BA125B">
          <w:delText>defined molecular weight of each model species.</w:delText>
        </w:r>
      </w:del>
      <w:del w:id="494" w:author="Seltzer, Karl" w:date="2024-04-05T16:14:00Z">
        <w:r w:rsidR="006A0C04" w:rsidRPr="00FF5DF0" w:rsidDel="00670A81">
          <w:delText xml:space="preserve"> </w:delText>
        </w:r>
        <w:r w:rsidR="006A0C04" w:rsidRPr="00FF5DF0" w:rsidDel="00670A81">
          <w:rPr>
            <w:rFonts w:eastAsiaTheme="minorEastAsia"/>
          </w:rPr>
          <w:delText>Previously, the molecular weight reported in each GSPRO was calculated using the representative compound of each species in SPECIATE.</w:delText>
        </w:r>
        <w:r w:rsidR="006A0C04" w:rsidRPr="00FF5DF0" w:rsidDel="007E697B">
          <w:rPr>
            <w:rFonts w:eastAsiaTheme="minorEastAsia"/>
          </w:rPr>
          <w:delText xml:space="preserve"> </w:delText>
        </w:r>
      </w:del>
      <w:del w:id="495" w:author="Seltzer, Karl" w:date="2024-04-05T15:37:00Z">
        <w:r w:rsidR="006A0C04" w:rsidRPr="00FF5DF0" w:rsidDel="00A424EA">
          <w:rPr>
            <w:rFonts w:eastAsiaTheme="minorEastAsia"/>
          </w:rPr>
          <w:delText xml:space="preserve">However, issues can arise for highly lumped model species. </w:delText>
        </w:r>
        <w:r w:rsidR="006A0C04" w:rsidRPr="00FF5DF0" w:rsidDel="00A424EA">
          <w:delText>By incorporating the mechanism</w:delText>
        </w:r>
        <w:r w:rsidR="00E80FB0" w:rsidDel="00A424EA">
          <w:delText>-</w:delText>
        </w:r>
        <w:r w:rsidR="006A0C04" w:rsidRPr="00FF5DF0" w:rsidDel="00A424EA">
          <w:delText xml:space="preserve">defined molecular weight into the calculations, </w:delText>
        </w:r>
        <w:r w:rsidR="004A1E21" w:rsidRPr="00FF5DF0" w:rsidDel="00A424EA">
          <w:delText>these issues are reduced. Second</w:delText>
        </w:r>
        <w:r w:rsidR="004A1E21" w:rsidRPr="005E5CE1" w:rsidDel="00A424EA">
          <w:delText xml:space="preserve">, the </w:delText>
        </w:r>
        <w:r w:rsidR="004A1E21" w:rsidRPr="005E5CE1" w:rsidDel="00A424EA">
          <w:rPr>
            <w:i/>
            <w:iCs/>
          </w:rPr>
          <w:delText>gen_gspro_pm</w:delText>
        </w:r>
        <w:r w:rsidR="004A1E21" w:rsidRPr="005E5CE1" w:rsidDel="00A424EA">
          <w:delText xml:space="preserve"> function (see Section </w:delText>
        </w:r>
        <w:r w:rsidR="004A1E21" w:rsidRPr="005E5CE1" w:rsidDel="00A424EA">
          <w:fldChar w:fldCharType="begin"/>
        </w:r>
        <w:r w:rsidR="004A1E21" w:rsidRPr="005E5CE1" w:rsidDel="00A424EA">
          <w:delInstrText xml:space="preserve"> REF _Ref142488259 \r \h </w:delInstrText>
        </w:r>
        <w:r w:rsidR="00FF5DF0" w:rsidRPr="005E5CE1" w:rsidDel="00A424EA">
          <w:delInstrText xml:space="preserve"> \* MERGEFORMAT </w:delInstrText>
        </w:r>
        <w:r w:rsidR="004A1E21" w:rsidRPr="005E5CE1" w:rsidDel="00A424EA">
          <w:fldChar w:fldCharType="separate"/>
        </w:r>
        <w:r w:rsidR="00524E1B" w:rsidDel="00A424EA">
          <w:delText>2.5.4.2</w:delText>
        </w:r>
        <w:r w:rsidR="004A1E21" w:rsidRPr="005E5CE1" w:rsidDel="00A424EA">
          <w:fldChar w:fldCharType="end"/>
        </w:r>
        <w:r w:rsidR="004A1E21" w:rsidRPr="005E5CE1" w:rsidDel="00A424EA">
          <w:delText xml:space="preserve">) was updated </w:delText>
        </w:r>
        <w:r w:rsidR="00911C63" w:rsidRPr="005E5CE1" w:rsidDel="00A424EA">
          <w:delText xml:space="preserve">to remove functionality of the PM-AE8 aerosol module. </w:delText>
        </w:r>
      </w:del>
      <w:del w:id="496" w:author="Seltzer, Karl" w:date="2024-04-05T16:14:00Z">
        <w:r w:rsidR="00911C63" w:rsidRPr="005E5CE1" w:rsidDel="007E697B">
          <w:delText>This aerosol module within CMAQ was temporary and no support is provided for its use, with all future updates focused on the development of CRACMM.</w:delText>
        </w:r>
      </w:del>
    </w:p>
    <w:p w14:paraId="6C57094B" w14:textId="3B45A7F6" w:rsidR="00466F1A" w:rsidRPr="005E5CE1" w:rsidRDefault="00466F1A" w:rsidP="00911C63">
      <w:pPr>
        <w:jc w:val="both"/>
      </w:pPr>
      <w:ins w:id="497" w:author="Seltzer, Karl" w:date="2024-08-08T09:43:00Z">
        <w:r>
          <w:t>Update depreci</w:t>
        </w:r>
      </w:ins>
      <w:ins w:id="498" w:author="Seltzer, Karl" w:date="2024-08-08T09:44:00Z">
        <w:r>
          <w:t xml:space="preserve">ated append with </w:t>
        </w:r>
        <w:proofErr w:type="spellStart"/>
        <w:proofErr w:type="gramStart"/>
        <w:r>
          <w:t>concat</w:t>
        </w:r>
      </w:ins>
      <w:proofErr w:type="spellEnd"/>
      <w:proofErr w:type="gramEnd"/>
    </w:p>
    <w:p w14:paraId="56BD4227" w14:textId="77777777" w:rsidR="00C233A0" w:rsidRPr="005E5CE1" w:rsidRDefault="00C233A0" w:rsidP="00C233A0">
      <w:pPr>
        <w:pStyle w:val="Heading3"/>
      </w:pPr>
      <w:bookmarkStart w:id="499" w:name="_Toc174099278"/>
      <w:r w:rsidRPr="005E5CE1">
        <w:t>Mechanism Mappers</w:t>
      </w:r>
      <w:bookmarkEnd w:id="499"/>
    </w:p>
    <w:p w14:paraId="21CF294D" w14:textId="7E3AD50E" w:rsidR="00C233A0" w:rsidRPr="0072523F" w:rsidRDefault="00A814B9" w:rsidP="00A814B9">
      <w:pPr>
        <w:jc w:val="both"/>
        <w:rPr>
          <w:rFonts w:asciiTheme="majorHAnsi" w:eastAsiaTheme="majorEastAsia" w:hAnsiTheme="majorHAnsi" w:cstheme="majorBidi"/>
          <w:color w:val="2F5496" w:themeColor="accent1" w:themeShade="BF"/>
          <w:sz w:val="32"/>
          <w:szCs w:val="32"/>
        </w:rPr>
      </w:pPr>
      <w:ins w:id="500" w:author="Seltzer, Karl" w:date="2024-04-05T16:10:00Z">
        <w:r>
          <w:t xml:space="preserve">No updates were made to previously developed mechanism mappers. However, a mechanism mapper was developed for </w:t>
        </w:r>
      </w:ins>
      <w:ins w:id="501" w:author="Seltzer, Karl" w:date="2024-04-05T15:36:00Z">
        <w:r w:rsidR="00575D92">
          <w:t xml:space="preserve">CRACMMv2.0 </w:t>
        </w:r>
      </w:ins>
      <w:ins w:id="502" w:author="Seltzer, Karl" w:date="2024-04-05T16:10:00Z">
        <w:r>
          <w:t>(see</w:t>
        </w:r>
      </w:ins>
      <w:ins w:id="503" w:author="Seltzer, Karl" w:date="2024-04-05T16:11:00Z">
        <w:r>
          <w:t xml:space="preserve"> Section</w:t>
        </w:r>
      </w:ins>
      <w:ins w:id="504" w:author="Seltzer, Karl" w:date="2024-04-05T16:10:00Z">
        <w:r>
          <w:t xml:space="preserve"> </w:t>
        </w:r>
      </w:ins>
      <w:ins w:id="505" w:author="Seltzer, Karl" w:date="2024-04-05T16:11:00Z">
        <w:r>
          <w:fldChar w:fldCharType="begin"/>
        </w:r>
        <w:r>
          <w:instrText xml:space="preserve"> REF _Ref163225918 \r \h </w:instrText>
        </w:r>
      </w:ins>
      <w:r>
        <w:fldChar w:fldCharType="separate"/>
      </w:r>
      <w:ins w:id="506" w:author="Seltzer, Karl" w:date="2024-04-05T16:11:00Z">
        <w:r>
          <w:t>3.2.6</w:t>
        </w:r>
        <w:r>
          <w:fldChar w:fldCharType="end"/>
        </w:r>
        <w:r>
          <w:t>)</w:t>
        </w:r>
      </w:ins>
      <w:ins w:id="507" w:author="Seltzer, Karl" w:date="2024-08-07T13:33:00Z">
        <w:r w:rsidR="00BA125B">
          <w:t xml:space="preserve"> and </w:t>
        </w:r>
        <w:r w:rsidR="00BA125B" w:rsidRPr="00BA125B">
          <w:t>CB7VCP_CF2</w:t>
        </w:r>
        <w:r w:rsidR="00BA125B">
          <w:t xml:space="preserve"> (</w:t>
        </w:r>
      </w:ins>
      <w:ins w:id="508" w:author="Seltzer, Karl" w:date="2024-08-07T13:34:00Z">
        <w:r w:rsidR="00BA125B">
          <w:t xml:space="preserve">see Section </w:t>
        </w:r>
        <w:r w:rsidR="00BA125B" w:rsidRPr="00BA125B">
          <w:rPr>
            <w:highlight w:val="yellow"/>
            <w:rPrChange w:id="509" w:author="Seltzer, Karl" w:date="2024-08-07T13:34:00Z">
              <w:rPr/>
            </w:rPrChange>
          </w:rPr>
          <w:t>X.Y.Z</w:t>
        </w:r>
        <w:r w:rsidR="00BA125B">
          <w:t>)</w:t>
        </w:r>
      </w:ins>
      <w:ins w:id="510" w:author="Seltzer, Karl" w:date="2024-04-05T16:11:00Z">
        <w:r>
          <w:t xml:space="preserve">. </w:t>
        </w:r>
      </w:ins>
      <w:ins w:id="511" w:author="Seltzer, Karl" w:date="2024-04-05T16:12:00Z">
        <w:r>
          <w:t>Th</w:t>
        </w:r>
      </w:ins>
      <w:ins w:id="512" w:author="Seltzer, Karl" w:date="2024-08-07T13:34:00Z">
        <w:r w:rsidR="00BA125B">
          <w:t xml:space="preserve">e CRACMMv2.0 </w:t>
        </w:r>
      </w:ins>
      <w:ins w:id="513" w:author="Seltzer, Karl" w:date="2024-04-05T16:12:00Z">
        <w:r>
          <w:t>mapper is nearly identical to the CRACMMv1.0 mapper, except two explicit and one lumped gas-phase species was added, and a oxygenated dimension w</w:t>
        </w:r>
      </w:ins>
      <w:ins w:id="514" w:author="Seltzer, Karl" w:date="2024-04-05T16:13:00Z">
        <w:r>
          <w:t>as added to all primarily emitted ROC species.</w:t>
        </w:r>
      </w:ins>
      <w:del w:id="515" w:author="Seltzer, Karl" w:date="2024-04-05T16:13:00Z">
        <w:r w:rsidR="00B82C6E" w:rsidRPr="005E5CE1" w:rsidDel="00A814B9">
          <w:delText>Several small updates were made to the mechanism mappers, with nearly all</w:delText>
        </w:r>
        <w:r w:rsidR="009110B0" w:rsidRPr="005E5CE1" w:rsidDel="00A814B9">
          <w:delText xml:space="preserve"> </w:delText>
        </w:r>
        <w:r w:rsidR="0089321B" w:rsidRPr="005E5CE1" w:rsidDel="00A814B9">
          <w:delText>occurring for the</w:delText>
        </w:r>
        <w:r w:rsidR="009110B0" w:rsidRPr="005E5CE1" w:rsidDel="00A814B9">
          <w:delText xml:space="preserve"> Carbon Bond </w:delText>
        </w:r>
        <w:r w:rsidR="0089321B" w:rsidRPr="005E5CE1" w:rsidDel="00A814B9">
          <w:delText xml:space="preserve">implementation of these scripts. </w:delText>
        </w:r>
        <w:r w:rsidR="00755174" w:rsidRPr="005E5CE1" w:rsidDel="00A814B9">
          <w:delText>First, all mechanism mappers were updated to account for a minor error in the counting</w:delText>
        </w:r>
        <w:r w:rsidR="00755174" w:rsidDel="00A814B9">
          <w:delText xml:space="preserve"> of C-C double bonds in SMILES strings. Second, a mapper for CB7_CF2 was developed (see Section </w:delText>
        </w:r>
        <w:r w:rsidR="00755174" w:rsidDel="00A814B9">
          <w:fldChar w:fldCharType="begin"/>
        </w:r>
        <w:r w:rsidR="00755174" w:rsidDel="00A814B9">
          <w:delInstrText xml:space="preserve"> REF _Ref142488927 \r \h </w:delInstrText>
        </w:r>
        <w:r w:rsidR="00755174" w:rsidDel="00A814B9">
          <w:fldChar w:fldCharType="separate"/>
        </w:r>
        <w:r w:rsidR="00524E1B" w:rsidDel="00A814B9">
          <w:delText>3.3.3</w:delText>
        </w:r>
        <w:r w:rsidR="00755174" w:rsidDel="00A814B9">
          <w:fldChar w:fldCharType="end"/>
        </w:r>
        <w:r w:rsidR="00755174" w:rsidDel="00A814B9">
          <w:delText>), which is identical to the CB6R4_CF2 mechanism mapper, except for the addition of alpha-pinene (APIN) as an explicit model species.</w:delText>
        </w:r>
      </w:del>
      <w:del w:id="516" w:author="Seltzer, Karl" w:date="2024-04-05T15:36:00Z">
        <w:r w:rsidR="00755174" w:rsidDel="00A424EA">
          <w:delText xml:space="preserve"> Third, as recommended by the mechanism developer, a rule was added to all Carbon Bond mechanism mappers that limits 1 function</w:delText>
        </w:r>
        <w:r w:rsidR="00BA56B5" w:rsidDel="00A424EA">
          <w:delText>al</w:delText>
        </w:r>
        <w:r w:rsidR="00755174" w:rsidDel="00A424EA">
          <w:delText xml:space="preserve"> group assignment for each species, with the preferential selection of the function</w:delText>
        </w:r>
        <w:r w:rsidR="00D61B3A" w:rsidDel="00A424EA">
          <w:delText>al</w:delText>
        </w:r>
        <w:r w:rsidR="00755174" w:rsidDel="00A424EA">
          <w:delText xml:space="preserve"> group following this order: </w:delText>
        </w:r>
        <w:r w:rsidR="00C233A0" w:rsidDel="00A424EA">
          <w:delText>TOL &gt; XYL &gt; IOLE &gt; OLE &gt; ALDX &gt; KET</w:delText>
        </w:r>
      </w:del>
      <w:del w:id="517" w:author="Seltzer, Karl" w:date="2024-04-05T15:37:00Z">
        <w:r w:rsidR="00C233A0" w:rsidDel="00A424EA">
          <w:delText>.</w:delText>
        </w:r>
      </w:del>
      <w:del w:id="518" w:author="Seltzer, Karl" w:date="2024-04-05T15:36:00Z">
        <w:r w:rsidR="00C233A0" w:rsidDel="00A424EA">
          <w:delText xml:space="preserve"> </w:delText>
        </w:r>
        <w:r w:rsidR="00755174" w:rsidDel="00A424EA">
          <w:delText xml:space="preserve">Fourth, as recommended by the mechanism developer, a rule was added to all Carbon Bond mechanism mappers that eliminates occurances of molar assignments where </w:delText>
        </w:r>
        <w:r w:rsidR="00C233A0" w:rsidDel="00A424EA">
          <w:delText>OLE / PAR &gt; 1</w:delText>
        </w:r>
        <w:r w:rsidR="00755174" w:rsidDel="00A424EA">
          <w:delText xml:space="preserve">. In those circumstances, OLE and PAR are recalculated as follows: </w:delText>
        </w:r>
        <w:r w:rsidR="00C233A0" w:rsidRPr="004D4C13" w:rsidDel="00A424EA">
          <w:delText>OLE = (PAR + 2 OLE)/3 and then PAR = OLE</w:delText>
        </w:r>
        <w:r w:rsidR="00C233A0" w:rsidDel="00A424EA">
          <w:delText>.</w:delText>
        </w:r>
        <w:r w:rsidR="00DA147E" w:rsidDel="00A424EA">
          <w:delText xml:space="preserve"> </w:delText>
        </w:r>
        <w:r w:rsidR="00755174" w:rsidDel="00A424EA">
          <w:delText xml:space="preserve">Finally, as recommended by the mechanism developer, a rule was added to all Carbon Bond mechanism mappers that eliminates occurances of molar assignments where </w:delText>
        </w:r>
        <w:r w:rsidR="00B45DC6" w:rsidRPr="004D4C13" w:rsidDel="00A424EA">
          <w:delText>KET</w:delText>
        </w:r>
        <w:r w:rsidR="00B45DC6" w:rsidDel="00A424EA">
          <w:delText xml:space="preserve"> </w:delText>
        </w:r>
        <w:r w:rsidR="00B45DC6" w:rsidRPr="004D4C13" w:rsidDel="00A424EA">
          <w:delText>/</w:delText>
        </w:r>
        <w:r w:rsidR="00B45DC6" w:rsidDel="00A424EA">
          <w:delText xml:space="preserve"> </w:delText>
        </w:r>
        <w:r w:rsidR="00B45DC6" w:rsidRPr="004D4C13" w:rsidDel="00A424EA">
          <w:delText>PAR &gt; 0.333</w:delText>
        </w:r>
        <w:r w:rsidR="00755174" w:rsidDel="00A424EA">
          <w:delText xml:space="preserve">. In those circumstances, </w:delText>
        </w:r>
        <w:r w:rsidR="00B45DC6" w:rsidDel="00A424EA">
          <w:delText>KET</w:delText>
        </w:r>
        <w:r w:rsidR="00755174" w:rsidDel="00A424EA">
          <w:delText xml:space="preserve"> and PAR are recalculated as follows: </w:delText>
        </w:r>
        <w:r w:rsidR="008E6E08" w:rsidRPr="004D4C13" w:rsidDel="00A424EA">
          <w:delText>KET = (PAR + KET)/4 and then PAR = 3*KET</w:delText>
        </w:r>
        <w:r w:rsidR="00755174" w:rsidDel="00A424EA">
          <w:delText>.</w:delText>
        </w:r>
      </w:del>
    </w:p>
    <w:p w14:paraId="7DF5C1FF" w14:textId="242583D1" w:rsidR="004D4C13" w:rsidRPr="00F93971" w:rsidRDefault="004D4C13" w:rsidP="00F93971">
      <w:pPr>
        <w:rPr>
          <w:rFonts w:asciiTheme="majorHAnsi" w:eastAsiaTheme="majorEastAsia" w:hAnsiTheme="majorHAnsi" w:cstheme="majorBidi"/>
          <w:color w:val="2F5496" w:themeColor="accent1" w:themeShade="BF"/>
          <w:sz w:val="32"/>
          <w:szCs w:val="32"/>
        </w:rPr>
      </w:pPr>
      <w:r>
        <w:br w:type="page"/>
      </w:r>
    </w:p>
    <w:p w14:paraId="4C716CB6" w14:textId="5D8CCF33" w:rsidR="00487912" w:rsidRDefault="7DD47F3E" w:rsidP="00487912">
      <w:pPr>
        <w:pStyle w:val="Heading1"/>
      </w:pPr>
      <w:bookmarkStart w:id="519" w:name="_Toc174099279"/>
      <w:r>
        <w:lastRenderedPageBreak/>
        <w:t xml:space="preserve">Contents </w:t>
      </w:r>
      <w:r w:rsidR="775259BF">
        <w:t>of</w:t>
      </w:r>
      <w:r w:rsidR="02833FFF">
        <w:t xml:space="preserve"> the S2S-Tool</w:t>
      </w:r>
      <w:bookmarkEnd w:id="440"/>
      <w:bookmarkEnd w:id="519"/>
    </w:p>
    <w:p w14:paraId="29CC1012" w14:textId="2DE8D20F" w:rsidR="00B20504" w:rsidRDefault="00A6338B" w:rsidP="009C5C35">
      <w:pPr>
        <w:jc w:val="both"/>
      </w:pPr>
      <w:r>
        <w:t xml:space="preserve">The S2S-Tool is distributed through the </w:t>
      </w:r>
      <w:hyperlink r:id="rId19" w:history="1">
        <w:r w:rsidRPr="00AE701C">
          <w:rPr>
            <w:rStyle w:val="Hyperlink"/>
          </w:rPr>
          <w:t>U.S. EPA’s GitHub</w:t>
        </w:r>
      </w:hyperlink>
      <w:r>
        <w:t xml:space="preserve"> and is </w:t>
      </w:r>
      <w:del w:id="520" w:author="Seltzer, Karl" w:date="2024-08-07T13:36:00Z">
        <w:r w:rsidDel="00BD4037">
          <w:delText xml:space="preserve">entirely </w:delText>
        </w:r>
      </w:del>
      <w:r>
        <w:t xml:space="preserve">written in </w:t>
      </w:r>
      <w:r w:rsidRPr="00A6338B">
        <w:rPr>
          <w:i/>
          <w:iCs/>
        </w:rPr>
        <w:t>python</w:t>
      </w:r>
      <w:r>
        <w:t xml:space="preserve"> using </w:t>
      </w:r>
      <w:r w:rsidR="00244C8E">
        <w:t xml:space="preserve">common </w:t>
      </w:r>
      <w:r>
        <w:t>libraries</w:t>
      </w:r>
      <w:r w:rsidR="00493767">
        <w:t xml:space="preserve"> (e.g., pandas and NumPy)</w:t>
      </w:r>
      <w:r>
        <w:t>.</w:t>
      </w:r>
      <w:r w:rsidR="009C5C35">
        <w:t xml:space="preserve"> </w:t>
      </w:r>
      <w:r w:rsidR="00A66276">
        <w:t xml:space="preserve">In Table 2, </w:t>
      </w:r>
      <w:r w:rsidR="009C5C35">
        <w:t xml:space="preserve">the folder </w:t>
      </w:r>
      <w:r w:rsidR="00491946">
        <w:t xml:space="preserve">structure </w:t>
      </w:r>
      <w:r w:rsidR="009C5C35">
        <w:t xml:space="preserve">and </w:t>
      </w:r>
      <w:r w:rsidR="00491946">
        <w:t>contents</w:t>
      </w:r>
      <w:r w:rsidR="009C5C35">
        <w:t xml:space="preserve"> of the S2S-Tool’s GitHub repository is listed, including a description of each file.</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991"/>
        <w:gridCol w:w="3584"/>
        <w:gridCol w:w="3775"/>
      </w:tblGrid>
      <w:tr w:rsidR="00F22CFB" w:rsidRPr="00E83BC4" w14:paraId="292AE1E8" w14:textId="77777777" w:rsidTr="006418F3">
        <w:trPr>
          <w:trHeight w:val="20"/>
        </w:trPr>
        <w:tc>
          <w:tcPr>
            <w:tcW w:w="1991" w:type="dxa"/>
            <w:shd w:val="clear" w:color="auto" w:fill="D9D9D9" w:themeFill="background1" w:themeFillShade="D9"/>
            <w:noWrap/>
            <w:vAlign w:val="center"/>
            <w:hideMark/>
          </w:tcPr>
          <w:p w14:paraId="4807E3CE" w14:textId="3325575D" w:rsidR="00F22CFB" w:rsidRPr="009647C1" w:rsidRDefault="00F22CFB" w:rsidP="00AC3A57">
            <w:pPr>
              <w:spacing w:after="0" w:line="240" w:lineRule="auto"/>
              <w:jc w:val="center"/>
              <w:rPr>
                <w:rFonts w:eastAsia="Times New Roman" w:cstheme="minorHAnsi"/>
                <w:b/>
                <w:bCs/>
                <w:color w:val="000000"/>
                <w:sz w:val="20"/>
                <w:szCs w:val="20"/>
              </w:rPr>
            </w:pPr>
            <w:r>
              <w:rPr>
                <w:rFonts w:eastAsia="Times New Roman" w:cstheme="minorHAnsi"/>
                <w:b/>
                <w:bCs/>
                <w:color w:val="000000"/>
                <w:sz w:val="20"/>
                <w:szCs w:val="20"/>
              </w:rPr>
              <w:t>Folder</w:t>
            </w:r>
          </w:p>
        </w:tc>
        <w:tc>
          <w:tcPr>
            <w:tcW w:w="3584" w:type="dxa"/>
            <w:shd w:val="clear" w:color="auto" w:fill="D9D9D9" w:themeFill="background1" w:themeFillShade="D9"/>
            <w:noWrap/>
            <w:vAlign w:val="center"/>
            <w:hideMark/>
          </w:tcPr>
          <w:p w14:paraId="71BB2961" w14:textId="5F7483D0" w:rsidR="00F22CFB" w:rsidRPr="009647C1" w:rsidRDefault="00F22CFB" w:rsidP="00AC3A57">
            <w:pPr>
              <w:spacing w:after="0" w:line="240" w:lineRule="auto"/>
              <w:jc w:val="center"/>
              <w:rPr>
                <w:rFonts w:eastAsia="Times New Roman" w:cstheme="minorHAnsi"/>
                <w:b/>
                <w:bCs/>
                <w:color w:val="000000"/>
                <w:sz w:val="20"/>
                <w:szCs w:val="20"/>
              </w:rPr>
            </w:pPr>
            <w:r>
              <w:rPr>
                <w:rFonts w:eastAsia="Times New Roman" w:cstheme="minorHAnsi"/>
                <w:b/>
                <w:bCs/>
                <w:color w:val="000000"/>
                <w:sz w:val="20"/>
                <w:szCs w:val="20"/>
              </w:rPr>
              <w:t>File</w:t>
            </w:r>
          </w:p>
        </w:tc>
        <w:tc>
          <w:tcPr>
            <w:tcW w:w="3775" w:type="dxa"/>
            <w:shd w:val="clear" w:color="auto" w:fill="D9D9D9" w:themeFill="background1" w:themeFillShade="D9"/>
            <w:noWrap/>
            <w:vAlign w:val="center"/>
            <w:hideMark/>
          </w:tcPr>
          <w:p w14:paraId="342F5C62" w14:textId="40C569F7" w:rsidR="00F22CFB" w:rsidRPr="009647C1" w:rsidRDefault="00F22CFB" w:rsidP="00AC3A57">
            <w:pPr>
              <w:spacing w:after="0" w:line="240" w:lineRule="auto"/>
              <w:jc w:val="center"/>
              <w:rPr>
                <w:rFonts w:eastAsia="Times New Roman" w:cstheme="minorHAnsi"/>
                <w:b/>
                <w:bCs/>
                <w:color w:val="000000"/>
                <w:sz w:val="20"/>
                <w:szCs w:val="20"/>
              </w:rPr>
            </w:pPr>
            <w:r>
              <w:rPr>
                <w:rFonts w:eastAsia="Times New Roman" w:cstheme="minorHAnsi"/>
                <w:b/>
                <w:bCs/>
                <w:color w:val="000000"/>
                <w:sz w:val="20"/>
                <w:szCs w:val="20"/>
              </w:rPr>
              <w:t>Description</w:t>
            </w:r>
          </w:p>
        </w:tc>
      </w:tr>
      <w:tr w:rsidR="00F22CFB" w:rsidRPr="00E83BC4" w14:paraId="2F57A134" w14:textId="77777777" w:rsidTr="006418F3">
        <w:trPr>
          <w:trHeight w:val="20"/>
        </w:trPr>
        <w:tc>
          <w:tcPr>
            <w:tcW w:w="1991" w:type="dxa"/>
            <w:shd w:val="clear" w:color="auto" w:fill="auto"/>
            <w:noWrap/>
            <w:vAlign w:val="center"/>
          </w:tcPr>
          <w:p w14:paraId="21525A7D" w14:textId="018C5477" w:rsidR="00F22CFB" w:rsidRDefault="00F22CFB" w:rsidP="00AC3A5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w:t>
            </w:r>
          </w:p>
        </w:tc>
        <w:tc>
          <w:tcPr>
            <w:tcW w:w="3584" w:type="dxa"/>
            <w:shd w:val="clear" w:color="auto" w:fill="auto"/>
            <w:noWrap/>
            <w:vAlign w:val="center"/>
          </w:tcPr>
          <w:p w14:paraId="6F662B26" w14:textId="6387F5AE" w:rsidR="00F22CFB" w:rsidRPr="009647C1" w:rsidRDefault="00F22CFB" w:rsidP="00AC3A5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S2S.main.py</w:t>
            </w:r>
          </w:p>
        </w:tc>
        <w:tc>
          <w:tcPr>
            <w:tcW w:w="3775" w:type="dxa"/>
            <w:shd w:val="clear" w:color="auto" w:fill="auto"/>
            <w:noWrap/>
            <w:vAlign w:val="center"/>
          </w:tcPr>
          <w:p w14:paraId="3D92446B" w14:textId="11A4D2C8" w:rsidR="00F22CFB" w:rsidRPr="009647C1" w:rsidRDefault="005B5F75" w:rsidP="00AC3A5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 xml:space="preserve">Execution script and where </w:t>
            </w:r>
            <w:r w:rsidR="0037013C">
              <w:rPr>
                <w:rFonts w:eastAsia="Times New Roman" w:cstheme="minorHAnsi"/>
                <w:color w:val="000000"/>
                <w:sz w:val="20"/>
                <w:szCs w:val="20"/>
              </w:rPr>
              <w:t>all</w:t>
            </w:r>
            <w:r>
              <w:rPr>
                <w:rFonts w:eastAsia="Times New Roman" w:cstheme="minorHAnsi"/>
                <w:color w:val="000000"/>
                <w:sz w:val="20"/>
                <w:szCs w:val="20"/>
              </w:rPr>
              <w:t xml:space="preserve"> runtime input is assigned.</w:t>
            </w:r>
          </w:p>
        </w:tc>
      </w:tr>
      <w:tr w:rsidR="00F22CFB" w:rsidRPr="00E83BC4" w14:paraId="7858F088" w14:textId="77777777" w:rsidTr="006418F3">
        <w:trPr>
          <w:trHeight w:val="20"/>
        </w:trPr>
        <w:tc>
          <w:tcPr>
            <w:tcW w:w="1991" w:type="dxa"/>
            <w:shd w:val="clear" w:color="auto" w:fill="auto"/>
            <w:noWrap/>
            <w:vAlign w:val="center"/>
          </w:tcPr>
          <w:p w14:paraId="30930B45" w14:textId="5F8EBA42" w:rsidR="00F22CFB" w:rsidRDefault="00F22CFB" w:rsidP="00AC3A5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w:t>
            </w:r>
          </w:p>
        </w:tc>
        <w:tc>
          <w:tcPr>
            <w:tcW w:w="3584" w:type="dxa"/>
            <w:shd w:val="clear" w:color="auto" w:fill="auto"/>
            <w:noWrap/>
            <w:vAlign w:val="center"/>
          </w:tcPr>
          <w:p w14:paraId="14242771" w14:textId="148127B0" w:rsidR="00F22CFB" w:rsidRPr="009647C1" w:rsidRDefault="00F22CFB" w:rsidP="00AC3A5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README.md</w:t>
            </w:r>
          </w:p>
        </w:tc>
        <w:tc>
          <w:tcPr>
            <w:tcW w:w="3775" w:type="dxa"/>
            <w:shd w:val="clear" w:color="auto" w:fill="auto"/>
            <w:noWrap/>
            <w:vAlign w:val="center"/>
          </w:tcPr>
          <w:p w14:paraId="4A09E311" w14:textId="2577AB8B" w:rsidR="00F22CFB" w:rsidRPr="009647C1" w:rsidRDefault="0037013C" w:rsidP="00AC3A5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 README with an abbreviated description of the Tool.</w:t>
            </w:r>
          </w:p>
        </w:tc>
      </w:tr>
      <w:tr w:rsidR="00E03D06" w:rsidRPr="00E83BC4" w14:paraId="61B6B21A" w14:textId="77777777" w:rsidTr="006418F3">
        <w:trPr>
          <w:trHeight w:val="20"/>
        </w:trPr>
        <w:tc>
          <w:tcPr>
            <w:tcW w:w="1991" w:type="dxa"/>
            <w:shd w:val="clear" w:color="auto" w:fill="auto"/>
            <w:noWrap/>
            <w:vAlign w:val="center"/>
          </w:tcPr>
          <w:p w14:paraId="5A30FB50" w14:textId="6A3649C3" w:rsidR="00E03D06" w:rsidRDefault="00E03D06" w:rsidP="00E03D0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w:t>
            </w:r>
          </w:p>
        </w:tc>
        <w:tc>
          <w:tcPr>
            <w:tcW w:w="3584" w:type="dxa"/>
            <w:shd w:val="clear" w:color="auto" w:fill="auto"/>
            <w:noWrap/>
            <w:vAlign w:val="center"/>
          </w:tcPr>
          <w:p w14:paraId="242604A1" w14:textId="67864D0A" w:rsidR="00E03D06" w:rsidRDefault="00E03D06" w:rsidP="00E03D0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contributing.md</w:t>
            </w:r>
          </w:p>
        </w:tc>
        <w:tc>
          <w:tcPr>
            <w:tcW w:w="3775" w:type="dxa"/>
            <w:shd w:val="clear" w:color="auto" w:fill="auto"/>
            <w:noWrap/>
            <w:vAlign w:val="center"/>
          </w:tcPr>
          <w:p w14:paraId="618C62C9" w14:textId="08AF777D" w:rsidR="00E03D06" w:rsidRDefault="00E03D06" w:rsidP="00E03D0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 text file with a brief description of the Tool and contact information.</w:t>
            </w:r>
          </w:p>
        </w:tc>
      </w:tr>
      <w:tr w:rsidR="00E03D06" w:rsidRPr="00E83BC4" w14:paraId="10F7892E" w14:textId="77777777" w:rsidTr="006418F3">
        <w:trPr>
          <w:trHeight w:val="20"/>
        </w:trPr>
        <w:tc>
          <w:tcPr>
            <w:tcW w:w="1991" w:type="dxa"/>
            <w:shd w:val="clear" w:color="auto" w:fill="auto"/>
            <w:noWrap/>
            <w:vAlign w:val="center"/>
          </w:tcPr>
          <w:p w14:paraId="38DB7DAA" w14:textId="3C64E3CA" w:rsidR="00E03D06" w:rsidRDefault="00E03D06" w:rsidP="00E03D0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w:t>
            </w:r>
          </w:p>
        </w:tc>
        <w:tc>
          <w:tcPr>
            <w:tcW w:w="3584" w:type="dxa"/>
            <w:shd w:val="clear" w:color="auto" w:fill="auto"/>
            <w:noWrap/>
            <w:vAlign w:val="center"/>
          </w:tcPr>
          <w:p w14:paraId="5770C403" w14:textId="22CA0B43" w:rsidR="00E03D06" w:rsidRDefault="00E03D06" w:rsidP="00E03D0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license.md</w:t>
            </w:r>
          </w:p>
        </w:tc>
        <w:tc>
          <w:tcPr>
            <w:tcW w:w="3775" w:type="dxa"/>
            <w:shd w:val="clear" w:color="auto" w:fill="auto"/>
            <w:noWrap/>
            <w:vAlign w:val="center"/>
          </w:tcPr>
          <w:p w14:paraId="1C1C9E74" w14:textId="074EA6BD" w:rsidR="00E03D06" w:rsidRDefault="00E03D06" w:rsidP="00E03D0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Software License (MIT License).</w:t>
            </w:r>
          </w:p>
        </w:tc>
      </w:tr>
      <w:tr w:rsidR="00F22CFB" w:rsidRPr="00E83BC4" w14:paraId="419C3D6A" w14:textId="77777777" w:rsidTr="006418F3">
        <w:trPr>
          <w:trHeight w:val="20"/>
        </w:trPr>
        <w:tc>
          <w:tcPr>
            <w:tcW w:w="1991" w:type="dxa"/>
            <w:shd w:val="clear" w:color="auto" w:fill="auto"/>
            <w:noWrap/>
            <w:vAlign w:val="center"/>
          </w:tcPr>
          <w:p w14:paraId="6D2941DE" w14:textId="19BBB5A5" w:rsidR="00F22CFB" w:rsidRPr="00397AC3" w:rsidRDefault="00F22CFB" w:rsidP="00AC3A57">
            <w:pPr>
              <w:spacing w:after="0" w:line="240" w:lineRule="auto"/>
              <w:jc w:val="center"/>
              <w:rPr>
                <w:rFonts w:eastAsia="Times New Roman" w:cstheme="minorHAnsi"/>
                <w:color w:val="000000"/>
                <w:sz w:val="20"/>
                <w:szCs w:val="20"/>
              </w:rPr>
            </w:pPr>
            <w:proofErr w:type="gramStart"/>
            <w:r w:rsidRPr="00397AC3">
              <w:rPr>
                <w:rFonts w:eastAsia="Times New Roman" w:cstheme="minorHAnsi"/>
                <w:color w:val="000000"/>
                <w:sz w:val="20"/>
                <w:szCs w:val="20"/>
              </w:rPr>
              <w:t>./</w:t>
            </w:r>
            <w:proofErr w:type="gramEnd"/>
            <w:r w:rsidRPr="00397AC3">
              <w:rPr>
                <w:rFonts w:eastAsia="Times New Roman" w:cstheme="minorHAnsi"/>
                <w:color w:val="000000"/>
                <w:sz w:val="20"/>
                <w:szCs w:val="20"/>
              </w:rPr>
              <w:t>documentation</w:t>
            </w:r>
          </w:p>
        </w:tc>
        <w:tc>
          <w:tcPr>
            <w:tcW w:w="3584" w:type="dxa"/>
            <w:shd w:val="clear" w:color="auto" w:fill="auto"/>
            <w:noWrap/>
            <w:vAlign w:val="center"/>
          </w:tcPr>
          <w:p w14:paraId="62D0D184" w14:textId="518C4F22" w:rsidR="00F22CFB" w:rsidRPr="00BD4037" w:rsidRDefault="00F22CFB" w:rsidP="00AC3A57">
            <w:pPr>
              <w:spacing w:after="0" w:line="240" w:lineRule="auto"/>
              <w:jc w:val="center"/>
              <w:rPr>
                <w:rFonts w:eastAsia="Times New Roman" w:cstheme="minorHAnsi"/>
                <w:color w:val="000000"/>
                <w:sz w:val="20"/>
                <w:szCs w:val="20"/>
                <w:highlight w:val="yellow"/>
                <w:rPrChange w:id="521" w:author="Seltzer, Karl" w:date="2024-08-07T13:37:00Z">
                  <w:rPr>
                    <w:rFonts w:eastAsia="Times New Roman" w:cstheme="minorHAnsi"/>
                    <w:color w:val="000000"/>
                    <w:sz w:val="20"/>
                    <w:szCs w:val="20"/>
                  </w:rPr>
                </w:rPrChange>
              </w:rPr>
            </w:pPr>
            <w:del w:id="522" w:author="Seltzer, Karl" w:date="2024-08-07T13:36:00Z">
              <w:r w:rsidRPr="00BD4037" w:rsidDel="00BD4037">
                <w:rPr>
                  <w:rFonts w:eastAsia="Times New Roman" w:cstheme="minorHAnsi"/>
                  <w:color w:val="000000"/>
                  <w:sz w:val="20"/>
                  <w:szCs w:val="20"/>
                  <w:highlight w:val="yellow"/>
                  <w:rPrChange w:id="523" w:author="Seltzer, Karl" w:date="2024-08-07T13:37:00Z">
                    <w:rPr>
                      <w:rFonts w:eastAsia="Times New Roman" w:cstheme="minorHAnsi"/>
                      <w:color w:val="000000"/>
                      <w:sz w:val="20"/>
                      <w:szCs w:val="20"/>
                    </w:rPr>
                  </w:rPrChange>
                </w:rPr>
                <w:delText>202</w:delText>
              </w:r>
              <w:r w:rsidR="00770CF5" w:rsidRPr="00BD4037" w:rsidDel="00BD4037">
                <w:rPr>
                  <w:rFonts w:eastAsia="Times New Roman" w:cstheme="minorHAnsi"/>
                  <w:color w:val="000000"/>
                  <w:sz w:val="20"/>
                  <w:szCs w:val="20"/>
                  <w:highlight w:val="yellow"/>
                  <w:rPrChange w:id="524" w:author="Seltzer, Karl" w:date="2024-08-07T13:37:00Z">
                    <w:rPr>
                      <w:rFonts w:eastAsia="Times New Roman" w:cstheme="minorHAnsi"/>
                      <w:color w:val="000000"/>
                      <w:sz w:val="20"/>
                      <w:szCs w:val="20"/>
                    </w:rPr>
                  </w:rPrChange>
                </w:rPr>
                <w:delText>3</w:delText>
              </w:r>
              <w:r w:rsidRPr="00BD4037" w:rsidDel="00BD4037">
                <w:rPr>
                  <w:rFonts w:eastAsia="Times New Roman" w:cstheme="minorHAnsi"/>
                  <w:color w:val="000000"/>
                  <w:sz w:val="20"/>
                  <w:szCs w:val="20"/>
                  <w:highlight w:val="yellow"/>
                  <w:rPrChange w:id="525" w:author="Seltzer, Karl" w:date="2024-08-07T13:37:00Z">
                    <w:rPr>
                      <w:rFonts w:eastAsia="Times New Roman" w:cstheme="minorHAnsi"/>
                      <w:color w:val="000000"/>
                      <w:sz w:val="20"/>
                      <w:szCs w:val="20"/>
                    </w:rPr>
                  </w:rPrChange>
                </w:rPr>
                <w:delText>0</w:delText>
              </w:r>
              <w:r w:rsidR="00770CF5" w:rsidRPr="00BD4037" w:rsidDel="00BD4037">
                <w:rPr>
                  <w:rFonts w:eastAsia="Times New Roman" w:cstheme="minorHAnsi"/>
                  <w:color w:val="000000"/>
                  <w:sz w:val="20"/>
                  <w:szCs w:val="20"/>
                  <w:highlight w:val="yellow"/>
                  <w:rPrChange w:id="526" w:author="Seltzer, Karl" w:date="2024-08-07T13:37:00Z">
                    <w:rPr>
                      <w:rFonts w:eastAsia="Times New Roman" w:cstheme="minorHAnsi"/>
                      <w:color w:val="000000"/>
                      <w:sz w:val="20"/>
                      <w:szCs w:val="20"/>
                    </w:rPr>
                  </w:rPrChange>
                </w:rPr>
                <w:delText>8</w:delText>
              </w:r>
              <w:r w:rsidRPr="00BD4037" w:rsidDel="00BD4037">
                <w:rPr>
                  <w:rFonts w:eastAsia="Times New Roman" w:cstheme="minorHAnsi"/>
                  <w:color w:val="000000"/>
                  <w:sz w:val="20"/>
                  <w:szCs w:val="20"/>
                  <w:highlight w:val="yellow"/>
                  <w:rPrChange w:id="527" w:author="Seltzer, Karl" w:date="2024-08-07T13:37:00Z">
                    <w:rPr>
                      <w:rFonts w:eastAsia="Times New Roman" w:cstheme="minorHAnsi"/>
                      <w:color w:val="000000"/>
                      <w:sz w:val="20"/>
                      <w:szCs w:val="20"/>
                    </w:rPr>
                  </w:rPrChange>
                </w:rPr>
                <w:delText>XX</w:delText>
              </w:r>
            </w:del>
            <w:ins w:id="528" w:author="Seltzer, Karl" w:date="2024-08-07T13:36:00Z">
              <w:r w:rsidR="00BD4037" w:rsidRPr="00BD4037">
                <w:rPr>
                  <w:rFonts w:eastAsia="Times New Roman" w:cstheme="minorHAnsi"/>
                  <w:color w:val="000000"/>
                  <w:sz w:val="20"/>
                  <w:szCs w:val="20"/>
                  <w:highlight w:val="yellow"/>
                  <w:rPrChange w:id="529" w:author="Seltzer, Karl" w:date="2024-08-07T13:37:00Z">
                    <w:rPr>
                      <w:rFonts w:eastAsia="Times New Roman" w:cstheme="minorHAnsi"/>
                      <w:color w:val="000000"/>
                      <w:sz w:val="20"/>
                      <w:szCs w:val="20"/>
                    </w:rPr>
                  </w:rPrChange>
                </w:rPr>
                <w:t>2024MMDD</w:t>
              </w:r>
            </w:ins>
            <w:r w:rsidRPr="00BD4037">
              <w:rPr>
                <w:rFonts w:eastAsia="Times New Roman" w:cstheme="minorHAnsi"/>
                <w:color w:val="000000"/>
                <w:sz w:val="20"/>
                <w:szCs w:val="20"/>
                <w:highlight w:val="yellow"/>
                <w:rPrChange w:id="530" w:author="Seltzer, Karl" w:date="2024-08-07T13:37:00Z">
                  <w:rPr>
                    <w:rFonts w:eastAsia="Times New Roman" w:cstheme="minorHAnsi"/>
                    <w:color w:val="000000"/>
                    <w:sz w:val="20"/>
                    <w:szCs w:val="20"/>
                  </w:rPr>
                </w:rPrChange>
              </w:rPr>
              <w:t>_S2S-Tool_UsersGuide.pdf</w:t>
            </w:r>
          </w:p>
        </w:tc>
        <w:tc>
          <w:tcPr>
            <w:tcW w:w="3775" w:type="dxa"/>
            <w:shd w:val="clear" w:color="auto" w:fill="auto"/>
            <w:noWrap/>
            <w:vAlign w:val="center"/>
          </w:tcPr>
          <w:p w14:paraId="00029624" w14:textId="53912041" w:rsidR="00F22CFB" w:rsidRPr="00397AC3" w:rsidRDefault="00DC4D95" w:rsidP="00AC3A57">
            <w:pPr>
              <w:spacing w:after="0" w:line="240" w:lineRule="auto"/>
              <w:jc w:val="center"/>
              <w:rPr>
                <w:rFonts w:eastAsia="Times New Roman" w:cstheme="minorHAnsi"/>
                <w:color w:val="000000"/>
                <w:sz w:val="20"/>
                <w:szCs w:val="20"/>
              </w:rPr>
            </w:pPr>
            <w:r w:rsidRPr="00397AC3">
              <w:rPr>
                <w:rFonts w:eastAsia="Times New Roman" w:cstheme="minorHAnsi"/>
                <w:color w:val="000000"/>
                <w:sz w:val="20"/>
                <w:szCs w:val="20"/>
              </w:rPr>
              <w:t>The official S2S-Tool User’s Guide.</w:t>
            </w:r>
          </w:p>
        </w:tc>
      </w:tr>
      <w:tr w:rsidR="00A43FE0" w:rsidRPr="00E83BC4" w14:paraId="26D009A6" w14:textId="77777777" w:rsidTr="006418F3">
        <w:trPr>
          <w:trHeight w:val="20"/>
        </w:trPr>
        <w:tc>
          <w:tcPr>
            <w:tcW w:w="1991" w:type="dxa"/>
            <w:shd w:val="clear" w:color="auto" w:fill="auto"/>
            <w:noWrap/>
            <w:vAlign w:val="center"/>
          </w:tcPr>
          <w:p w14:paraId="7C0DD76F" w14:textId="4DE4BC81" w:rsidR="00A43FE0" w:rsidRPr="00397AC3" w:rsidRDefault="00A43FE0" w:rsidP="00AC3A57">
            <w:pPr>
              <w:spacing w:after="0" w:line="240" w:lineRule="auto"/>
              <w:jc w:val="center"/>
              <w:rPr>
                <w:rFonts w:eastAsia="Times New Roman" w:cstheme="minorHAnsi"/>
                <w:color w:val="000000"/>
                <w:sz w:val="20"/>
                <w:szCs w:val="20"/>
              </w:rPr>
            </w:pPr>
            <w:proofErr w:type="gramStart"/>
            <w:r w:rsidRPr="00397AC3">
              <w:rPr>
                <w:rFonts w:eastAsia="Times New Roman" w:cstheme="minorHAnsi"/>
                <w:color w:val="000000"/>
                <w:sz w:val="20"/>
                <w:szCs w:val="20"/>
              </w:rPr>
              <w:t>./</w:t>
            </w:r>
            <w:proofErr w:type="gramEnd"/>
            <w:r w:rsidRPr="00397AC3">
              <w:rPr>
                <w:rFonts w:eastAsia="Times New Roman" w:cstheme="minorHAnsi"/>
                <w:color w:val="000000"/>
                <w:sz w:val="20"/>
                <w:szCs w:val="20"/>
              </w:rPr>
              <w:t>documentation</w:t>
            </w:r>
          </w:p>
        </w:tc>
        <w:tc>
          <w:tcPr>
            <w:tcW w:w="3584" w:type="dxa"/>
            <w:shd w:val="clear" w:color="auto" w:fill="auto"/>
            <w:noWrap/>
            <w:vAlign w:val="center"/>
          </w:tcPr>
          <w:p w14:paraId="3A0EBE47" w14:textId="7711E912" w:rsidR="00A43FE0" w:rsidRPr="00397AC3" w:rsidRDefault="006418F3" w:rsidP="00AC3A57">
            <w:pPr>
              <w:spacing w:after="0" w:line="240" w:lineRule="auto"/>
              <w:jc w:val="center"/>
              <w:rPr>
                <w:rFonts w:eastAsia="Times New Roman" w:cstheme="minorHAnsi"/>
                <w:color w:val="000000"/>
                <w:sz w:val="20"/>
                <w:szCs w:val="20"/>
              </w:rPr>
            </w:pPr>
            <w:r w:rsidRPr="00397AC3">
              <w:rPr>
                <w:rFonts w:eastAsia="Times New Roman" w:cstheme="minorHAnsi"/>
                <w:color w:val="000000"/>
                <w:sz w:val="20"/>
                <w:szCs w:val="20"/>
              </w:rPr>
              <w:t>S2S-Tool_simplified.xlsx</w:t>
            </w:r>
          </w:p>
        </w:tc>
        <w:tc>
          <w:tcPr>
            <w:tcW w:w="3775" w:type="dxa"/>
            <w:shd w:val="clear" w:color="auto" w:fill="auto"/>
            <w:noWrap/>
            <w:vAlign w:val="center"/>
          </w:tcPr>
          <w:p w14:paraId="62A6747F" w14:textId="4140CF96" w:rsidR="00A43FE0" w:rsidRPr="00397AC3" w:rsidRDefault="001B51E6" w:rsidP="00AC3A57">
            <w:pPr>
              <w:spacing w:after="0" w:line="240" w:lineRule="auto"/>
              <w:jc w:val="center"/>
              <w:rPr>
                <w:rFonts w:eastAsia="Times New Roman" w:cstheme="minorHAnsi"/>
                <w:color w:val="000000"/>
                <w:sz w:val="20"/>
                <w:szCs w:val="20"/>
              </w:rPr>
            </w:pPr>
            <w:r w:rsidRPr="00397AC3">
              <w:rPr>
                <w:rFonts w:eastAsia="Times New Roman" w:cstheme="minorHAnsi"/>
                <w:color w:val="000000"/>
                <w:sz w:val="20"/>
                <w:szCs w:val="20"/>
              </w:rPr>
              <w:t>Sample calculations for deriving a GSCNV and GSPRO.</w:t>
            </w:r>
          </w:p>
        </w:tc>
      </w:tr>
      <w:tr w:rsidR="006418F3" w:rsidRPr="00E83BC4" w14:paraId="5CCB5833" w14:textId="77777777" w:rsidTr="006418F3">
        <w:trPr>
          <w:trHeight w:val="20"/>
        </w:trPr>
        <w:tc>
          <w:tcPr>
            <w:tcW w:w="1991" w:type="dxa"/>
            <w:shd w:val="clear" w:color="auto" w:fill="auto"/>
            <w:noWrap/>
            <w:vAlign w:val="center"/>
          </w:tcPr>
          <w:p w14:paraId="230C53C3" w14:textId="7D3E0E18" w:rsidR="006418F3" w:rsidRPr="00E546D7" w:rsidRDefault="006418F3" w:rsidP="00AC3A57">
            <w:pPr>
              <w:spacing w:after="0" w:line="240" w:lineRule="auto"/>
              <w:jc w:val="center"/>
              <w:rPr>
                <w:rFonts w:eastAsia="Times New Roman" w:cstheme="minorHAnsi"/>
                <w:color w:val="000000"/>
                <w:sz w:val="20"/>
                <w:szCs w:val="20"/>
              </w:rPr>
            </w:pPr>
            <w:proofErr w:type="gramStart"/>
            <w:r w:rsidRPr="00E546D7">
              <w:rPr>
                <w:rFonts w:eastAsia="Times New Roman" w:cstheme="minorHAnsi"/>
                <w:color w:val="000000"/>
                <w:sz w:val="20"/>
                <w:szCs w:val="20"/>
              </w:rPr>
              <w:t>./</w:t>
            </w:r>
            <w:proofErr w:type="gramEnd"/>
            <w:r w:rsidRPr="00E546D7">
              <w:rPr>
                <w:rFonts w:eastAsia="Times New Roman" w:cstheme="minorHAnsi"/>
                <w:color w:val="000000"/>
                <w:sz w:val="20"/>
                <w:szCs w:val="20"/>
              </w:rPr>
              <w:t>mechanism_mappers</w:t>
            </w:r>
          </w:p>
        </w:tc>
        <w:tc>
          <w:tcPr>
            <w:tcW w:w="3584" w:type="dxa"/>
            <w:shd w:val="clear" w:color="auto" w:fill="auto"/>
            <w:noWrap/>
            <w:vAlign w:val="center"/>
          </w:tcPr>
          <w:p w14:paraId="2AF623F4" w14:textId="2516DD41" w:rsidR="006418F3" w:rsidRPr="00E546D7" w:rsidRDefault="006418F3" w:rsidP="00AC3A57">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CB6R3_AE7_mapper.py</w:t>
            </w:r>
          </w:p>
        </w:tc>
        <w:tc>
          <w:tcPr>
            <w:tcW w:w="3775" w:type="dxa"/>
            <w:shd w:val="clear" w:color="auto" w:fill="auto"/>
            <w:noWrap/>
            <w:vAlign w:val="center"/>
          </w:tcPr>
          <w:p w14:paraId="3FCDFF63" w14:textId="3A2DDB02" w:rsidR="006418F3" w:rsidRPr="00E546D7" w:rsidRDefault="006418F3" w:rsidP="00AC3A57">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Mechanism mapper for CB6R3_AE7 and CB6R5_AE7.</w:t>
            </w:r>
          </w:p>
        </w:tc>
      </w:tr>
      <w:tr w:rsidR="00617D54" w:rsidRPr="00E83BC4" w14:paraId="1EA06B46" w14:textId="77777777" w:rsidTr="006418F3">
        <w:trPr>
          <w:trHeight w:val="20"/>
        </w:trPr>
        <w:tc>
          <w:tcPr>
            <w:tcW w:w="1991" w:type="dxa"/>
            <w:shd w:val="clear" w:color="auto" w:fill="auto"/>
            <w:noWrap/>
            <w:vAlign w:val="center"/>
          </w:tcPr>
          <w:p w14:paraId="00037133" w14:textId="7D4DADB6" w:rsidR="00617D54" w:rsidRPr="00E546D7" w:rsidRDefault="00617D54" w:rsidP="00617D54">
            <w:pPr>
              <w:spacing w:after="0" w:line="240" w:lineRule="auto"/>
              <w:jc w:val="center"/>
              <w:rPr>
                <w:rFonts w:eastAsia="Times New Roman" w:cstheme="minorHAnsi"/>
                <w:color w:val="000000"/>
                <w:sz w:val="20"/>
                <w:szCs w:val="20"/>
              </w:rPr>
            </w:pPr>
            <w:proofErr w:type="gramStart"/>
            <w:r w:rsidRPr="00E546D7">
              <w:rPr>
                <w:rFonts w:eastAsia="Times New Roman" w:cstheme="minorHAnsi"/>
                <w:color w:val="000000"/>
                <w:sz w:val="20"/>
                <w:szCs w:val="20"/>
              </w:rPr>
              <w:t>./</w:t>
            </w:r>
            <w:proofErr w:type="gramEnd"/>
            <w:r w:rsidRPr="00E546D7">
              <w:rPr>
                <w:rFonts w:eastAsia="Times New Roman" w:cstheme="minorHAnsi"/>
                <w:color w:val="000000"/>
                <w:sz w:val="20"/>
                <w:szCs w:val="20"/>
              </w:rPr>
              <w:t>mechanism_mappers</w:t>
            </w:r>
          </w:p>
        </w:tc>
        <w:tc>
          <w:tcPr>
            <w:tcW w:w="3584" w:type="dxa"/>
            <w:shd w:val="clear" w:color="auto" w:fill="auto"/>
            <w:noWrap/>
            <w:vAlign w:val="center"/>
          </w:tcPr>
          <w:p w14:paraId="1F1A6EBF" w14:textId="403365C7" w:rsidR="00617D54" w:rsidRPr="00E546D7" w:rsidRDefault="00617D54" w:rsidP="00617D54">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CB6R4_CF2_mapper.py</w:t>
            </w:r>
          </w:p>
        </w:tc>
        <w:tc>
          <w:tcPr>
            <w:tcW w:w="3775" w:type="dxa"/>
            <w:shd w:val="clear" w:color="auto" w:fill="auto"/>
            <w:noWrap/>
            <w:vAlign w:val="center"/>
          </w:tcPr>
          <w:p w14:paraId="54175839" w14:textId="0516C6BE" w:rsidR="00617D54" w:rsidRPr="00E546D7" w:rsidRDefault="00617D54" w:rsidP="00617D54">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Mechanism mapper for CB6R4_CF2.</w:t>
            </w:r>
          </w:p>
        </w:tc>
      </w:tr>
      <w:tr w:rsidR="006418F3" w:rsidRPr="00E83BC4" w14:paraId="46780B90" w14:textId="77777777" w:rsidTr="006418F3">
        <w:trPr>
          <w:trHeight w:val="20"/>
        </w:trPr>
        <w:tc>
          <w:tcPr>
            <w:tcW w:w="1991" w:type="dxa"/>
            <w:shd w:val="clear" w:color="auto" w:fill="auto"/>
            <w:noWrap/>
            <w:vAlign w:val="center"/>
          </w:tcPr>
          <w:p w14:paraId="3333E842" w14:textId="4A78DF90" w:rsidR="006418F3" w:rsidRPr="00E546D7" w:rsidRDefault="006418F3" w:rsidP="006418F3">
            <w:pPr>
              <w:spacing w:after="0" w:line="240" w:lineRule="auto"/>
              <w:jc w:val="center"/>
              <w:rPr>
                <w:rFonts w:eastAsia="Times New Roman" w:cstheme="minorHAnsi"/>
                <w:color w:val="000000"/>
                <w:sz w:val="20"/>
                <w:szCs w:val="20"/>
              </w:rPr>
            </w:pPr>
            <w:proofErr w:type="gramStart"/>
            <w:r w:rsidRPr="00E546D7">
              <w:rPr>
                <w:rFonts w:eastAsia="Times New Roman" w:cstheme="minorHAnsi"/>
                <w:color w:val="000000"/>
                <w:sz w:val="20"/>
                <w:szCs w:val="20"/>
              </w:rPr>
              <w:t>./</w:t>
            </w:r>
            <w:proofErr w:type="gramEnd"/>
            <w:r w:rsidRPr="00E546D7">
              <w:rPr>
                <w:rFonts w:eastAsia="Times New Roman" w:cstheme="minorHAnsi"/>
                <w:color w:val="000000"/>
                <w:sz w:val="20"/>
                <w:szCs w:val="20"/>
              </w:rPr>
              <w:t>mechanism_mappers</w:t>
            </w:r>
          </w:p>
        </w:tc>
        <w:tc>
          <w:tcPr>
            <w:tcW w:w="3584" w:type="dxa"/>
            <w:shd w:val="clear" w:color="auto" w:fill="auto"/>
            <w:noWrap/>
            <w:vAlign w:val="center"/>
          </w:tcPr>
          <w:p w14:paraId="696202AB" w14:textId="41B0500F" w:rsidR="006418F3" w:rsidRPr="00E546D7" w:rsidRDefault="006418F3" w:rsidP="006418F3">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CB</w:t>
            </w:r>
            <w:r w:rsidR="00617D54" w:rsidRPr="00E546D7">
              <w:rPr>
                <w:rFonts w:eastAsia="Times New Roman" w:cstheme="minorHAnsi"/>
                <w:color w:val="000000"/>
                <w:sz w:val="20"/>
                <w:szCs w:val="20"/>
              </w:rPr>
              <w:t>7</w:t>
            </w:r>
            <w:r w:rsidRPr="00E546D7">
              <w:rPr>
                <w:rFonts w:eastAsia="Times New Roman" w:cstheme="minorHAnsi"/>
                <w:color w:val="000000"/>
                <w:sz w:val="20"/>
                <w:szCs w:val="20"/>
              </w:rPr>
              <w:t>_CF2_mapper.py</w:t>
            </w:r>
          </w:p>
        </w:tc>
        <w:tc>
          <w:tcPr>
            <w:tcW w:w="3775" w:type="dxa"/>
            <w:shd w:val="clear" w:color="auto" w:fill="auto"/>
            <w:noWrap/>
            <w:vAlign w:val="center"/>
          </w:tcPr>
          <w:p w14:paraId="700D3A07" w14:textId="19C92494" w:rsidR="006418F3" w:rsidRPr="00E546D7" w:rsidRDefault="006418F3" w:rsidP="006418F3">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Mechanism mapper for CB</w:t>
            </w:r>
            <w:r w:rsidR="00617D54" w:rsidRPr="00E546D7">
              <w:rPr>
                <w:rFonts w:eastAsia="Times New Roman" w:cstheme="minorHAnsi"/>
                <w:color w:val="000000"/>
                <w:sz w:val="20"/>
                <w:szCs w:val="20"/>
              </w:rPr>
              <w:t>7</w:t>
            </w:r>
            <w:r w:rsidRPr="00E546D7">
              <w:rPr>
                <w:rFonts w:eastAsia="Times New Roman" w:cstheme="minorHAnsi"/>
                <w:color w:val="000000"/>
                <w:sz w:val="20"/>
                <w:szCs w:val="20"/>
              </w:rPr>
              <w:t>_CF2.</w:t>
            </w:r>
          </w:p>
        </w:tc>
      </w:tr>
      <w:tr w:rsidR="00BD4037" w:rsidRPr="00E83BC4" w14:paraId="121F3E90" w14:textId="77777777" w:rsidTr="006418F3">
        <w:trPr>
          <w:trHeight w:val="20"/>
          <w:ins w:id="531" w:author="Seltzer, Karl" w:date="2024-08-07T13:38:00Z"/>
        </w:trPr>
        <w:tc>
          <w:tcPr>
            <w:tcW w:w="1991" w:type="dxa"/>
            <w:shd w:val="clear" w:color="auto" w:fill="auto"/>
            <w:noWrap/>
            <w:vAlign w:val="center"/>
          </w:tcPr>
          <w:p w14:paraId="0511CB6D" w14:textId="4F006C4C" w:rsidR="00BD4037" w:rsidRPr="000F7B8B" w:rsidRDefault="00BD4037" w:rsidP="00BD4037">
            <w:pPr>
              <w:spacing w:after="0" w:line="240" w:lineRule="auto"/>
              <w:jc w:val="center"/>
              <w:rPr>
                <w:ins w:id="532" w:author="Seltzer, Karl" w:date="2024-08-07T13:38:00Z"/>
                <w:rFonts w:eastAsia="Times New Roman" w:cstheme="minorHAnsi"/>
                <w:color w:val="000000"/>
                <w:sz w:val="20"/>
                <w:szCs w:val="20"/>
              </w:rPr>
            </w:pPr>
            <w:proofErr w:type="gramStart"/>
            <w:ins w:id="533" w:author="Seltzer, Karl" w:date="2024-08-07T13:38:00Z">
              <w:r w:rsidRPr="000F7B8B">
                <w:rPr>
                  <w:rFonts w:eastAsia="Times New Roman" w:cstheme="minorHAnsi"/>
                  <w:color w:val="000000"/>
                  <w:sz w:val="20"/>
                  <w:szCs w:val="20"/>
                </w:rPr>
                <w:t>./</w:t>
              </w:r>
              <w:proofErr w:type="gramEnd"/>
              <w:r w:rsidRPr="000F7B8B">
                <w:rPr>
                  <w:rFonts w:eastAsia="Times New Roman" w:cstheme="minorHAnsi"/>
                  <w:color w:val="000000"/>
                  <w:sz w:val="20"/>
                  <w:szCs w:val="20"/>
                </w:rPr>
                <w:t>mechanism_mappers</w:t>
              </w:r>
            </w:ins>
          </w:p>
        </w:tc>
        <w:tc>
          <w:tcPr>
            <w:tcW w:w="3584" w:type="dxa"/>
            <w:shd w:val="clear" w:color="auto" w:fill="auto"/>
            <w:noWrap/>
            <w:vAlign w:val="center"/>
          </w:tcPr>
          <w:p w14:paraId="16B5CC59" w14:textId="4D95B283" w:rsidR="00BD4037" w:rsidRPr="000F7B8B" w:rsidRDefault="00BD4037" w:rsidP="00BD4037">
            <w:pPr>
              <w:spacing w:after="0" w:line="240" w:lineRule="auto"/>
              <w:jc w:val="center"/>
              <w:rPr>
                <w:ins w:id="534" w:author="Seltzer, Karl" w:date="2024-08-07T13:38:00Z"/>
                <w:rFonts w:eastAsia="Times New Roman" w:cstheme="minorHAnsi"/>
                <w:color w:val="000000"/>
                <w:sz w:val="20"/>
                <w:szCs w:val="20"/>
              </w:rPr>
            </w:pPr>
            <w:ins w:id="535" w:author="Seltzer, Karl" w:date="2024-08-07T13:38:00Z">
              <w:r w:rsidRPr="000F7B8B">
                <w:rPr>
                  <w:rFonts w:eastAsia="Times New Roman" w:cstheme="minorHAnsi"/>
                  <w:color w:val="000000"/>
                  <w:sz w:val="20"/>
                  <w:szCs w:val="20"/>
                </w:rPr>
                <w:t>CB7VCP_CF2_mapper.py</w:t>
              </w:r>
            </w:ins>
          </w:p>
        </w:tc>
        <w:tc>
          <w:tcPr>
            <w:tcW w:w="3775" w:type="dxa"/>
            <w:shd w:val="clear" w:color="auto" w:fill="auto"/>
            <w:noWrap/>
            <w:vAlign w:val="center"/>
          </w:tcPr>
          <w:p w14:paraId="576D2B34" w14:textId="5D4BC08F" w:rsidR="00BD4037" w:rsidRPr="000F7B8B" w:rsidRDefault="00BD4037" w:rsidP="00BD4037">
            <w:pPr>
              <w:spacing w:after="0" w:line="240" w:lineRule="auto"/>
              <w:jc w:val="center"/>
              <w:rPr>
                <w:ins w:id="536" w:author="Seltzer, Karl" w:date="2024-08-07T13:38:00Z"/>
                <w:rFonts w:eastAsia="Times New Roman" w:cstheme="minorHAnsi"/>
                <w:color w:val="000000"/>
                <w:sz w:val="20"/>
                <w:szCs w:val="20"/>
              </w:rPr>
            </w:pPr>
            <w:ins w:id="537" w:author="Seltzer, Karl" w:date="2024-08-07T13:38:00Z">
              <w:r w:rsidRPr="000F7B8B">
                <w:rPr>
                  <w:rFonts w:eastAsia="Times New Roman" w:cstheme="minorHAnsi"/>
                  <w:color w:val="000000"/>
                  <w:sz w:val="20"/>
                  <w:szCs w:val="20"/>
                </w:rPr>
                <w:t>Mechanism mapper for CB7VCP_CF2.</w:t>
              </w:r>
            </w:ins>
          </w:p>
        </w:tc>
      </w:tr>
      <w:tr w:rsidR="006418F3" w:rsidRPr="00E83BC4" w14:paraId="7E99335E" w14:textId="77777777" w:rsidTr="006418F3">
        <w:trPr>
          <w:trHeight w:val="20"/>
        </w:trPr>
        <w:tc>
          <w:tcPr>
            <w:tcW w:w="1991" w:type="dxa"/>
            <w:shd w:val="clear" w:color="auto" w:fill="auto"/>
            <w:noWrap/>
            <w:vAlign w:val="center"/>
          </w:tcPr>
          <w:p w14:paraId="0660783F" w14:textId="1A2562C5" w:rsidR="006418F3" w:rsidRDefault="006418F3" w:rsidP="006418F3">
            <w:pPr>
              <w:spacing w:after="0" w:line="240" w:lineRule="auto"/>
              <w:jc w:val="center"/>
              <w:rPr>
                <w:rFonts w:eastAsia="Times New Roman" w:cstheme="minorHAnsi"/>
                <w:color w:val="000000"/>
                <w:sz w:val="20"/>
                <w:szCs w:val="20"/>
              </w:rPr>
            </w:pPr>
            <w:proofErr w:type="gramStart"/>
            <w:r>
              <w:rPr>
                <w:rFonts w:eastAsia="Times New Roman" w:cstheme="minorHAnsi"/>
                <w:color w:val="000000"/>
                <w:sz w:val="20"/>
                <w:szCs w:val="20"/>
              </w:rPr>
              <w:t>./</w:t>
            </w:r>
            <w:proofErr w:type="gramEnd"/>
            <w:r>
              <w:rPr>
                <w:rFonts w:eastAsia="Times New Roman" w:cstheme="minorHAnsi"/>
                <w:color w:val="000000"/>
                <w:sz w:val="20"/>
                <w:szCs w:val="20"/>
              </w:rPr>
              <w:t>mechanism_mappers</w:t>
            </w:r>
          </w:p>
        </w:tc>
        <w:tc>
          <w:tcPr>
            <w:tcW w:w="3584" w:type="dxa"/>
            <w:shd w:val="clear" w:color="auto" w:fill="auto"/>
            <w:noWrap/>
            <w:vAlign w:val="center"/>
          </w:tcPr>
          <w:p w14:paraId="3DF1AFB3" w14:textId="77EB5642" w:rsidR="006418F3" w:rsidRPr="006418F3" w:rsidRDefault="006418F3" w:rsidP="006418F3">
            <w:pPr>
              <w:spacing w:after="0" w:line="240" w:lineRule="auto"/>
              <w:jc w:val="center"/>
              <w:rPr>
                <w:rFonts w:eastAsia="Times New Roman" w:cstheme="minorHAnsi"/>
                <w:color w:val="000000"/>
                <w:sz w:val="20"/>
                <w:szCs w:val="20"/>
              </w:rPr>
            </w:pPr>
            <w:r w:rsidRPr="006418F3">
              <w:rPr>
                <w:rFonts w:eastAsia="Times New Roman" w:cstheme="minorHAnsi"/>
                <w:color w:val="000000"/>
                <w:sz w:val="20"/>
                <w:szCs w:val="20"/>
              </w:rPr>
              <w:t>CB6R3_AE7_</w:t>
            </w:r>
            <w:r>
              <w:rPr>
                <w:rFonts w:eastAsia="Times New Roman" w:cstheme="minorHAnsi"/>
                <w:color w:val="000000"/>
                <w:sz w:val="20"/>
                <w:szCs w:val="20"/>
              </w:rPr>
              <w:t>TRACER_</w:t>
            </w:r>
            <w:r w:rsidRPr="006418F3">
              <w:rPr>
                <w:rFonts w:eastAsia="Times New Roman" w:cstheme="minorHAnsi"/>
                <w:color w:val="000000"/>
                <w:sz w:val="20"/>
                <w:szCs w:val="20"/>
              </w:rPr>
              <w:t>mapper.py</w:t>
            </w:r>
          </w:p>
        </w:tc>
        <w:tc>
          <w:tcPr>
            <w:tcW w:w="3775" w:type="dxa"/>
            <w:shd w:val="clear" w:color="auto" w:fill="auto"/>
            <w:noWrap/>
            <w:vAlign w:val="center"/>
          </w:tcPr>
          <w:p w14:paraId="7BEE434F" w14:textId="07C884B1" w:rsidR="006418F3"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Mechanism mapper for CB6R3_AE7_TRACER.</w:t>
            </w:r>
          </w:p>
        </w:tc>
      </w:tr>
      <w:tr w:rsidR="006418F3" w:rsidRPr="00E83BC4" w14:paraId="2409CCA6" w14:textId="77777777" w:rsidTr="006418F3">
        <w:trPr>
          <w:trHeight w:val="20"/>
        </w:trPr>
        <w:tc>
          <w:tcPr>
            <w:tcW w:w="1991" w:type="dxa"/>
            <w:shd w:val="clear" w:color="auto" w:fill="auto"/>
            <w:noWrap/>
            <w:vAlign w:val="center"/>
          </w:tcPr>
          <w:p w14:paraId="475E8D1D" w14:textId="274ACFAC" w:rsidR="006418F3" w:rsidRDefault="006418F3" w:rsidP="006418F3">
            <w:pPr>
              <w:spacing w:after="0" w:line="240" w:lineRule="auto"/>
              <w:jc w:val="center"/>
              <w:rPr>
                <w:rFonts w:eastAsia="Times New Roman" w:cstheme="minorHAnsi"/>
                <w:color w:val="000000"/>
                <w:sz w:val="20"/>
                <w:szCs w:val="20"/>
              </w:rPr>
            </w:pPr>
            <w:proofErr w:type="gramStart"/>
            <w:r>
              <w:rPr>
                <w:rFonts w:eastAsia="Times New Roman" w:cstheme="minorHAnsi"/>
                <w:color w:val="000000"/>
                <w:sz w:val="20"/>
                <w:szCs w:val="20"/>
              </w:rPr>
              <w:t>./</w:t>
            </w:r>
            <w:proofErr w:type="gramEnd"/>
            <w:r>
              <w:rPr>
                <w:rFonts w:eastAsia="Times New Roman" w:cstheme="minorHAnsi"/>
                <w:color w:val="000000"/>
                <w:sz w:val="20"/>
                <w:szCs w:val="20"/>
              </w:rPr>
              <w:t>mechanism_mappers</w:t>
            </w:r>
          </w:p>
        </w:tc>
        <w:tc>
          <w:tcPr>
            <w:tcW w:w="3584" w:type="dxa"/>
            <w:shd w:val="clear" w:color="auto" w:fill="auto"/>
            <w:noWrap/>
            <w:vAlign w:val="center"/>
          </w:tcPr>
          <w:p w14:paraId="11587C3C" w14:textId="471E07D2" w:rsidR="006418F3" w:rsidRPr="006418F3" w:rsidRDefault="006418F3" w:rsidP="006418F3">
            <w:pPr>
              <w:spacing w:after="0" w:line="240" w:lineRule="auto"/>
              <w:jc w:val="center"/>
              <w:rPr>
                <w:rFonts w:eastAsia="Times New Roman" w:cstheme="minorHAnsi"/>
                <w:color w:val="000000"/>
                <w:sz w:val="20"/>
                <w:szCs w:val="20"/>
              </w:rPr>
            </w:pPr>
            <w:r w:rsidRPr="006418F3">
              <w:rPr>
                <w:rFonts w:eastAsia="Times New Roman" w:cstheme="minorHAnsi"/>
                <w:color w:val="000000"/>
                <w:sz w:val="20"/>
                <w:szCs w:val="20"/>
              </w:rPr>
              <w:t>C</w:t>
            </w:r>
            <w:r>
              <w:rPr>
                <w:rFonts w:eastAsia="Times New Roman" w:cstheme="minorHAnsi"/>
                <w:color w:val="000000"/>
                <w:sz w:val="20"/>
                <w:szCs w:val="20"/>
              </w:rPr>
              <w:t>RACMMv1.0</w:t>
            </w:r>
            <w:r w:rsidRPr="006418F3">
              <w:rPr>
                <w:rFonts w:eastAsia="Times New Roman" w:cstheme="minorHAnsi"/>
                <w:color w:val="000000"/>
                <w:sz w:val="20"/>
                <w:szCs w:val="20"/>
              </w:rPr>
              <w:t>_mapper.py</w:t>
            </w:r>
          </w:p>
        </w:tc>
        <w:tc>
          <w:tcPr>
            <w:tcW w:w="3775" w:type="dxa"/>
            <w:shd w:val="clear" w:color="auto" w:fill="auto"/>
            <w:noWrap/>
            <w:vAlign w:val="center"/>
          </w:tcPr>
          <w:p w14:paraId="0AA2D674" w14:textId="1171EE54" w:rsidR="006418F3"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Mechanism mapper for CRACMMv1.0.</w:t>
            </w:r>
          </w:p>
        </w:tc>
      </w:tr>
      <w:tr w:rsidR="00BD4037" w:rsidRPr="00E83BC4" w14:paraId="1B0CE923" w14:textId="77777777" w:rsidTr="006418F3">
        <w:trPr>
          <w:trHeight w:val="20"/>
          <w:ins w:id="538" w:author="Seltzer, Karl" w:date="2024-08-07T13:37:00Z"/>
        </w:trPr>
        <w:tc>
          <w:tcPr>
            <w:tcW w:w="1991" w:type="dxa"/>
            <w:shd w:val="clear" w:color="auto" w:fill="auto"/>
            <w:noWrap/>
            <w:vAlign w:val="center"/>
          </w:tcPr>
          <w:p w14:paraId="2ABAA3CE" w14:textId="22D3136D" w:rsidR="00BD4037" w:rsidRDefault="00BD4037" w:rsidP="00BD4037">
            <w:pPr>
              <w:spacing w:after="0" w:line="240" w:lineRule="auto"/>
              <w:jc w:val="center"/>
              <w:rPr>
                <w:ins w:id="539" w:author="Seltzer, Karl" w:date="2024-08-07T13:37:00Z"/>
                <w:rFonts w:eastAsia="Times New Roman" w:cstheme="minorHAnsi"/>
                <w:color w:val="000000"/>
                <w:sz w:val="20"/>
                <w:szCs w:val="20"/>
              </w:rPr>
            </w:pPr>
            <w:proofErr w:type="gramStart"/>
            <w:ins w:id="540" w:author="Seltzer, Karl" w:date="2024-08-07T13:37:00Z">
              <w:r>
                <w:rPr>
                  <w:rFonts w:eastAsia="Times New Roman" w:cstheme="minorHAnsi"/>
                  <w:color w:val="000000"/>
                  <w:sz w:val="20"/>
                  <w:szCs w:val="20"/>
                </w:rPr>
                <w:t>./</w:t>
              </w:r>
              <w:proofErr w:type="gramEnd"/>
              <w:r>
                <w:rPr>
                  <w:rFonts w:eastAsia="Times New Roman" w:cstheme="minorHAnsi"/>
                  <w:color w:val="000000"/>
                  <w:sz w:val="20"/>
                  <w:szCs w:val="20"/>
                </w:rPr>
                <w:t>mechanism_mappers</w:t>
              </w:r>
            </w:ins>
          </w:p>
        </w:tc>
        <w:tc>
          <w:tcPr>
            <w:tcW w:w="3584" w:type="dxa"/>
            <w:shd w:val="clear" w:color="auto" w:fill="auto"/>
            <w:noWrap/>
            <w:vAlign w:val="center"/>
          </w:tcPr>
          <w:p w14:paraId="552ADC31" w14:textId="51F1B402" w:rsidR="00BD4037" w:rsidRPr="006418F3" w:rsidRDefault="00BD4037" w:rsidP="00BD4037">
            <w:pPr>
              <w:spacing w:after="0" w:line="240" w:lineRule="auto"/>
              <w:jc w:val="center"/>
              <w:rPr>
                <w:ins w:id="541" w:author="Seltzer, Karl" w:date="2024-08-07T13:37:00Z"/>
                <w:rFonts w:eastAsia="Times New Roman" w:cstheme="minorHAnsi"/>
                <w:color w:val="000000"/>
                <w:sz w:val="20"/>
                <w:szCs w:val="20"/>
              </w:rPr>
            </w:pPr>
            <w:ins w:id="542" w:author="Seltzer, Karl" w:date="2024-08-07T13:37:00Z">
              <w:r w:rsidRPr="006418F3">
                <w:rPr>
                  <w:rFonts w:eastAsia="Times New Roman" w:cstheme="minorHAnsi"/>
                  <w:color w:val="000000"/>
                  <w:sz w:val="20"/>
                  <w:szCs w:val="20"/>
                </w:rPr>
                <w:t>C</w:t>
              </w:r>
              <w:r>
                <w:rPr>
                  <w:rFonts w:eastAsia="Times New Roman" w:cstheme="minorHAnsi"/>
                  <w:color w:val="000000"/>
                  <w:sz w:val="20"/>
                  <w:szCs w:val="20"/>
                </w:rPr>
                <w:t>RACMMv2.0</w:t>
              </w:r>
              <w:r w:rsidRPr="006418F3">
                <w:rPr>
                  <w:rFonts w:eastAsia="Times New Roman" w:cstheme="minorHAnsi"/>
                  <w:color w:val="000000"/>
                  <w:sz w:val="20"/>
                  <w:szCs w:val="20"/>
                </w:rPr>
                <w:t>_mapper.py</w:t>
              </w:r>
            </w:ins>
          </w:p>
        </w:tc>
        <w:tc>
          <w:tcPr>
            <w:tcW w:w="3775" w:type="dxa"/>
            <w:shd w:val="clear" w:color="auto" w:fill="auto"/>
            <w:noWrap/>
            <w:vAlign w:val="center"/>
          </w:tcPr>
          <w:p w14:paraId="684E3324" w14:textId="1BAD35D8" w:rsidR="00BD4037" w:rsidRDefault="00BD4037" w:rsidP="00BD4037">
            <w:pPr>
              <w:spacing w:after="0" w:line="240" w:lineRule="auto"/>
              <w:jc w:val="center"/>
              <w:rPr>
                <w:ins w:id="543" w:author="Seltzer, Karl" w:date="2024-08-07T13:37:00Z"/>
                <w:rFonts w:eastAsia="Times New Roman" w:cstheme="minorHAnsi"/>
                <w:color w:val="000000"/>
                <w:sz w:val="20"/>
                <w:szCs w:val="20"/>
              </w:rPr>
            </w:pPr>
            <w:ins w:id="544" w:author="Seltzer, Karl" w:date="2024-08-07T13:37:00Z">
              <w:r>
                <w:rPr>
                  <w:rFonts w:eastAsia="Times New Roman" w:cstheme="minorHAnsi"/>
                  <w:color w:val="000000"/>
                  <w:sz w:val="20"/>
                  <w:szCs w:val="20"/>
                </w:rPr>
                <w:t>Mechanism mapper for CRACMMv2.0.</w:t>
              </w:r>
            </w:ins>
          </w:p>
        </w:tc>
      </w:tr>
      <w:tr w:rsidR="006418F3" w:rsidRPr="00E83BC4" w14:paraId="2AD06760" w14:textId="77777777" w:rsidTr="006418F3">
        <w:trPr>
          <w:trHeight w:val="20"/>
        </w:trPr>
        <w:tc>
          <w:tcPr>
            <w:tcW w:w="1991" w:type="dxa"/>
            <w:shd w:val="clear" w:color="auto" w:fill="auto"/>
            <w:noWrap/>
            <w:vAlign w:val="center"/>
          </w:tcPr>
          <w:p w14:paraId="26FCD219" w14:textId="7C0DC47C" w:rsidR="006418F3" w:rsidRDefault="006418F3" w:rsidP="006418F3">
            <w:pPr>
              <w:spacing w:after="0" w:line="240" w:lineRule="auto"/>
              <w:jc w:val="center"/>
              <w:rPr>
                <w:rFonts w:eastAsia="Times New Roman" w:cstheme="minorHAnsi"/>
                <w:color w:val="000000"/>
                <w:sz w:val="20"/>
                <w:szCs w:val="20"/>
              </w:rPr>
            </w:pPr>
            <w:proofErr w:type="gramStart"/>
            <w:r>
              <w:rPr>
                <w:rFonts w:eastAsia="Times New Roman" w:cstheme="minorHAnsi"/>
                <w:color w:val="000000"/>
                <w:sz w:val="20"/>
                <w:szCs w:val="20"/>
              </w:rPr>
              <w:t>./</w:t>
            </w:r>
            <w:proofErr w:type="gramEnd"/>
            <w:r>
              <w:rPr>
                <w:rFonts w:eastAsia="Times New Roman" w:cstheme="minorHAnsi"/>
                <w:color w:val="000000"/>
                <w:sz w:val="20"/>
                <w:szCs w:val="20"/>
              </w:rPr>
              <w:t>mechanism_mappers</w:t>
            </w:r>
          </w:p>
        </w:tc>
        <w:tc>
          <w:tcPr>
            <w:tcW w:w="3584" w:type="dxa"/>
            <w:shd w:val="clear" w:color="auto" w:fill="auto"/>
            <w:noWrap/>
            <w:vAlign w:val="center"/>
          </w:tcPr>
          <w:p w14:paraId="4C14E219" w14:textId="77D503A6" w:rsidR="006418F3" w:rsidRPr="006418F3"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SAPRC07RC_AE7</w:t>
            </w:r>
            <w:r w:rsidRPr="006418F3">
              <w:rPr>
                <w:rFonts w:eastAsia="Times New Roman" w:cstheme="minorHAnsi"/>
                <w:color w:val="000000"/>
                <w:sz w:val="20"/>
                <w:szCs w:val="20"/>
              </w:rPr>
              <w:t>_mapper.py</w:t>
            </w:r>
          </w:p>
        </w:tc>
        <w:tc>
          <w:tcPr>
            <w:tcW w:w="3775" w:type="dxa"/>
            <w:shd w:val="clear" w:color="auto" w:fill="auto"/>
            <w:noWrap/>
            <w:vAlign w:val="center"/>
          </w:tcPr>
          <w:p w14:paraId="5832AAD4" w14:textId="489A0763" w:rsidR="006418F3"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Mechanism mapper for SAPRC07TC_AE7.</w:t>
            </w:r>
          </w:p>
        </w:tc>
      </w:tr>
      <w:tr w:rsidR="006418F3" w:rsidRPr="00E83BC4" w14:paraId="4A4DC69B" w14:textId="77777777" w:rsidTr="006418F3">
        <w:trPr>
          <w:trHeight w:val="20"/>
        </w:trPr>
        <w:tc>
          <w:tcPr>
            <w:tcW w:w="1991" w:type="dxa"/>
            <w:shd w:val="clear" w:color="auto" w:fill="auto"/>
            <w:noWrap/>
            <w:vAlign w:val="center"/>
          </w:tcPr>
          <w:p w14:paraId="25858E91" w14:textId="712AD9B0" w:rsidR="006418F3" w:rsidRDefault="006418F3" w:rsidP="006418F3">
            <w:pPr>
              <w:spacing w:after="0" w:line="240" w:lineRule="auto"/>
              <w:jc w:val="center"/>
              <w:rPr>
                <w:rFonts w:eastAsia="Times New Roman" w:cstheme="minorHAnsi"/>
                <w:color w:val="000000"/>
                <w:sz w:val="20"/>
                <w:szCs w:val="20"/>
              </w:rPr>
            </w:pPr>
            <w:proofErr w:type="gramStart"/>
            <w:r>
              <w:rPr>
                <w:rFonts w:eastAsia="Times New Roman" w:cstheme="minorHAnsi"/>
                <w:color w:val="000000"/>
                <w:sz w:val="20"/>
                <w:szCs w:val="20"/>
              </w:rPr>
              <w:t>./</w:t>
            </w:r>
            <w:proofErr w:type="gramEnd"/>
            <w:r>
              <w:rPr>
                <w:rFonts w:eastAsia="Times New Roman" w:cstheme="minorHAnsi"/>
                <w:color w:val="000000"/>
                <w:sz w:val="20"/>
                <w:szCs w:val="20"/>
              </w:rPr>
              <w:t>mechanism_mappers</w:t>
            </w:r>
          </w:p>
        </w:tc>
        <w:tc>
          <w:tcPr>
            <w:tcW w:w="3584" w:type="dxa"/>
            <w:shd w:val="clear" w:color="auto" w:fill="auto"/>
            <w:noWrap/>
            <w:vAlign w:val="center"/>
          </w:tcPr>
          <w:p w14:paraId="0FBB24F9" w14:textId="2E4CCFF0" w:rsidR="006418F3" w:rsidRPr="006418F3"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SAPRC07_CF2</w:t>
            </w:r>
            <w:r w:rsidRPr="006418F3">
              <w:rPr>
                <w:rFonts w:eastAsia="Times New Roman" w:cstheme="minorHAnsi"/>
                <w:color w:val="000000"/>
                <w:sz w:val="20"/>
                <w:szCs w:val="20"/>
              </w:rPr>
              <w:t>_mapper.py</w:t>
            </w:r>
          </w:p>
        </w:tc>
        <w:tc>
          <w:tcPr>
            <w:tcW w:w="3775" w:type="dxa"/>
            <w:shd w:val="clear" w:color="auto" w:fill="auto"/>
            <w:noWrap/>
            <w:vAlign w:val="center"/>
          </w:tcPr>
          <w:p w14:paraId="19862533" w14:textId="602E7736" w:rsidR="006418F3"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Mechanism mapper for SAPRC07_CF2.</w:t>
            </w:r>
          </w:p>
        </w:tc>
      </w:tr>
      <w:tr w:rsidR="006418F3" w:rsidRPr="00E83BC4" w14:paraId="6861B95D" w14:textId="77777777" w:rsidTr="006418F3">
        <w:trPr>
          <w:trHeight w:val="20"/>
        </w:trPr>
        <w:tc>
          <w:tcPr>
            <w:tcW w:w="1991" w:type="dxa"/>
            <w:shd w:val="clear" w:color="auto" w:fill="auto"/>
            <w:noWrap/>
            <w:vAlign w:val="center"/>
          </w:tcPr>
          <w:p w14:paraId="21ECD8C3" w14:textId="5D5DC894" w:rsidR="006418F3" w:rsidRPr="009647C1" w:rsidRDefault="006418F3" w:rsidP="006418F3">
            <w:pPr>
              <w:spacing w:after="0" w:line="240" w:lineRule="auto"/>
              <w:jc w:val="center"/>
              <w:rPr>
                <w:rFonts w:eastAsia="Times New Roman" w:cstheme="minorHAnsi"/>
                <w:color w:val="000000"/>
                <w:sz w:val="20"/>
                <w:szCs w:val="20"/>
              </w:rPr>
            </w:pPr>
            <w:proofErr w:type="gramStart"/>
            <w:r>
              <w:rPr>
                <w:rFonts w:eastAsia="Times New Roman" w:cstheme="minorHAnsi"/>
                <w:color w:val="000000"/>
                <w:sz w:val="20"/>
                <w:szCs w:val="20"/>
              </w:rPr>
              <w:t>./</w:t>
            </w:r>
            <w:proofErr w:type="gramEnd"/>
            <w:r>
              <w:rPr>
                <w:rFonts w:eastAsia="Times New Roman" w:cstheme="minorHAnsi"/>
                <w:color w:val="000000"/>
                <w:sz w:val="20"/>
                <w:szCs w:val="20"/>
              </w:rPr>
              <w:t>modules</w:t>
            </w:r>
          </w:p>
        </w:tc>
        <w:tc>
          <w:tcPr>
            <w:tcW w:w="3584" w:type="dxa"/>
            <w:shd w:val="clear" w:color="auto" w:fill="auto"/>
            <w:noWrap/>
            <w:vAlign w:val="center"/>
          </w:tcPr>
          <w:p w14:paraId="16446EBC" w14:textId="0A51BDD6" w:rsidR="006418F3" w:rsidRPr="009647C1" w:rsidRDefault="006418F3" w:rsidP="006418F3">
            <w:pPr>
              <w:spacing w:after="0" w:line="240" w:lineRule="auto"/>
              <w:jc w:val="center"/>
              <w:rPr>
                <w:rFonts w:eastAsia="Times New Roman" w:cstheme="minorHAnsi"/>
                <w:color w:val="000000"/>
                <w:sz w:val="20"/>
                <w:szCs w:val="20"/>
              </w:rPr>
            </w:pPr>
            <w:r w:rsidRPr="00F22CFB">
              <w:rPr>
                <w:rFonts w:eastAsia="Times New Roman" w:cstheme="minorHAnsi"/>
                <w:color w:val="000000"/>
                <w:sz w:val="20"/>
                <w:szCs w:val="20"/>
              </w:rPr>
              <w:t>check_inputs.py</w:t>
            </w:r>
          </w:p>
        </w:tc>
        <w:tc>
          <w:tcPr>
            <w:tcW w:w="3775" w:type="dxa"/>
            <w:shd w:val="clear" w:color="auto" w:fill="auto"/>
            <w:noWrap/>
            <w:vAlign w:val="center"/>
          </w:tcPr>
          <w:p w14:paraId="5A58D71F" w14:textId="32158122"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Python script that performs several QA checks on input files and runtime input.</w:t>
            </w:r>
          </w:p>
        </w:tc>
      </w:tr>
      <w:tr w:rsidR="006418F3" w:rsidRPr="00E83BC4" w14:paraId="727B9928" w14:textId="77777777" w:rsidTr="006418F3">
        <w:trPr>
          <w:trHeight w:val="20"/>
        </w:trPr>
        <w:tc>
          <w:tcPr>
            <w:tcW w:w="1991" w:type="dxa"/>
            <w:shd w:val="clear" w:color="auto" w:fill="auto"/>
            <w:noWrap/>
            <w:vAlign w:val="center"/>
          </w:tcPr>
          <w:p w14:paraId="08111F26" w14:textId="1C583012" w:rsidR="006418F3" w:rsidRPr="009647C1" w:rsidRDefault="006418F3" w:rsidP="006418F3">
            <w:pPr>
              <w:spacing w:after="0" w:line="240" w:lineRule="auto"/>
              <w:jc w:val="center"/>
              <w:rPr>
                <w:rFonts w:eastAsia="Times New Roman" w:cstheme="minorHAnsi"/>
                <w:color w:val="000000"/>
                <w:sz w:val="20"/>
                <w:szCs w:val="20"/>
              </w:rPr>
            </w:pPr>
            <w:proofErr w:type="gramStart"/>
            <w:r>
              <w:rPr>
                <w:rFonts w:eastAsia="Times New Roman" w:cstheme="minorHAnsi"/>
                <w:color w:val="000000"/>
                <w:sz w:val="20"/>
                <w:szCs w:val="20"/>
              </w:rPr>
              <w:t>./</w:t>
            </w:r>
            <w:proofErr w:type="gramEnd"/>
            <w:r>
              <w:rPr>
                <w:rFonts w:eastAsia="Times New Roman" w:cstheme="minorHAnsi"/>
                <w:color w:val="000000"/>
                <w:sz w:val="20"/>
                <w:szCs w:val="20"/>
              </w:rPr>
              <w:t>modules</w:t>
            </w:r>
          </w:p>
        </w:tc>
        <w:tc>
          <w:tcPr>
            <w:tcW w:w="3584" w:type="dxa"/>
            <w:shd w:val="clear" w:color="auto" w:fill="auto"/>
            <w:noWrap/>
            <w:vAlign w:val="center"/>
          </w:tcPr>
          <w:p w14:paraId="13E499AC" w14:textId="14D2B494"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gscnv.py</w:t>
            </w:r>
          </w:p>
        </w:tc>
        <w:tc>
          <w:tcPr>
            <w:tcW w:w="3775" w:type="dxa"/>
            <w:shd w:val="clear" w:color="auto" w:fill="auto"/>
            <w:noWrap/>
            <w:vAlign w:val="center"/>
          </w:tcPr>
          <w:p w14:paraId="43E81D0C" w14:textId="0132FF57"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Python script that generates GSCNV files.</w:t>
            </w:r>
          </w:p>
        </w:tc>
      </w:tr>
      <w:tr w:rsidR="006418F3" w:rsidRPr="00E83BC4" w14:paraId="480CDB0D" w14:textId="77777777" w:rsidTr="006418F3">
        <w:trPr>
          <w:trHeight w:val="20"/>
        </w:trPr>
        <w:tc>
          <w:tcPr>
            <w:tcW w:w="1991" w:type="dxa"/>
            <w:shd w:val="clear" w:color="auto" w:fill="auto"/>
            <w:noWrap/>
            <w:vAlign w:val="center"/>
          </w:tcPr>
          <w:p w14:paraId="0AAF7B4F" w14:textId="7E38EFF0" w:rsidR="006418F3" w:rsidRPr="009647C1" w:rsidRDefault="006418F3" w:rsidP="006418F3">
            <w:pPr>
              <w:spacing w:after="0" w:line="240" w:lineRule="auto"/>
              <w:jc w:val="center"/>
              <w:rPr>
                <w:rFonts w:eastAsia="Times New Roman" w:cstheme="minorHAnsi"/>
                <w:color w:val="000000"/>
                <w:sz w:val="20"/>
                <w:szCs w:val="20"/>
              </w:rPr>
            </w:pPr>
            <w:proofErr w:type="gramStart"/>
            <w:r>
              <w:rPr>
                <w:rFonts w:eastAsia="Times New Roman" w:cstheme="minorHAnsi"/>
                <w:color w:val="000000"/>
                <w:sz w:val="20"/>
                <w:szCs w:val="20"/>
              </w:rPr>
              <w:t>./</w:t>
            </w:r>
            <w:proofErr w:type="gramEnd"/>
            <w:r>
              <w:rPr>
                <w:rFonts w:eastAsia="Times New Roman" w:cstheme="minorHAnsi"/>
                <w:color w:val="000000"/>
                <w:sz w:val="20"/>
                <w:szCs w:val="20"/>
              </w:rPr>
              <w:t>modules</w:t>
            </w:r>
          </w:p>
        </w:tc>
        <w:tc>
          <w:tcPr>
            <w:tcW w:w="3584" w:type="dxa"/>
            <w:shd w:val="clear" w:color="auto" w:fill="auto"/>
            <w:noWrap/>
            <w:vAlign w:val="center"/>
          </w:tcPr>
          <w:p w14:paraId="091A4F35" w14:textId="40C3CAD5"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gspro.py</w:t>
            </w:r>
          </w:p>
        </w:tc>
        <w:tc>
          <w:tcPr>
            <w:tcW w:w="3775" w:type="dxa"/>
            <w:shd w:val="clear" w:color="auto" w:fill="auto"/>
            <w:noWrap/>
            <w:vAlign w:val="center"/>
          </w:tcPr>
          <w:p w14:paraId="515D5EFF" w14:textId="4BFBCB0E"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Python script that generates GSPRO files.</w:t>
            </w:r>
          </w:p>
        </w:tc>
      </w:tr>
      <w:tr w:rsidR="0003005C" w:rsidRPr="00E83BC4" w14:paraId="3355E3D3" w14:textId="77777777" w:rsidTr="006418F3">
        <w:trPr>
          <w:trHeight w:val="20"/>
        </w:trPr>
        <w:tc>
          <w:tcPr>
            <w:tcW w:w="1991" w:type="dxa"/>
            <w:shd w:val="clear" w:color="auto" w:fill="auto"/>
            <w:noWrap/>
            <w:vAlign w:val="center"/>
          </w:tcPr>
          <w:p w14:paraId="04A0DF7A" w14:textId="62485BA0" w:rsidR="0003005C" w:rsidRDefault="0003005C" w:rsidP="0003005C">
            <w:pPr>
              <w:spacing w:after="0" w:line="240" w:lineRule="auto"/>
              <w:jc w:val="center"/>
              <w:rPr>
                <w:rFonts w:eastAsia="Times New Roman" w:cstheme="minorHAnsi"/>
                <w:color w:val="000000"/>
                <w:sz w:val="20"/>
                <w:szCs w:val="20"/>
              </w:rPr>
            </w:pPr>
            <w:proofErr w:type="gramStart"/>
            <w:r>
              <w:rPr>
                <w:rFonts w:eastAsia="Times New Roman" w:cstheme="minorHAnsi"/>
                <w:color w:val="000000"/>
                <w:sz w:val="20"/>
                <w:szCs w:val="20"/>
              </w:rPr>
              <w:t>./</w:t>
            </w:r>
            <w:proofErr w:type="gramEnd"/>
            <w:r>
              <w:rPr>
                <w:rFonts w:eastAsia="Times New Roman" w:cstheme="minorHAnsi"/>
                <w:color w:val="000000"/>
                <w:sz w:val="20"/>
                <w:szCs w:val="20"/>
              </w:rPr>
              <w:t>input</w:t>
            </w:r>
          </w:p>
        </w:tc>
        <w:tc>
          <w:tcPr>
            <w:tcW w:w="3584" w:type="dxa"/>
            <w:shd w:val="clear" w:color="auto" w:fill="auto"/>
            <w:noWrap/>
            <w:vAlign w:val="center"/>
          </w:tcPr>
          <w:p w14:paraId="2AAA05CE" w14:textId="0CEFE8F6" w:rsidR="0003005C" w:rsidRPr="00004884" w:rsidRDefault="0003005C" w:rsidP="0003005C">
            <w:pPr>
              <w:spacing w:after="0" w:line="240" w:lineRule="auto"/>
              <w:jc w:val="center"/>
              <w:rPr>
                <w:rFonts w:eastAsia="Times New Roman" w:cstheme="minorHAnsi"/>
                <w:color w:val="000000"/>
                <w:sz w:val="20"/>
                <w:szCs w:val="20"/>
              </w:rPr>
            </w:pPr>
            <w:r w:rsidRPr="004C53AC">
              <w:rPr>
                <w:rFonts w:eastAsia="Times New Roman" w:cstheme="minorHAnsi"/>
                <w:color w:val="000000"/>
                <w:sz w:val="20"/>
                <w:szCs w:val="20"/>
              </w:rPr>
              <w:t>camx_fcrs.profile</w:t>
            </w:r>
            <w:r>
              <w:rPr>
                <w:rFonts w:eastAsia="Times New Roman" w:cstheme="minorHAnsi"/>
                <w:color w:val="000000"/>
                <w:sz w:val="20"/>
                <w:szCs w:val="20"/>
              </w:rPr>
              <w:t>.csv</w:t>
            </w:r>
          </w:p>
        </w:tc>
        <w:tc>
          <w:tcPr>
            <w:tcW w:w="3775" w:type="dxa"/>
            <w:shd w:val="clear" w:color="auto" w:fill="auto"/>
            <w:noWrap/>
            <w:vAlign w:val="center"/>
          </w:tcPr>
          <w:p w14:paraId="57AD6DB0" w14:textId="6AC8E50E" w:rsidR="0003005C" w:rsidRDefault="0003005C" w:rsidP="0003005C">
            <w:pPr>
              <w:spacing w:after="0" w:line="240" w:lineRule="auto"/>
              <w:jc w:val="center"/>
              <w:rPr>
                <w:rFonts w:eastAsia="Times New Roman" w:cstheme="minorHAnsi"/>
                <w:color w:val="000000"/>
                <w:sz w:val="20"/>
                <w:szCs w:val="20"/>
              </w:rPr>
            </w:pPr>
            <w:r>
              <w:rPr>
                <w:rFonts w:eastAsia="Times New Roman" w:cstheme="minorHAnsi"/>
                <w:color w:val="000000"/>
                <w:sz w:val="20"/>
                <w:szCs w:val="20"/>
              </w:rPr>
              <w:t xml:space="preserve">Lists profiles for which FCRS is used in lieu of FPRM in </w:t>
            </w:r>
            <w:proofErr w:type="spellStart"/>
            <w:r>
              <w:rPr>
                <w:rFonts w:eastAsia="Times New Roman" w:cstheme="minorHAnsi"/>
                <w:color w:val="000000"/>
                <w:sz w:val="20"/>
                <w:szCs w:val="20"/>
              </w:rPr>
              <w:t>CAMx</w:t>
            </w:r>
            <w:proofErr w:type="spellEnd"/>
            <w:r>
              <w:rPr>
                <w:rFonts w:eastAsia="Times New Roman" w:cstheme="minorHAnsi"/>
                <w:color w:val="000000"/>
                <w:sz w:val="20"/>
                <w:szCs w:val="20"/>
              </w:rPr>
              <w:t>.</w:t>
            </w:r>
          </w:p>
        </w:tc>
      </w:tr>
      <w:tr w:rsidR="006418F3" w:rsidRPr="00E83BC4" w14:paraId="0E227E65" w14:textId="77777777" w:rsidTr="006418F3">
        <w:trPr>
          <w:trHeight w:val="20"/>
        </w:trPr>
        <w:tc>
          <w:tcPr>
            <w:tcW w:w="1991" w:type="dxa"/>
            <w:shd w:val="clear" w:color="auto" w:fill="auto"/>
            <w:noWrap/>
            <w:vAlign w:val="center"/>
          </w:tcPr>
          <w:p w14:paraId="13746888" w14:textId="2528489A" w:rsidR="006418F3" w:rsidRPr="00F05D29" w:rsidRDefault="006418F3" w:rsidP="006418F3">
            <w:pPr>
              <w:spacing w:after="0" w:line="240" w:lineRule="auto"/>
              <w:jc w:val="center"/>
              <w:rPr>
                <w:rFonts w:eastAsia="Times New Roman" w:cstheme="minorHAnsi"/>
                <w:color w:val="000000"/>
                <w:sz w:val="20"/>
                <w:szCs w:val="20"/>
              </w:rPr>
            </w:pPr>
            <w:proofErr w:type="gramStart"/>
            <w:r w:rsidRPr="00F05D29">
              <w:rPr>
                <w:rFonts w:eastAsia="Times New Roman" w:cstheme="minorHAnsi"/>
                <w:color w:val="000000"/>
                <w:sz w:val="20"/>
                <w:szCs w:val="20"/>
              </w:rPr>
              <w:t>./</w:t>
            </w:r>
            <w:proofErr w:type="gramEnd"/>
            <w:r w:rsidRPr="00F05D29">
              <w:rPr>
                <w:rFonts w:eastAsia="Times New Roman" w:cstheme="minorHAnsi"/>
                <w:color w:val="000000"/>
                <w:sz w:val="20"/>
                <w:szCs w:val="20"/>
              </w:rPr>
              <w:t>input</w:t>
            </w:r>
          </w:p>
        </w:tc>
        <w:tc>
          <w:tcPr>
            <w:tcW w:w="3584" w:type="dxa"/>
            <w:shd w:val="clear" w:color="auto" w:fill="auto"/>
            <w:noWrap/>
            <w:vAlign w:val="center"/>
          </w:tcPr>
          <w:p w14:paraId="73DAECFD" w14:textId="2C325E3E" w:rsidR="006418F3" w:rsidRPr="00F05D29" w:rsidRDefault="006418F3" w:rsidP="006418F3">
            <w:pPr>
              <w:spacing w:after="0" w:line="240" w:lineRule="auto"/>
              <w:jc w:val="center"/>
              <w:rPr>
                <w:rFonts w:eastAsia="Times New Roman" w:cstheme="minorHAnsi"/>
                <w:color w:val="000000"/>
                <w:sz w:val="20"/>
                <w:szCs w:val="20"/>
              </w:rPr>
            </w:pPr>
            <w:r w:rsidRPr="00F05D29">
              <w:rPr>
                <w:rFonts w:eastAsia="Times New Roman" w:cstheme="minorHAnsi"/>
                <w:color w:val="000000"/>
                <w:sz w:val="20"/>
                <w:szCs w:val="20"/>
              </w:rPr>
              <w:t>export_profiles.csv</w:t>
            </w:r>
          </w:p>
        </w:tc>
        <w:tc>
          <w:tcPr>
            <w:tcW w:w="3775" w:type="dxa"/>
            <w:shd w:val="clear" w:color="auto" w:fill="auto"/>
            <w:noWrap/>
            <w:vAlign w:val="center"/>
          </w:tcPr>
          <w:p w14:paraId="30C29FF8" w14:textId="4CAC5B01" w:rsidR="006418F3" w:rsidRPr="00F05D29" w:rsidRDefault="007B42AC"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w:t>
            </w:r>
            <w:r w:rsidR="006418F3" w:rsidRPr="00F05D29">
              <w:rPr>
                <w:rFonts w:eastAsia="Times New Roman" w:cstheme="minorHAnsi"/>
                <w:color w:val="000000"/>
                <w:sz w:val="20"/>
                <w:szCs w:val="20"/>
              </w:rPr>
              <w:t xml:space="preserve">ontents </w:t>
            </w:r>
            <w:r>
              <w:rPr>
                <w:rFonts w:eastAsia="Times New Roman" w:cstheme="minorHAnsi"/>
                <w:color w:val="000000"/>
                <w:sz w:val="20"/>
                <w:szCs w:val="20"/>
              </w:rPr>
              <w:t>from</w:t>
            </w:r>
            <w:r w:rsidR="006418F3" w:rsidRPr="00F05D29">
              <w:rPr>
                <w:rFonts w:eastAsia="Times New Roman" w:cstheme="minorHAnsi"/>
                <w:color w:val="000000"/>
                <w:sz w:val="20"/>
                <w:szCs w:val="20"/>
              </w:rPr>
              <w:t xml:space="preserve"> the PROFILES table in SPECIATE.</w:t>
            </w:r>
          </w:p>
        </w:tc>
      </w:tr>
      <w:tr w:rsidR="006418F3" w:rsidRPr="00E83BC4" w14:paraId="506F8B42" w14:textId="77777777" w:rsidTr="006418F3">
        <w:trPr>
          <w:trHeight w:val="20"/>
        </w:trPr>
        <w:tc>
          <w:tcPr>
            <w:tcW w:w="1991" w:type="dxa"/>
            <w:shd w:val="clear" w:color="auto" w:fill="auto"/>
            <w:noWrap/>
            <w:vAlign w:val="center"/>
          </w:tcPr>
          <w:p w14:paraId="5C57AC76" w14:textId="1575F8B7" w:rsidR="006418F3" w:rsidRPr="00FB3501" w:rsidRDefault="006418F3" w:rsidP="006418F3">
            <w:pPr>
              <w:spacing w:after="0" w:line="240" w:lineRule="auto"/>
              <w:jc w:val="center"/>
              <w:rPr>
                <w:rFonts w:eastAsia="Times New Roman" w:cstheme="minorHAnsi"/>
                <w:color w:val="000000"/>
                <w:sz w:val="20"/>
                <w:szCs w:val="20"/>
              </w:rPr>
            </w:pPr>
            <w:proofErr w:type="gramStart"/>
            <w:r w:rsidRPr="00FB3501">
              <w:rPr>
                <w:rFonts w:eastAsia="Times New Roman" w:cstheme="minorHAnsi"/>
                <w:color w:val="000000"/>
                <w:sz w:val="20"/>
                <w:szCs w:val="20"/>
              </w:rPr>
              <w:t>./</w:t>
            </w:r>
            <w:proofErr w:type="gramEnd"/>
            <w:r w:rsidRPr="00FB3501">
              <w:rPr>
                <w:rFonts w:eastAsia="Times New Roman" w:cstheme="minorHAnsi"/>
                <w:color w:val="000000"/>
                <w:sz w:val="20"/>
                <w:szCs w:val="20"/>
              </w:rPr>
              <w:t>input</w:t>
            </w:r>
          </w:p>
        </w:tc>
        <w:tc>
          <w:tcPr>
            <w:tcW w:w="3584" w:type="dxa"/>
            <w:shd w:val="clear" w:color="auto" w:fill="auto"/>
            <w:noWrap/>
            <w:vAlign w:val="center"/>
          </w:tcPr>
          <w:p w14:paraId="2A80232B" w14:textId="64985FB3" w:rsidR="006418F3" w:rsidRPr="00FB3501" w:rsidRDefault="006418F3" w:rsidP="006418F3">
            <w:pPr>
              <w:spacing w:after="0" w:line="240" w:lineRule="auto"/>
              <w:jc w:val="center"/>
              <w:rPr>
                <w:rFonts w:eastAsia="Times New Roman" w:cstheme="minorHAnsi"/>
                <w:color w:val="000000"/>
                <w:sz w:val="20"/>
                <w:szCs w:val="20"/>
              </w:rPr>
            </w:pPr>
            <w:r w:rsidRPr="00FB3501">
              <w:rPr>
                <w:rFonts w:eastAsia="Times New Roman" w:cstheme="minorHAnsi"/>
                <w:color w:val="000000"/>
                <w:sz w:val="20"/>
                <w:szCs w:val="20"/>
              </w:rPr>
              <w:t>export_species.csv</w:t>
            </w:r>
          </w:p>
        </w:tc>
        <w:tc>
          <w:tcPr>
            <w:tcW w:w="3775" w:type="dxa"/>
            <w:shd w:val="clear" w:color="auto" w:fill="auto"/>
            <w:noWrap/>
            <w:vAlign w:val="center"/>
          </w:tcPr>
          <w:p w14:paraId="10D1E0D2" w14:textId="022C38B9" w:rsidR="006418F3" w:rsidRPr="00FB3501" w:rsidRDefault="007B42AC"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w:t>
            </w:r>
            <w:r w:rsidR="006418F3" w:rsidRPr="00FB3501">
              <w:rPr>
                <w:rFonts w:eastAsia="Times New Roman" w:cstheme="minorHAnsi"/>
                <w:color w:val="000000"/>
                <w:sz w:val="20"/>
                <w:szCs w:val="20"/>
              </w:rPr>
              <w:t xml:space="preserve">ontents </w:t>
            </w:r>
            <w:r>
              <w:rPr>
                <w:rFonts w:eastAsia="Times New Roman" w:cstheme="minorHAnsi"/>
                <w:color w:val="000000"/>
                <w:sz w:val="20"/>
                <w:szCs w:val="20"/>
              </w:rPr>
              <w:t>from</w:t>
            </w:r>
            <w:r w:rsidR="006418F3" w:rsidRPr="00FB3501">
              <w:rPr>
                <w:rFonts w:eastAsia="Times New Roman" w:cstheme="minorHAnsi"/>
                <w:color w:val="000000"/>
                <w:sz w:val="20"/>
                <w:szCs w:val="20"/>
              </w:rPr>
              <w:t xml:space="preserve"> the SPECIES table in SPECIATE.</w:t>
            </w:r>
          </w:p>
        </w:tc>
      </w:tr>
      <w:tr w:rsidR="006418F3" w:rsidRPr="00E83BC4" w14:paraId="62E70716" w14:textId="77777777" w:rsidTr="006418F3">
        <w:trPr>
          <w:trHeight w:val="20"/>
        </w:trPr>
        <w:tc>
          <w:tcPr>
            <w:tcW w:w="1991" w:type="dxa"/>
            <w:shd w:val="clear" w:color="auto" w:fill="auto"/>
            <w:noWrap/>
            <w:vAlign w:val="center"/>
          </w:tcPr>
          <w:p w14:paraId="623E376B" w14:textId="69D343DE" w:rsidR="006418F3" w:rsidRPr="00FB3501" w:rsidRDefault="006418F3" w:rsidP="006418F3">
            <w:pPr>
              <w:spacing w:after="0" w:line="240" w:lineRule="auto"/>
              <w:jc w:val="center"/>
              <w:rPr>
                <w:rFonts w:eastAsia="Times New Roman" w:cstheme="minorHAnsi"/>
                <w:color w:val="000000"/>
                <w:sz w:val="20"/>
                <w:szCs w:val="20"/>
              </w:rPr>
            </w:pPr>
            <w:proofErr w:type="gramStart"/>
            <w:r w:rsidRPr="00FB3501">
              <w:rPr>
                <w:rFonts w:eastAsia="Times New Roman" w:cstheme="minorHAnsi"/>
                <w:color w:val="000000"/>
                <w:sz w:val="20"/>
                <w:szCs w:val="20"/>
              </w:rPr>
              <w:t>./</w:t>
            </w:r>
            <w:proofErr w:type="gramEnd"/>
            <w:r w:rsidRPr="00FB3501">
              <w:rPr>
                <w:rFonts w:eastAsia="Times New Roman" w:cstheme="minorHAnsi"/>
                <w:color w:val="000000"/>
                <w:sz w:val="20"/>
                <w:szCs w:val="20"/>
              </w:rPr>
              <w:t>input</w:t>
            </w:r>
          </w:p>
        </w:tc>
        <w:tc>
          <w:tcPr>
            <w:tcW w:w="3584" w:type="dxa"/>
            <w:shd w:val="clear" w:color="auto" w:fill="auto"/>
            <w:noWrap/>
            <w:vAlign w:val="center"/>
          </w:tcPr>
          <w:p w14:paraId="07E0F8EA" w14:textId="6ECE1DD9" w:rsidR="006418F3" w:rsidRPr="00FB3501" w:rsidRDefault="006418F3" w:rsidP="006418F3">
            <w:pPr>
              <w:spacing w:after="0" w:line="240" w:lineRule="auto"/>
              <w:jc w:val="center"/>
              <w:rPr>
                <w:rFonts w:eastAsia="Times New Roman" w:cstheme="minorHAnsi"/>
                <w:color w:val="000000"/>
                <w:sz w:val="20"/>
                <w:szCs w:val="20"/>
              </w:rPr>
            </w:pPr>
            <w:r w:rsidRPr="00FB3501">
              <w:rPr>
                <w:rFonts w:eastAsia="Times New Roman" w:cstheme="minorHAnsi"/>
                <w:color w:val="000000"/>
                <w:sz w:val="20"/>
                <w:szCs w:val="20"/>
              </w:rPr>
              <w:t>export_species_properties.csv</w:t>
            </w:r>
          </w:p>
        </w:tc>
        <w:tc>
          <w:tcPr>
            <w:tcW w:w="3775" w:type="dxa"/>
            <w:shd w:val="clear" w:color="auto" w:fill="auto"/>
            <w:noWrap/>
            <w:vAlign w:val="center"/>
          </w:tcPr>
          <w:p w14:paraId="5CB9D1D8" w14:textId="5828DB2D" w:rsidR="006418F3" w:rsidRPr="00FB3501" w:rsidRDefault="007B42AC"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w:t>
            </w:r>
            <w:r w:rsidR="006418F3" w:rsidRPr="00FB3501">
              <w:rPr>
                <w:rFonts w:eastAsia="Times New Roman" w:cstheme="minorHAnsi"/>
                <w:color w:val="000000"/>
                <w:sz w:val="20"/>
                <w:szCs w:val="20"/>
              </w:rPr>
              <w:t xml:space="preserve">ontents </w:t>
            </w:r>
            <w:r>
              <w:rPr>
                <w:rFonts w:eastAsia="Times New Roman" w:cstheme="minorHAnsi"/>
                <w:color w:val="000000"/>
                <w:sz w:val="20"/>
                <w:szCs w:val="20"/>
              </w:rPr>
              <w:t>from</w:t>
            </w:r>
            <w:r w:rsidR="006418F3" w:rsidRPr="00FB3501">
              <w:rPr>
                <w:rFonts w:eastAsia="Times New Roman" w:cstheme="minorHAnsi"/>
                <w:color w:val="000000"/>
                <w:sz w:val="20"/>
                <w:szCs w:val="20"/>
              </w:rPr>
              <w:t xml:space="preserve"> the SPECIES_PROPERTIES table in SPECIATE.</w:t>
            </w:r>
          </w:p>
        </w:tc>
      </w:tr>
      <w:tr w:rsidR="002B07E5" w:rsidRPr="00E83BC4" w14:paraId="2BFEBA00" w14:textId="77777777" w:rsidTr="006418F3">
        <w:trPr>
          <w:trHeight w:val="20"/>
        </w:trPr>
        <w:tc>
          <w:tcPr>
            <w:tcW w:w="1991" w:type="dxa"/>
            <w:shd w:val="clear" w:color="auto" w:fill="auto"/>
            <w:noWrap/>
            <w:vAlign w:val="center"/>
          </w:tcPr>
          <w:p w14:paraId="5888D701" w14:textId="1700076C" w:rsidR="002B07E5" w:rsidRPr="00220715" w:rsidRDefault="002B07E5" w:rsidP="002B07E5">
            <w:pPr>
              <w:spacing w:after="0" w:line="240" w:lineRule="auto"/>
              <w:jc w:val="center"/>
              <w:rPr>
                <w:rFonts w:eastAsia="Times New Roman" w:cstheme="minorHAnsi"/>
                <w:color w:val="000000"/>
                <w:sz w:val="20"/>
                <w:szCs w:val="20"/>
              </w:rPr>
            </w:pPr>
            <w:proofErr w:type="gramStart"/>
            <w:r>
              <w:rPr>
                <w:rFonts w:eastAsia="Times New Roman" w:cstheme="minorHAnsi"/>
                <w:color w:val="000000"/>
                <w:sz w:val="20"/>
                <w:szCs w:val="20"/>
              </w:rPr>
              <w:t>./</w:t>
            </w:r>
            <w:proofErr w:type="gramEnd"/>
            <w:r>
              <w:rPr>
                <w:rFonts w:eastAsia="Times New Roman" w:cstheme="minorHAnsi"/>
                <w:color w:val="000000"/>
                <w:sz w:val="20"/>
                <w:szCs w:val="20"/>
              </w:rPr>
              <w:t>input</w:t>
            </w:r>
          </w:p>
        </w:tc>
        <w:tc>
          <w:tcPr>
            <w:tcW w:w="3584" w:type="dxa"/>
            <w:shd w:val="clear" w:color="auto" w:fill="auto"/>
            <w:noWrap/>
            <w:vAlign w:val="center"/>
          </w:tcPr>
          <w:p w14:paraId="14AD35BB" w14:textId="4B87F160" w:rsidR="002B07E5" w:rsidRPr="00971B10" w:rsidRDefault="002B07E5" w:rsidP="002B07E5">
            <w:pPr>
              <w:spacing w:after="0" w:line="240" w:lineRule="auto"/>
              <w:jc w:val="center"/>
              <w:rPr>
                <w:rFonts w:eastAsia="Times New Roman" w:cstheme="minorHAnsi"/>
                <w:color w:val="000000"/>
                <w:sz w:val="20"/>
                <w:szCs w:val="20"/>
              </w:rPr>
            </w:pPr>
            <w:r>
              <w:rPr>
                <w:rFonts w:eastAsia="Times New Roman" w:cstheme="minorHAnsi"/>
                <w:color w:val="000000"/>
                <w:sz w:val="20"/>
                <w:szCs w:val="20"/>
              </w:rPr>
              <w:t>gscnv_append.csv</w:t>
            </w:r>
          </w:p>
        </w:tc>
        <w:tc>
          <w:tcPr>
            <w:tcW w:w="3775" w:type="dxa"/>
            <w:shd w:val="clear" w:color="auto" w:fill="auto"/>
            <w:noWrap/>
            <w:vAlign w:val="center"/>
          </w:tcPr>
          <w:p w14:paraId="53F2FDC8" w14:textId="6D4CECF8" w:rsidR="002B07E5" w:rsidRDefault="00A60CDC" w:rsidP="002B07E5">
            <w:pPr>
              <w:spacing w:after="0" w:line="240" w:lineRule="auto"/>
              <w:jc w:val="center"/>
              <w:rPr>
                <w:rFonts w:eastAsia="Times New Roman" w:cstheme="minorHAnsi"/>
                <w:color w:val="000000"/>
                <w:sz w:val="20"/>
                <w:szCs w:val="20"/>
              </w:rPr>
            </w:pPr>
            <w:r>
              <w:rPr>
                <w:rFonts w:eastAsia="Times New Roman" w:cstheme="minorHAnsi"/>
                <w:color w:val="000000"/>
                <w:sz w:val="20"/>
                <w:szCs w:val="20"/>
              </w:rPr>
              <w:t>L</w:t>
            </w:r>
            <w:r w:rsidRPr="00A60CDC">
              <w:rPr>
                <w:rFonts w:eastAsia="Times New Roman" w:cstheme="minorHAnsi"/>
                <w:color w:val="000000"/>
                <w:sz w:val="20"/>
                <w:szCs w:val="20"/>
              </w:rPr>
              <w:t>ist</w:t>
            </w:r>
            <w:r>
              <w:rPr>
                <w:rFonts w:eastAsia="Times New Roman" w:cstheme="minorHAnsi"/>
                <w:color w:val="000000"/>
                <w:sz w:val="20"/>
                <w:szCs w:val="20"/>
              </w:rPr>
              <w:t>s</w:t>
            </w:r>
            <w:r w:rsidRPr="00A60CDC">
              <w:rPr>
                <w:rFonts w:eastAsia="Times New Roman" w:cstheme="minorHAnsi"/>
                <w:color w:val="000000"/>
                <w:sz w:val="20"/>
                <w:szCs w:val="20"/>
              </w:rPr>
              <w:t xml:space="preserve"> profiles that are appended to the end of GSCNV files when PROFILE_TYPE is set to CRITERIA</w:t>
            </w:r>
            <w:r>
              <w:rPr>
                <w:rFonts w:eastAsia="Times New Roman" w:cstheme="minorHAnsi"/>
                <w:color w:val="000000"/>
                <w:sz w:val="20"/>
                <w:szCs w:val="20"/>
              </w:rPr>
              <w:t xml:space="preserve"> </w:t>
            </w:r>
            <w:r w:rsidRPr="00A60CDC">
              <w:rPr>
                <w:rFonts w:eastAsia="Times New Roman" w:cstheme="minorHAnsi"/>
                <w:color w:val="000000"/>
                <w:sz w:val="20"/>
                <w:szCs w:val="20"/>
              </w:rPr>
              <w:t>to accommodate alternative emission inventories.</w:t>
            </w:r>
          </w:p>
        </w:tc>
      </w:tr>
      <w:tr w:rsidR="006418F3" w:rsidRPr="00E83BC4" w14:paraId="2D79E00A" w14:textId="77777777" w:rsidTr="006418F3">
        <w:trPr>
          <w:trHeight w:val="20"/>
        </w:trPr>
        <w:tc>
          <w:tcPr>
            <w:tcW w:w="1991" w:type="dxa"/>
            <w:shd w:val="clear" w:color="auto" w:fill="auto"/>
            <w:noWrap/>
            <w:vAlign w:val="center"/>
          </w:tcPr>
          <w:p w14:paraId="5407BA6C" w14:textId="68DF8F1C" w:rsidR="006418F3" w:rsidRPr="00E546D7" w:rsidRDefault="006418F3" w:rsidP="006418F3">
            <w:pPr>
              <w:spacing w:after="0" w:line="240" w:lineRule="auto"/>
              <w:jc w:val="center"/>
              <w:rPr>
                <w:rFonts w:eastAsia="Times New Roman" w:cstheme="minorHAnsi"/>
                <w:color w:val="000000"/>
                <w:sz w:val="20"/>
                <w:szCs w:val="20"/>
              </w:rPr>
            </w:pPr>
            <w:proofErr w:type="gramStart"/>
            <w:r w:rsidRPr="00E546D7">
              <w:rPr>
                <w:rFonts w:eastAsia="Times New Roman" w:cstheme="minorHAnsi"/>
                <w:color w:val="000000"/>
                <w:sz w:val="20"/>
                <w:szCs w:val="20"/>
              </w:rPr>
              <w:t>./</w:t>
            </w:r>
            <w:proofErr w:type="gramEnd"/>
            <w:r w:rsidRPr="00E546D7">
              <w:rPr>
                <w:rFonts w:eastAsia="Times New Roman" w:cstheme="minorHAnsi"/>
                <w:color w:val="000000"/>
                <w:sz w:val="20"/>
                <w:szCs w:val="20"/>
              </w:rPr>
              <w:t>input</w:t>
            </w:r>
          </w:p>
        </w:tc>
        <w:tc>
          <w:tcPr>
            <w:tcW w:w="3584" w:type="dxa"/>
            <w:shd w:val="clear" w:color="auto" w:fill="auto"/>
            <w:noWrap/>
            <w:vAlign w:val="center"/>
          </w:tcPr>
          <w:p w14:paraId="47879C7F" w14:textId="33D88A68" w:rsidR="006418F3" w:rsidRPr="00E546D7" w:rsidRDefault="006418F3" w:rsidP="006418F3">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mech_pm_ae5_ae6_cr1</w:t>
            </w:r>
            <w:ins w:id="545" w:author="Seltzer, Karl" w:date="2024-08-07T13:38:00Z">
              <w:r w:rsidR="002B2752">
                <w:rPr>
                  <w:rFonts w:eastAsia="Times New Roman" w:cstheme="minorHAnsi"/>
                  <w:color w:val="000000"/>
                  <w:sz w:val="20"/>
                  <w:szCs w:val="20"/>
                </w:rPr>
                <w:t>_cr2</w:t>
              </w:r>
            </w:ins>
            <w:r w:rsidRPr="00E546D7">
              <w:rPr>
                <w:rFonts w:eastAsia="Times New Roman" w:cstheme="minorHAnsi"/>
                <w:color w:val="000000"/>
                <w:sz w:val="20"/>
                <w:szCs w:val="20"/>
              </w:rPr>
              <w:t>.txt</w:t>
            </w:r>
          </w:p>
        </w:tc>
        <w:tc>
          <w:tcPr>
            <w:tcW w:w="3775" w:type="dxa"/>
            <w:shd w:val="clear" w:color="auto" w:fill="auto"/>
            <w:noWrap/>
            <w:vAlign w:val="center"/>
          </w:tcPr>
          <w:p w14:paraId="388B971E" w14:textId="1AF5A5D9" w:rsidR="006418F3" w:rsidRPr="00E546D7" w:rsidRDefault="006418F3" w:rsidP="006418F3">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Aerosol module specific mapping of PM</w:t>
            </w:r>
            <w:r w:rsidRPr="00E546D7">
              <w:rPr>
                <w:rFonts w:eastAsia="Times New Roman" w:cstheme="minorHAnsi"/>
                <w:color w:val="000000"/>
                <w:sz w:val="20"/>
                <w:szCs w:val="20"/>
                <w:vertAlign w:val="subscript"/>
              </w:rPr>
              <w:t>2.5</w:t>
            </w:r>
            <w:r w:rsidRPr="00E546D7">
              <w:rPr>
                <w:rFonts w:eastAsia="Times New Roman" w:cstheme="minorHAnsi"/>
                <w:color w:val="000000"/>
                <w:sz w:val="20"/>
                <w:szCs w:val="20"/>
              </w:rPr>
              <w:t xml:space="preserve"> components in SPECIATE to model species.</w:t>
            </w:r>
          </w:p>
        </w:tc>
      </w:tr>
      <w:tr w:rsidR="006418F3" w:rsidRPr="00E83BC4" w14:paraId="5734EF0E" w14:textId="77777777" w:rsidTr="006418F3">
        <w:trPr>
          <w:trHeight w:val="20"/>
        </w:trPr>
        <w:tc>
          <w:tcPr>
            <w:tcW w:w="1991" w:type="dxa"/>
            <w:shd w:val="clear" w:color="auto" w:fill="auto"/>
            <w:noWrap/>
            <w:vAlign w:val="center"/>
          </w:tcPr>
          <w:p w14:paraId="37949881" w14:textId="638221DA" w:rsidR="006418F3" w:rsidRPr="00E546D7" w:rsidRDefault="006418F3" w:rsidP="006418F3">
            <w:pPr>
              <w:spacing w:after="0" w:line="240" w:lineRule="auto"/>
              <w:jc w:val="center"/>
              <w:rPr>
                <w:rFonts w:eastAsia="Times New Roman" w:cstheme="minorHAnsi"/>
                <w:color w:val="000000"/>
                <w:sz w:val="20"/>
                <w:szCs w:val="20"/>
              </w:rPr>
            </w:pPr>
            <w:proofErr w:type="gramStart"/>
            <w:r w:rsidRPr="00E546D7">
              <w:rPr>
                <w:rFonts w:eastAsia="Times New Roman" w:cstheme="minorHAnsi"/>
                <w:color w:val="000000"/>
                <w:sz w:val="20"/>
                <w:szCs w:val="20"/>
              </w:rPr>
              <w:t>./</w:t>
            </w:r>
            <w:proofErr w:type="gramEnd"/>
            <w:r w:rsidRPr="00E546D7">
              <w:rPr>
                <w:rFonts w:eastAsia="Times New Roman" w:cstheme="minorHAnsi"/>
                <w:color w:val="000000"/>
                <w:sz w:val="20"/>
                <w:szCs w:val="20"/>
              </w:rPr>
              <w:t>input</w:t>
            </w:r>
          </w:p>
        </w:tc>
        <w:tc>
          <w:tcPr>
            <w:tcW w:w="3584" w:type="dxa"/>
            <w:shd w:val="clear" w:color="auto" w:fill="auto"/>
            <w:noWrap/>
            <w:vAlign w:val="center"/>
          </w:tcPr>
          <w:p w14:paraId="5AAB6188" w14:textId="2C7A97F5" w:rsidR="006418F3" w:rsidRPr="00E546D7" w:rsidRDefault="006418F3" w:rsidP="006418F3">
            <w:pPr>
              <w:spacing w:after="0" w:line="240" w:lineRule="auto"/>
              <w:jc w:val="center"/>
              <w:rPr>
                <w:rFonts w:eastAsia="Times New Roman" w:cstheme="minorHAnsi"/>
                <w:color w:val="000000"/>
                <w:sz w:val="20"/>
                <w:szCs w:val="20"/>
              </w:rPr>
            </w:pPr>
            <w:r w:rsidRPr="004B2385">
              <w:rPr>
                <w:rFonts w:eastAsia="Times New Roman" w:cstheme="minorHAnsi"/>
                <w:color w:val="000000"/>
                <w:sz w:val="20"/>
                <w:szCs w:val="20"/>
                <w:highlight w:val="yellow"/>
                <w:rPrChange w:id="546" w:author="Seltzer, Karl" w:date="2024-08-07T13:39:00Z">
                  <w:rPr>
                    <w:rFonts w:eastAsia="Times New Roman" w:cstheme="minorHAnsi"/>
                    <w:color w:val="000000"/>
                    <w:sz w:val="20"/>
                    <w:szCs w:val="20"/>
                  </w:rPr>
                </w:rPrChange>
              </w:rPr>
              <w:t>mechanism_forImport_SPECIATEv5.</w:t>
            </w:r>
            <w:del w:id="547" w:author="Seltzer, Karl" w:date="2024-08-07T13:39:00Z">
              <w:r w:rsidR="000A0900" w:rsidRPr="004B2385" w:rsidDel="004B2385">
                <w:rPr>
                  <w:rFonts w:eastAsia="Times New Roman" w:cstheme="minorHAnsi"/>
                  <w:color w:val="000000"/>
                  <w:sz w:val="20"/>
                  <w:szCs w:val="20"/>
                  <w:highlight w:val="yellow"/>
                  <w:rPrChange w:id="548" w:author="Seltzer, Karl" w:date="2024-08-07T13:39:00Z">
                    <w:rPr>
                      <w:rFonts w:eastAsia="Times New Roman" w:cstheme="minorHAnsi"/>
                      <w:color w:val="000000"/>
                      <w:sz w:val="20"/>
                      <w:szCs w:val="20"/>
                    </w:rPr>
                  </w:rPrChange>
                </w:rPr>
                <w:delText>3</w:delText>
              </w:r>
            </w:del>
            <w:ins w:id="549" w:author="Seltzer, Karl" w:date="2024-08-07T13:39:00Z">
              <w:r w:rsidR="004B2385" w:rsidRPr="004B2385">
                <w:rPr>
                  <w:rFonts w:eastAsia="Times New Roman" w:cstheme="minorHAnsi"/>
                  <w:color w:val="000000"/>
                  <w:sz w:val="20"/>
                  <w:szCs w:val="20"/>
                  <w:highlight w:val="yellow"/>
                  <w:rPrChange w:id="550" w:author="Seltzer, Karl" w:date="2024-08-07T13:39:00Z">
                    <w:rPr>
                      <w:rFonts w:eastAsia="Times New Roman" w:cstheme="minorHAnsi"/>
                      <w:color w:val="000000"/>
                      <w:sz w:val="20"/>
                      <w:szCs w:val="20"/>
                    </w:rPr>
                  </w:rPrChange>
                </w:rPr>
                <w:t>4</w:t>
              </w:r>
            </w:ins>
            <w:r w:rsidRPr="004B2385">
              <w:rPr>
                <w:rFonts w:eastAsia="Times New Roman" w:cstheme="minorHAnsi"/>
                <w:color w:val="000000"/>
                <w:sz w:val="20"/>
                <w:szCs w:val="20"/>
                <w:highlight w:val="yellow"/>
                <w:rPrChange w:id="551" w:author="Seltzer, Karl" w:date="2024-08-07T13:39:00Z">
                  <w:rPr>
                    <w:rFonts w:eastAsia="Times New Roman" w:cstheme="minorHAnsi"/>
                    <w:color w:val="000000"/>
                    <w:sz w:val="20"/>
                    <w:szCs w:val="20"/>
                  </w:rPr>
                </w:rPrChange>
              </w:rPr>
              <w:t>.csv</w:t>
            </w:r>
          </w:p>
        </w:tc>
        <w:tc>
          <w:tcPr>
            <w:tcW w:w="3775" w:type="dxa"/>
            <w:shd w:val="clear" w:color="auto" w:fill="auto"/>
            <w:noWrap/>
            <w:vAlign w:val="center"/>
          </w:tcPr>
          <w:p w14:paraId="7BC981FC" w14:textId="46D98A90" w:rsidR="006418F3" w:rsidRPr="00E546D7" w:rsidRDefault="006418F3" w:rsidP="006418F3">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Chemical mechanism specific mapping of VOC components in SPECIATE to model species.</w:t>
            </w:r>
          </w:p>
        </w:tc>
      </w:tr>
      <w:tr w:rsidR="006147A7" w:rsidRPr="00E83BC4" w14:paraId="1E6CC9C4" w14:textId="77777777" w:rsidTr="006418F3">
        <w:trPr>
          <w:trHeight w:val="20"/>
        </w:trPr>
        <w:tc>
          <w:tcPr>
            <w:tcW w:w="1991" w:type="dxa"/>
            <w:shd w:val="clear" w:color="auto" w:fill="auto"/>
            <w:noWrap/>
            <w:vAlign w:val="center"/>
          </w:tcPr>
          <w:p w14:paraId="1868E786" w14:textId="03CAAF97" w:rsidR="006147A7" w:rsidRPr="0029521D" w:rsidRDefault="006147A7" w:rsidP="006418F3">
            <w:pPr>
              <w:spacing w:after="0" w:line="240" w:lineRule="auto"/>
              <w:jc w:val="center"/>
              <w:rPr>
                <w:rFonts w:eastAsia="Times New Roman" w:cstheme="minorHAnsi"/>
                <w:color w:val="000000"/>
                <w:sz w:val="20"/>
                <w:szCs w:val="20"/>
              </w:rPr>
            </w:pPr>
            <w:proofErr w:type="gramStart"/>
            <w:r w:rsidRPr="0029521D">
              <w:rPr>
                <w:rFonts w:eastAsia="Times New Roman" w:cstheme="minorHAnsi"/>
                <w:color w:val="000000"/>
                <w:sz w:val="20"/>
                <w:szCs w:val="20"/>
              </w:rPr>
              <w:lastRenderedPageBreak/>
              <w:t>./</w:t>
            </w:r>
            <w:proofErr w:type="gramEnd"/>
            <w:r w:rsidRPr="0029521D">
              <w:rPr>
                <w:rFonts w:eastAsia="Times New Roman" w:cstheme="minorHAnsi"/>
                <w:color w:val="000000"/>
                <w:sz w:val="20"/>
                <w:szCs w:val="20"/>
              </w:rPr>
              <w:t>input</w:t>
            </w:r>
          </w:p>
        </w:tc>
        <w:tc>
          <w:tcPr>
            <w:tcW w:w="3584" w:type="dxa"/>
            <w:shd w:val="clear" w:color="auto" w:fill="auto"/>
            <w:noWrap/>
            <w:vAlign w:val="center"/>
          </w:tcPr>
          <w:p w14:paraId="0B86B016" w14:textId="6662D023" w:rsidR="006147A7" w:rsidRPr="0029521D" w:rsidRDefault="00FB3501" w:rsidP="006418F3">
            <w:pPr>
              <w:spacing w:after="0" w:line="240" w:lineRule="auto"/>
              <w:jc w:val="center"/>
              <w:rPr>
                <w:rFonts w:eastAsia="Times New Roman" w:cstheme="minorHAnsi"/>
                <w:color w:val="000000"/>
                <w:sz w:val="20"/>
                <w:szCs w:val="20"/>
              </w:rPr>
            </w:pPr>
            <w:r w:rsidRPr="0029521D">
              <w:rPr>
                <w:rFonts w:eastAsia="Times New Roman" w:cstheme="minorHAnsi"/>
                <w:color w:val="000000"/>
                <w:sz w:val="20"/>
                <w:szCs w:val="20"/>
              </w:rPr>
              <w:t>mechanism_</w:t>
            </w:r>
            <w:r w:rsidR="006147A7" w:rsidRPr="0029521D">
              <w:rPr>
                <w:rFonts w:eastAsia="Times New Roman" w:cstheme="minorHAnsi"/>
                <w:color w:val="000000"/>
                <w:sz w:val="20"/>
                <w:szCs w:val="20"/>
              </w:rPr>
              <w:t>mw.csv</w:t>
            </w:r>
          </w:p>
        </w:tc>
        <w:tc>
          <w:tcPr>
            <w:tcW w:w="3775" w:type="dxa"/>
            <w:shd w:val="clear" w:color="auto" w:fill="auto"/>
            <w:noWrap/>
            <w:vAlign w:val="center"/>
          </w:tcPr>
          <w:p w14:paraId="491DFC81" w14:textId="70425FC5" w:rsidR="006147A7" w:rsidRPr="0029521D" w:rsidRDefault="009B2785" w:rsidP="006418F3">
            <w:pPr>
              <w:spacing w:after="0" w:line="240" w:lineRule="auto"/>
              <w:jc w:val="center"/>
              <w:rPr>
                <w:rFonts w:eastAsia="Times New Roman" w:cstheme="minorHAnsi"/>
                <w:color w:val="000000"/>
                <w:sz w:val="20"/>
                <w:szCs w:val="20"/>
              </w:rPr>
            </w:pPr>
            <w:r w:rsidRPr="0029521D">
              <w:rPr>
                <w:rFonts w:eastAsia="Times New Roman" w:cstheme="minorHAnsi"/>
                <w:color w:val="000000"/>
                <w:sz w:val="20"/>
                <w:szCs w:val="20"/>
              </w:rPr>
              <w:t>Molecular weight assignments for model species in all supported mechanisms.</w:t>
            </w:r>
          </w:p>
        </w:tc>
      </w:tr>
      <w:tr w:rsidR="006418F3" w:rsidRPr="00E83BC4" w14:paraId="220FD0F0" w14:textId="77777777" w:rsidTr="006418F3">
        <w:trPr>
          <w:trHeight w:val="20"/>
        </w:trPr>
        <w:tc>
          <w:tcPr>
            <w:tcW w:w="1991" w:type="dxa"/>
            <w:shd w:val="clear" w:color="auto" w:fill="auto"/>
            <w:noWrap/>
            <w:vAlign w:val="center"/>
          </w:tcPr>
          <w:p w14:paraId="754B4C95" w14:textId="12598BA1" w:rsidR="006418F3" w:rsidRPr="0029521D" w:rsidRDefault="006418F3" w:rsidP="006418F3">
            <w:pPr>
              <w:spacing w:after="0" w:line="240" w:lineRule="auto"/>
              <w:jc w:val="center"/>
              <w:rPr>
                <w:rFonts w:eastAsia="Times New Roman" w:cstheme="minorHAnsi"/>
                <w:color w:val="000000"/>
                <w:sz w:val="20"/>
                <w:szCs w:val="20"/>
              </w:rPr>
            </w:pPr>
            <w:proofErr w:type="gramStart"/>
            <w:r w:rsidRPr="0029521D">
              <w:rPr>
                <w:rFonts w:eastAsia="Times New Roman" w:cstheme="minorHAnsi"/>
                <w:color w:val="000000"/>
                <w:sz w:val="20"/>
                <w:szCs w:val="20"/>
              </w:rPr>
              <w:t>./</w:t>
            </w:r>
            <w:proofErr w:type="gramEnd"/>
            <w:r w:rsidRPr="0029521D">
              <w:rPr>
                <w:rFonts w:eastAsia="Times New Roman" w:cstheme="minorHAnsi"/>
                <w:color w:val="000000"/>
                <w:sz w:val="20"/>
                <w:szCs w:val="20"/>
              </w:rPr>
              <w:t>input</w:t>
            </w:r>
          </w:p>
        </w:tc>
        <w:tc>
          <w:tcPr>
            <w:tcW w:w="3584" w:type="dxa"/>
            <w:shd w:val="clear" w:color="auto" w:fill="auto"/>
            <w:noWrap/>
            <w:vAlign w:val="center"/>
          </w:tcPr>
          <w:p w14:paraId="64C5E684" w14:textId="2B5077D7" w:rsidR="006418F3" w:rsidRPr="0029521D" w:rsidRDefault="006418F3" w:rsidP="006418F3">
            <w:pPr>
              <w:spacing w:after="0" w:line="240" w:lineRule="auto"/>
              <w:jc w:val="center"/>
              <w:rPr>
                <w:rFonts w:eastAsia="Times New Roman" w:cstheme="minorHAnsi"/>
                <w:color w:val="000000"/>
                <w:sz w:val="20"/>
                <w:szCs w:val="20"/>
              </w:rPr>
            </w:pPr>
            <w:r w:rsidRPr="0029521D">
              <w:rPr>
                <w:rFonts w:eastAsia="Times New Roman" w:cstheme="minorHAnsi"/>
                <w:color w:val="000000"/>
                <w:sz w:val="20"/>
                <w:szCs w:val="20"/>
              </w:rPr>
              <w:t>oxygen_metal_Ratios.csv</w:t>
            </w:r>
          </w:p>
        </w:tc>
        <w:tc>
          <w:tcPr>
            <w:tcW w:w="3775" w:type="dxa"/>
            <w:shd w:val="clear" w:color="auto" w:fill="auto"/>
            <w:noWrap/>
            <w:vAlign w:val="center"/>
          </w:tcPr>
          <w:p w14:paraId="17292F7F" w14:textId="25006956" w:rsidR="006418F3" w:rsidRPr="0029521D" w:rsidRDefault="006418F3" w:rsidP="006418F3">
            <w:pPr>
              <w:spacing w:after="0" w:line="240" w:lineRule="auto"/>
              <w:jc w:val="center"/>
              <w:rPr>
                <w:rFonts w:eastAsia="Times New Roman" w:cstheme="minorHAnsi"/>
                <w:color w:val="000000"/>
                <w:sz w:val="20"/>
                <w:szCs w:val="20"/>
              </w:rPr>
            </w:pPr>
            <w:r w:rsidRPr="0029521D">
              <w:rPr>
                <w:rFonts w:eastAsia="Times New Roman" w:cstheme="minorHAnsi"/>
                <w:color w:val="000000"/>
                <w:sz w:val="20"/>
                <w:szCs w:val="20"/>
              </w:rPr>
              <w:t>Oxygen-to-metal ratio of common oxides; used to derive metal-bound oxygen.</w:t>
            </w:r>
          </w:p>
        </w:tc>
      </w:tr>
      <w:tr w:rsidR="006418F3" w:rsidRPr="00E83BC4" w14:paraId="72F73C4F" w14:textId="77777777" w:rsidTr="006418F3">
        <w:trPr>
          <w:trHeight w:val="20"/>
        </w:trPr>
        <w:tc>
          <w:tcPr>
            <w:tcW w:w="1991" w:type="dxa"/>
            <w:shd w:val="clear" w:color="auto" w:fill="auto"/>
            <w:noWrap/>
            <w:vAlign w:val="center"/>
          </w:tcPr>
          <w:p w14:paraId="53CF4AB2" w14:textId="104E5464" w:rsidR="006418F3" w:rsidRPr="0029521D" w:rsidRDefault="006418F3" w:rsidP="006418F3">
            <w:pPr>
              <w:spacing w:after="0" w:line="240" w:lineRule="auto"/>
              <w:jc w:val="center"/>
              <w:rPr>
                <w:rFonts w:eastAsia="Times New Roman" w:cstheme="minorHAnsi"/>
                <w:color w:val="000000"/>
                <w:sz w:val="20"/>
                <w:szCs w:val="20"/>
              </w:rPr>
            </w:pPr>
            <w:proofErr w:type="gramStart"/>
            <w:r w:rsidRPr="0029521D">
              <w:rPr>
                <w:rFonts w:eastAsia="Times New Roman" w:cstheme="minorHAnsi"/>
                <w:color w:val="000000"/>
                <w:sz w:val="20"/>
                <w:szCs w:val="20"/>
              </w:rPr>
              <w:t>./</w:t>
            </w:r>
            <w:proofErr w:type="gramEnd"/>
            <w:r w:rsidRPr="0029521D">
              <w:rPr>
                <w:rFonts w:eastAsia="Times New Roman" w:cstheme="minorHAnsi"/>
                <w:color w:val="000000"/>
                <w:sz w:val="20"/>
                <w:szCs w:val="20"/>
              </w:rPr>
              <w:t>input</w:t>
            </w:r>
          </w:p>
        </w:tc>
        <w:tc>
          <w:tcPr>
            <w:tcW w:w="3584" w:type="dxa"/>
            <w:shd w:val="clear" w:color="auto" w:fill="auto"/>
            <w:noWrap/>
            <w:vAlign w:val="center"/>
          </w:tcPr>
          <w:p w14:paraId="527181C1" w14:textId="774F18A3" w:rsidR="006418F3" w:rsidRPr="0029521D" w:rsidRDefault="006418F3" w:rsidP="006418F3">
            <w:pPr>
              <w:spacing w:after="0" w:line="240" w:lineRule="auto"/>
              <w:jc w:val="center"/>
              <w:rPr>
                <w:rFonts w:eastAsia="Times New Roman" w:cstheme="minorHAnsi"/>
                <w:color w:val="000000"/>
                <w:sz w:val="20"/>
                <w:szCs w:val="20"/>
              </w:rPr>
            </w:pPr>
            <w:r w:rsidRPr="0029521D">
              <w:rPr>
                <w:rFonts w:eastAsia="Times New Roman" w:cstheme="minorHAnsi"/>
                <w:color w:val="000000"/>
                <w:sz w:val="20"/>
                <w:szCs w:val="20"/>
              </w:rPr>
              <w:t>POA_mapping.csv</w:t>
            </w:r>
          </w:p>
        </w:tc>
        <w:tc>
          <w:tcPr>
            <w:tcW w:w="3775" w:type="dxa"/>
            <w:shd w:val="clear" w:color="auto" w:fill="auto"/>
            <w:noWrap/>
            <w:vAlign w:val="center"/>
          </w:tcPr>
          <w:p w14:paraId="678BA2F3" w14:textId="1AD78792" w:rsidR="006418F3" w:rsidRPr="0029521D" w:rsidRDefault="006418F3" w:rsidP="006418F3">
            <w:pPr>
              <w:spacing w:after="0" w:line="240" w:lineRule="auto"/>
              <w:jc w:val="center"/>
              <w:rPr>
                <w:rFonts w:eastAsia="Times New Roman" w:cstheme="minorHAnsi"/>
                <w:color w:val="000000"/>
                <w:sz w:val="20"/>
                <w:szCs w:val="20"/>
              </w:rPr>
            </w:pPr>
            <w:r w:rsidRPr="0029521D">
              <w:rPr>
                <w:rFonts w:eastAsia="Times New Roman" w:cstheme="minorHAnsi"/>
                <w:color w:val="000000"/>
                <w:sz w:val="20"/>
                <w:szCs w:val="20"/>
              </w:rPr>
              <w:t>Mapping of all OM/OC/NCOM SPECIATE species to aerosol module specific species.</w:t>
            </w:r>
          </w:p>
        </w:tc>
      </w:tr>
      <w:tr w:rsidR="006418F3" w:rsidRPr="00E83BC4" w14:paraId="599462C8" w14:textId="77777777" w:rsidTr="006418F3">
        <w:trPr>
          <w:trHeight w:val="20"/>
        </w:trPr>
        <w:tc>
          <w:tcPr>
            <w:tcW w:w="1991" w:type="dxa"/>
            <w:shd w:val="clear" w:color="auto" w:fill="auto"/>
            <w:noWrap/>
            <w:vAlign w:val="center"/>
          </w:tcPr>
          <w:p w14:paraId="696B6AC9" w14:textId="28083CF2" w:rsidR="006418F3" w:rsidRPr="00ED5A85" w:rsidRDefault="006418F3" w:rsidP="006418F3">
            <w:pPr>
              <w:spacing w:after="0" w:line="240" w:lineRule="auto"/>
              <w:jc w:val="center"/>
              <w:rPr>
                <w:rFonts w:eastAsia="Times New Roman" w:cstheme="minorHAnsi"/>
                <w:color w:val="000000"/>
                <w:sz w:val="20"/>
                <w:szCs w:val="20"/>
              </w:rPr>
            </w:pPr>
            <w:proofErr w:type="gramStart"/>
            <w:r w:rsidRPr="00ED5A85">
              <w:rPr>
                <w:rFonts w:eastAsia="Times New Roman" w:cstheme="minorHAnsi"/>
                <w:color w:val="000000"/>
                <w:sz w:val="20"/>
                <w:szCs w:val="20"/>
              </w:rPr>
              <w:t>./</w:t>
            </w:r>
            <w:proofErr w:type="gramEnd"/>
            <w:r w:rsidRPr="00ED5A85">
              <w:rPr>
                <w:rFonts w:eastAsia="Times New Roman" w:cstheme="minorHAnsi"/>
                <w:color w:val="000000"/>
                <w:sz w:val="20"/>
                <w:szCs w:val="20"/>
              </w:rPr>
              <w:t>input</w:t>
            </w:r>
          </w:p>
        </w:tc>
        <w:tc>
          <w:tcPr>
            <w:tcW w:w="3584" w:type="dxa"/>
            <w:shd w:val="clear" w:color="auto" w:fill="auto"/>
            <w:noWrap/>
            <w:vAlign w:val="center"/>
          </w:tcPr>
          <w:p w14:paraId="58EC8246" w14:textId="4AB700A5" w:rsidR="006418F3" w:rsidRPr="00ED5A85" w:rsidRDefault="006418F3" w:rsidP="006418F3">
            <w:pPr>
              <w:spacing w:after="0" w:line="240" w:lineRule="auto"/>
              <w:jc w:val="center"/>
              <w:rPr>
                <w:rFonts w:eastAsia="Times New Roman" w:cstheme="minorHAnsi"/>
                <w:color w:val="000000"/>
                <w:sz w:val="20"/>
                <w:szCs w:val="20"/>
              </w:rPr>
            </w:pPr>
            <w:r w:rsidRPr="00ED5A85">
              <w:rPr>
                <w:rFonts w:eastAsia="Times New Roman" w:cstheme="minorHAnsi"/>
                <w:color w:val="000000"/>
                <w:sz w:val="20"/>
                <w:szCs w:val="20"/>
              </w:rPr>
              <w:t>POA_VolatilityBins.csv</w:t>
            </w:r>
          </w:p>
        </w:tc>
        <w:tc>
          <w:tcPr>
            <w:tcW w:w="3775" w:type="dxa"/>
            <w:shd w:val="clear" w:color="auto" w:fill="auto"/>
            <w:noWrap/>
            <w:vAlign w:val="center"/>
          </w:tcPr>
          <w:p w14:paraId="044EAECB" w14:textId="3C723BB3" w:rsidR="006418F3" w:rsidRPr="00ED5A85" w:rsidRDefault="006418F3" w:rsidP="006418F3">
            <w:pPr>
              <w:spacing w:after="0" w:line="240" w:lineRule="auto"/>
              <w:jc w:val="center"/>
              <w:rPr>
                <w:rFonts w:eastAsia="Times New Roman" w:cstheme="minorHAnsi"/>
                <w:color w:val="000000"/>
                <w:sz w:val="20"/>
                <w:szCs w:val="20"/>
              </w:rPr>
            </w:pPr>
            <w:r w:rsidRPr="00ED5A85">
              <w:rPr>
                <w:rFonts w:eastAsia="Times New Roman" w:cstheme="minorHAnsi"/>
                <w:color w:val="000000"/>
                <w:sz w:val="20"/>
                <w:szCs w:val="20"/>
              </w:rPr>
              <w:t>Semi-volatile primary organic aerosol volatility assignments for all Category Level 1/2 combinations in SPECIATE.</w:t>
            </w:r>
          </w:p>
        </w:tc>
      </w:tr>
      <w:tr w:rsidR="006418F3" w:rsidRPr="00E83BC4" w14:paraId="3C101706" w14:textId="77777777" w:rsidTr="006418F3">
        <w:trPr>
          <w:trHeight w:val="20"/>
        </w:trPr>
        <w:tc>
          <w:tcPr>
            <w:tcW w:w="1991" w:type="dxa"/>
            <w:shd w:val="clear" w:color="auto" w:fill="auto"/>
            <w:noWrap/>
            <w:vAlign w:val="center"/>
          </w:tcPr>
          <w:p w14:paraId="2C9E85F9" w14:textId="5F16E7BA" w:rsidR="006418F3" w:rsidRPr="009647C1" w:rsidRDefault="006418F3" w:rsidP="006418F3">
            <w:pPr>
              <w:spacing w:after="0" w:line="240" w:lineRule="auto"/>
              <w:jc w:val="center"/>
              <w:rPr>
                <w:rFonts w:eastAsia="Times New Roman" w:cstheme="minorHAnsi"/>
                <w:color w:val="000000"/>
                <w:sz w:val="20"/>
                <w:szCs w:val="20"/>
              </w:rPr>
            </w:pPr>
            <w:proofErr w:type="gramStart"/>
            <w:r w:rsidRPr="00220715">
              <w:rPr>
                <w:rFonts w:eastAsia="Times New Roman" w:cstheme="minorHAnsi"/>
                <w:color w:val="000000"/>
                <w:sz w:val="20"/>
                <w:szCs w:val="20"/>
              </w:rPr>
              <w:t>./</w:t>
            </w:r>
            <w:proofErr w:type="gramEnd"/>
            <w:r w:rsidRPr="00220715">
              <w:rPr>
                <w:rFonts w:eastAsia="Times New Roman" w:cstheme="minorHAnsi"/>
                <w:color w:val="000000"/>
                <w:sz w:val="20"/>
                <w:szCs w:val="20"/>
              </w:rPr>
              <w:t>input</w:t>
            </w:r>
          </w:p>
        </w:tc>
        <w:tc>
          <w:tcPr>
            <w:tcW w:w="3584" w:type="dxa"/>
            <w:shd w:val="clear" w:color="auto" w:fill="auto"/>
            <w:noWrap/>
            <w:vAlign w:val="center"/>
          </w:tcPr>
          <w:p w14:paraId="588669D6" w14:textId="5AA334E8" w:rsidR="006418F3" w:rsidRPr="009647C1" w:rsidRDefault="006418F3" w:rsidP="006418F3">
            <w:pPr>
              <w:spacing w:after="0" w:line="240" w:lineRule="auto"/>
              <w:jc w:val="center"/>
              <w:rPr>
                <w:rFonts w:eastAsia="Times New Roman" w:cstheme="minorHAnsi"/>
                <w:color w:val="000000"/>
                <w:sz w:val="20"/>
                <w:szCs w:val="20"/>
              </w:rPr>
            </w:pPr>
            <w:r w:rsidRPr="00971B10">
              <w:rPr>
                <w:rFonts w:eastAsia="Times New Roman" w:cstheme="minorHAnsi"/>
                <w:color w:val="000000"/>
                <w:sz w:val="20"/>
                <w:szCs w:val="20"/>
              </w:rPr>
              <w:t>tbl_tox_MOVES_HAPS.csv</w:t>
            </w:r>
          </w:p>
        </w:tc>
        <w:tc>
          <w:tcPr>
            <w:tcW w:w="3775" w:type="dxa"/>
            <w:shd w:val="clear" w:color="auto" w:fill="auto"/>
            <w:noWrap/>
            <w:vAlign w:val="center"/>
          </w:tcPr>
          <w:p w14:paraId="3797226A" w14:textId="0CC4C648"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Gaseous integrated species (typically toxics) list from the MOVES mobile model.</w:t>
            </w:r>
          </w:p>
        </w:tc>
      </w:tr>
      <w:tr w:rsidR="006418F3" w:rsidRPr="00E83BC4" w14:paraId="4F348E04" w14:textId="77777777" w:rsidTr="006418F3">
        <w:trPr>
          <w:trHeight w:val="20"/>
        </w:trPr>
        <w:tc>
          <w:tcPr>
            <w:tcW w:w="1991" w:type="dxa"/>
            <w:shd w:val="clear" w:color="auto" w:fill="auto"/>
            <w:noWrap/>
            <w:vAlign w:val="center"/>
          </w:tcPr>
          <w:p w14:paraId="2DBBEEAE" w14:textId="73F7675C" w:rsidR="006418F3" w:rsidRPr="009647C1" w:rsidRDefault="006418F3" w:rsidP="006418F3">
            <w:pPr>
              <w:spacing w:after="0" w:line="240" w:lineRule="auto"/>
              <w:jc w:val="center"/>
              <w:rPr>
                <w:rFonts w:eastAsia="Times New Roman" w:cstheme="minorHAnsi"/>
                <w:color w:val="000000"/>
                <w:sz w:val="20"/>
                <w:szCs w:val="20"/>
              </w:rPr>
            </w:pPr>
            <w:proofErr w:type="gramStart"/>
            <w:r w:rsidRPr="00220715">
              <w:rPr>
                <w:rFonts w:eastAsia="Times New Roman" w:cstheme="minorHAnsi"/>
                <w:color w:val="000000"/>
                <w:sz w:val="20"/>
                <w:szCs w:val="20"/>
              </w:rPr>
              <w:t>./</w:t>
            </w:r>
            <w:proofErr w:type="gramEnd"/>
            <w:r w:rsidRPr="00220715">
              <w:rPr>
                <w:rFonts w:eastAsia="Times New Roman" w:cstheme="minorHAnsi"/>
                <w:color w:val="000000"/>
                <w:sz w:val="20"/>
                <w:szCs w:val="20"/>
              </w:rPr>
              <w:t>input</w:t>
            </w:r>
          </w:p>
        </w:tc>
        <w:tc>
          <w:tcPr>
            <w:tcW w:w="3584" w:type="dxa"/>
            <w:shd w:val="clear" w:color="auto" w:fill="auto"/>
            <w:noWrap/>
            <w:vAlign w:val="center"/>
          </w:tcPr>
          <w:p w14:paraId="1DC05B8F" w14:textId="7B1D94C6" w:rsidR="006418F3" w:rsidRPr="009647C1" w:rsidRDefault="006418F3" w:rsidP="006418F3">
            <w:pPr>
              <w:spacing w:after="0" w:line="240" w:lineRule="auto"/>
              <w:jc w:val="center"/>
              <w:rPr>
                <w:rFonts w:eastAsia="Times New Roman" w:cstheme="minorHAnsi"/>
                <w:color w:val="000000"/>
                <w:sz w:val="20"/>
                <w:szCs w:val="20"/>
              </w:rPr>
            </w:pPr>
            <w:r w:rsidRPr="00971B10">
              <w:rPr>
                <w:rFonts w:eastAsia="Times New Roman" w:cstheme="minorHAnsi"/>
                <w:color w:val="000000"/>
                <w:sz w:val="20"/>
                <w:szCs w:val="20"/>
              </w:rPr>
              <w:t>tbl_tox_NBAFM.csv</w:t>
            </w:r>
          </w:p>
        </w:tc>
        <w:tc>
          <w:tcPr>
            <w:tcW w:w="3775" w:type="dxa"/>
            <w:shd w:val="clear" w:color="auto" w:fill="auto"/>
            <w:noWrap/>
            <w:vAlign w:val="center"/>
          </w:tcPr>
          <w:p w14:paraId="77854853" w14:textId="4F7E7682"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Default gaseous integrated species (e.g., typically NBAFM for CB6) list.</w:t>
            </w:r>
          </w:p>
        </w:tc>
      </w:tr>
      <w:tr w:rsidR="006418F3" w:rsidRPr="00E83BC4" w14:paraId="25098546" w14:textId="77777777" w:rsidTr="006418F3">
        <w:trPr>
          <w:trHeight w:val="20"/>
        </w:trPr>
        <w:tc>
          <w:tcPr>
            <w:tcW w:w="1991" w:type="dxa"/>
            <w:shd w:val="clear" w:color="auto" w:fill="auto"/>
            <w:noWrap/>
            <w:vAlign w:val="center"/>
          </w:tcPr>
          <w:p w14:paraId="2E38FEA7" w14:textId="75451EE4" w:rsidR="006418F3" w:rsidRPr="009647C1" w:rsidRDefault="006418F3" w:rsidP="006418F3">
            <w:pPr>
              <w:spacing w:after="0" w:line="240" w:lineRule="auto"/>
              <w:jc w:val="center"/>
              <w:rPr>
                <w:rFonts w:eastAsia="Times New Roman" w:cstheme="minorHAnsi"/>
                <w:color w:val="000000"/>
                <w:sz w:val="20"/>
                <w:szCs w:val="20"/>
              </w:rPr>
            </w:pPr>
            <w:proofErr w:type="gramStart"/>
            <w:r w:rsidRPr="00220715">
              <w:rPr>
                <w:rFonts w:eastAsia="Times New Roman" w:cstheme="minorHAnsi"/>
                <w:color w:val="000000"/>
                <w:sz w:val="20"/>
                <w:szCs w:val="20"/>
              </w:rPr>
              <w:t>./</w:t>
            </w:r>
            <w:proofErr w:type="gramEnd"/>
            <w:r w:rsidRPr="00220715">
              <w:rPr>
                <w:rFonts w:eastAsia="Times New Roman" w:cstheme="minorHAnsi"/>
                <w:color w:val="000000"/>
                <w:sz w:val="20"/>
                <w:szCs w:val="20"/>
              </w:rPr>
              <w:t>input</w:t>
            </w:r>
          </w:p>
        </w:tc>
        <w:tc>
          <w:tcPr>
            <w:tcW w:w="3584" w:type="dxa"/>
            <w:shd w:val="clear" w:color="auto" w:fill="auto"/>
            <w:noWrap/>
            <w:vAlign w:val="center"/>
          </w:tcPr>
          <w:p w14:paraId="5B8E2648" w14:textId="693DFA84" w:rsidR="006418F3" w:rsidRPr="009647C1" w:rsidRDefault="006418F3" w:rsidP="006418F3">
            <w:pPr>
              <w:spacing w:after="0" w:line="240" w:lineRule="auto"/>
              <w:jc w:val="center"/>
              <w:rPr>
                <w:rFonts w:eastAsia="Times New Roman" w:cstheme="minorHAnsi"/>
                <w:color w:val="000000"/>
                <w:sz w:val="20"/>
                <w:szCs w:val="20"/>
              </w:rPr>
            </w:pPr>
            <w:r w:rsidRPr="00971B10">
              <w:rPr>
                <w:rFonts w:eastAsia="Times New Roman" w:cstheme="minorHAnsi"/>
                <w:color w:val="000000"/>
                <w:sz w:val="20"/>
                <w:szCs w:val="20"/>
              </w:rPr>
              <w:t>tbl_tox_</w:t>
            </w:r>
            <w:r w:rsidRPr="00917860">
              <w:rPr>
                <w:rFonts w:eastAsia="Times New Roman" w:cstheme="minorHAnsi"/>
                <w:color w:val="000000"/>
                <w:sz w:val="20"/>
                <w:szCs w:val="20"/>
              </w:rPr>
              <w:t>RESID_PM</w:t>
            </w:r>
            <w:r w:rsidRPr="00971B10">
              <w:rPr>
                <w:rFonts w:eastAsia="Times New Roman" w:cstheme="minorHAnsi"/>
                <w:color w:val="000000"/>
                <w:sz w:val="20"/>
                <w:szCs w:val="20"/>
              </w:rPr>
              <w:t>.csv</w:t>
            </w:r>
          </w:p>
        </w:tc>
        <w:tc>
          <w:tcPr>
            <w:tcW w:w="3775" w:type="dxa"/>
            <w:shd w:val="clear" w:color="auto" w:fill="auto"/>
            <w:noWrap/>
            <w:vAlign w:val="center"/>
          </w:tcPr>
          <w:p w14:paraId="775F7B49" w14:textId="5D5EAC92"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PM</w:t>
            </w:r>
            <w:r w:rsidRPr="00FA3253">
              <w:rPr>
                <w:rFonts w:eastAsia="Times New Roman" w:cstheme="minorHAnsi"/>
                <w:color w:val="000000"/>
                <w:sz w:val="20"/>
                <w:szCs w:val="20"/>
                <w:vertAlign w:val="subscript"/>
              </w:rPr>
              <w:t>2.5</w:t>
            </w:r>
            <w:r>
              <w:rPr>
                <w:rFonts w:eastAsia="Times New Roman" w:cstheme="minorHAnsi"/>
                <w:color w:val="000000"/>
                <w:sz w:val="20"/>
                <w:szCs w:val="20"/>
              </w:rPr>
              <w:t xml:space="preserve"> integrated species list from the MOVES mobile model when speciating </w:t>
            </w:r>
            <w:r w:rsidRPr="00917860">
              <w:rPr>
                <w:rFonts w:eastAsia="Times New Roman" w:cstheme="minorHAnsi"/>
                <w:color w:val="000000"/>
                <w:sz w:val="20"/>
                <w:szCs w:val="20"/>
              </w:rPr>
              <w:t>RESID_PM</w:t>
            </w:r>
            <w:r>
              <w:rPr>
                <w:rFonts w:eastAsia="Times New Roman" w:cstheme="minorHAnsi"/>
                <w:color w:val="000000"/>
                <w:sz w:val="20"/>
                <w:szCs w:val="20"/>
              </w:rPr>
              <w:t>), which includes all PM</w:t>
            </w:r>
            <w:r w:rsidRPr="00D63CAF">
              <w:rPr>
                <w:rFonts w:eastAsia="Times New Roman" w:cstheme="minorHAnsi"/>
                <w:color w:val="000000"/>
                <w:sz w:val="20"/>
                <w:szCs w:val="20"/>
                <w:vertAlign w:val="subscript"/>
              </w:rPr>
              <w:t>2.5</w:t>
            </w:r>
            <w:r>
              <w:rPr>
                <w:rFonts w:eastAsia="Times New Roman" w:cstheme="minorHAnsi"/>
                <w:color w:val="000000"/>
                <w:sz w:val="20"/>
                <w:szCs w:val="20"/>
              </w:rPr>
              <w:t xml:space="preserve"> other than EC, SO4, and total organic matter (TOM).</w:t>
            </w:r>
            <w:r w:rsidRPr="009647C1">
              <w:rPr>
                <w:rFonts w:eastAsia="Times New Roman" w:cstheme="minorHAnsi"/>
                <w:color w:val="000000"/>
                <w:sz w:val="20"/>
                <w:szCs w:val="20"/>
              </w:rPr>
              <w:t xml:space="preserve"> </w:t>
            </w:r>
          </w:p>
        </w:tc>
      </w:tr>
      <w:tr w:rsidR="006418F3" w:rsidRPr="00E83BC4" w14:paraId="5C521BC6" w14:textId="77777777" w:rsidTr="006418F3">
        <w:trPr>
          <w:trHeight w:val="20"/>
        </w:trPr>
        <w:tc>
          <w:tcPr>
            <w:tcW w:w="1991" w:type="dxa"/>
            <w:shd w:val="clear" w:color="auto" w:fill="auto"/>
            <w:noWrap/>
            <w:vAlign w:val="center"/>
          </w:tcPr>
          <w:p w14:paraId="4AE88AA0" w14:textId="77BF1560" w:rsidR="006418F3" w:rsidRPr="009647C1" w:rsidRDefault="006418F3" w:rsidP="006418F3">
            <w:pPr>
              <w:spacing w:after="0" w:line="240" w:lineRule="auto"/>
              <w:jc w:val="center"/>
              <w:rPr>
                <w:rFonts w:eastAsia="Times New Roman" w:cstheme="minorHAnsi"/>
                <w:color w:val="000000"/>
                <w:sz w:val="20"/>
                <w:szCs w:val="20"/>
              </w:rPr>
            </w:pPr>
            <w:proofErr w:type="gramStart"/>
            <w:r w:rsidRPr="00220715">
              <w:rPr>
                <w:rFonts w:eastAsia="Times New Roman" w:cstheme="minorHAnsi"/>
                <w:color w:val="000000"/>
                <w:sz w:val="20"/>
                <w:szCs w:val="20"/>
              </w:rPr>
              <w:t>./</w:t>
            </w:r>
            <w:proofErr w:type="gramEnd"/>
            <w:r w:rsidRPr="00220715">
              <w:rPr>
                <w:rFonts w:eastAsia="Times New Roman" w:cstheme="minorHAnsi"/>
                <w:color w:val="000000"/>
                <w:sz w:val="20"/>
                <w:szCs w:val="20"/>
              </w:rPr>
              <w:t>input</w:t>
            </w:r>
          </w:p>
        </w:tc>
        <w:tc>
          <w:tcPr>
            <w:tcW w:w="3584" w:type="dxa"/>
            <w:shd w:val="clear" w:color="auto" w:fill="auto"/>
            <w:noWrap/>
            <w:vAlign w:val="center"/>
          </w:tcPr>
          <w:p w14:paraId="561AEFD2" w14:textId="2D20865D" w:rsidR="006418F3" w:rsidRPr="009647C1" w:rsidRDefault="006418F3" w:rsidP="006418F3">
            <w:pPr>
              <w:spacing w:after="0" w:line="240" w:lineRule="auto"/>
              <w:jc w:val="center"/>
              <w:rPr>
                <w:rFonts w:eastAsia="Times New Roman" w:cstheme="minorHAnsi"/>
                <w:color w:val="000000"/>
                <w:sz w:val="20"/>
                <w:szCs w:val="20"/>
              </w:rPr>
            </w:pPr>
            <w:r w:rsidRPr="00971B10">
              <w:rPr>
                <w:rFonts w:eastAsia="Times New Roman" w:cstheme="minorHAnsi"/>
                <w:color w:val="000000"/>
                <w:sz w:val="20"/>
                <w:szCs w:val="20"/>
              </w:rPr>
              <w:t>tbl_tox_TOM.csv</w:t>
            </w:r>
          </w:p>
        </w:tc>
        <w:tc>
          <w:tcPr>
            <w:tcW w:w="3775" w:type="dxa"/>
            <w:shd w:val="clear" w:color="auto" w:fill="auto"/>
            <w:noWrap/>
            <w:vAlign w:val="center"/>
          </w:tcPr>
          <w:p w14:paraId="626F2101" w14:textId="42492DAE"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PM</w:t>
            </w:r>
            <w:r w:rsidRPr="00FA3253">
              <w:rPr>
                <w:rFonts w:eastAsia="Times New Roman" w:cstheme="minorHAnsi"/>
                <w:color w:val="000000"/>
                <w:sz w:val="20"/>
                <w:szCs w:val="20"/>
                <w:vertAlign w:val="subscript"/>
              </w:rPr>
              <w:t>2.5</w:t>
            </w:r>
            <w:r>
              <w:rPr>
                <w:rFonts w:eastAsia="Times New Roman" w:cstheme="minorHAnsi"/>
                <w:color w:val="000000"/>
                <w:sz w:val="20"/>
                <w:szCs w:val="20"/>
              </w:rPr>
              <w:t xml:space="preserve"> integrated species list from the MOVES mobile model when speciating TOM.</w:t>
            </w:r>
          </w:p>
        </w:tc>
      </w:tr>
      <w:tr w:rsidR="006418F3" w:rsidRPr="00E83BC4" w14:paraId="2CFB30B4" w14:textId="77777777" w:rsidTr="006418F3">
        <w:trPr>
          <w:trHeight w:val="20"/>
        </w:trPr>
        <w:tc>
          <w:tcPr>
            <w:tcW w:w="1991" w:type="dxa"/>
            <w:shd w:val="clear" w:color="auto" w:fill="auto"/>
            <w:noWrap/>
            <w:vAlign w:val="center"/>
          </w:tcPr>
          <w:p w14:paraId="550050CC" w14:textId="4A957B99" w:rsidR="006418F3" w:rsidRPr="009647C1" w:rsidRDefault="006418F3" w:rsidP="006418F3">
            <w:pPr>
              <w:spacing w:after="0" w:line="240" w:lineRule="auto"/>
              <w:jc w:val="center"/>
              <w:rPr>
                <w:rFonts w:eastAsia="Times New Roman" w:cstheme="minorHAnsi"/>
                <w:color w:val="000000"/>
                <w:sz w:val="20"/>
                <w:szCs w:val="20"/>
              </w:rPr>
            </w:pPr>
            <w:proofErr w:type="gramStart"/>
            <w:r>
              <w:rPr>
                <w:rFonts w:eastAsia="Times New Roman" w:cstheme="minorHAnsi"/>
                <w:color w:val="000000"/>
                <w:sz w:val="20"/>
                <w:szCs w:val="20"/>
              </w:rPr>
              <w:t>./</w:t>
            </w:r>
            <w:proofErr w:type="gramEnd"/>
            <w:r>
              <w:rPr>
                <w:rFonts w:eastAsia="Times New Roman" w:cstheme="minorHAnsi"/>
                <w:color w:val="000000"/>
                <w:sz w:val="20"/>
                <w:szCs w:val="20"/>
              </w:rPr>
              <w:t>output</w:t>
            </w:r>
          </w:p>
        </w:tc>
        <w:tc>
          <w:tcPr>
            <w:tcW w:w="3584" w:type="dxa"/>
            <w:shd w:val="clear" w:color="auto" w:fill="auto"/>
            <w:noWrap/>
            <w:vAlign w:val="center"/>
          </w:tcPr>
          <w:p w14:paraId="08288219" w14:textId="7410797B" w:rsidR="006418F3" w:rsidRPr="009647C1" w:rsidRDefault="006418F3" w:rsidP="006418F3">
            <w:pPr>
              <w:spacing w:after="0" w:line="240" w:lineRule="auto"/>
              <w:jc w:val="center"/>
              <w:rPr>
                <w:rFonts w:eastAsia="Times New Roman" w:cstheme="minorHAnsi"/>
                <w:color w:val="000000"/>
                <w:sz w:val="20"/>
                <w:szCs w:val="20"/>
              </w:rPr>
            </w:pPr>
            <w:proofErr w:type="gramStart"/>
            <w:r>
              <w:rPr>
                <w:rFonts w:eastAsia="Times New Roman" w:cstheme="minorHAnsi"/>
                <w:color w:val="000000"/>
                <w:sz w:val="20"/>
                <w:szCs w:val="20"/>
              </w:rPr>
              <w:t>gscnv.*</w:t>
            </w:r>
            <w:proofErr w:type="gramEnd"/>
          </w:p>
        </w:tc>
        <w:tc>
          <w:tcPr>
            <w:tcW w:w="3775" w:type="dxa"/>
            <w:shd w:val="clear" w:color="auto" w:fill="auto"/>
            <w:noWrap/>
            <w:vAlign w:val="center"/>
          </w:tcPr>
          <w:p w14:paraId="1513A059" w14:textId="13E53974"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GSCNV output from S2S-Tool executions.</w:t>
            </w:r>
          </w:p>
        </w:tc>
      </w:tr>
      <w:tr w:rsidR="006418F3" w:rsidRPr="00E83BC4" w14:paraId="6B89B402" w14:textId="77777777" w:rsidTr="006418F3">
        <w:trPr>
          <w:trHeight w:val="20"/>
        </w:trPr>
        <w:tc>
          <w:tcPr>
            <w:tcW w:w="1991" w:type="dxa"/>
            <w:shd w:val="clear" w:color="auto" w:fill="auto"/>
            <w:noWrap/>
            <w:vAlign w:val="center"/>
          </w:tcPr>
          <w:p w14:paraId="24C3DAAF" w14:textId="06779528" w:rsidR="006418F3" w:rsidRPr="009647C1" w:rsidRDefault="006418F3" w:rsidP="006418F3">
            <w:pPr>
              <w:spacing w:after="0" w:line="240" w:lineRule="auto"/>
              <w:jc w:val="center"/>
              <w:rPr>
                <w:rFonts w:eastAsia="Times New Roman" w:cstheme="minorHAnsi"/>
                <w:color w:val="000000"/>
                <w:sz w:val="20"/>
                <w:szCs w:val="20"/>
              </w:rPr>
            </w:pPr>
            <w:proofErr w:type="gramStart"/>
            <w:r>
              <w:rPr>
                <w:rFonts w:eastAsia="Times New Roman" w:cstheme="minorHAnsi"/>
                <w:color w:val="000000"/>
                <w:sz w:val="20"/>
                <w:szCs w:val="20"/>
              </w:rPr>
              <w:t>./</w:t>
            </w:r>
            <w:proofErr w:type="gramEnd"/>
            <w:r>
              <w:rPr>
                <w:rFonts w:eastAsia="Times New Roman" w:cstheme="minorHAnsi"/>
                <w:color w:val="000000"/>
                <w:sz w:val="20"/>
                <w:szCs w:val="20"/>
              </w:rPr>
              <w:t>output</w:t>
            </w:r>
          </w:p>
        </w:tc>
        <w:tc>
          <w:tcPr>
            <w:tcW w:w="3584" w:type="dxa"/>
            <w:shd w:val="clear" w:color="auto" w:fill="auto"/>
            <w:noWrap/>
            <w:vAlign w:val="center"/>
          </w:tcPr>
          <w:p w14:paraId="08A922F3" w14:textId="1B2D4046" w:rsidR="006418F3" w:rsidRPr="009647C1" w:rsidRDefault="006418F3" w:rsidP="006418F3">
            <w:pPr>
              <w:spacing w:after="0" w:line="240" w:lineRule="auto"/>
              <w:jc w:val="center"/>
              <w:rPr>
                <w:rFonts w:eastAsia="Times New Roman" w:cstheme="minorHAnsi"/>
                <w:color w:val="000000"/>
                <w:sz w:val="20"/>
                <w:szCs w:val="20"/>
              </w:rPr>
            </w:pPr>
            <w:proofErr w:type="gramStart"/>
            <w:r>
              <w:rPr>
                <w:rFonts w:eastAsia="Times New Roman" w:cstheme="minorHAnsi"/>
                <w:color w:val="000000"/>
                <w:sz w:val="20"/>
                <w:szCs w:val="20"/>
              </w:rPr>
              <w:t>gspro.*</w:t>
            </w:r>
            <w:proofErr w:type="gramEnd"/>
          </w:p>
        </w:tc>
        <w:tc>
          <w:tcPr>
            <w:tcW w:w="3775" w:type="dxa"/>
            <w:shd w:val="clear" w:color="auto" w:fill="auto"/>
            <w:noWrap/>
            <w:vAlign w:val="center"/>
          </w:tcPr>
          <w:p w14:paraId="5BAE80AB" w14:textId="31583A53"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GSPRO output from S2S-Tool executions.</w:t>
            </w:r>
          </w:p>
        </w:tc>
      </w:tr>
    </w:tbl>
    <w:p w14:paraId="22D1DD9E" w14:textId="541F2D07" w:rsidR="00B20504" w:rsidRPr="005213FA" w:rsidRDefault="4494FC8B" w:rsidP="4B2C4EAF">
      <w:pPr>
        <w:pStyle w:val="Caption"/>
        <w:rPr>
          <w:b/>
          <w:bCs/>
          <w:i w:val="0"/>
          <w:iCs w:val="0"/>
          <w:color w:val="auto"/>
        </w:rPr>
      </w:pPr>
      <w:r w:rsidRPr="4B2C4EAF">
        <w:rPr>
          <w:b/>
          <w:bCs/>
          <w:i w:val="0"/>
          <w:iCs w:val="0"/>
          <w:color w:val="auto"/>
        </w:rPr>
        <w:t xml:space="preserve">Table </w:t>
      </w:r>
      <w:ins w:id="552" w:author="Seltzer, Karl" w:date="2024-08-12T11:33:00Z">
        <w:r w:rsidR="00AE789A">
          <w:rPr>
            <w:b/>
            <w:bCs/>
            <w:i w:val="0"/>
            <w:iCs w:val="0"/>
            <w:color w:val="auto"/>
          </w:rPr>
          <w:fldChar w:fldCharType="begin"/>
        </w:r>
        <w:r w:rsidR="00AE789A">
          <w:rPr>
            <w:b/>
            <w:bCs/>
            <w:i w:val="0"/>
            <w:iCs w:val="0"/>
            <w:color w:val="auto"/>
          </w:rPr>
          <w:instrText xml:space="preserve"> SEQ Table \* ARABIC </w:instrText>
        </w:r>
      </w:ins>
      <w:r w:rsidR="00AE789A">
        <w:rPr>
          <w:b/>
          <w:bCs/>
          <w:i w:val="0"/>
          <w:iCs w:val="0"/>
          <w:color w:val="auto"/>
        </w:rPr>
        <w:fldChar w:fldCharType="separate"/>
      </w:r>
      <w:ins w:id="553" w:author="Seltzer, Karl" w:date="2024-08-12T11:33:00Z">
        <w:r w:rsidR="00AE789A">
          <w:rPr>
            <w:b/>
            <w:bCs/>
            <w:i w:val="0"/>
            <w:iCs w:val="0"/>
            <w:noProof/>
            <w:color w:val="auto"/>
          </w:rPr>
          <w:t>1</w:t>
        </w:r>
        <w:r w:rsidR="00AE789A">
          <w:rPr>
            <w:b/>
            <w:bCs/>
            <w:i w:val="0"/>
            <w:iCs w:val="0"/>
            <w:color w:val="auto"/>
          </w:rPr>
          <w:fldChar w:fldCharType="end"/>
        </w:r>
      </w:ins>
      <w:del w:id="554" w:author="Seltzer, Karl" w:date="2024-08-12T11:33:00Z">
        <w:r w:rsidR="004E30B5" w:rsidRPr="4B2C4EAF" w:rsidDel="00AE789A">
          <w:rPr>
            <w:b/>
            <w:bCs/>
            <w:i w:val="0"/>
            <w:iCs w:val="0"/>
            <w:color w:val="auto"/>
          </w:rPr>
          <w:fldChar w:fldCharType="begin"/>
        </w:r>
        <w:r w:rsidR="004E30B5" w:rsidRPr="4B2C4EAF" w:rsidDel="00AE789A">
          <w:rPr>
            <w:b/>
            <w:bCs/>
            <w:i w:val="0"/>
            <w:iCs w:val="0"/>
            <w:color w:val="auto"/>
          </w:rPr>
          <w:delInstrText xml:space="preserve"> SEQ Table \* ARABIC </w:delInstrText>
        </w:r>
        <w:r w:rsidR="004E30B5" w:rsidRPr="4B2C4EAF" w:rsidDel="00AE789A">
          <w:rPr>
            <w:b/>
            <w:bCs/>
            <w:i w:val="0"/>
            <w:iCs w:val="0"/>
            <w:color w:val="auto"/>
          </w:rPr>
          <w:fldChar w:fldCharType="separate"/>
        </w:r>
        <w:r w:rsidR="00524E1B" w:rsidDel="00AE789A">
          <w:rPr>
            <w:b/>
            <w:bCs/>
            <w:i w:val="0"/>
            <w:iCs w:val="0"/>
            <w:noProof/>
            <w:color w:val="auto"/>
          </w:rPr>
          <w:delText>1</w:delText>
        </w:r>
        <w:r w:rsidR="004E30B5" w:rsidRPr="4B2C4EAF" w:rsidDel="00AE789A">
          <w:rPr>
            <w:b/>
            <w:bCs/>
            <w:i w:val="0"/>
            <w:iCs w:val="0"/>
            <w:color w:val="auto"/>
          </w:rPr>
          <w:fldChar w:fldCharType="end"/>
        </w:r>
      </w:del>
      <w:r w:rsidR="406F2771" w:rsidRPr="4B2C4EAF">
        <w:rPr>
          <w:b/>
          <w:bCs/>
          <w:i w:val="0"/>
          <w:iCs w:val="0"/>
          <w:color w:val="auto"/>
        </w:rPr>
        <w:t xml:space="preserve">: </w:t>
      </w:r>
      <w:r w:rsidR="7555164E" w:rsidRPr="4B2C4EAF">
        <w:rPr>
          <w:b/>
          <w:bCs/>
          <w:i w:val="0"/>
          <w:iCs w:val="0"/>
          <w:color w:val="auto"/>
        </w:rPr>
        <w:t>Folder and file structure of the S2S-Tool’s GitHub repository.</w:t>
      </w:r>
    </w:p>
    <w:p w14:paraId="57ABD3B2" w14:textId="6F7E4A51" w:rsidR="004E30B5" w:rsidRDefault="00A66276" w:rsidP="003A7E46">
      <w:pPr>
        <w:jc w:val="both"/>
      </w:pPr>
      <w:r>
        <w:t xml:space="preserve">Below, the contents and structure of all </w:t>
      </w:r>
      <w:r w:rsidR="003A2FEB">
        <w:t xml:space="preserve">output and </w:t>
      </w:r>
      <w:r>
        <w:t xml:space="preserve">input files, the description of all variables assigned at runtime, configurations currently available in the S2S-Tool, </w:t>
      </w:r>
      <w:r w:rsidR="003A7E46">
        <w:t>and a description of all modules/functions within the S2S-Tool are described.</w:t>
      </w:r>
    </w:p>
    <w:p w14:paraId="50880F6C" w14:textId="118FE0B2" w:rsidR="00C364B3" w:rsidRDefault="00C364B3" w:rsidP="00C364B3">
      <w:pPr>
        <w:pStyle w:val="Heading2"/>
      </w:pPr>
      <w:bookmarkStart w:id="555" w:name="_Ref113012862"/>
      <w:bookmarkStart w:id="556" w:name="_Toc113448784"/>
      <w:bookmarkStart w:id="557" w:name="_Toc174099280"/>
      <w:r>
        <w:t>I</w:t>
      </w:r>
      <w:r w:rsidR="00487912">
        <w:t xml:space="preserve">nput </w:t>
      </w:r>
      <w:r>
        <w:t>F</w:t>
      </w:r>
      <w:r w:rsidR="00487912">
        <w:t>iles</w:t>
      </w:r>
      <w:bookmarkEnd w:id="555"/>
      <w:bookmarkEnd w:id="556"/>
      <w:bookmarkEnd w:id="557"/>
    </w:p>
    <w:p w14:paraId="3C0E8009" w14:textId="04F4FC43" w:rsidR="00C364B3" w:rsidRDefault="00C63FD8" w:rsidP="00C63FD8">
      <w:pPr>
        <w:jc w:val="both"/>
      </w:pPr>
      <w:r>
        <w:t xml:space="preserve">The contents and structure of all input files is described below. Note that the headers of each file are case </w:t>
      </w:r>
      <w:r w:rsidR="00AC5FD1">
        <w:t>sensitive,</w:t>
      </w:r>
      <w:r>
        <w:t xml:space="preserve"> and the S2S-Tool will exit an execution if the header information is incorrect.</w:t>
      </w:r>
    </w:p>
    <w:p w14:paraId="4B3999EB" w14:textId="4DDCEEC4" w:rsidR="00FB5273" w:rsidRDefault="00FB5273" w:rsidP="00FB5273">
      <w:pPr>
        <w:pStyle w:val="Heading3"/>
      </w:pPr>
      <w:bookmarkStart w:id="558" w:name="_Ref113458141"/>
      <w:bookmarkStart w:id="559" w:name="_Toc113448786"/>
      <w:bookmarkStart w:id="560" w:name="_Toc174099281"/>
      <w:proofErr w:type="spellStart"/>
      <w:r>
        <w:t>camx_</w:t>
      </w:r>
      <w:proofErr w:type="gramStart"/>
      <w:r>
        <w:t>fcrs.profile</w:t>
      </w:r>
      <w:proofErr w:type="spellEnd"/>
      <w:proofErr w:type="gramEnd"/>
      <w:r>
        <w:t xml:space="preserve"> File</w:t>
      </w:r>
      <w:bookmarkEnd w:id="558"/>
      <w:bookmarkEnd w:id="559"/>
      <w:bookmarkEnd w:id="560"/>
    </w:p>
    <w:p w14:paraId="7BD29C9E" w14:textId="0BBB62B7" w:rsidR="00FB5273" w:rsidRDefault="00FB5273" w:rsidP="00FB5273">
      <w:pPr>
        <w:jc w:val="both"/>
      </w:pPr>
      <w:r>
        <w:t>When compiling the GSPRO for PM</w:t>
      </w:r>
      <w:r w:rsidRPr="00254CEB">
        <w:rPr>
          <w:vertAlign w:val="subscript"/>
        </w:rPr>
        <w:t>2.5</w:t>
      </w:r>
      <w:r>
        <w:t xml:space="preserve"> profiles, residual mass that is not assigned to an aerosol module species (e.g., PEC, PSO4, ROCP0) is allocated to </w:t>
      </w:r>
      <w:r w:rsidRPr="00254CEB">
        <w:t>PMOTHR</w:t>
      </w:r>
      <w:r>
        <w:t xml:space="preserve"> when AQM is set to CMAQ (see Section </w:t>
      </w:r>
      <w:r>
        <w:fldChar w:fldCharType="begin"/>
      </w:r>
      <w:r>
        <w:instrText xml:space="preserve"> REF _Ref115701326 \r \h </w:instrText>
      </w:r>
      <w:r>
        <w:fldChar w:fldCharType="separate"/>
      </w:r>
      <w:r w:rsidR="00524E1B">
        <w:t>2.4</w:t>
      </w:r>
      <w:r>
        <w:fldChar w:fldCharType="end"/>
      </w:r>
      <w:r>
        <w:t xml:space="preserve">) and FRPM (other primary emissions in the fine mode) when AQM is set to CAMX. However, if the profile is listed in the </w:t>
      </w:r>
      <w:proofErr w:type="spellStart"/>
      <w:r>
        <w:t>CAMx</w:t>
      </w:r>
      <w:proofErr w:type="spellEnd"/>
      <w:r>
        <w:t xml:space="preserve"> FCRS file, the residual PM</w:t>
      </w:r>
      <w:r w:rsidRPr="00035410">
        <w:rPr>
          <w:vertAlign w:val="subscript"/>
        </w:rPr>
        <w:t>2.5</w:t>
      </w:r>
      <w:r>
        <w:t xml:space="preserve"> mass is allocated to FCRS (crustal emissions in the fine mode) rather than FPRM. Currently, all profiles listed in the </w:t>
      </w:r>
      <w:proofErr w:type="spellStart"/>
      <w:r>
        <w:t>CAMx</w:t>
      </w:r>
      <w:proofErr w:type="spellEnd"/>
      <w:r>
        <w:t xml:space="preserve"> FCRS file are composites of dust profiles and these assignments were made by the </w:t>
      </w:r>
      <w:proofErr w:type="spellStart"/>
      <w:r>
        <w:t>CAMx</w:t>
      </w:r>
      <w:proofErr w:type="spellEnd"/>
      <w:r>
        <w:t xml:space="preserve"> developers. This file is composed of a single column, with PROFILE_CODE as the header, that lists profiles where FCRS should be used in place of FPRM.</w:t>
      </w:r>
    </w:p>
    <w:tbl>
      <w:tblPr>
        <w:tblStyle w:val="TableGrid"/>
        <w:tblW w:w="0" w:type="auto"/>
        <w:tblLook w:val="04A0" w:firstRow="1" w:lastRow="0" w:firstColumn="1" w:lastColumn="0" w:noHBand="0" w:noVBand="1"/>
      </w:tblPr>
      <w:tblGrid>
        <w:gridCol w:w="985"/>
        <w:gridCol w:w="2340"/>
        <w:gridCol w:w="6025"/>
      </w:tblGrid>
      <w:tr w:rsidR="00FB5273" w14:paraId="760EDF55" w14:textId="77777777" w:rsidTr="000B2543">
        <w:tc>
          <w:tcPr>
            <w:tcW w:w="985" w:type="dxa"/>
            <w:shd w:val="clear" w:color="auto" w:fill="D9D9D9" w:themeFill="background1" w:themeFillShade="D9"/>
            <w:vAlign w:val="center"/>
          </w:tcPr>
          <w:p w14:paraId="59CF47D7" w14:textId="77777777" w:rsidR="00FB5273" w:rsidRPr="00B87355" w:rsidRDefault="00FB5273" w:rsidP="000B2543">
            <w:pPr>
              <w:jc w:val="center"/>
              <w:rPr>
                <w:b/>
                <w:bCs/>
              </w:rPr>
            </w:pPr>
            <w:r w:rsidRPr="00B87355">
              <w:rPr>
                <w:b/>
                <w:bCs/>
              </w:rPr>
              <w:t>Column</w:t>
            </w:r>
          </w:p>
        </w:tc>
        <w:tc>
          <w:tcPr>
            <w:tcW w:w="2340" w:type="dxa"/>
            <w:shd w:val="clear" w:color="auto" w:fill="D9D9D9" w:themeFill="background1" w:themeFillShade="D9"/>
            <w:vAlign w:val="center"/>
          </w:tcPr>
          <w:p w14:paraId="0003F96C" w14:textId="77777777" w:rsidR="00FB5273" w:rsidRPr="00B87355" w:rsidRDefault="00FB5273" w:rsidP="000B2543">
            <w:pPr>
              <w:jc w:val="center"/>
              <w:rPr>
                <w:b/>
                <w:bCs/>
              </w:rPr>
            </w:pPr>
            <w:r w:rsidRPr="00B87355">
              <w:rPr>
                <w:b/>
                <w:bCs/>
              </w:rPr>
              <w:t>Header</w:t>
            </w:r>
          </w:p>
        </w:tc>
        <w:tc>
          <w:tcPr>
            <w:tcW w:w="6025" w:type="dxa"/>
            <w:shd w:val="clear" w:color="auto" w:fill="D9D9D9" w:themeFill="background1" w:themeFillShade="D9"/>
            <w:vAlign w:val="center"/>
          </w:tcPr>
          <w:p w14:paraId="33845071" w14:textId="77777777" w:rsidR="00FB5273" w:rsidRPr="00B87355" w:rsidRDefault="00FB5273" w:rsidP="000B2543">
            <w:pPr>
              <w:jc w:val="center"/>
              <w:rPr>
                <w:b/>
                <w:bCs/>
              </w:rPr>
            </w:pPr>
            <w:r w:rsidRPr="00B87355">
              <w:rPr>
                <w:b/>
                <w:bCs/>
              </w:rPr>
              <w:t>Description</w:t>
            </w:r>
          </w:p>
        </w:tc>
      </w:tr>
      <w:tr w:rsidR="00FB5273" w14:paraId="6A28E2D1" w14:textId="77777777" w:rsidTr="000B2543">
        <w:tc>
          <w:tcPr>
            <w:tcW w:w="985" w:type="dxa"/>
            <w:vAlign w:val="center"/>
          </w:tcPr>
          <w:p w14:paraId="339AB734" w14:textId="77777777" w:rsidR="00FB5273" w:rsidRDefault="00FB5273" w:rsidP="000B2543">
            <w:pPr>
              <w:jc w:val="center"/>
            </w:pPr>
            <w:r>
              <w:t>1</w:t>
            </w:r>
          </w:p>
        </w:tc>
        <w:tc>
          <w:tcPr>
            <w:tcW w:w="2340" w:type="dxa"/>
            <w:vAlign w:val="center"/>
          </w:tcPr>
          <w:p w14:paraId="517316BD" w14:textId="77777777" w:rsidR="00FB5273" w:rsidRDefault="00FB5273" w:rsidP="000B2543">
            <w:pPr>
              <w:jc w:val="center"/>
            </w:pPr>
            <w:r>
              <w:t>PROFILE_CODE</w:t>
            </w:r>
          </w:p>
        </w:tc>
        <w:tc>
          <w:tcPr>
            <w:tcW w:w="6025" w:type="dxa"/>
            <w:vAlign w:val="center"/>
          </w:tcPr>
          <w:p w14:paraId="473C2A20" w14:textId="77777777" w:rsidR="00FB5273" w:rsidRDefault="00FB5273" w:rsidP="000B2543">
            <w:pPr>
              <w:jc w:val="center"/>
            </w:pPr>
            <w:r>
              <w:t>SPECIATE PROFILE_CODE; profiles for which residual PM</w:t>
            </w:r>
            <w:r w:rsidRPr="00452E33">
              <w:rPr>
                <w:vertAlign w:val="subscript"/>
              </w:rPr>
              <w:t>2.5</w:t>
            </w:r>
            <w:r>
              <w:t xml:space="preserve"> is allocated to FCRS.</w:t>
            </w:r>
          </w:p>
        </w:tc>
      </w:tr>
    </w:tbl>
    <w:p w14:paraId="3D9259EC" w14:textId="326ED926" w:rsidR="00FB5273" w:rsidRPr="00B87355" w:rsidRDefault="00FB5273" w:rsidP="00FB5273">
      <w:pPr>
        <w:pStyle w:val="Caption"/>
        <w:rPr>
          <w:b/>
          <w:bCs/>
          <w:i w:val="0"/>
          <w:iCs w:val="0"/>
          <w:color w:val="auto"/>
        </w:rPr>
      </w:pPr>
      <w:r w:rsidRPr="00B87355">
        <w:rPr>
          <w:b/>
          <w:bCs/>
          <w:i w:val="0"/>
          <w:iCs w:val="0"/>
          <w:color w:val="auto"/>
        </w:rPr>
        <w:t xml:space="preserve">Table </w:t>
      </w:r>
      <w:ins w:id="561" w:author="Seltzer, Karl" w:date="2024-08-12T11:33:00Z">
        <w:r w:rsidR="00AE789A">
          <w:rPr>
            <w:b/>
            <w:bCs/>
            <w:i w:val="0"/>
            <w:iCs w:val="0"/>
            <w:color w:val="auto"/>
          </w:rPr>
          <w:fldChar w:fldCharType="begin"/>
        </w:r>
        <w:r w:rsidR="00AE789A">
          <w:rPr>
            <w:b/>
            <w:bCs/>
            <w:i w:val="0"/>
            <w:iCs w:val="0"/>
            <w:color w:val="auto"/>
          </w:rPr>
          <w:instrText xml:space="preserve"> SEQ Table \* ARABIC </w:instrText>
        </w:r>
      </w:ins>
      <w:r w:rsidR="00AE789A">
        <w:rPr>
          <w:b/>
          <w:bCs/>
          <w:i w:val="0"/>
          <w:iCs w:val="0"/>
          <w:color w:val="auto"/>
        </w:rPr>
        <w:fldChar w:fldCharType="separate"/>
      </w:r>
      <w:ins w:id="562" w:author="Seltzer, Karl" w:date="2024-08-12T11:33:00Z">
        <w:r w:rsidR="00AE789A">
          <w:rPr>
            <w:b/>
            <w:bCs/>
            <w:i w:val="0"/>
            <w:iCs w:val="0"/>
            <w:noProof/>
            <w:color w:val="auto"/>
          </w:rPr>
          <w:t>2</w:t>
        </w:r>
        <w:r w:rsidR="00AE789A">
          <w:rPr>
            <w:b/>
            <w:bCs/>
            <w:i w:val="0"/>
            <w:iCs w:val="0"/>
            <w:color w:val="auto"/>
          </w:rPr>
          <w:fldChar w:fldCharType="end"/>
        </w:r>
      </w:ins>
      <w:del w:id="563" w:author="Seltzer, Karl" w:date="2024-08-12T11:33:00Z">
        <w:r w:rsidRPr="00B87355" w:rsidDel="00AE789A">
          <w:rPr>
            <w:b/>
            <w:bCs/>
            <w:i w:val="0"/>
            <w:iCs w:val="0"/>
            <w:color w:val="auto"/>
          </w:rPr>
          <w:fldChar w:fldCharType="begin"/>
        </w:r>
        <w:r w:rsidRPr="00B87355" w:rsidDel="00AE789A">
          <w:rPr>
            <w:b/>
            <w:bCs/>
            <w:i w:val="0"/>
            <w:iCs w:val="0"/>
            <w:color w:val="auto"/>
          </w:rPr>
          <w:delInstrText xml:space="preserve"> SEQ Table \* ARABIC </w:delInstrText>
        </w:r>
        <w:r w:rsidRPr="00B87355" w:rsidDel="00AE789A">
          <w:rPr>
            <w:b/>
            <w:bCs/>
            <w:i w:val="0"/>
            <w:iCs w:val="0"/>
            <w:color w:val="auto"/>
          </w:rPr>
          <w:fldChar w:fldCharType="separate"/>
        </w:r>
        <w:r w:rsidR="006D7949" w:rsidDel="00AE789A">
          <w:rPr>
            <w:b/>
            <w:bCs/>
            <w:i w:val="0"/>
            <w:iCs w:val="0"/>
            <w:noProof/>
            <w:color w:val="auto"/>
          </w:rPr>
          <w:delText>2</w:delText>
        </w:r>
        <w:r w:rsidRPr="00B87355" w:rsidDel="00AE789A">
          <w:rPr>
            <w:b/>
            <w:bCs/>
            <w:i w:val="0"/>
            <w:iCs w:val="0"/>
            <w:color w:val="auto"/>
          </w:rPr>
          <w:fldChar w:fldCharType="end"/>
        </w:r>
      </w:del>
      <w:r w:rsidRPr="00B87355">
        <w:rPr>
          <w:b/>
          <w:bCs/>
          <w:i w:val="0"/>
          <w:iCs w:val="0"/>
          <w:color w:val="auto"/>
        </w:rPr>
        <w:t xml:space="preserve">: </w:t>
      </w:r>
      <w:r>
        <w:rPr>
          <w:b/>
          <w:bCs/>
          <w:i w:val="0"/>
          <w:iCs w:val="0"/>
          <w:color w:val="auto"/>
        </w:rPr>
        <w:t xml:space="preserve">File format for </w:t>
      </w:r>
      <w:proofErr w:type="spellStart"/>
      <w:r>
        <w:rPr>
          <w:b/>
          <w:bCs/>
          <w:i w:val="0"/>
          <w:iCs w:val="0"/>
          <w:color w:val="auto"/>
        </w:rPr>
        <w:t>CAMx</w:t>
      </w:r>
      <w:proofErr w:type="spellEnd"/>
      <w:r>
        <w:rPr>
          <w:b/>
          <w:bCs/>
          <w:i w:val="0"/>
          <w:iCs w:val="0"/>
          <w:color w:val="auto"/>
        </w:rPr>
        <w:t xml:space="preserve"> FCRS file.</w:t>
      </w:r>
    </w:p>
    <w:p w14:paraId="7C00FFC6" w14:textId="2664B2FB" w:rsidR="0058633B" w:rsidRDefault="00C40805" w:rsidP="003C3F83">
      <w:pPr>
        <w:pStyle w:val="Heading3"/>
      </w:pPr>
      <w:bookmarkStart w:id="564" w:name="_Toc113448787"/>
      <w:bookmarkStart w:id="565" w:name="_Ref115087665"/>
      <w:bookmarkStart w:id="566" w:name="_Toc174099282"/>
      <w:r>
        <w:t xml:space="preserve">export_profiles </w:t>
      </w:r>
      <w:proofErr w:type="gramStart"/>
      <w:r>
        <w:t>File</w:t>
      </w:r>
      <w:bookmarkEnd w:id="564"/>
      <w:bookmarkEnd w:id="565"/>
      <w:bookmarkEnd w:id="566"/>
      <w:proofErr w:type="gramEnd"/>
    </w:p>
    <w:p w14:paraId="798AA562" w14:textId="5FEBDE6F" w:rsidR="00C40805" w:rsidRDefault="00837488" w:rsidP="006B28E5">
      <w:pPr>
        <w:jc w:val="both"/>
      </w:pPr>
      <w:r>
        <w:t xml:space="preserve">The export_profiles file </w:t>
      </w:r>
      <w:r w:rsidR="003B0AD6">
        <w:t xml:space="preserve">contains </w:t>
      </w:r>
      <w:r w:rsidR="6C91311E">
        <w:t xml:space="preserve">profile properties that inform the output of the S2S-Tool. </w:t>
      </w:r>
      <w:r w:rsidR="72FF4DF7">
        <w:t xml:space="preserve">This information is stored in SPECIATE as </w:t>
      </w:r>
      <w:r w:rsidR="003B0AD6">
        <w:t xml:space="preserve">components of the PROFILES table and </w:t>
      </w:r>
      <w:r w:rsidR="006D133A">
        <w:t>is</w:t>
      </w:r>
      <w:r w:rsidR="003B0AD6">
        <w:t xml:space="preserve"> </w:t>
      </w:r>
      <w:r w:rsidR="060C7BE8">
        <w:t>retrieved</w:t>
      </w:r>
      <w:r w:rsidR="003B0AD6">
        <w:t xml:space="preserve"> using the export_profiles query. </w:t>
      </w:r>
      <w:r w:rsidR="0088174A">
        <w:t xml:space="preserve">Following the execution of the </w:t>
      </w:r>
      <w:r w:rsidR="284B4DFA">
        <w:t xml:space="preserve">SPECIATE </w:t>
      </w:r>
      <w:r w:rsidR="0088174A">
        <w:t xml:space="preserve">query, </w:t>
      </w:r>
      <w:del w:id="567" w:author="Seltzer, Karl" w:date="2024-08-07T13:42:00Z">
        <w:r w:rsidR="0088174A" w:rsidDel="00965060">
          <w:delText xml:space="preserve">additional </w:delText>
        </w:r>
        <w:r w:rsidR="6B3DFCD9" w:rsidDel="00965060">
          <w:delText>(i.e.</w:delText>
        </w:r>
        <w:r w:rsidR="004A7F28" w:rsidDel="00965060">
          <w:delText>,</w:delText>
        </w:r>
        <w:r w:rsidR="6B3DFCD9" w:rsidDel="00965060">
          <w:delText xml:space="preserve"> </w:delText>
        </w:r>
      </w:del>
      <w:del w:id="568" w:author="Seltzer, Karl" w:date="2024-08-07T13:48:00Z">
        <w:r w:rsidR="6B3DFCD9" w:rsidDel="00DE2693">
          <w:delText>manual</w:delText>
        </w:r>
      </w:del>
      <w:del w:id="569" w:author="Seltzer, Karl" w:date="2024-08-07T13:43:00Z">
        <w:r w:rsidR="6B3DFCD9" w:rsidDel="00965060">
          <w:delText>)</w:delText>
        </w:r>
      </w:del>
      <w:ins w:id="570" w:author="Seltzer, Karl" w:date="2024-08-07T13:48:00Z">
        <w:r w:rsidR="00DE2693">
          <w:t>additional</w:t>
        </w:r>
      </w:ins>
      <w:r w:rsidR="6B3DFCD9">
        <w:t xml:space="preserve"> </w:t>
      </w:r>
      <w:r w:rsidR="0088174A">
        <w:lastRenderedPageBreak/>
        <w:t>formatting may be necessary</w:t>
      </w:r>
      <w:r w:rsidR="5F01FD6B">
        <w:t xml:space="preserve"> before running the S2S-Tool</w:t>
      </w:r>
      <w:r w:rsidR="00D279DD">
        <w:t>,</w:t>
      </w:r>
      <w:r w:rsidR="00DA33DD">
        <w:t xml:space="preserve"> including conversio</w:t>
      </w:r>
      <w:r w:rsidR="007365AB">
        <w:t>n of the file extension to “.csv”</w:t>
      </w:r>
      <w:r w:rsidR="0088174A">
        <w:t xml:space="preserve">. </w:t>
      </w:r>
      <w:r w:rsidR="00F054C1">
        <w:t xml:space="preserve">All </w:t>
      </w:r>
      <w:r w:rsidR="0094181F">
        <w:t xml:space="preserve">SPECIATE </w:t>
      </w:r>
      <w:r w:rsidR="00F054C1">
        <w:t>profiles should be included within the export_profiles file</w:t>
      </w:r>
      <w:r w:rsidR="5740AC4D">
        <w:t>,</w:t>
      </w:r>
      <w:r w:rsidR="00F054C1">
        <w:t xml:space="preserve"> and the S2S-Tool filters the </w:t>
      </w:r>
      <w:r w:rsidR="0094181F">
        <w:t>contents</w:t>
      </w:r>
      <w:r w:rsidR="00F054C1">
        <w:t xml:space="preserve">, which depend on the </w:t>
      </w:r>
      <w:r w:rsidR="00D279DD">
        <w:t>user</w:t>
      </w:r>
      <w:r w:rsidR="72CFA520">
        <w:t>-</w:t>
      </w:r>
      <w:r w:rsidR="00D279DD">
        <w:t xml:space="preserve">specified </w:t>
      </w:r>
      <w:r w:rsidR="00F054C1">
        <w:t xml:space="preserve">OUTPUT selected at runtime (see </w:t>
      </w:r>
      <w:r w:rsidR="00A80583">
        <w:t xml:space="preserve">Section </w:t>
      </w:r>
      <w:r w:rsidR="00A80583">
        <w:fldChar w:fldCharType="begin"/>
      </w:r>
      <w:r w:rsidR="00A80583">
        <w:instrText xml:space="preserve"> REF _Ref115701326 \r \h </w:instrText>
      </w:r>
      <w:r w:rsidR="00A80583">
        <w:fldChar w:fldCharType="separate"/>
      </w:r>
      <w:r w:rsidR="00524E1B">
        <w:t>2.4</w:t>
      </w:r>
      <w:r w:rsidR="00A80583">
        <w:fldChar w:fldCharType="end"/>
      </w:r>
      <w:r w:rsidR="00F054C1">
        <w:t xml:space="preserve">). </w:t>
      </w:r>
      <w:r w:rsidR="00954C81">
        <w:t xml:space="preserve">This dataset is comma delimited and composed of six columns: </w:t>
      </w:r>
      <w:r w:rsidR="008E6CB9">
        <w:t>PROFILE_CODE</w:t>
      </w:r>
      <w:r w:rsidR="00954C81">
        <w:t xml:space="preserve">, </w:t>
      </w:r>
      <w:r w:rsidR="008E6CB9">
        <w:t xml:space="preserve">PROFILE_TYPE, </w:t>
      </w:r>
      <w:r w:rsidR="008E6CB9" w:rsidRPr="008E6CB9">
        <w:t>ORGANIC_MATTER_to_ORGANIC_CARBON_RATIO</w:t>
      </w:r>
      <w:r w:rsidR="008E6CB9">
        <w:t xml:space="preserve">, </w:t>
      </w:r>
      <w:r w:rsidR="008E6CB9" w:rsidRPr="008E6CB9">
        <w:t>TOGVOC</w:t>
      </w:r>
      <w:r w:rsidR="008E6CB9">
        <w:t xml:space="preserve">, </w:t>
      </w:r>
      <w:r w:rsidR="008E6CB9" w:rsidRPr="008E6CB9">
        <w:t>CATEGORY_LEVEL_1_Generation_Mechanism</w:t>
      </w:r>
      <w:r w:rsidR="008E6CB9">
        <w:t xml:space="preserve">, and </w:t>
      </w:r>
      <w:r w:rsidR="008E6CB9" w:rsidRPr="008E6CB9">
        <w:t>CATEGORY_LEVEL_2_Sector_Equipment</w:t>
      </w:r>
      <w:r w:rsidR="00954C81">
        <w:t>.</w:t>
      </w:r>
    </w:p>
    <w:tbl>
      <w:tblPr>
        <w:tblStyle w:val="TableGrid"/>
        <w:tblW w:w="0" w:type="auto"/>
        <w:tblLook w:val="04A0" w:firstRow="1" w:lastRow="0" w:firstColumn="1" w:lastColumn="0" w:noHBand="0" w:noVBand="1"/>
      </w:tblPr>
      <w:tblGrid>
        <w:gridCol w:w="950"/>
        <w:gridCol w:w="4729"/>
        <w:gridCol w:w="3671"/>
      </w:tblGrid>
      <w:tr w:rsidR="00450E3E" w14:paraId="3B363F63" w14:textId="77777777" w:rsidTr="001202FE">
        <w:tc>
          <w:tcPr>
            <w:tcW w:w="985" w:type="dxa"/>
            <w:shd w:val="clear" w:color="auto" w:fill="D9D9D9" w:themeFill="background1" w:themeFillShade="D9"/>
            <w:vAlign w:val="center"/>
          </w:tcPr>
          <w:p w14:paraId="5D4F08A7" w14:textId="77777777" w:rsidR="00450E3E" w:rsidRPr="001202FE" w:rsidRDefault="00450E3E" w:rsidP="001202FE">
            <w:pPr>
              <w:spacing w:line="259" w:lineRule="auto"/>
              <w:jc w:val="center"/>
              <w:rPr>
                <w:rFonts w:cstheme="minorHAnsi"/>
                <w:b/>
              </w:rPr>
            </w:pPr>
            <w:r w:rsidRPr="001202FE">
              <w:rPr>
                <w:rFonts w:cstheme="minorHAnsi"/>
                <w:b/>
              </w:rPr>
              <w:t>Column</w:t>
            </w:r>
          </w:p>
        </w:tc>
        <w:tc>
          <w:tcPr>
            <w:tcW w:w="2340" w:type="dxa"/>
            <w:shd w:val="clear" w:color="auto" w:fill="D9D9D9" w:themeFill="background1" w:themeFillShade="D9"/>
            <w:vAlign w:val="center"/>
          </w:tcPr>
          <w:p w14:paraId="3C0BD1CC" w14:textId="77777777" w:rsidR="00450E3E" w:rsidRPr="001202FE" w:rsidRDefault="00450E3E" w:rsidP="001202FE">
            <w:pPr>
              <w:spacing w:line="259" w:lineRule="auto"/>
              <w:jc w:val="center"/>
              <w:rPr>
                <w:rFonts w:cstheme="minorHAnsi"/>
                <w:b/>
              </w:rPr>
            </w:pPr>
            <w:r w:rsidRPr="001202FE">
              <w:rPr>
                <w:rFonts w:cstheme="minorHAnsi"/>
                <w:b/>
              </w:rPr>
              <w:t>Header</w:t>
            </w:r>
          </w:p>
        </w:tc>
        <w:tc>
          <w:tcPr>
            <w:tcW w:w="6025" w:type="dxa"/>
            <w:shd w:val="clear" w:color="auto" w:fill="D9D9D9" w:themeFill="background1" w:themeFillShade="D9"/>
            <w:vAlign w:val="center"/>
          </w:tcPr>
          <w:p w14:paraId="2C7C64DD" w14:textId="77777777" w:rsidR="00450E3E" w:rsidRPr="001202FE" w:rsidRDefault="00450E3E" w:rsidP="001202FE">
            <w:pPr>
              <w:spacing w:line="259" w:lineRule="auto"/>
              <w:jc w:val="center"/>
              <w:rPr>
                <w:rFonts w:cstheme="minorHAnsi"/>
                <w:b/>
              </w:rPr>
            </w:pPr>
            <w:r w:rsidRPr="001202FE">
              <w:rPr>
                <w:rFonts w:cstheme="minorHAnsi"/>
                <w:b/>
              </w:rPr>
              <w:t>Description</w:t>
            </w:r>
          </w:p>
        </w:tc>
      </w:tr>
      <w:tr w:rsidR="00450E3E" w14:paraId="7D7A5017" w14:textId="77777777" w:rsidTr="00690EB7">
        <w:tc>
          <w:tcPr>
            <w:tcW w:w="985" w:type="dxa"/>
            <w:vAlign w:val="center"/>
          </w:tcPr>
          <w:p w14:paraId="2B2A8F49" w14:textId="77777777" w:rsidR="00450E3E" w:rsidRDefault="00450E3E" w:rsidP="00690EB7">
            <w:pPr>
              <w:jc w:val="center"/>
            </w:pPr>
            <w:r>
              <w:t>1</w:t>
            </w:r>
          </w:p>
        </w:tc>
        <w:tc>
          <w:tcPr>
            <w:tcW w:w="2340" w:type="dxa"/>
            <w:vAlign w:val="center"/>
          </w:tcPr>
          <w:p w14:paraId="1AC7A097" w14:textId="65040976" w:rsidR="00450E3E" w:rsidRDefault="00450E3E" w:rsidP="00690EB7">
            <w:pPr>
              <w:jc w:val="center"/>
            </w:pPr>
            <w:r>
              <w:t>PROFILE_CODE</w:t>
            </w:r>
          </w:p>
        </w:tc>
        <w:tc>
          <w:tcPr>
            <w:tcW w:w="6025" w:type="dxa"/>
            <w:vAlign w:val="center"/>
          </w:tcPr>
          <w:p w14:paraId="776875C0" w14:textId="460B18A1" w:rsidR="00450E3E" w:rsidRDefault="00450E3E" w:rsidP="00690EB7">
            <w:pPr>
              <w:jc w:val="center"/>
            </w:pPr>
            <w:r>
              <w:t>SPECIATE PROFILE_CODE.</w:t>
            </w:r>
          </w:p>
        </w:tc>
      </w:tr>
      <w:tr w:rsidR="00450E3E" w14:paraId="166DC504" w14:textId="77777777" w:rsidTr="00690EB7">
        <w:tc>
          <w:tcPr>
            <w:tcW w:w="985" w:type="dxa"/>
            <w:vAlign w:val="center"/>
          </w:tcPr>
          <w:p w14:paraId="585F809C" w14:textId="77777777" w:rsidR="00450E3E" w:rsidRDefault="00450E3E" w:rsidP="00690EB7">
            <w:pPr>
              <w:jc w:val="center"/>
            </w:pPr>
            <w:r>
              <w:t>2</w:t>
            </w:r>
          </w:p>
        </w:tc>
        <w:tc>
          <w:tcPr>
            <w:tcW w:w="2340" w:type="dxa"/>
            <w:vAlign w:val="center"/>
          </w:tcPr>
          <w:p w14:paraId="62D5BD0F" w14:textId="36FD9FAB" w:rsidR="00450E3E" w:rsidRDefault="00450E3E" w:rsidP="00690EB7">
            <w:pPr>
              <w:jc w:val="center"/>
            </w:pPr>
            <w:r>
              <w:t>PROFILE_TYPE</w:t>
            </w:r>
          </w:p>
        </w:tc>
        <w:tc>
          <w:tcPr>
            <w:tcW w:w="6025" w:type="dxa"/>
            <w:vAlign w:val="center"/>
          </w:tcPr>
          <w:p w14:paraId="3CC2C0DD" w14:textId="400F6D9D" w:rsidR="00450E3E" w:rsidRDefault="00450E3E" w:rsidP="00690EB7">
            <w:pPr>
              <w:jc w:val="center"/>
            </w:pPr>
            <w:r>
              <w:t>SPECIATE PROFILE_TYPE.</w:t>
            </w:r>
          </w:p>
        </w:tc>
      </w:tr>
      <w:tr w:rsidR="00450E3E" w14:paraId="1D0D344B" w14:textId="77777777" w:rsidTr="00690EB7">
        <w:tc>
          <w:tcPr>
            <w:tcW w:w="985" w:type="dxa"/>
            <w:vAlign w:val="center"/>
          </w:tcPr>
          <w:p w14:paraId="0C2BDF0E" w14:textId="77777777" w:rsidR="00450E3E" w:rsidRDefault="00450E3E" w:rsidP="00690EB7">
            <w:pPr>
              <w:jc w:val="center"/>
            </w:pPr>
            <w:r>
              <w:t>3</w:t>
            </w:r>
          </w:p>
        </w:tc>
        <w:tc>
          <w:tcPr>
            <w:tcW w:w="2340" w:type="dxa"/>
            <w:vAlign w:val="center"/>
          </w:tcPr>
          <w:p w14:paraId="0A18E332" w14:textId="646D0F1C" w:rsidR="00450E3E" w:rsidRDefault="00450E3E" w:rsidP="00690EB7">
            <w:pPr>
              <w:keepNext/>
              <w:jc w:val="center"/>
            </w:pPr>
            <w:r w:rsidRPr="00450E3E">
              <w:t>ORGANIC_MATTER_to_ORGANIC_CARBON_RATIO</w:t>
            </w:r>
          </w:p>
        </w:tc>
        <w:tc>
          <w:tcPr>
            <w:tcW w:w="6025" w:type="dxa"/>
            <w:vAlign w:val="center"/>
          </w:tcPr>
          <w:p w14:paraId="77D0B719" w14:textId="3953DE85" w:rsidR="00450E3E" w:rsidRDefault="006D6E59" w:rsidP="00690EB7">
            <w:pPr>
              <w:keepNext/>
              <w:jc w:val="center"/>
            </w:pPr>
            <w:r>
              <w:t>SPECIATE OM/OC ratio</w:t>
            </w:r>
            <w:r w:rsidR="00450E3E">
              <w:t>.</w:t>
            </w:r>
            <w:r>
              <w:t xml:space="preserve"> This value is only used when converting PM-CR1 profiles to PM-AE6</w:t>
            </w:r>
          </w:p>
        </w:tc>
      </w:tr>
      <w:tr w:rsidR="00450E3E" w14:paraId="64AC08DF" w14:textId="77777777" w:rsidTr="00690EB7">
        <w:tc>
          <w:tcPr>
            <w:tcW w:w="985" w:type="dxa"/>
            <w:vAlign w:val="center"/>
          </w:tcPr>
          <w:p w14:paraId="01F2A218" w14:textId="042D7743" w:rsidR="00450E3E" w:rsidRDefault="00450E3E" w:rsidP="00690EB7">
            <w:pPr>
              <w:jc w:val="center"/>
            </w:pPr>
            <w:r>
              <w:t>4</w:t>
            </w:r>
          </w:p>
        </w:tc>
        <w:tc>
          <w:tcPr>
            <w:tcW w:w="2340" w:type="dxa"/>
            <w:vAlign w:val="center"/>
          </w:tcPr>
          <w:p w14:paraId="544111D0" w14:textId="0A2A4A10" w:rsidR="00450E3E" w:rsidRDefault="00450E3E" w:rsidP="00690EB7">
            <w:pPr>
              <w:keepNext/>
              <w:jc w:val="center"/>
            </w:pPr>
            <w:r>
              <w:t>TOGVOC</w:t>
            </w:r>
          </w:p>
        </w:tc>
        <w:tc>
          <w:tcPr>
            <w:tcW w:w="6025" w:type="dxa"/>
            <w:vAlign w:val="center"/>
          </w:tcPr>
          <w:p w14:paraId="5F554103" w14:textId="6F476D4E" w:rsidR="00450E3E" w:rsidRDefault="00D60CDA" w:rsidP="00690EB7">
            <w:pPr>
              <w:keepNext/>
              <w:jc w:val="center"/>
            </w:pPr>
            <w:r>
              <w:t>TOG-to-VOC ratio of profile.</w:t>
            </w:r>
          </w:p>
        </w:tc>
      </w:tr>
      <w:tr w:rsidR="00450E3E" w14:paraId="32087F66" w14:textId="77777777" w:rsidTr="00690EB7">
        <w:tc>
          <w:tcPr>
            <w:tcW w:w="985" w:type="dxa"/>
            <w:vAlign w:val="center"/>
          </w:tcPr>
          <w:p w14:paraId="36DD4BB9" w14:textId="5F4506AD" w:rsidR="00450E3E" w:rsidRDefault="00450E3E" w:rsidP="00690EB7">
            <w:pPr>
              <w:jc w:val="center"/>
            </w:pPr>
            <w:r>
              <w:t>5</w:t>
            </w:r>
          </w:p>
        </w:tc>
        <w:tc>
          <w:tcPr>
            <w:tcW w:w="2340" w:type="dxa"/>
            <w:vAlign w:val="center"/>
          </w:tcPr>
          <w:p w14:paraId="62AEC395" w14:textId="0B98FE8B" w:rsidR="00450E3E" w:rsidRDefault="00450E3E" w:rsidP="00690EB7">
            <w:pPr>
              <w:keepNext/>
              <w:jc w:val="center"/>
            </w:pPr>
            <w:r w:rsidRPr="00450E3E">
              <w:t>CATEGORY_LEVEL_1_Generation_Mechanism</w:t>
            </w:r>
          </w:p>
        </w:tc>
        <w:tc>
          <w:tcPr>
            <w:tcW w:w="6025" w:type="dxa"/>
            <w:vAlign w:val="center"/>
          </w:tcPr>
          <w:p w14:paraId="659220FD" w14:textId="629815D6" w:rsidR="00450E3E" w:rsidRDefault="00D60CDA" w:rsidP="00690EB7">
            <w:pPr>
              <w:keepNext/>
              <w:jc w:val="center"/>
            </w:pPr>
            <w:r>
              <w:t>SPECIATE metadata.</w:t>
            </w:r>
          </w:p>
        </w:tc>
      </w:tr>
      <w:tr w:rsidR="00450E3E" w14:paraId="3F266DAF" w14:textId="77777777" w:rsidTr="00690EB7">
        <w:tc>
          <w:tcPr>
            <w:tcW w:w="985" w:type="dxa"/>
            <w:vAlign w:val="center"/>
          </w:tcPr>
          <w:p w14:paraId="0B0C3EB4" w14:textId="761E03AB" w:rsidR="00450E3E" w:rsidRDefault="00450E3E" w:rsidP="00690EB7">
            <w:pPr>
              <w:jc w:val="center"/>
            </w:pPr>
            <w:r>
              <w:t>6</w:t>
            </w:r>
          </w:p>
        </w:tc>
        <w:tc>
          <w:tcPr>
            <w:tcW w:w="2340" w:type="dxa"/>
            <w:vAlign w:val="center"/>
          </w:tcPr>
          <w:p w14:paraId="6FCE4047" w14:textId="549D84B7" w:rsidR="00450E3E" w:rsidRDefault="00450E3E" w:rsidP="00690EB7">
            <w:pPr>
              <w:keepNext/>
              <w:jc w:val="center"/>
            </w:pPr>
            <w:r w:rsidRPr="00450E3E">
              <w:t>CATEGORY_LEVEL_2_Sector_Equipment</w:t>
            </w:r>
          </w:p>
        </w:tc>
        <w:tc>
          <w:tcPr>
            <w:tcW w:w="6025" w:type="dxa"/>
            <w:vAlign w:val="center"/>
          </w:tcPr>
          <w:p w14:paraId="5684C92B" w14:textId="5FFABBC4" w:rsidR="00450E3E" w:rsidRDefault="00D60CDA" w:rsidP="00690EB7">
            <w:pPr>
              <w:keepNext/>
              <w:jc w:val="center"/>
            </w:pPr>
            <w:r>
              <w:t>SPECIATE metadata.</w:t>
            </w:r>
          </w:p>
        </w:tc>
      </w:tr>
    </w:tbl>
    <w:p w14:paraId="1E9BDE9D" w14:textId="045530AB" w:rsidR="00450E3E" w:rsidRPr="00B87355" w:rsidRDefault="00450E3E" w:rsidP="00450E3E">
      <w:pPr>
        <w:pStyle w:val="Caption"/>
        <w:rPr>
          <w:b/>
          <w:bCs/>
          <w:i w:val="0"/>
          <w:iCs w:val="0"/>
          <w:color w:val="auto"/>
        </w:rPr>
      </w:pPr>
      <w:r w:rsidRPr="00B87355">
        <w:rPr>
          <w:b/>
          <w:bCs/>
          <w:i w:val="0"/>
          <w:iCs w:val="0"/>
          <w:color w:val="auto"/>
        </w:rPr>
        <w:t xml:space="preserve">Table </w:t>
      </w:r>
      <w:ins w:id="571" w:author="Seltzer, Karl" w:date="2024-08-12T11:33:00Z">
        <w:r w:rsidR="00AE789A">
          <w:rPr>
            <w:b/>
            <w:bCs/>
            <w:i w:val="0"/>
            <w:iCs w:val="0"/>
            <w:color w:val="auto"/>
          </w:rPr>
          <w:fldChar w:fldCharType="begin"/>
        </w:r>
        <w:r w:rsidR="00AE789A">
          <w:rPr>
            <w:b/>
            <w:bCs/>
            <w:i w:val="0"/>
            <w:iCs w:val="0"/>
            <w:color w:val="auto"/>
          </w:rPr>
          <w:instrText xml:space="preserve"> SEQ Table \* ARABIC </w:instrText>
        </w:r>
      </w:ins>
      <w:r w:rsidR="00AE789A">
        <w:rPr>
          <w:b/>
          <w:bCs/>
          <w:i w:val="0"/>
          <w:iCs w:val="0"/>
          <w:color w:val="auto"/>
        </w:rPr>
        <w:fldChar w:fldCharType="separate"/>
      </w:r>
      <w:ins w:id="572" w:author="Seltzer, Karl" w:date="2024-08-12T11:33:00Z">
        <w:r w:rsidR="00AE789A">
          <w:rPr>
            <w:b/>
            <w:bCs/>
            <w:i w:val="0"/>
            <w:iCs w:val="0"/>
            <w:noProof/>
            <w:color w:val="auto"/>
          </w:rPr>
          <w:t>3</w:t>
        </w:r>
        <w:r w:rsidR="00AE789A">
          <w:rPr>
            <w:b/>
            <w:bCs/>
            <w:i w:val="0"/>
            <w:iCs w:val="0"/>
            <w:color w:val="auto"/>
          </w:rPr>
          <w:fldChar w:fldCharType="end"/>
        </w:r>
      </w:ins>
      <w:del w:id="573" w:author="Seltzer, Karl" w:date="2024-08-12T11:33:00Z">
        <w:r w:rsidRPr="00B87355" w:rsidDel="00AE789A">
          <w:rPr>
            <w:b/>
            <w:bCs/>
            <w:i w:val="0"/>
            <w:iCs w:val="0"/>
            <w:color w:val="auto"/>
          </w:rPr>
          <w:fldChar w:fldCharType="begin"/>
        </w:r>
        <w:r w:rsidRPr="00B87355" w:rsidDel="00AE789A">
          <w:rPr>
            <w:b/>
            <w:bCs/>
            <w:i w:val="0"/>
            <w:iCs w:val="0"/>
            <w:color w:val="auto"/>
          </w:rPr>
          <w:delInstrText xml:space="preserve"> SEQ Table \* ARABIC </w:delInstrText>
        </w:r>
        <w:r w:rsidRPr="00B87355" w:rsidDel="00AE789A">
          <w:rPr>
            <w:b/>
            <w:bCs/>
            <w:i w:val="0"/>
            <w:iCs w:val="0"/>
            <w:color w:val="auto"/>
          </w:rPr>
          <w:fldChar w:fldCharType="separate"/>
        </w:r>
        <w:r w:rsidR="00524E1B" w:rsidDel="00AE789A">
          <w:rPr>
            <w:b/>
            <w:bCs/>
            <w:i w:val="0"/>
            <w:iCs w:val="0"/>
            <w:noProof/>
            <w:color w:val="auto"/>
          </w:rPr>
          <w:delText>3</w:delText>
        </w:r>
        <w:r w:rsidRPr="00B87355" w:rsidDel="00AE789A">
          <w:rPr>
            <w:b/>
            <w:bCs/>
            <w:i w:val="0"/>
            <w:iCs w:val="0"/>
            <w:color w:val="auto"/>
          </w:rPr>
          <w:fldChar w:fldCharType="end"/>
        </w:r>
      </w:del>
      <w:r w:rsidRPr="00B87355">
        <w:rPr>
          <w:b/>
          <w:bCs/>
          <w:i w:val="0"/>
          <w:iCs w:val="0"/>
          <w:color w:val="auto"/>
        </w:rPr>
        <w:t xml:space="preserve">: </w:t>
      </w:r>
      <w:r>
        <w:rPr>
          <w:b/>
          <w:bCs/>
          <w:i w:val="0"/>
          <w:iCs w:val="0"/>
          <w:color w:val="auto"/>
        </w:rPr>
        <w:t xml:space="preserve">File format for </w:t>
      </w:r>
      <w:r w:rsidR="00DF4DAB">
        <w:rPr>
          <w:b/>
          <w:bCs/>
          <w:i w:val="0"/>
          <w:iCs w:val="0"/>
          <w:color w:val="auto"/>
        </w:rPr>
        <w:t>export_profiles</w:t>
      </w:r>
      <w:r>
        <w:rPr>
          <w:b/>
          <w:bCs/>
          <w:i w:val="0"/>
          <w:iCs w:val="0"/>
          <w:color w:val="auto"/>
        </w:rPr>
        <w:t xml:space="preserve"> file.</w:t>
      </w:r>
    </w:p>
    <w:p w14:paraId="1CAA5A12" w14:textId="2B9FED5C" w:rsidR="006041B1" w:rsidRDefault="006041B1" w:rsidP="003C3F83">
      <w:pPr>
        <w:pStyle w:val="Heading3"/>
      </w:pPr>
      <w:bookmarkStart w:id="574" w:name="_Toc113448788"/>
      <w:bookmarkStart w:id="575" w:name="_Toc174099283"/>
      <w:r>
        <w:t xml:space="preserve">export_species </w:t>
      </w:r>
      <w:proofErr w:type="gramStart"/>
      <w:r>
        <w:t>File</w:t>
      </w:r>
      <w:bookmarkEnd w:id="574"/>
      <w:bookmarkEnd w:id="575"/>
      <w:proofErr w:type="gramEnd"/>
    </w:p>
    <w:p w14:paraId="4E4E207C" w14:textId="4866AB46" w:rsidR="006041B1" w:rsidRDefault="006041B1" w:rsidP="006041B1">
      <w:pPr>
        <w:jc w:val="both"/>
      </w:pPr>
      <w:r>
        <w:t>The export_</w:t>
      </w:r>
      <w:r w:rsidR="00D50B58">
        <w:t>species</w:t>
      </w:r>
      <w:r>
        <w:t xml:space="preserve"> file </w:t>
      </w:r>
      <w:r w:rsidR="65BD8BC9">
        <w:t>provides</w:t>
      </w:r>
      <w:r w:rsidR="2DEC7F38">
        <w:t xml:space="preserve"> </w:t>
      </w:r>
      <w:r w:rsidR="5068C006">
        <w:t>the weight percent of each</w:t>
      </w:r>
      <w:r>
        <w:t xml:space="preserve"> </w:t>
      </w:r>
      <w:r w:rsidR="7FAE254E">
        <w:t xml:space="preserve">SPECIATE species </w:t>
      </w:r>
      <w:r w:rsidR="0A0A225F">
        <w:t>for</w:t>
      </w:r>
      <w:r w:rsidR="5068C006">
        <w:t xml:space="preserve"> each profile</w:t>
      </w:r>
      <w:r w:rsidR="717EE4C9">
        <w:t>. This data is retrieved from the</w:t>
      </w:r>
      <w:r>
        <w:t xml:space="preserve"> </w:t>
      </w:r>
      <w:r w:rsidR="00646831">
        <w:t>SPECIES</w:t>
      </w:r>
      <w:r>
        <w:t xml:space="preserve"> table within SPECIATE</w:t>
      </w:r>
      <w:r w:rsidR="30D4493B">
        <w:t>,</w:t>
      </w:r>
      <w:r>
        <w:t xml:space="preserve"> and </w:t>
      </w:r>
      <w:r w:rsidR="513893C7">
        <w:t xml:space="preserve">it </w:t>
      </w:r>
      <w:r>
        <w:t>is generated using the export_s</w:t>
      </w:r>
      <w:r w:rsidR="003045A0">
        <w:t>pecies</w:t>
      </w:r>
      <w:r>
        <w:t xml:space="preserve"> query. Following the execution of the query, additional formatting may be necessary including conversion of the file extension to “.csv”.</w:t>
      </w:r>
      <w:r w:rsidR="00A7447F">
        <w:t xml:space="preserve"> In addition, all values in the weight percent and PROFILE_CODE columns should “Convert to Number”</w:t>
      </w:r>
      <w:r w:rsidR="00D279DD">
        <w:t xml:space="preserve"> (this function is available through the error checking notifications</w:t>
      </w:r>
      <w:ins w:id="576" w:author="Seltzer, Karl" w:date="2024-08-07T13:48:00Z">
        <w:r w:rsidR="00450BA3">
          <w:t xml:space="preserve"> in Excel</w:t>
        </w:r>
      </w:ins>
      <w:r w:rsidR="00D279DD">
        <w:t>).</w:t>
      </w:r>
      <w:r w:rsidR="00732B83">
        <w:t xml:space="preserve"> </w:t>
      </w:r>
      <w:r>
        <w:t>All SPECIATE profiles should be included within the export_s</w:t>
      </w:r>
      <w:r w:rsidR="00DC4ADC">
        <w:t>pecies</w:t>
      </w:r>
      <w:r>
        <w:t xml:space="preserve"> file and the S2S-Tool filters the contents</w:t>
      </w:r>
      <w:r w:rsidR="00DC4ADC">
        <w:t xml:space="preserve">, as necessary. </w:t>
      </w:r>
      <w:r>
        <w:t xml:space="preserve">This dataset is comma delimited and composed of </w:t>
      </w:r>
      <w:r w:rsidR="00166265">
        <w:t>three</w:t>
      </w:r>
      <w:r>
        <w:t xml:space="preserve"> columns: PROFILE_CODE, </w:t>
      </w:r>
      <w:r w:rsidR="00166265">
        <w:t>SPECIES_ID, and WEIGHT_PERCENT</w:t>
      </w:r>
      <w:r>
        <w:t>.</w:t>
      </w:r>
    </w:p>
    <w:tbl>
      <w:tblPr>
        <w:tblStyle w:val="TableGrid"/>
        <w:tblW w:w="0" w:type="auto"/>
        <w:tblLook w:val="04A0" w:firstRow="1" w:lastRow="0" w:firstColumn="1" w:lastColumn="0" w:noHBand="0" w:noVBand="1"/>
      </w:tblPr>
      <w:tblGrid>
        <w:gridCol w:w="950"/>
        <w:gridCol w:w="3095"/>
        <w:gridCol w:w="5305"/>
      </w:tblGrid>
      <w:tr w:rsidR="007B61F2" w14:paraId="4EFF6F58" w14:textId="77777777" w:rsidTr="001202FE">
        <w:tc>
          <w:tcPr>
            <w:tcW w:w="950" w:type="dxa"/>
            <w:shd w:val="clear" w:color="auto" w:fill="D9D9D9" w:themeFill="background1" w:themeFillShade="D9"/>
            <w:vAlign w:val="center"/>
          </w:tcPr>
          <w:p w14:paraId="0C09BB01" w14:textId="77777777" w:rsidR="007B61F2" w:rsidRPr="00B87355" w:rsidRDefault="007B61F2" w:rsidP="00690EB7">
            <w:pPr>
              <w:jc w:val="center"/>
              <w:rPr>
                <w:b/>
                <w:bCs/>
              </w:rPr>
            </w:pPr>
            <w:r w:rsidRPr="00B87355">
              <w:rPr>
                <w:b/>
                <w:bCs/>
              </w:rPr>
              <w:t>Column</w:t>
            </w:r>
          </w:p>
        </w:tc>
        <w:tc>
          <w:tcPr>
            <w:tcW w:w="3095" w:type="dxa"/>
            <w:shd w:val="clear" w:color="auto" w:fill="D9D9D9" w:themeFill="background1" w:themeFillShade="D9"/>
            <w:vAlign w:val="center"/>
          </w:tcPr>
          <w:p w14:paraId="6C57D1FA" w14:textId="77777777" w:rsidR="007B61F2" w:rsidRPr="00B87355" w:rsidRDefault="007B61F2" w:rsidP="00690EB7">
            <w:pPr>
              <w:jc w:val="center"/>
              <w:rPr>
                <w:b/>
                <w:bCs/>
              </w:rPr>
            </w:pPr>
            <w:r w:rsidRPr="00B87355">
              <w:rPr>
                <w:b/>
                <w:bCs/>
              </w:rPr>
              <w:t>Header</w:t>
            </w:r>
          </w:p>
        </w:tc>
        <w:tc>
          <w:tcPr>
            <w:tcW w:w="5305" w:type="dxa"/>
            <w:shd w:val="clear" w:color="auto" w:fill="D9D9D9" w:themeFill="background1" w:themeFillShade="D9"/>
            <w:vAlign w:val="center"/>
          </w:tcPr>
          <w:p w14:paraId="001F6201" w14:textId="77777777" w:rsidR="007B61F2" w:rsidRPr="00B87355" w:rsidRDefault="007B61F2" w:rsidP="00690EB7">
            <w:pPr>
              <w:jc w:val="center"/>
              <w:rPr>
                <w:b/>
                <w:bCs/>
              </w:rPr>
            </w:pPr>
            <w:r w:rsidRPr="00B87355">
              <w:rPr>
                <w:b/>
                <w:bCs/>
              </w:rPr>
              <w:t>Description</w:t>
            </w:r>
          </w:p>
        </w:tc>
      </w:tr>
      <w:tr w:rsidR="007B61F2" w14:paraId="1BFA5318" w14:textId="77777777" w:rsidTr="00D31418">
        <w:tc>
          <w:tcPr>
            <w:tcW w:w="950" w:type="dxa"/>
            <w:vAlign w:val="center"/>
          </w:tcPr>
          <w:p w14:paraId="385F588A" w14:textId="77777777" w:rsidR="007B61F2" w:rsidRDefault="007B61F2" w:rsidP="00690EB7">
            <w:pPr>
              <w:jc w:val="center"/>
            </w:pPr>
            <w:r>
              <w:t>1</w:t>
            </w:r>
          </w:p>
        </w:tc>
        <w:tc>
          <w:tcPr>
            <w:tcW w:w="3095" w:type="dxa"/>
            <w:vAlign w:val="center"/>
          </w:tcPr>
          <w:p w14:paraId="3CD478A1" w14:textId="77777777" w:rsidR="007B61F2" w:rsidRDefault="007B61F2" w:rsidP="00690EB7">
            <w:pPr>
              <w:jc w:val="center"/>
            </w:pPr>
            <w:r>
              <w:t>PROFILE_CODE</w:t>
            </w:r>
          </w:p>
        </w:tc>
        <w:tc>
          <w:tcPr>
            <w:tcW w:w="5305" w:type="dxa"/>
            <w:vAlign w:val="center"/>
          </w:tcPr>
          <w:p w14:paraId="3E2491CE" w14:textId="77777777" w:rsidR="007B61F2" w:rsidRDefault="007B61F2" w:rsidP="00690EB7">
            <w:pPr>
              <w:jc w:val="center"/>
            </w:pPr>
            <w:r>
              <w:t>SPECIATE PROFILE_CODE.</w:t>
            </w:r>
          </w:p>
        </w:tc>
      </w:tr>
      <w:tr w:rsidR="007B61F2" w14:paraId="0EFC284D" w14:textId="77777777" w:rsidTr="00D31418">
        <w:tc>
          <w:tcPr>
            <w:tcW w:w="950" w:type="dxa"/>
            <w:vAlign w:val="center"/>
          </w:tcPr>
          <w:p w14:paraId="6D528F97" w14:textId="77777777" w:rsidR="007B61F2" w:rsidRDefault="007B61F2" w:rsidP="00690EB7">
            <w:pPr>
              <w:jc w:val="center"/>
            </w:pPr>
            <w:r>
              <w:t>2</w:t>
            </w:r>
          </w:p>
        </w:tc>
        <w:tc>
          <w:tcPr>
            <w:tcW w:w="3095" w:type="dxa"/>
            <w:vAlign w:val="center"/>
          </w:tcPr>
          <w:p w14:paraId="135B85D3" w14:textId="54D347E2" w:rsidR="007B61F2" w:rsidRDefault="00D31418" w:rsidP="00690EB7">
            <w:pPr>
              <w:jc w:val="center"/>
            </w:pPr>
            <w:r>
              <w:t>SPECIES_ID</w:t>
            </w:r>
          </w:p>
        </w:tc>
        <w:tc>
          <w:tcPr>
            <w:tcW w:w="5305" w:type="dxa"/>
            <w:vAlign w:val="center"/>
          </w:tcPr>
          <w:p w14:paraId="3929ADC5" w14:textId="55281B6D" w:rsidR="007B61F2" w:rsidRDefault="007B61F2" w:rsidP="00690EB7">
            <w:pPr>
              <w:jc w:val="center"/>
            </w:pPr>
            <w:r>
              <w:t xml:space="preserve">SPECIATE </w:t>
            </w:r>
            <w:r w:rsidR="00D31418">
              <w:t>SPECIES_ID</w:t>
            </w:r>
            <w:r>
              <w:t>.</w:t>
            </w:r>
          </w:p>
        </w:tc>
      </w:tr>
      <w:tr w:rsidR="007B61F2" w14:paraId="46E11303" w14:textId="77777777" w:rsidTr="00D31418">
        <w:tc>
          <w:tcPr>
            <w:tcW w:w="950" w:type="dxa"/>
            <w:vAlign w:val="center"/>
          </w:tcPr>
          <w:p w14:paraId="7AA2BB41" w14:textId="77777777" w:rsidR="007B61F2" w:rsidRDefault="007B61F2" w:rsidP="00690EB7">
            <w:pPr>
              <w:jc w:val="center"/>
            </w:pPr>
            <w:r>
              <w:t>3</w:t>
            </w:r>
          </w:p>
        </w:tc>
        <w:tc>
          <w:tcPr>
            <w:tcW w:w="3095" w:type="dxa"/>
            <w:vAlign w:val="center"/>
          </w:tcPr>
          <w:p w14:paraId="4FF6B009" w14:textId="3887EE8C" w:rsidR="007B61F2" w:rsidRDefault="00D31418" w:rsidP="00690EB7">
            <w:pPr>
              <w:keepNext/>
              <w:jc w:val="center"/>
            </w:pPr>
            <w:r>
              <w:t>WEIGHT_PERCENT</w:t>
            </w:r>
          </w:p>
        </w:tc>
        <w:tc>
          <w:tcPr>
            <w:tcW w:w="5305" w:type="dxa"/>
            <w:vAlign w:val="center"/>
          </w:tcPr>
          <w:p w14:paraId="45CC3A30" w14:textId="13249407" w:rsidR="007B61F2" w:rsidRDefault="007B61F2" w:rsidP="00690EB7">
            <w:pPr>
              <w:keepNext/>
              <w:jc w:val="center"/>
            </w:pPr>
            <w:r>
              <w:t xml:space="preserve">SPECIATE </w:t>
            </w:r>
            <w:r w:rsidR="00D31418">
              <w:t>WEIGHT_PERCENT.</w:t>
            </w:r>
          </w:p>
        </w:tc>
      </w:tr>
    </w:tbl>
    <w:p w14:paraId="59A0A79D" w14:textId="373CC241" w:rsidR="007B61F2" w:rsidRPr="00B87355" w:rsidRDefault="007B61F2" w:rsidP="007B61F2">
      <w:pPr>
        <w:pStyle w:val="Caption"/>
        <w:rPr>
          <w:b/>
          <w:bCs/>
          <w:i w:val="0"/>
          <w:iCs w:val="0"/>
          <w:color w:val="auto"/>
        </w:rPr>
      </w:pPr>
      <w:r w:rsidRPr="00B87355">
        <w:rPr>
          <w:b/>
          <w:bCs/>
          <w:i w:val="0"/>
          <w:iCs w:val="0"/>
          <w:color w:val="auto"/>
        </w:rPr>
        <w:t xml:space="preserve">Table </w:t>
      </w:r>
      <w:ins w:id="577" w:author="Seltzer, Karl" w:date="2024-08-12T11:33:00Z">
        <w:r w:rsidR="00AE789A">
          <w:rPr>
            <w:b/>
            <w:bCs/>
            <w:i w:val="0"/>
            <w:iCs w:val="0"/>
            <w:color w:val="auto"/>
          </w:rPr>
          <w:fldChar w:fldCharType="begin"/>
        </w:r>
        <w:r w:rsidR="00AE789A">
          <w:rPr>
            <w:b/>
            <w:bCs/>
            <w:i w:val="0"/>
            <w:iCs w:val="0"/>
            <w:color w:val="auto"/>
          </w:rPr>
          <w:instrText xml:space="preserve"> SEQ Table \* ARABIC </w:instrText>
        </w:r>
      </w:ins>
      <w:r w:rsidR="00AE789A">
        <w:rPr>
          <w:b/>
          <w:bCs/>
          <w:i w:val="0"/>
          <w:iCs w:val="0"/>
          <w:color w:val="auto"/>
        </w:rPr>
        <w:fldChar w:fldCharType="separate"/>
      </w:r>
      <w:ins w:id="578" w:author="Seltzer, Karl" w:date="2024-08-12T11:33:00Z">
        <w:r w:rsidR="00AE789A">
          <w:rPr>
            <w:b/>
            <w:bCs/>
            <w:i w:val="0"/>
            <w:iCs w:val="0"/>
            <w:noProof/>
            <w:color w:val="auto"/>
          </w:rPr>
          <w:t>4</w:t>
        </w:r>
        <w:r w:rsidR="00AE789A">
          <w:rPr>
            <w:b/>
            <w:bCs/>
            <w:i w:val="0"/>
            <w:iCs w:val="0"/>
            <w:color w:val="auto"/>
          </w:rPr>
          <w:fldChar w:fldCharType="end"/>
        </w:r>
      </w:ins>
      <w:del w:id="579" w:author="Seltzer, Karl" w:date="2024-08-12T11:33:00Z">
        <w:r w:rsidRPr="00B87355" w:rsidDel="00AE789A">
          <w:rPr>
            <w:b/>
            <w:bCs/>
            <w:i w:val="0"/>
            <w:iCs w:val="0"/>
            <w:color w:val="auto"/>
          </w:rPr>
          <w:fldChar w:fldCharType="begin"/>
        </w:r>
        <w:r w:rsidRPr="00B87355" w:rsidDel="00AE789A">
          <w:rPr>
            <w:b/>
            <w:bCs/>
            <w:i w:val="0"/>
            <w:iCs w:val="0"/>
            <w:color w:val="auto"/>
          </w:rPr>
          <w:delInstrText xml:space="preserve"> SEQ Table \* ARABIC </w:delInstrText>
        </w:r>
        <w:r w:rsidRPr="00B87355" w:rsidDel="00AE789A">
          <w:rPr>
            <w:b/>
            <w:bCs/>
            <w:i w:val="0"/>
            <w:iCs w:val="0"/>
            <w:color w:val="auto"/>
          </w:rPr>
          <w:fldChar w:fldCharType="separate"/>
        </w:r>
        <w:r w:rsidR="00524E1B" w:rsidDel="00AE789A">
          <w:rPr>
            <w:b/>
            <w:bCs/>
            <w:i w:val="0"/>
            <w:iCs w:val="0"/>
            <w:noProof/>
            <w:color w:val="auto"/>
          </w:rPr>
          <w:delText>4</w:delText>
        </w:r>
        <w:r w:rsidRPr="00B87355" w:rsidDel="00AE789A">
          <w:rPr>
            <w:b/>
            <w:bCs/>
            <w:i w:val="0"/>
            <w:iCs w:val="0"/>
            <w:color w:val="auto"/>
          </w:rPr>
          <w:fldChar w:fldCharType="end"/>
        </w:r>
      </w:del>
      <w:r w:rsidRPr="00B87355">
        <w:rPr>
          <w:b/>
          <w:bCs/>
          <w:i w:val="0"/>
          <w:iCs w:val="0"/>
          <w:color w:val="auto"/>
        </w:rPr>
        <w:t xml:space="preserve">: </w:t>
      </w:r>
      <w:r>
        <w:rPr>
          <w:b/>
          <w:bCs/>
          <w:i w:val="0"/>
          <w:iCs w:val="0"/>
          <w:color w:val="auto"/>
        </w:rPr>
        <w:t xml:space="preserve">File format for </w:t>
      </w:r>
      <w:r w:rsidR="00D043AE">
        <w:rPr>
          <w:b/>
          <w:bCs/>
          <w:i w:val="0"/>
          <w:iCs w:val="0"/>
          <w:color w:val="auto"/>
        </w:rPr>
        <w:t>export_species</w:t>
      </w:r>
      <w:r>
        <w:rPr>
          <w:b/>
          <w:bCs/>
          <w:i w:val="0"/>
          <w:iCs w:val="0"/>
          <w:color w:val="auto"/>
        </w:rPr>
        <w:t xml:space="preserve"> file.</w:t>
      </w:r>
    </w:p>
    <w:p w14:paraId="08E4846C" w14:textId="31669349" w:rsidR="00AF6FB4" w:rsidRDefault="00AF6FB4" w:rsidP="003C3F83">
      <w:pPr>
        <w:pStyle w:val="Heading3"/>
      </w:pPr>
      <w:bookmarkStart w:id="580" w:name="_Toc113448789"/>
      <w:bookmarkStart w:id="581" w:name="_Ref115087666"/>
      <w:bookmarkStart w:id="582" w:name="_Toc174099284"/>
      <w:r>
        <w:t xml:space="preserve">export_species_properties </w:t>
      </w:r>
      <w:proofErr w:type="gramStart"/>
      <w:r>
        <w:t>File</w:t>
      </w:r>
      <w:bookmarkEnd w:id="580"/>
      <w:bookmarkEnd w:id="581"/>
      <w:bookmarkEnd w:id="582"/>
      <w:proofErr w:type="gramEnd"/>
    </w:p>
    <w:p w14:paraId="41B8CD32" w14:textId="22F2AA58" w:rsidR="00AF6FB4" w:rsidRDefault="6B3810E5" w:rsidP="00AF6FB4">
      <w:pPr>
        <w:jc w:val="both"/>
      </w:pPr>
      <w:r>
        <w:t>The export_species</w:t>
      </w:r>
      <w:r w:rsidR="3911C079">
        <w:t>_properties</w:t>
      </w:r>
      <w:r>
        <w:t xml:space="preserve"> file contains </w:t>
      </w:r>
      <w:r w:rsidR="7A607D71">
        <w:t>SPECIATE species properties (e.g.</w:t>
      </w:r>
      <w:r w:rsidR="0005775A">
        <w:t>,</w:t>
      </w:r>
      <w:r w:rsidR="7A607D71">
        <w:t xml:space="preserve"> molecular weight, vapor pressure), </w:t>
      </w:r>
      <w:r>
        <w:t xml:space="preserve">and </w:t>
      </w:r>
      <w:r w:rsidR="72E054FA">
        <w:t xml:space="preserve">it </w:t>
      </w:r>
      <w:r>
        <w:t xml:space="preserve">is generated </w:t>
      </w:r>
      <w:r w:rsidR="018A0CFD">
        <w:t xml:space="preserve">from the SPECIES_PROPERTIES table </w:t>
      </w:r>
      <w:r>
        <w:t>using the export_species</w:t>
      </w:r>
      <w:r w:rsidR="007E7713">
        <w:t>_properties</w:t>
      </w:r>
      <w:r>
        <w:t xml:space="preserve"> query. </w:t>
      </w:r>
      <w:r w:rsidR="00396A0E">
        <w:t xml:space="preserve">It should be noted that some of these variables (e.g., vapor pressure) are not used by the Tool. </w:t>
      </w:r>
      <w:r>
        <w:t xml:space="preserve">Following the execution of the query, additional formatting may be necessary including conversion of the file extension to “.csv”. All </w:t>
      </w:r>
      <w:r w:rsidR="40779574">
        <w:t xml:space="preserve">entries within the SPECIES_PROPERTIES table </w:t>
      </w:r>
      <w:r>
        <w:t>should be included within the export_species</w:t>
      </w:r>
      <w:r w:rsidR="40779574">
        <w:t>_properties</w:t>
      </w:r>
      <w:r>
        <w:t xml:space="preserve"> file. This dataset is comma delimited and composed of </w:t>
      </w:r>
      <w:r w:rsidR="51A09E88">
        <w:t>five</w:t>
      </w:r>
      <w:r>
        <w:t xml:space="preserve"> columns: SPECIES_ID, </w:t>
      </w:r>
      <w:r w:rsidR="7CC42CCD">
        <w:t xml:space="preserve">HAPS, NonVOCTOG, SPEC_MW, and </w:t>
      </w:r>
      <w:proofErr w:type="spellStart"/>
      <w:r w:rsidR="7CC42CCD">
        <w:t>VP_Pascal_OPERA</w:t>
      </w:r>
      <w:proofErr w:type="spellEnd"/>
      <w:r>
        <w:t>.</w:t>
      </w:r>
    </w:p>
    <w:tbl>
      <w:tblPr>
        <w:tblStyle w:val="TableGrid"/>
        <w:tblW w:w="9350" w:type="dxa"/>
        <w:tblLook w:val="04A0" w:firstRow="1" w:lastRow="0" w:firstColumn="1" w:lastColumn="0" w:noHBand="0" w:noVBand="1"/>
      </w:tblPr>
      <w:tblGrid>
        <w:gridCol w:w="950"/>
        <w:gridCol w:w="3405"/>
        <w:gridCol w:w="4995"/>
      </w:tblGrid>
      <w:tr w:rsidR="005B62E4" w14:paraId="5B6057DC" w14:textId="77777777" w:rsidTr="001202FE">
        <w:tc>
          <w:tcPr>
            <w:tcW w:w="950" w:type="dxa"/>
            <w:shd w:val="clear" w:color="auto" w:fill="D9D9D9" w:themeFill="background1" w:themeFillShade="D9"/>
            <w:vAlign w:val="center"/>
          </w:tcPr>
          <w:p w14:paraId="451E881C" w14:textId="77777777" w:rsidR="005B62E4" w:rsidRPr="00B87355" w:rsidRDefault="005B62E4" w:rsidP="00690EB7">
            <w:pPr>
              <w:jc w:val="center"/>
              <w:rPr>
                <w:b/>
                <w:bCs/>
              </w:rPr>
            </w:pPr>
            <w:r w:rsidRPr="00B87355">
              <w:rPr>
                <w:b/>
                <w:bCs/>
              </w:rPr>
              <w:t>Column</w:t>
            </w:r>
          </w:p>
        </w:tc>
        <w:tc>
          <w:tcPr>
            <w:tcW w:w="3405" w:type="dxa"/>
            <w:shd w:val="clear" w:color="auto" w:fill="D9D9D9" w:themeFill="background1" w:themeFillShade="D9"/>
            <w:vAlign w:val="center"/>
          </w:tcPr>
          <w:p w14:paraId="3F588099" w14:textId="77777777" w:rsidR="005B62E4" w:rsidRPr="00B87355" w:rsidRDefault="005B62E4" w:rsidP="00690EB7">
            <w:pPr>
              <w:jc w:val="center"/>
              <w:rPr>
                <w:b/>
                <w:bCs/>
              </w:rPr>
            </w:pPr>
            <w:r w:rsidRPr="00B87355">
              <w:rPr>
                <w:b/>
                <w:bCs/>
              </w:rPr>
              <w:t>Header</w:t>
            </w:r>
          </w:p>
        </w:tc>
        <w:tc>
          <w:tcPr>
            <w:tcW w:w="4995" w:type="dxa"/>
            <w:shd w:val="clear" w:color="auto" w:fill="D9D9D9" w:themeFill="background1" w:themeFillShade="D9"/>
            <w:vAlign w:val="center"/>
          </w:tcPr>
          <w:p w14:paraId="414A5309" w14:textId="77777777" w:rsidR="005B62E4" w:rsidRPr="00B87355" w:rsidRDefault="005B62E4" w:rsidP="00690EB7">
            <w:pPr>
              <w:jc w:val="center"/>
              <w:rPr>
                <w:b/>
                <w:bCs/>
              </w:rPr>
            </w:pPr>
            <w:r w:rsidRPr="00B87355">
              <w:rPr>
                <w:b/>
                <w:bCs/>
              </w:rPr>
              <w:t>Description</w:t>
            </w:r>
          </w:p>
        </w:tc>
      </w:tr>
      <w:tr w:rsidR="005B62E4" w14:paraId="28E5E67D" w14:textId="77777777" w:rsidTr="004B5740">
        <w:tc>
          <w:tcPr>
            <w:tcW w:w="950" w:type="dxa"/>
            <w:vAlign w:val="center"/>
          </w:tcPr>
          <w:p w14:paraId="1A1779BA" w14:textId="77777777" w:rsidR="005B62E4" w:rsidRDefault="005B62E4" w:rsidP="00690EB7">
            <w:pPr>
              <w:jc w:val="center"/>
            </w:pPr>
            <w:r>
              <w:t>1</w:t>
            </w:r>
          </w:p>
        </w:tc>
        <w:tc>
          <w:tcPr>
            <w:tcW w:w="3405" w:type="dxa"/>
            <w:vAlign w:val="center"/>
          </w:tcPr>
          <w:p w14:paraId="11A59024" w14:textId="7D136CE5" w:rsidR="005B62E4" w:rsidRDefault="00F56E15" w:rsidP="00690EB7">
            <w:pPr>
              <w:jc w:val="center"/>
            </w:pPr>
            <w:r>
              <w:t>SPECIES_ID</w:t>
            </w:r>
          </w:p>
        </w:tc>
        <w:tc>
          <w:tcPr>
            <w:tcW w:w="4995" w:type="dxa"/>
            <w:vAlign w:val="center"/>
          </w:tcPr>
          <w:p w14:paraId="17977811" w14:textId="23831BE5" w:rsidR="005B62E4" w:rsidRDefault="005B62E4" w:rsidP="00690EB7">
            <w:pPr>
              <w:jc w:val="center"/>
            </w:pPr>
            <w:r>
              <w:t xml:space="preserve">SPECIATE </w:t>
            </w:r>
            <w:r w:rsidR="00F56E15">
              <w:t>SPECIES_ID</w:t>
            </w:r>
            <w:r>
              <w:t>.</w:t>
            </w:r>
          </w:p>
        </w:tc>
      </w:tr>
      <w:tr w:rsidR="005B62E4" w14:paraId="0E84221A" w14:textId="77777777" w:rsidTr="004B5740">
        <w:tc>
          <w:tcPr>
            <w:tcW w:w="950" w:type="dxa"/>
            <w:vAlign w:val="center"/>
          </w:tcPr>
          <w:p w14:paraId="16C819BC" w14:textId="77777777" w:rsidR="005B62E4" w:rsidRDefault="005B62E4" w:rsidP="00690EB7">
            <w:pPr>
              <w:jc w:val="center"/>
            </w:pPr>
            <w:r>
              <w:t>2</w:t>
            </w:r>
          </w:p>
        </w:tc>
        <w:tc>
          <w:tcPr>
            <w:tcW w:w="3405" w:type="dxa"/>
            <w:vAlign w:val="center"/>
          </w:tcPr>
          <w:p w14:paraId="15901059" w14:textId="25EEFAD8" w:rsidR="005B62E4" w:rsidRDefault="00F56E15" w:rsidP="00690EB7">
            <w:pPr>
              <w:jc w:val="center"/>
            </w:pPr>
            <w:r>
              <w:t>HAPS</w:t>
            </w:r>
          </w:p>
        </w:tc>
        <w:tc>
          <w:tcPr>
            <w:tcW w:w="4995" w:type="dxa"/>
            <w:vAlign w:val="center"/>
          </w:tcPr>
          <w:p w14:paraId="52CFF202" w14:textId="483FECE7" w:rsidR="005B62E4" w:rsidRDefault="00DE052F" w:rsidP="00690EB7">
            <w:pPr>
              <w:jc w:val="center"/>
            </w:pPr>
            <w:r>
              <w:t>TRUE/FALSE indicator if species is a HAP.</w:t>
            </w:r>
          </w:p>
        </w:tc>
      </w:tr>
      <w:tr w:rsidR="005B62E4" w14:paraId="1E77E84B" w14:textId="77777777" w:rsidTr="004B5740">
        <w:tc>
          <w:tcPr>
            <w:tcW w:w="950" w:type="dxa"/>
            <w:vAlign w:val="center"/>
          </w:tcPr>
          <w:p w14:paraId="7E1CFE15" w14:textId="77777777" w:rsidR="005B62E4" w:rsidRDefault="005B62E4" w:rsidP="00690EB7">
            <w:pPr>
              <w:jc w:val="center"/>
            </w:pPr>
            <w:r>
              <w:t>3</w:t>
            </w:r>
          </w:p>
        </w:tc>
        <w:tc>
          <w:tcPr>
            <w:tcW w:w="3405" w:type="dxa"/>
            <w:vAlign w:val="center"/>
          </w:tcPr>
          <w:p w14:paraId="394C6623" w14:textId="312643FF" w:rsidR="005B62E4" w:rsidRDefault="00F56E15" w:rsidP="00690EB7">
            <w:pPr>
              <w:keepNext/>
              <w:jc w:val="center"/>
            </w:pPr>
            <w:r>
              <w:t>NonVOCTOG</w:t>
            </w:r>
          </w:p>
        </w:tc>
        <w:tc>
          <w:tcPr>
            <w:tcW w:w="4995" w:type="dxa"/>
            <w:vAlign w:val="center"/>
          </w:tcPr>
          <w:p w14:paraId="42F725F4" w14:textId="47F89247" w:rsidR="005B62E4" w:rsidRDefault="00DE052F" w:rsidP="00690EB7">
            <w:pPr>
              <w:keepNext/>
              <w:jc w:val="center"/>
            </w:pPr>
            <w:r>
              <w:t>TRUE/FALSE indicator if species is an exempt VOC.</w:t>
            </w:r>
          </w:p>
        </w:tc>
      </w:tr>
      <w:tr w:rsidR="005B62E4" w14:paraId="5BCCD736" w14:textId="77777777" w:rsidTr="004B5740">
        <w:tc>
          <w:tcPr>
            <w:tcW w:w="950" w:type="dxa"/>
            <w:vAlign w:val="center"/>
          </w:tcPr>
          <w:p w14:paraId="7917593D" w14:textId="77777777" w:rsidR="005B62E4" w:rsidRDefault="005B62E4" w:rsidP="00690EB7">
            <w:pPr>
              <w:jc w:val="center"/>
            </w:pPr>
            <w:r>
              <w:lastRenderedPageBreak/>
              <w:t>4</w:t>
            </w:r>
          </w:p>
        </w:tc>
        <w:tc>
          <w:tcPr>
            <w:tcW w:w="3405" w:type="dxa"/>
            <w:vAlign w:val="center"/>
          </w:tcPr>
          <w:p w14:paraId="0FC76AC1" w14:textId="725D728A" w:rsidR="005B62E4" w:rsidRDefault="00F56E15" w:rsidP="00690EB7">
            <w:pPr>
              <w:keepNext/>
              <w:jc w:val="center"/>
            </w:pPr>
            <w:r>
              <w:t>SPEC_MW</w:t>
            </w:r>
          </w:p>
        </w:tc>
        <w:tc>
          <w:tcPr>
            <w:tcW w:w="4995" w:type="dxa"/>
            <w:vAlign w:val="center"/>
          </w:tcPr>
          <w:p w14:paraId="70572FAC" w14:textId="23972882" w:rsidR="005B62E4" w:rsidRDefault="00A26ECD" w:rsidP="00690EB7">
            <w:pPr>
              <w:keepNext/>
              <w:jc w:val="center"/>
            </w:pPr>
            <w:r>
              <w:t>Molecular weight of SPECIATE species.</w:t>
            </w:r>
          </w:p>
        </w:tc>
      </w:tr>
      <w:tr w:rsidR="005B62E4" w14:paraId="3804B49D" w14:textId="77777777" w:rsidTr="004B5740">
        <w:tc>
          <w:tcPr>
            <w:tcW w:w="950" w:type="dxa"/>
            <w:vAlign w:val="center"/>
          </w:tcPr>
          <w:p w14:paraId="5C692B07" w14:textId="77777777" w:rsidR="005B62E4" w:rsidRDefault="005B62E4" w:rsidP="00690EB7">
            <w:pPr>
              <w:jc w:val="center"/>
            </w:pPr>
            <w:r>
              <w:t>5</w:t>
            </w:r>
          </w:p>
        </w:tc>
        <w:tc>
          <w:tcPr>
            <w:tcW w:w="3405" w:type="dxa"/>
            <w:vAlign w:val="center"/>
          </w:tcPr>
          <w:p w14:paraId="49A48169" w14:textId="3C3C20F3" w:rsidR="005B62E4" w:rsidRDefault="00F56E15" w:rsidP="00690EB7">
            <w:pPr>
              <w:keepNext/>
              <w:jc w:val="center"/>
            </w:pPr>
            <w:proofErr w:type="spellStart"/>
            <w:r>
              <w:t>VP_Pascal_OPERA</w:t>
            </w:r>
            <w:proofErr w:type="spellEnd"/>
          </w:p>
        </w:tc>
        <w:tc>
          <w:tcPr>
            <w:tcW w:w="4995" w:type="dxa"/>
            <w:vAlign w:val="center"/>
          </w:tcPr>
          <w:p w14:paraId="47057921" w14:textId="3A851BBF" w:rsidR="005B62E4" w:rsidRDefault="00A26ECD" w:rsidP="00690EB7">
            <w:pPr>
              <w:keepNext/>
              <w:jc w:val="center"/>
            </w:pPr>
            <w:r>
              <w:t>Vapor pressure (Pascal) of SPECIATE species.</w:t>
            </w:r>
          </w:p>
        </w:tc>
      </w:tr>
    </w:tbl>
    <w:p w14:paraId="02598F86" w14:textId="67A74935" w:rsidR="005B62E4" w:rsidRPr="00B87355" w:rsidRDefault="005B62E4" w:rsidP="005B62E4">
      <w:pPr>
        <w:pStyle w:val="Caption"/>
        <w:rPr>
          <w:b/>
          <w:bCs/>
          <w:i w:val="0"/>
          <w:iCs w:val="0"/>
          <w:color w:val="auto"/>
        </w:rPr>
      </w:pPr>
      <w:r w:rsidRPr="00B87355">
        <w:rPr>
          <w:b/>
          <w:bCs/>
          <w:i w:val="0"/>
          <w:iCs w:val="0"/>
          <w:color w:val="auto"/>
        </w:rPr>
        <w:t xml:space="preserve">Table </w:t>
      </w:r>
      <w:ins w:id="583" w:author="Seltzer, Karl" w:date="2024-08-12T11:33:00Z">
        <w:r w:rsidR="00AE789A">
          <w:rPr>
            <w:b/>
            <w:bCs/>
            <w:i w:val="0"/>
            <w:iCs w:val="0"/>
            <w:color w:val="auto"/>
          </w:rPr>
          <w:fldChar w:fldCharType="begin"/>
        </w:r>
        <w:r w:rsidR="00AE789A">
          <w:rPr>
            <w:b/>
            <w:bCs/>
            <w:i w:val="0"/>
            <w:iCs w:val="0"/>
            <w:color w:val="auto"/>
          </w:rPr>
          <w:instrText xml:space="preserve"> SEQ Table \* ARABIC </w:instrText>
        </w:r>
      </w:ins>
      <w:r w:rsidR="00AE789A">
        <w:rPr>
          <w:b/>
          <w:bCs/>
          <w:i w:val="0"/>
          <w:iCs w:val="0"/>
          <w:color w:val="auto"/>
        </w:rPr>
        <w:fldChar w:fldCharType="separate"/>
      </w:r>
      <w:ins w:id="584" w:author="Seltzer, Karl" w:date="2024-08-12T11:33:00Z">
        <w:r w:rsidR="00AE789A">
          <w:rPr>
            <w:b/>
            <w:bCs/>
            <w:i w:val="0"/>
            <w:iCs w:val="0"/>
            <w:noProof/>
            <w:color w:val="auto"/>
          </w:rPr>
          <w:t>5</w:t>
        </w:r>
        <w:r w:rsidR="00AE789A">
          <w:rPr>
            <w:b/>
            <w:bCs/>
            <w:i w:val="0"/>
            <w:iCs w:val="0"/>
            <w:color w:val="auto"/>
          </w:rPr>
          <w:fldChar w:fldCharType="end"/>
        </w:r>
      </w:ins>
      <w:del w:id="585" w:author="Seltzer, Karl" w:date="2024-08-12T11:33:00Z">
        <w:r w:rsidRPr="00B87355" w:rsidDel="00AE789A">
          <w:rPr>
            <w:b/>
            <w:bCs/>
            <w:i w:val="0"/>
            <w:iCs w:val="0"/>
            <w:color w:val="auto"/>
          </w:rPr>
          <w:fldChar w:fldCharType="begin"/>
        </w:r>
        <w:r w:rsidRPr="00B87355" w:rsidDel="00AE789A">
          <w:rPr>
            <w:b/>
            <w:bCs/>
            <w:i w:val="0"/>
            <w:iCs w:val="0"/>
            <w:color w:val="auto"/>
          </w:rPr>
          <w:delInstrText xml:space="preserve"> SEQ Table \* ARABIC </w:delInstrText>
        </w:r>
        <w:r w:rsidRPr="00B87355" w:rsidDel="00AE789A">
          <w:rPr>
            <w:b/>
            <w:bCs/>
            <w:i w:val="0"/>
            <w:iCs w:val="0"/>
            <w:color w:val="auto"/>
          </w:rPr>
          <w:fldChar w:fldCharType="separate"/>
        </w:r>
        <w:r w:rsidR="00524E1B" w:rsidDel="00AE789A">
          <w:rPr>
            <w:b/>
            <w:bCs/>
            <w:i w:val="0"/>
            <w:iCs w:val="0"/>
            <w:noProof/>
            <w:color w:val="auto"/>
          </w:rPr>
          <w:delText>5</w:delText>
        </w:r>
        <w:r w:rsidRPr="00B87355" w:rsidDel="00AE789A">
          <w:rPr>
            <w:b/>
            <w:bCs/>
            <w:i w:val="0"/>
            <w:iCs w:val="0"/>
            <w:color w:val="auto"/>
          </w:rPr>
          <w:fldChar w:fldCharType="end"/>
        </w:r>
      </w:del>
      <w:r w:rsidRPr="00B87355">
        <w:rPr>
          <w:b/>
          <w:bCs/>
          <w:i w:val="0"/>
          <w:iCs w:val="0"/>
          <w:color w:val="auto"/>
        </w:rPr>
        <w:t xml:space="preserve">: </w:t>
      </w:r>
      <w:r>
        <w:rPr>
          <w:b/>
          <w:bCs/>
          <w:i w:val="0"/>
          <w:iCs w:val="0"/>
          <w:color w:val="auto"/>
        </w:rPr>
        <w:t xml:space="preserve">File format for </w:t>
      </w:r>
      <w:r w:rsidR="001D5495">
        <w:rPr>
          <w:b/>
          <w:bCs/>
          <w:i w:val="0"/>
          <w:iCs w:val="0"/>
          <w:color w:val="auto"/>
        </w:rPr>
        <w:t>export_species_properties</w:t>
      </w:r>
      <w:r>
        <w:rPr>
          <w:b/>
          <w:bCs/>
          <w:i w:val="0"/>
          <w:iCs w:val="0"/>
          <w:color w:val="auto"/>
        </w:rPr>
        <w:t xml:space="preserve"> file.</w:t>
      </w:r>
    </w:p>
    <w:p w14:paraId="1ADB94CE" w14:textId="5C7AAD26" w:rsidR="00916E4F" w:rsidRDefault="00916E4F" w:rsidP="00916E4F">
      <w:pPr>
        <w:pStyle w:val="Heading3"/>
      </w:pPr>
      <w:bookmarkStart w:id="586" w:name="_Toc174099285"/>
      <w:bookmarkStart w:id="587" w:name="_Ref114665809"/>
      <w:bookmarkStart w:id="588" w:name="_Toc113448790"/>
      <w:proofErr w:type="spellStart"/>
      <w:r>
        <w:t>gscnv_append</w:t>
      </w:r>
      <w:proofErr w:type="spellEnd"/>
      <w:r>
        <w:t xml:space="preserve"> </w:t>
      </w:r>
      <w:proofErr w:type="gramStart"/>
      <w:r>
        <w:t>File</w:t>
      </w:r>
      <w:bookmarkEnd w:id="586"/>
      <w:proofErr w:type="gramEnd"/>
    </w:p>
    <w:p w14:paraId="74E865E5" w14:textId="1021A772" w:rsidR="00916E4F" w:rsidRDefault="00916E4F" w:rsidP="00916E4F">
      <w:pPr>
        <w:jc w:val="both"/>
      </w:pPr>
      <w:r>
        <w:t xml:space="preserve">The </w:t>
      </w:r>
      <w:proofErr w:type="spellStart"/>
      <w:r w:rsidR="003D7AC8">
        <w:t>gscnv_append</w:t>
      </w:r>
      <w:proofErr w:type="spellEnd"/>
      <w:r>
        <w:t xml:space="preserve"> file contains </w:t>
      </w:r>
      <w:r w:rsidR="009F0709">
        <w:t xml:space="preserve">a list of </w:t>
      </w:r>
      <w:r>
        <w:t xml:space="preserve">SPECIATE </w:t>
      </w:r>
      <w:r w:rsidR="009F0709">
        <w:t>profiles that are appended to the end of GSCNV files when PROFILE_TYPE is set to CRITERIA. These profiles feature different input and output pollutants than standard GSCNV files and are included to accommodate alternative emission inventories (e.g., the Canadian mobile profiles contain EVP_VOC and EXH_VOC</w:t>
      </w:r>
      <w:r>
        <w:t>)</w:t>
      </w:r>
      <w:r w:rsidR="009F0709">
        <w:t xml:space="preserve">. </w:t>
      </w:r>
      <w:r>
        <w:t xml:space="preserve">This dataset is comma delimited and composed of </w:t>
      </w:r>
      <w:r w:rsidR="009F0709">
        <w:t>three</w:t>
      </w:r>
      <w:r>
        <w:t xml:space="preserve"> columns: </w:t>
      </w:r>
      <w:r w:rsidR="009F0709">
        <w:t>INPUT.POLL, OUTPUT.POLL, and PROFILE</w:t>
      </w:r>
      <w:r>
        <w:t>.</w:t>
      </w:r>
    </w:p>
    <w:tbl>
      <w:tblPr>
        <w:tblStyle w:val="TableGrid"/>
        <w:tblW w:w="9350" w:type="dxa"/>
        <w:tblLook w:val="04A0" w:firstRow="1" w:lastRow="0" w:firstColumn="1" w:lastColumn="0" w:noHBand="0" w:noVBand="1"/>
      </w:tblPr>
      <w:tblGrid>
        <w:gridCol w:w="950"/>
        <w:gridCol w:w="3405"/>
        <w:gridCol w:w="4995"/>
      </w:tblGrid>
      <w:tr w:rsidR="00916E4F" w14:paraId="3DF8C68B" w14:textId="77777777" w:rsidTr="00D33CE4">
        <w:tc>
          <w:tcPr>
            <w:tcW w:w="950" w:type="dxa"/>
            <w:shd w:val="clear" w:color="auto" w:fill="D9D9D9" w:themeFill="background1" w:themeFillShade="D9"/>
            <w:vAlign w:val="center"/>
          </w:tcPr>
          <w:p w14:paraId="1299F1D6" w14:textId="77777777" w:rsidR="00916E4F" w:rsidRPr="00B87355" w:rsidRDefault="00916E4F" w:rsidP="00D33CE4">
            <w:pPr>
              <w:jc w:val="center"/>
              <w:rPr>
                <w:b/>
                <w:bCs/>
              </w:rPr>
            </w:pPr>
            <w:r w:rsidRPr="00B87355">
              <w:rPr>
                <w:b/>
                <w:bCs/>
              </w:rPr>
              <w:t>Column</w:t>
            </w:r>
          </w:p>
        </w:tc>
        <w:tc>
          <w:tcPr>
            <w:tcW w:w="3405" w:type="dxa"/>
            <w:shd w:val="clear" w:color="auto" w:fill="D9D9D9" w:themeFill="background1" w:themeFillShade="D9"/>
            <w:vAlign w:val="center"/>
          </w:tcPr>
          <w:p w14:paraId="36DF6B18" w14:textId="77777777" w:rsidR="00916E4F" w:rsidRPr="00B87355" w:rsidRDefault="00916E4F" w:rsidP="00D33CE4">
            <w:pPr>
              <w:jc w:val="center"/>
              <w:rPr>
                <w:b/>
                <w:bCs/>
              </w:rPr>
            </w:pPr>
            <w:r w:rsidRPr="00B87355">
              <w:rPr>
                <w:b/>
                <w:bCs/>
              </w:rPr>
              <w:t>Header</w:t>
            </w:r>
          </w:p>
        </w:tc>
        <w:tc>
          <w:tcPr>
            <w:tcW w:w="4995" w:type="dxa"/>
            <w:shd w:val="clear" w:color="auto" w:fill="D9D9D9" w:themeFill="background1" w:themeFillShade="D9"/>
            <w:vAlign w:val="center"/>
          </w:tcPr>
          <w:p w14:paraId="341C5515" w14:textId="77777777" w:rsidR="00916E4F" w:rsidRPr="00B87355" w:rsidRDefault="00916E4F" w:rsidP="00D33CE4">
            <w:pPr>
              <w:jc w:val="center"/>
              <w:rPr>
                <w:b/>
                <w:bCs/>
              </w:rPr>
            </w:pPr>
            <w:r w:rsidRPr="00B87355">
              <w:rPr>
                <w:b/>
                <w:bCs/>
              </w:rPr>
              <w:t>Description</w:t>
            </w:r>
          </w:p>
        </w:tc>
      </w:tr>
      <w:tr w:rsidR="00916E4F" w14:paraId="7070C2FE" w14:textId="77777777" w:rsidTr="00D33CE4">
        <w:tc>
          <w:tcPr>
            <w:tcW w:w="950" w:type="dxa"/>
            <w:vAlign w:val="center"/>
          </w:tcPr>
          <w:p w14:paraId="0BE59A04" w14:textId="77777777" w:rsidR="00916E4F" w:rsidRDefault="00916E4F" w:rsidP="00D33CE4">
            <w:pPr>
              <w:jc w:val="center"/>
            </w:pPr>
            <w:r>
              <w:t>1</w:t>
            </w:r>
          </w:p>
        </w:tc>
        <w:tc>
          <w:tcPr>
            <w:tcW w:w="3405" w:type="dxa"/>
            <w:vAlign w:val="center"/>
          </w:tcPr>
          <w:p w14:paraId="025244ED" w14:textId="3F16525A" w:rsidR="00916E4F" w:rsidRDefault="0066162E" w:rsidP="00D33CE4">
            <w:pPr>
              <w:jc w:val="center"/>
            </w:pPr>
            <w:r w:rsidRPr="0066162E">
              <w:t>INPUT.POLL</w:t>
            </w:r>
          </w:p>
        </w:tc>
        <w:tc>
          <w:tcPr>
            <w:tcW w:w="4995" w:type="dxa"/>
            <w:vAlign w:val="center"/>
          </w:tcPr>
          <w:p w14:paraId="292AF7CA" w14:textId="0FCB9DE4" w:rsidR="00916E4F" w:rsidRDefault="0066162E" w:rsidP="00D33CE4">
            <w:pPr>
              <w:jc w:val="center"/>
            </w:pPr>
            <w:r>
              <w:t>GSCNV input pollutant.</w:t>
            </w:r>
          </w:p>
        </w:tc>
      </w:tr>
      <w:tr w:rsidR="00916E4F" w14:paraId="6BE931FB" w14:textId="77777777" w:rsidTr="00D33CE4">
        <w:tc>
          <w:tcPr>
            <w:tcW w:w="950" w:type="dxa"/>
            <w:vAlign w:val="center"/>
          </w:tcPr>
          <w:p w14:paraId="30F58D79" w14:textId="77777777" w:rsidR="00916E4F" w:rsidRDefault="00916E4F" w:rsidP="00D33CE4">
            <w:pPr>
              <w:jc w:val="center"/>
            </w:pPr>
            <w:r>
              <w:t>2</w:t>
            </w:r>
          </w:p>
        </w:tc>
        <w:tc>
          <w:tcPr>
            <w:tcW w:w="3405" w:type="dxa"/>
            <w:vAlign w:val="center"/>
          </w:tcPr>
          <w:p w14:paraId="574136E5" w14:textId="4FB8EA71" w:rsidR="00916E4F" w:rsidRDefault="0066162E" w:rsidP="00D33CE4">
            <w:pPr>
              <w:jc w:val="center"/>
            </w:pPr>
            <w:r>
              <w:t>OUTPUT.POLL</w:t>
            </w:r>
          </w:p>
        </w:tc>
        <w:tc>
          <w:tcPr>
            <w:tcW w:w="4995" w:type="dxa"/>
            <w:vAlign w:val="center"/>
          </w:tcPr>
          <w:p w14:paraId="7BE3C428" w14:textId="01264033" w:rsidR="00916E4F" w:rsidRDefault="0066162E" w:rsidP="00D33CE4">
            <w:pPr>
              <w:jc w:val="center"/>
            </w:pPr>
            <w:r>
              <w:t>GSCNV output pollutant.</w:t>
            </w:r>
          </w:p>
        </w:tc>
      </w:tr>
      <w:tr w:rsidR="00916E4F" w14:paraId="11ED8E89" w14:textId="77777777" w:rsidTr="00D33CE4">
        <w:tc>
          <w:tcPr>
            <w:tcW w:w="950" w:type="dxa"/>
            <w:vAlign w:val="center"/>
          </w:tcPr>
          <w:p w14:paraId="6C2F6956" w14:textId="77777777" w:rsidR="00916E4F" w:rsidRDefault="00916E4F" w:rsidP="00D33CE4">
            <w:pPr>
              <w:jc w:val="center"/>
            </w:pPr>
            <w:r>
              <w:t>3</w:t>
            </w:r>
          </w:p>
        </w:tc>
        <w:tc>
          <w:tcPr>
            <w:tcW w:w="3405" w:type="dxa"/>
            <w:vAlign w:val="center"/>
          </w:tcPr>
          <w:p w14:paraId="71E8EB85" w14:textId="6AFBA1CC" w:rsidR="00916E4F" w:rsidRDefault="0066162E" w:rsidP="00D33CE4">
            <w:pPr>
              <w:keepNext/>
              <w:jc w:val="center"/>
            </w:pPr>
            <w:r>
              <w:t>PROFILE</w:t>
            </w:r>
          </w:p>
        </w:tc>
        <w:tc>
          <w:tcPr>
            <w:tcW w:w="4995" w:type="dxa"/>
            <w:vAlign w:val="center"/>
          </w:tcPr>
          <w:p w14:paraId="0FA04115" w14:textId="692BA413" w:rsidR="00916E4F" w:rsidRDefault="0066162E" w:rsidP="00D33CE4">
            <w:pPr>
              <w:keepNext/>
              <w:jc w:val="center"/>
            </w:pPr>
            <w:r>
              <w:t>SPECIATE PROFILE_CODE.</w:t>
            </w:r>
          </w:p>
        </w:tc>
      </w:tr>
    </w:tbl>
    <w:p w14:paraId="41862A96" w14:textId="38E0E9F2" w:rsidR="00916E4F" w:rsidRPr="00B87355" w:rsidRDefault="00916E4F" w:rsidP="00916E4F">
      <w:pPr>
        <w:pStyle w:val="Caption"/>
        <w:rPr>
          <w:b/>
          <w:bCs/>
          <w:i w:val="0"/>
          <w:iCs w:val="0"/>
          <w:color w:val="auto"/>
        </w:rPr>
      </w:pPr>
      <w:r w:rsidRPr="00B87355">
        <w:rPr>
          <w:b/>
          <w:bCs/>
          <w:i w:val="0"/>
          <w:iCs w:val="0"/>
          <w:color w:val="auto"/>
        </w:rPr>
        <w:t xml:space="preserve">Table </w:t>
      </w:r>
      <w:ins w:id="589" w:author="Seltzer, Karl" w:date="2024-08-12T11:33:00Z">
        <w:r w:rsidR="00AE789A">
          <w:rPr>
            <w:b/>
            <w:bCs/>
            <w:i w:val="0"/>
            <w:iCs w:val="0"/>
            <w:color w:val="auto"/>
          </w:rPr>
          <w:fldChar w:fldCharType="begin"/>
        </w:r>
        <w:r w:rsidR="00AE789A">
          <w:rPr>
            <w:b/>
            <w:bCs/>
            <w:i w:val="0"/>
            <w:iCs w:val="0"/>
            <w:color w:val="auto"/>
          </w:rPr>
          <w:instrText xml:space="preserve"> SEQ Table \* ARABIC </w:instrText>
        </w:r>
      </w:ins>
      <w:r w:rsidR="00AE789A">
        <w:rPr>
          <w:b/>
          <w:bCs/>
          <w:i w:val="0"/>
          <w:iCs w:val="0"/>
          <w:color w:val="auto"/>
        </w:rPr>
        <w:fldChar w:fldCharType="separate"/>
      </w:r>
      <w:ins w:id="590" w:author="Seltzer, Karl" w:date="2024-08-12T11:33:00Z">
        <w:r w:rsidR="00AE789A">
          <w:rPr>
            <w:b/>
            <w:bCs/>
            <w:i w:val="0"/>
            <w:iCs w:val="0"/>
            <w:noProof/>
            <w:color w:val="auto"/>
          </w:rPr>
          <w:t>6</w:t>
        </w:r>
        <w:r w:rsidR="00AE789A">
          <w:rPr>
            <w:b/>
            <w:bCs/>
            <w:i w:val="0"/>
            <w:iCs w:val="0"/>
            <w:color w:val="auto"/>
          </w:rPr>
          <w:fldChar w:fldCharType="end"/>
        </w:r>
      </w:ins>
      <w:del w:id="591" w:author="Seltzer, Karl" w:date="2024-08-12T11:33:00Z">
        <w:r w:rsidRPr="00B87355" w:rsidDel="00AE789A">
          <w:rPr>
            <w:b/>
            <w:bCs/>
            <w:i w:val="0"/>
            <w:iCs w:val="0"/>
            <w:color w:val="auto"/>
          </w:rPr>
          <w:fldChar w:fldCharType="begin"/>
        </w:r>
        <w:r w:rsidRPr="00B87355" w:rsidDel="00AE789A">
          <w:rPr>
            <w:b/>
            <w:bCs/>
            <w:i w:val="0"/>
            <w:iCs w:val="0"/>
            <w:color w:val="auto"/>
          </w:rPr>
          <w:delInstrText xml:space="preserve"> SEQ Table \* ARABIC </w:delInstrText>
        </w:r>
        <w:r w:rsidRPr="00B87355" w:rsidDel="00AE789A">
          <w:rPr>
            <w:b/>
            <w:bCs/>
            <w:i w:val="0"/>
            <w:iCs w:val="0"/>
            <w:color w:val="auto"/>
          </w:rPr>
          <w:fldChar w:fldCharType="separate"/>
        </w:r>
        <w:r w:rsidR="00524E1B" w:rsidDel="00AE789A">
          <w:rPr>
            <w:b/>
            <w:bCs/>
            <w:i w:val="0"/>
            <w:iCs w:val="0"/>
            <w:noProof/>
            <w:color w:val="auto"/>
          </w:rPr>
          <w:delText>6</w:delText>
        </w:r>
        <w:r w:rsidRPr="00B87355" w:rsidDel="00AE789A">
          <w:rPr>
            <w:b/>
            <w:bCs/>
            <w:i w:val="0"/>
            <w:iCs w:val="0"/>
            <w:color w:val="auto"/>
          </w:rPr>
          <w:fldChar w:fldCharType="end"/>
        </w:r>
      </w:del>
      <w:r w:rsidRPr="00B87355">
        <w:rPr>
          <w:b/>
          <w:bCs/>
          <w:i w:val="0"/>
          <w:iCs w:val="0"/>
          <w:color w:val="auto"/>
        </w:rPr>
        <w:t xml:space="preserve">: </w:t>
      </w:r>
      <w:r>
        <w:rPr>
          <w:b/>
          <w:bCs/>
          <w:i w:val="0"/>
          <w:iCs w:val="0"/>
          <w:color w:val="auto"/>
        </w:rPr>
        <w:t xml:space="preserve">File format for </w:t>
      </w:r>
      <w:proofErr w:type="spellStart"/>
      <w:r>
        <w:rPr>
          <w:b/>
          <w:bCs/>
          <w:i w:val="0"/>
          <w:iCs w:val="0"/>
          <w:color w:val="auto"/>
        </w:rPr>
        <w:t>gscnv_append</w:t>
      </w:r>
      <w:proofErr w:type="spellEnd"/>
      <w:r>
        <w:rPr>
          <w:b/>
          <w:bCs/>
          <w:i w:val="0"/>
          <w:iCs w:val="0"/>
          <w:color w:val="auto"/>
        </w:rPr>
        <w:t xml:space="preserve"> file.</w:t>
      </w:r>
    </w:p>
    <w:p w14:paraId="54A19170" w14:textId="39DCD1AD" w:rsidR="00E524A2" w:rsidRDefault="0095106F" w:rsidP="003C3F83">
      <w:pPr>
        <w:pStyle w:val="Heading3"/>
      </w:pPr>
      <w:bookmarkStart w:id="592" w:name="_Ref173929256"/>
      <w:bookmarkStart w:id="593" w:name="_Toc174099286"/>
      <w:r>
        <w:t>mech_pm</w:t>
      </w:r>
      <w:r w:rsidR="00E524A2">
        <w:t xml:space="preserve"> File</w:t>
      </w:r>
      <w:bookmarkEnd w:id="587"/>
      <w:bookmarkEnd w:id="588"/>
      <w:bookmarkEnd w:id="592"/>
      <w:bookmarkEnd w:id="593"/>
    </w:p>
    <w:p w14:paraId="5555657B" w14:textId="11035398" w:rsidR="00E524A2" w:rsidRDefault="7EB733E0" w:rsidP="00865DA7">
      <w:pPr>
        <w:jc w:val="both"/>
      </w:pPr>
      <w:r>
        <w:t xml:space="preserve">The </w:t>
      </w:r>
      <w:r w:rsidR="758C8F09">
        <w:t>mech_pm</w:t>
      </w:r>
      <w:r>
        <w:t xml:space="preserve"> file contains </w:t>
      </w:r>
      <w:r w:rsidR="42FC8507">
        <w:t xml:space="preserve">the mapping of SPECIATE species to aerosol module specific model species. </w:t>
      </w:r>
      <w:r w:rsidR="24DF473F">
        <w:t>For example, SPECIES_ID 797 in SPECIATE is elemental carbon and is mapped to PEC (particulate elemental carbon</w:t>
      </w:r>
      <w:r w:rsidR="00D13EC1">
        <w:t xml:space="preserve">; note: all mechanism-specific PM species are listed in Appendix </w:t>
      </w:r>
      <w:r w:rsidR="00D15764">
        <w:t>A</w:t>
      </w:r>
      <w:r w:rsidR="24DF473F">
        <w:t xml:space="preserve">) in the PM-AE6 aerosol module. </w:t>
      </w:r>
      <w:r w:rsidR="76662E04">
        <w:t>All mapping is 1-to-1</w:t>
      </w:r>
      <w:r w:rsidR="436F994C">
        <w:t>, mass-based,</w:t>
      </w:r>
      <w:r w:rsidR="76662E04">
        <w:t xml:space="preserve"> and there is often overlap in the mapping between aerosol modules</w:t>
      </w:r>
      <w:r w:rsidR="411BE086">
        <w:t xml:space="preserve"> (e.g., SPECIES_ID = 797 is mapped to PEC </w:t>
      </w:r>
      <w:r w:rsidR="2560D4AF">
        <w:t>in</w:t>
      </w:r>
      <w:r w:rsidR="411BE086">
        <w:t xml:space="preserve"> all modules)</w:t>
      </w:r>
      <w:r w:rsidR="76662E04">
        <w:t xml:space="preserve">. </w:t>
      </w:r>
      <w:r>
        <w:t xml:space="preserve">This dataset is comma delimited and composed of </w:t>
      </w:r>
      <w:r w:rsidR="61E9A8C6">
        <w:t>four</w:t>
      </w:r>
      <w:r>
        <w:t xml:space="preserve"> columns: </w:t>
      </w:r>
      <w:r w:rsidR="7E020EB1">
        <w:t xml:space="preserve">AQM, Mechanism, </w:t>
      </w:r>
      <w:r>
        <w:t xml:space="preserve">SPECIES_ID, and </w:t>
      </w:r>
      <w:r w:rsidR="7E020EB1">
        <w:t>Species</w:t>
      </w:r>
      <w:r>
        <w:t>.</w:t>
      </w:r>
    </w:p>
    <w:tbl>
      <w:tblPr>
        <w:tblStyle w:val="TableGrid"/>
        <w:tblW w:w="9350" w:type="dxa"/>
        <w:tblLook w:val="04A0" w:firstRow="1" w:lastRow="0" w:firstColumn="1" w:lastColumn="0" w:noHBand="0" w:noVBand="1"/>
      </w:tblPr>
      <w:tblGrid>
        <w:gridCol w:w="950"/>
        <w:gridCol w:w="3690"/>
        <w:gridCol w:w="4710"/>
      </w:tblGrid>
      <w:tr w:rsidR="00E13C62" w14:paraId="0C483656" w14:textId="77777777" w:rsidTr="001202FE">
        <w:tc>
          <w:tcPr>
            <w:tcW w:w="950" w:type="dxa"/>
            <w:shd w:val="clear" w:color="auto" w:fill="D9D9D9" w:themeFill="background1" w:themeFillShade="D9"/>
            <w:vAlign w:val="center"/>
          </w:tcPr>
          <w:p w14:paraId="6947E380" w14:textId="77777777" w:rsidR="00E13C62" w:rsidRPr="00B87355" w:rsidRDefault="00E13C62" w:rsidP="00690EB7">
            <w:pPr>
              <w:jc w:val="center"/>
              <w:rPr>
                <w:b/>
                <w:bCs/>
              </w:rPr>
            </w:pPr>
            <w:r w:rsidRPr="00B87355">
              <w:rPr>
                <w:b/>
                <w:bCs/>
              </w:rPr>
              <w:t>Column</w:t>
            </w:r>
          </w:p>
        </w:tc>
        <w:tc>
          <w:tcPr>
            <w:tcW w:w="3690" w:type="dxa"/>
            <w:shd w:val="clear" w:color="auto" w:fill="D9D9D9" w:themeFill="background1" w:themeFillShade="D9"/>
            <w:vAlign w:val="center"/>
          </w:tcPr>
          <w:p w14:paraId="05EF8F01" w14:textId="77777777" w:rsidR="00E13C62" w:rsidRPr="00B87355" w:rsidRDefault="00E13C62" w:rsidP="00690EB7">
            <w:pPr>
              <w:jc w:val="center"/>
              <w:rPr>
                <w:b/>
                <w:bCs/>
              </w:rPr>
            </w:pPr>
            <w:r w:rsidRPr="00B87355">
              <w:rPr>
                <w:b/>
                <w:bCs/>
              </w:rPr>
              <w:t>Header</w:t>
            </w:r>
          </w:p>
        </w:tc>
        <w:tc>
          <w:tcPr>
            <w:tcW w:w="4710" w:type="dxa"/>
            <w:shd w:val="clear" w:color="auto" w:fill="D9D9D9" w:themeFill="background1" w:themeFillShade="D9"/>
            <w:vAlign w:val="center"/>
          </w:tcPr>
          <w:p w14:paraId="524DC33F" w14:textId="77777777" w:rsidR="00E13C62" w:rsidRPr="00B87355" w:rsidRDefault="00E13C62" w:rsidP="00690EB7">
            <w:pPr>
              <w:jc w:val="center"/>
              <w:rPr>
                <w:b/>
                <w:bCs/>
              </w:rPr>
            </w:pPr>
            <w:r w:rsidRPr="00B87355">
              <w:rPr>
                <w:b/>
                <w:bCs/>
              </w:rPr>
              <w:t>Description</w:t>
            </w:r>
          </w:p>
        </w:tc>
      </w:tr>
      <w:tr w:rsidR="00E13C62" w14:paraId="4FD10819" w14:textId="77777777" w:rsidTr="002352A9">
        <w:tc>
          <w:tcPr>
            <w:tcW w:w="950" w:type="dxa"/>
            <w:vAlign w:val="center"/>
          </w:tcPr>
          <w:p w14:paraId="49592AAD" w14:textId="77777777" w:rsidR="00E13C62" w:rsidRDefault="00E13C62" w:rsidP="00690EB7">
            <w:pPr>
              <w:jc w:val="center"/>
            </w:pPr>
            <w:r>
              <w:t>1</w:t>
            </w:r>
          </w:p>
        </w:tc>
        <w:tc>
          <w:tcPr>
            <w:tcW w:w="3690" w:type="dxa"/>
            <w:vAlign w:val="center"/>
          </w:tcPr>
          <w:p w14:paraId="7CC719D8" w14:textId="169403DE" w:rsidR="00E13C62" w:rsidRDefault="00403D43" w:rsidP="00690EB7">
            <w:pPr>
              <w:jc w:val="center"/>
            </w:pPr>
            <w:r>
              <w:t>AQM</w:t>
            </w:r>
          </w:p>
        </w:tc>
        <w:tc>
          <w:tcPr>
            <w:tcW w:w="4710" w:type="dxa"/>
            <w:vAlign w:val="center"/>
          </w:tcPr>
          <w:p w14:paraId="7D375BFE" w14:textId="145EE172" w:rsidR="00E13C62" w:rsidRDefault="005A0F88" w:rsidP="00690EB7">
            <w:pPr>
              <w:jc w:val="center"/>
            </w:pPr>
            <w:r>
              <w:t>Modeling indicator (options: CMAQ and CAMX).</w:t>
            </w:r>
          </w:p>
        </w:tc>
      </w:tr>
      <w:tr w:rsidR="00E13C62" w14:paraId="793EEC5F" w14:textId="77777777" w:rsidTr="002352A9">
        <w:tc>
          <w:tcPr>
            <w:tcW w:w="950" w:type="dxa"/>
            <w:vAlign w:val="center"/>
          </w:tcPr>
          <w:p w14:paraId="2130856B" w14:textId="77777777" w:rsidR="00E13C62" w:rsidRDefault="00E13C62" w:rsidP="00690EB7">
            <w:pPr>
              <w:jc w:val="center"/>
            </w:pPr>
            <w:r>
              <w:t>2</w:t>
            </w:r>
          </w:p>
        </w:tc>
        <w:tc>
          <w:tcPr>
            <w:tcW w:w="3690" w:type="dxa"/>
            <w:vAlign w:val="center"/>
          </w:tcPr>
          <w:p w14:paraId="5D7B27A5" w14:textId="42B92C91" w:rsidR="00E13C62" w:rsidRDefault="00403D43" w:rsidP="00690EB7">
            <w:pPr>
              <w:jc w:val="center"/>
            </w:pPr>
            <w:r>
              <w:t>Mechanism</w:t>
            </w:r>
          </w:p>
        </w:tc>
        <w:tc>
          <w:tcPr>
            <w:tcW w:w="4710" w:type="dxa"/>
            <w:vAlign w:val="center"/>
          </w:tcPr>
          <w:p w14:paraId="58ACD39C" w14:textId="7B276C11" w:rsidR="00E13C62" w:rsidRDefault="00847D2A" w:rsidP="00690EB7">
            <w:pPr>
              <w:jc w:val="center"/>
            </w:pPr>
            <w:r>
              <w:t>C</w:t>
            </w:r>
            <w:r w:rsidR="00BB61A2">
              <w:t xml:space="preserve">hemical mechanism (see </w:t>
            </w:r>
            <w:r w:rsidR="00343773">
              <w:t>“</w:t>
            </w:r>
            <w:r>
              <w:t xml:space="preserve">MECH_BASIS” </w:t>
            </w:r>
            <w:r w:rsidR="00A80583">
              <w:t xml:space="preserve">Section </w:t>
            </w:r>
            <w:r w:rsidR="00A80583">
              <w:fldChar w:fldCharType="begin"/>
            </w:r>
            <w:r w:rsidR="00A80583">
              <w:instrText xml:space="preserve"> REF _Ref115701326 \r \h </w:instrText>
            </w:r>
            <w:r w:rsidR="00A80583">
              <w:fldChar w:fldCharType="separate"/>
            </w:r>
            <w:r w:rsidR="00524E1B">
              <w:t>2.4</w:t>
            </w:r>
            <w:r w:rsidR="00A80583">
              <w:fldChar w:fldCharType="end"/>
            </w:r>
            <w:r w:rsidR="00BB61A2">
              <w:t>).</w:t>
            </w:r>
          </w:p>
        </w:tc>
      </w:tr>
      <w:tr w:rsidR="00F53580" w14:paraId="52A965E9" w14:textId="77777777" w:rsidTr="002352A9">
        <w:tc>
          <w:tcPr>
            <w:tcW w:w="950" w:type="dxa"/>
            <w:vAlign w:val="center"/>
          </w:tcPr>
          <w:p w14:paraId="7DFEFD82" w14:textId="77777777" w:rsidR="00F53580" w:rsidRDefault="00F53580" w:rsidP="00F53580">
            <w:pPr>
              <w:jc w:val="center"/>
            </w:pPr>
            <w:r>
              <w:t>3</w:t>
            </w:r>
          </w:p>
        </w:tc>
        <w:tc>
          <w:tcPr>
            <w:tcW w:w="3690" w:type="dxa"/>
            <w:vAlign w:val="center"/>
          </w:tcPr>
          <w:p w14:paraId="3A504DF3" w14:textId="42F2685E" w:rsidR="00F53580" w:rsidRDefault="00F53580" w:rsidP="00F53580">
            <w:pPr>
              <w:keepNext/>
              <w:jc w:val="center"/>
            </w:pPr>
            <w:r>
              <w:t>SPECIES_ID</w:t>
            </w:r>
          </w:p>
        </w:tc>
        <w:tc>
          <w:tcPr>
            <w:tcW w:w="4710" w:type="dxa"/>
            <w:vAlign w:val="center"/>
          </w:tcPr>
          <w:p w14:paraId="35CB4882" w14:textId="2911610B" w:rsidR="00F53580" w:rsidRDefault="00F53580" w:rsidP="00F53580">
            <w:pPr>
              <w:keepNext/>
              <w:jc w:val="center"/>
            </w:pPr>
            <w:r>
              <w:t>SPECIATE SPECIES_ID.</w:t>
            </w:r>
          </w:p>
        </w:tc>
      </w:tr>
      <w:tr w:rsidR="00F53580" w14:paraId="10814B8F" w14:textId="77777777" w:rsidTr="002352A9">
        <w:tc>
          <w:tcPr>
            <w:tcW w:w="950" w:type="dxa"/>
            <w:vAlign w:val="center"/>
          </w:tcPr>
          <w:p w14:paraId="47B78ECF" w14:textId="77777777" w:rsidR="00F53580" w:rsidRDefault="00F53580" w:rsidP="00F53580">
            <w:pPr>
              <w:jc w:val="center"/>
            </w:pPr>
            <w:r>
              <w:t>4</w:t>
            </w:r>
          </w:p>
        </w:tc>
        <w:tc>
          <w:tcPr>
            <w:tcW w:w="3690" w:type="dxa"/>
            <w:vAlign w:val="center"/>
          </w:tcPr>
          <w:p w14:paraId="67EE7C01" w14:textId="720366A1" w:rsidR="00F53580" w:rsidRDefault="00F53580" w:rsidP="00F53580">
            <w:pPr>
              <w:keepNext/>
              <w:jc w:val="center"/>
            </w:pPr>
            <w:r>
              <w:t>Species</w:t>
            </w:r>
          </w:p>
        </w:tc>
        <w:tc>
          <w:tcPr>
            <w:tcW w:w="4710" w:type="dxa"/>
            <w:vAlign w:val="center"/>
          </w:tcPr>
          <w:p w14:paraId="43182647" w14:textId="367EABCA" w:rsidR="00F53580" w:rsidRDefault="004F6A39" w:rsidP="00F53580">
            <w:pPr>
              <w:keepNext/>
              <w:jc w:val="center"/>
            </w:pPr>
            <w:r>
              <w:t>Mechanism-</w:t>
            </w:r>
            <w:r w:rsidR="00056CD1">
              <w:t xml:space="preserve"> specific</w:t>
            </w:r>
            <w:r>
              <w:t>, aerosol-phase species.</w:t>
            </w:r>
          </w:p>
        </w:tc>
      </w:tr>
    </w:tbl>
    <w:p w14:paraId="5A4FAF13" w14:textId="5287368A" w:rsidR="00E13C62" w:rsidRPr="00B87355" w:rsidRDefault="00E13C62" w:rsidP="00E13C62">
      <w:pPr>
        <w:pStyle w:val="Caption"/>
        <w:rPr>
          <w:b/>
          <w:bCs/>
          <w:i w:val="0"/>
          <w:iCs w:val="0"/>
          <w:color w:val="auto"/>
        </w:rPr>
      </w:pPr>
      <w:r w:rsidRPr="00B87355">
        <w:rPr>
          <w:b/>
          <w:bCs/>
          <w:i w:val="0"/>
          <w:iCs w:val="0"/>
          <w:color w:val="auto"/>
        </w:rPr>
        <w:t xml:space="preserve">Table </w:t>
      </w:r>
      <w:ins w:id="594" w:author="Seltzer, Karl" w:date="2024-08-12T11:33:00Z">
        <w:r w:rsidR="00AE789A">
          <w:rPr>
            <w:b/>
            <w:bCs/>
            <w:i w:val="0"/>
            <w:iCs w:val="0"/>
            <w:color w:val="auto"/>
          </w:rPr>
          <w:fldChar w:fldCharType="begin"/>
        </w:r>
        <w:r w:rsidR="00AE789A">
          <w:rPr>
            <w:b/>
            <w:bCs/>
            <w:i w:val="0"/>
            <w:iCs w:val="0"/>
            <w:color w:val="auto"/>
          </w:rPr>
          <w:instrText xml:space="preserve"> SEQ Table \* ARABIC </w:instrText>
        </w:r>
      </w:ins>
      <w:r w:rsidR="00AE789A">
        <w:rPr>
          <w:b/>
          <w:bCs/>
          <w:i w:val="0"/>
          <w:iCs w:val="0"/>
          <w:color w:val="auto"/>
        </w:rPr>
        <w:fldChar w:fldCharType="separate"/>
      </w:r>
      <w:ins w:id="595" w:author="Seltzer, Karl" w:date="2024-08-12T11:33:00Z">
        <w:r w:rsidR="00AE789A">
          <w:rPr>
            <w:b/>
            <w:bCs/>
            <w:i w:val="0"/>
            <w:iCs w:val="0"/>
            <w:noProof/>
            <w:color w:val="auto"/>
          </w:rPr>
          <w:t>7</w:t>
        </w:r>
        <w:r w:rsidR="00AE789A">
          <w:rPr>
            <w:b/>
            <w:bCs/>
            <w:i w:val="0"/>
            <w:iCs w:val="0"/>
            <w:color w:val="auto"/>
          </w:rPr>
          <w:fldChar w:fldCharType="end"/>
        </w:r>
      </w:ins>
      <w:del w:id="596" w:author="Seltzer, Karl" w:date="2024-08-12T11:33:00Z">
        <w:r w:rsidRPr="00B87355" w:rsidDel="00AE789A">
          <w:rPr>
            <w:b/>
            <w:bCs/>
            <w:i w:val="0"/>
            <w:iCs w:val="0"/>
            <w:color w:val="auto"/>
          </w:rPr>
          <w:fldChar w:fldCharType="begin"/>
        </w:r>
        <w:r w:rsidRPr="00B87355" w:rsidDel="00AE789A">
          <w:rPr>
            <w:b/>
            <w:bCs/>
            <w:i w:val="0"/>
            <w:iCs w:val="0"/>
            <w:color w:val="auto"/>
          </w:rPr>
          <w:delInstrText xml:space="preserve"> SEQ Table \* ARABIC </w:delInstrText>
        </w:r>
        <w:r w:rsidRPr="00B87355" w:rsidDel="00AE789A">
          <w:rPr>
            <w:b/>
            <w:bCs/>
            <w:i w:val="0"/>
            <w:iCs w:val="0"/>
            <w:color w:val="auto"/>
          </w:rPr>
          <w:fldChar w:fldCharType="separate"/>
        </w:r>
        <w:r w:rsidR="00524E1B" w:rsidDel="00AE789A">
          <w:rPr>
            <w:b/>
            <w:bCs/>
            <w:i w:val="0"/>
            <w:iCs w:val="0"/>
            <w:noProof/>
            <w:color w:val="auto"/>
          </w:rPr>
          <w:delText>7</w:delText>
        </w:r>
        <w:r w:rsidRPr="00B87355" w:rsidDel="00AE789A">
          <w:rPr>
            <w:b/>
            <w:bCs/>
            <w:i w:val="0"/>
            <w:iCs w:val="0"/>
            <w:color w:val="auto"/>
          </w:rPr>
          <w:fldChar w:fldCharType="end"/>
        </w:r>
      </w:del>
      <w:r w:rsidRPr="00B87355">
        <w:rPr>
          <w:b/>
          <w:bCs/>
          <w:i w:val="0"/>
          <w:iCs w:val="0"/>
          <w:color w:val="auto"/>
        </w:rPr>
        <w:t xml:space="preserve">: </w:t>
      </w:r>
      <w:r>
        <w:rPr>
          <w:b/>
          <w:bCs/>
          <w:i w:val="0"/>
          <w:iCs w:val="0"/>
          <w:color w:val="auto"/>
        </w:rPr>
        <w:t xml:space="preserve">File format for </w:t>
      </w:r>
      <w:r w:rsidR="00712BD3">
        <w:rPr>
          <w:b/>
          <w:bCs/>
          <w:i w:val="0"/>
          <w:iCs w:val="0"/>
          <w:color w:val="auto"/>
        </w:rPr>
        <w:t>mech_pm</w:t>
      </w:r>
      <w:r>
        <w:rPr>
          <w:b/>
          <w:bCs/>
          <w:i w:val="0"/>
          <w:iCs w:val="0"/>
          <w:color w:val="auto"/>
        </w:rPr>
        <w:t xml:space="preserve"> file.</w:t>
      </w:r>
    </w:p>
    <w:p w14:paraId="1788AC79" w14:textId="56FF2DD4" w:rsidR="001F7EC1" w:rsidRDefault="001F7EC1" w:rsidP="001F7EC1">
      <w:pPr>
        <w:pStyle w:val="Heading3"/>
      </w:pPr>
      <w:bookmarkStart w:id="597" w:name="_Ref114665245"/>
      <w:bookmarkStart w:id="598" w:name="_Toc113448791"/>
      <w:bookmarkStart w:id="599" w:name="_Toc174099287"/>
      <w:r>
        <w:t>mechanism_forImport File</w:t>
      </w:r>
      <w:bookmarkEnd w:id="597"/>
      <w:bookmarkEnd w:id="598"/>
      <w:bookmarkEnd w:id="599"/>
    </w:p>
    <w:p w14:paraId="02C6B8C0" w14:textId="2A37A787" w:rsidR="006041B1" w:rsidRDefault="001F7EC1" w:rsidP="006B28E5">
      <w:pPr>
        <w:jc w:val="both"/>
      </w:pPr>
      <w:r>
        <w:t>The mech</w:t>
      </w:r>
      <w:r w:rsidR="00180B5D">
        <w:t>anism</w:t>
      </w:r>
      <w:r>
        <w:t>_</w:t>
      </w:r>
      <w:r w:rsidR="00180B5D">
        <w:t xml:space="preserve">forImport (or mech4import) </w:t>
      </w:r>
      <w:r>
        <w:t xml:space="preserve">file contains the mapping of SPECIATE species to </w:t>
      </w:r>
      <w:r w:rsidR="00180B5D">
        <w:t>chemical mechanism specific gas-phase species</w:t>
      </w:r>
      <w:r>
        <w:t xml:space="preserve">. For example, SPECIES_ID </w:t>
      </w:r>
      <w:r w:rsidR="0025292F">
        <w:t>598</w:t>
      </w:r>
      <w:r>
        <w:t xml:space="preserve"> in SPECIATE is </w:t>
      </w:r>
      <w:r w:rsidR="0025292F">
        <w:t>n-decane</w:t>
      </w:r>
      <w:r>
        <w:t xml:space="preserve"> and is mapped to </w:t>
      </w:r>
      <w:r w:rsidR="0025292F">
        <w:t xml:space="preserve">10 </w:t>
      </w:r>
      <w:proofErr w:type="gramStart"/>
      <w:r w:rsidR="0025292F">
        <w:t>PAR</w:t>
      </w:r>
      <w:proofErr w:type="gramEnd"/>
      <w:r>
        <w:t xml:space="preserve"> (</w:t>
      </w:r>
      <w:r w:rsidR="0025292F">
        <w:t>paraffins</w:t>
      </w:r>
      <w:r>
        <w:t xml:space="preserve">) in </w:t>
      </w:r>
      <w:r w:rsidR="0025292F">
        <w:t>CB6</w:t>
      </w:r>
      <w:r>
        <w:t>. All mapping is m</w:t>
      </w:r>
      <w:r w:rsidR="0025292F">
        <w:t>olar</w:t>
      </w:r>
      <w:r>
        <w:t xml:space="preserve">-based, </w:t>
      </w:r>
      <w:r w:rsidR="00475701">
        <w:t xml:space="preserve">one species may be mapped to a single model species or several, </w:t>
      </w:r>
      <w:r>
        <w:t xml:space="preserve">and there is often </w:t>
      </w:r>
      <w:r w:rsidR="00475701">
        <w:t xml:space="preserve">little to no </w:t>
      </w:r>
      <w:r>
        <w:t xml:space="preserve">overlap in the mapping between </w:t>
      </w:r>
      <w:r w:rsidR="00475701">
        <w:t>chemical mechanisms</w:t>
      </w:r>
      <w:r>
        <w:t xml:space="preserve">. </w:t>
      </w:r>
      <w:r w:rsidR="00895950">
        <w:t>The contents of this file can be generated using the m</w:t>
      </w:r>
      <w:r w:rsidR="00895950" w:rsidRPr="00895950">
        <w:t>echanism-</w:t>
      </w:r>
      <w:r w:rsidR="00895950">
        <w:t>s</w:t>
      </w:r>
      <w:r w:rsidR="00895950" w:rsidRPr="00895950">
        <w:t xml:space="preserve">pecific </w:t>
      </w:r>
      <w:r w:rsidR="00895950">
        <w:t>m</w:t>
      </w:r>
      <w:r w:rsidR="00895950" w:rsidRPr="00895950">
        <w:t xml:space="preserve">apping </w:t>
      </w:r>
      <w:r w:rsidR="00895950">
        <w:t>s</w:t>
      </w:r>
      <w:r w:rsidR="00895950" w:rsidRPr="00895950">
        <w:t>cripts</w:t>
      </w:r>
      <w:r w:rsidR="00895950">
        <w:t xml:space="preserve"> (see Section </w:t>
      </w:r>
      <w:r w:rsidR="00BE571E">
        <w:rPr>
          <w:highlight w:val="yellow"/>
        </w:rPr>
        <w:fldChar w:fldCharType="begin"/>
      </w:r>
      <w:r w:rsidR="00BE571E">
        <w:instrText xml:space="preserve"> REF _Ref112936286 \r \h </w:instrText>
      </w:r>
      <w:r w:rsidR="00BE571E">
        <w:rPr>
          <w:highlight w:val="yellow"/>
        </w:rPr>
      </w:r>
      <w:r w:rsidR="00BE571E">
        <w:rPr>
          <w:highlight w:val="yellow"/>
        </w:rPr>
        <w:fldChar w:fldCharType="separate"/>
      </w:r>
      <w:r w:rsidR="00524E1B">
        <w:t>3</w:t>
      </w:r>
      <w:r w:rsidR="00BE571E">
        <w:rPr>
          <w:highlight w:val="yellow"/>
        </w:rPr>
        <w:fldChar w:fldCharType="end"/>
      </w:r>
      <w:r w:rsidR="00895950">
        <w:t xml:space="preserve">), </w:t>
      </w:r>
      <w:r>
        <w:t>is comma delimited</w:t>
      </w:r>
      <w:r w:rsidR="00895950">
        <w:t>,</w:t>
      </w:r>
      <w:r>
        <w:t xml:space="preserve"> and </w:t>
      </w:r>
      <w:ins w:id="600" w:author="Seltzer, Karl" w:date="2024-08-07T13:54:00Z">
        <w:r w:rsidR="00AD066C">
          <w:t xml:space="preserve">is </w:t>
        </w:r>
      </w:ins>
      <w:r>
        <w:t xml:space="preserve">composed of four columns: </w:t>
      </w:r>
      <w:r w:rsidR="00895950">
        <w:t>Mechanism</w:t>
      </w:r>
      <w:r>
        <w:t>, SPECIES_ID, Species</w:t>
      </w:r>
      <w:r w:rsidR="00895950">
        <w:t>, and Moles</w:t>
      </w:r>
      <w:r>
        <w:t>.</w:t>
      </w:r>
    </w:p>
    <w:tbl>
      <w:tblPr>
        <w:tblStyle w:val="TableGrid"/>
        <w:tblW w:w="9350" w:type="dxa"/>
        <w:tblLook w:val="04A0" w:firstRow="1" w:lastRow="0" w:firstColumn="1" w:lastColumn="0" w:noHBand="0" w:noVBand="1"/>
      </w:tblPr>
      <w:tblGrid>
        <w:gridCol w:w="950"/>
        <w:gridCol w:w="2460"/>
        <w:gridCol w:w="5940"/>
      </w:tblGrid>
      <w:tr w:rsidR="00FB11A1" w14:paraId="44680A6D" w14:textId="77777777" w:rsidTr="001202FE">
        <w:tc>
          <w:tcPr>
            <w:tcW w:w="950" w:type="dxa"/>
            <w:shd w:val="clear" w:color="auto" w:fill="D9D9D9" w:themeFill="background1" w:themeFillShade="D9"/>
            <w:vAlign w:val="center"/>
          </w:tcPr>
          <w:p w14:paraId="44E3D741" w14:textId="77777777" w:rsidR="00FB11A1" w:rsidRPr="00B87355" w:rsidRDefault="00FB11A1" w:rsidP="00690EB7">
            <w:pPr>
              <w:jc w:val="center"/>
              <w:rPr>
                <w:b/>
                <w:bCs/>
              </w:rPr>
            </w:pPr>
            <w:r w:rsidRPr="00B87355">
              <w:rPr>
                <w:b/>
                <w:bCs/>
              </w:rPr>
              <w:t>Column</w:t>
            </w:r>
          </w:p>
        </w:tc>
        <w:tc>
          <w:tcPr>
            <w:tcW w:w="2460" w:type="dxa"/>
            <w:shd w:val="clear" w:color="auto" w:fill="D9D9D9" w:themeFill="background1" w:themeFillShade="D9"/>
            <w:vAlign w:val="center"/>
          </w:tcPr>
          <w:p w14:paraId="73C5BD17" w14:textId="77777777" w:rsidR="00FB11A1" w:rsidRPr="00B87355" w:rsidRDefault="00FB11A1" w:rsidP="00690EB7">
            <w:pPr>
              <w:jc w:val="center"/>
              <w:rPr>
                <w:b/>
                <w:bCs/>
              </w:rPr>
            </w:pPr>
            <w:r w:rsidRPr="00B87355">
              <w:rPr>
                <w:b/>
                <w:bCs/>
              </w:rPr>
              <w:t>Header</w:t>
            </w:r>
          </w:p>
        </w:tc>
        <w:tc>
          <w:tcPr>
            <w:tcW w:w="5940" w:type="dxa"/>
            <w:shd w:val="clear" w:color="auto" w:fill="D9D9D9" w:themeFill="background1" w:themeFillShade="D9"/>
            <w:vAlign w:val="center"/>
          </w:tcPr>
          <w:p w14:paraId="03F40B74" w14:textId="77777777" w:rsidR="00FB11A1" w:rsidRPr="00B87355" w:rsidRDefault="00FB11A1" w:rsidP="00690EB7">
            <w:pPr>
              <w:jc w:val="center"/>
              <w:rPr>
                <w:b/>
                <w:bCs/>
              </w:rPr>
            </w:pPr>
            <w:r w:rsidRPr="00B87355">
              <w:rPr>
                <w:b/>
                <w:bCs/>
              </w:rPr>
              <w:t>Description</w:t>
            </w:r>
          </w:p>
        </w:tc>
      </w:tr>
      <w:tr w:rsidR="00FB11A1" w14:paraId="06E64B83" w14:textId="77777777" w:rsidTr="002352A9">
        <w:tc>
          <w:tcPr>
            <w:tcW w:w="950" w:type="dxa"/>
            <w:vAlign w:val="center"/>
          </w:tcPr>
          <w:p w14:paraId="6664D4A8" w14:textId="77777777" w:rsidR="00FB11A1" w:rsidRDefault="00FB11A1" w:rsidP="00690EB7">
            <w:pPr>
              <w:jc w:val="center"/>
            </w:pPr>
            <w:r>
              <w:t>1</w:t>
            </w:r>
          </w:p>
        </w:tc>
        <w:tc>
          <w:tcPr>
            <w:tcW w:w="2460" w:type="dxa"/>
            <w:vAlign w:val="center"/>
          </w:tcPr>
          <w:p w14:paraId="453F21CC" w14:textId="53227A50" w:rsidR="00FB11A1" w:rsidRDefault="00734DEF" w:rsidP="00690EB7">
            <w:pPr>
              <w:jc w:val="center"/>
            </w:pPr>
            <w:r>
              <w:t>Mechanism</w:t>
            </w:r>
          </w:p>
        </w:tc>
        <w:tc>
          <w:tcPr>
            <w:tcW w:w="5940" w:type="dxa"/>
            <w:vAlign w:val="center"/>
          </w:tcPr>
          <w:p w14:paraId="2200771D" w14:textId="40A989BD" w:rsidR="00FB11A1" w:rsidRDefault="00734DEF" w:rsidP="00690EB7">
            <w:pPr>
              <w:jc w:val="center"/>
            </w:pPr>
            <w:r>
              <w:t xml:space="preserve">Name of chemical mechanism (see </w:t>
            </w:r>
            <w:r w:rsidR="00E03DC7">
              <w:t xml:space="preserve">Section </w:t>
            </w:r>
            <w:r w:rsidR="00E03DC7">
              <w:fldChar w:fldCharType="begin"/>
            </w:r>
            <w:r w:rsidR="00E03DC7">
              <w:instrText xml:space="preserve"> REF _Ref115701326 \r \h </w:instrText>
            </w:r>
            <w:r w:rsidR="00E03DC7">
              <w:fldChar w:fldCharType="separate"/>
            </w:r>
            <w:r w:rsidR="00524E1B">
              <w:t>2.4</w:t>
            </w:r>
            <w:r w:rsidR="00E03DC7">
              <w:fldChar w:fldCharType="end"/>
            </w:r>
            <w:r>
              <w:t>).</w:t>
            </w:r>
          </w:p>
        </w:tc>
      </w:tr>
      <w:tr w:rsidR="00724F88" w14:paraId="2078F74A" w14:textId="77777777" w:rsidTr="002352A9">
        <w:tc>
          <w:tcPr>
            <w:tcW w:w="950" w:type="dxa"/>
            <w:vAlign w:val="center"/>
          </w:tcPr>
          <w:p w14:paraId="4BEB8800" w14:textId="77777777" w:rsidR="00724F88" w:rsidRDefault="00724F88" w:rsidP="00724F88">
            <w:pPr>
              <w:jc w:val="center"/>
            </w:pPr>
            <w:r>
              <w:t>2</w:t>
            </w:r>
          </w:p>
        </w:tc>
        <w:tc>
          <w:tcPr>
            <w:tcW w:w="2460" w:type="dxa"/>
            <w:vAlign w:val="center"/>
          </w:tcPr>
          <w:p w14:paraId="25CD56AC" w14:textId="501D3245" w:rsidR="00724F88" w:rsidRDefault="00724F88" w:rsidP="00724F88">
            <w:pPr>
              <w:jc w:val="center"/>
            </w:pPr>
            <w:r>
              <w:t>SPECIES_ID</w:t>
            </w:r>
          </w:p>
        </w:tc>
        <w:tc>
          <w:tcPr>
            <w:tcW w:w="5940" w:type="dxa"/>
            <w:vAlign w:val="center"/>
          </w:tcPr>
          <w:p w14:paraId="5182C2D3" w14:textId="28331534" w:rsidR="00724F88" w:rsidRDefault="00724F88" w:rsidP="00724F88">
            <w:pPr>
              <w:jc w:val="center"/>
            </w:pPr>
            <w:r>
              <w:t>SPECIATE SPECIES_ID.</w:t>
            </w:r>
          </w:p>
        </w:tc>
      </w:tr>
      <w:tr w:rsidR="00724F88" w14:paraId="5398D12E" w14:textId="77777777" w:rsidTr="002352A9">
        <w:tc>
          <w:tcPr>
            <w:tcW w:w="950" w:type="dxa"/>
            <w:vAlign w:val="center"/>
          </w:tcPr>
          <w:p w14:paraId="5BB3952B" w14:textId="77777777" w:rsidR="00724F88" w:rsidRDefault="00724F88" w:rsidP="00724F88">
            <w:pPr>
              <w:jc w:val="center"/>
            </w:pPr>
            <w:r>
              <w:t>3</w:t>
            </w:r>
          </w:p>
        </w:tc>
        <w:tc>
          <w:tcPr>
            <w:tcW w:w="2460" w:type="dxa"/>
            <w:vAlign w:val="center"/>
          </w:tcPr>
          <w:p w14:paraId="136E70CF" w14:textId="703BAF88" w:rsidR="00724F88" w:rsidRDefault="00724F88" w:rsidP="00724F88">
            <w:pPr>
              <w:keepNext/>
              <w:jc w:val="center"/>
            </w:pPr>
            <w:r>
              <w:t>Species</w:t>
            </w:r>
          </w:p>
        </w:tc>
        <w:tc>
          <w:tcPr>
            <w:tcW w:w="5940" w:type="dxa"/>
            <w:vAlign w:val="center"/>
          </w:tcPr>
          <w:p w14:paraId="0EEA750B" w14:textId="262B0EBE" w:rsidR="00724F88" w:rsidRDefault="00724F88" w:rsidP="00724F88">
            <w:pPr>
              <w:keepNext/>
              <w:jc w:val="center"/>
            </w:pPr>
            <w:r>
              <w:t>Mechanism-speci</w:t>
            </w:r>
            <w:r w:rsidR="00056CD1">
              <w:t>fic</w:t>
            </w:r>
            <w:r>
              <w:t>, gas-phase species.</w:t>
            </w:r>
          </w:p>
        </w:tc>
      </w:tr>
      <w:tr w:rsidR="00FB11A1" w14:paraId="0DBD08BB" w14:textId="77777777" w:rsidTr="002352A9">
        <w:tc>
          <w:tcPr>
            <w:tcW w:w="950" w:type="dxa"/>
            <w:vAlign w:val="center"/>
          </w:tcPr>
          <w:p w14:paraId="289DB5AB" w14:textId="77777777" w:rsidR="00FB11A1" w:rsidRDefault="00FB11A1" w:rsidP="00690EB7">
            <w:pPr>
              <w:jc w:val="center"/>
            </w:pPr>
            <w:r>
              <w:t>4</w:t>
            </w:r>
          </w:p>
        </w:tc>
        <w:tc>
          <w:tcPr>
            <w:tcW w:w="2460" w:type="dxa"/>
            <w:vAlign w:val="center"/>
          </w:tcPr>
          <w:p w14:paraId="454F206F" w14:textId="03C95D88" w:rsidR="00FB11A1" w:rsidRDefault="00056CD1" w:rsidP="00690EB7">
            <w:pPr>
              <w:keepNext/>
              <w:jc w:val="center"/>
            </w:pPr>
            <w:r>
              <w:t>Moles</w:t>
            </w:r>
          </w:p>
        </w:tc>
        <w:tc>
          <w:tcPr>
            <w:tcW w:w="5940" w:type="dxa"/>
            <w:vAlign w:val="center"/>
          </w:tcPr>
          <w:p w14:paraId="079C2ED3" w14:textId="05027E3C" w:rsidR="00FB11A1" w:rsidRDefault="00056CD1" w:rsidP="00690EB7">
            <w:pPr>
              <w:keepNext/>
              <w:jc w:val="center"/>
            </w:pPr>
            <w:r>
              <w:t>Number of mechanism-s</w:t>
            </w:r>
            <w:r w:rsidR="00343673">
              <w:t>pecific moles per SPECIATE species.</w:t>
            </w:r>
          </w:p>
        </w:tc>
      </w:tr>
    </w:tbl>
    <w:p w14:paraId="2804AAA1" w14:textId="08917A08" w:rsidR="00FB11A1" w:rsidRPr="00B87355" w:rsidRDefault="00FB11A1" w:rsidP="00FB11A1">
      <w:pPr>
        <w:pStyle w:val="Caption"/>
        <w:rPr>
          <w:b/>
          <w:bCs/>
          <w:i w:val="0"/>
          <w:iCs w:val="0"/>
          <w:color w:val="auto"/>
        </w:rPr>
      </w:pPr>
      <w:r w:rsidRPr="00B87355">
        <w:rPr>
          <w:b/>
          <w:bCs/>
          <w:i w:val="0"/>
          <w:iCs w:val="0"/>
          <w:color w:val="auto"/>
        </w:rPr>
        <w:t xml:space="preserve">Table </w:t>
      </w:r>
      <w:ins w:id="601" w:author="Seltzer, Karl" w:date="2024-08-12T11:33:00Z">
        <w:r w:rsidR="00AE789A">
          <w:rPr>
            <w:b/>
            <w:bCs/>
            <w:i w:val="0"/>
            <w:iCs w:val="0"/>
            <w:color w:val="auto"/>
          </w:rPr>
          <w:fldChar w:fldCharType="begin"/>
        </w:r>
        <w:r w:rsidR="00AE789A">
          <w:rPr>
            <w:b/>
            <w:bCs/>
            <w:i w:val="0"/>
            <w:iCs w:val="0"/>
            <w:color w:val="auto"/>
          </w:rPr>
          <w:instrText xml:space="preserve"> SEQ Table \* ARABIC </w:instrText>
        </w:r>
      </w:ins>
      <w:r w:rsidR="00AE789A">
        <w:rPr>
          <w:b/>
          <w:bCs/>
          <w:i w:val="0"/>
          <w:iCs w:val="0"/>
          <w:color w:val="auto"/>
        </w:rPr>
        <w:fldChar w:fldCharType="separate"/>
      </w:r>
      <w:ins w:id="602" w:author="Seltzer, Karl" w:date="2024-08-12T11:33:00Z">
        <w:r w:rsidR="00AE789A">
          <w:rPr>
            <w:b/>
            <w:bCs/>
            <w:i w:val="0"/>
            <w:iCs w:val="0"/>
            <w:noProof/>
            <w:color w:val="auto"/>
          </w:rPr>
          <w:t>8</w:t>
        </w:r>
        <w:r w:rsidR="00AE789A">
          <w:rPr>
            <w:b/>
            <w:bCs/>
            <w:i w:val="0"/>
            <w:iCs w:val="0"/>
            <w:color w:val="auto"/>
          </w:rPr>
          <w:fldChar w:fldCharType="end"/>
        </w:r>
      </w:ins>
      <w:del w:id="603" w:author="Seltzer, Karl" w:date="2024-08-12T11:33:00Z">
        <w:r w:rsidRPr="00B87355" w:rsidDel="00AE789A">
          <w:rPr>
            <w:b/>
            <w:bCs/>
            <w:i w:val="0"/>
            <w:iCs w:val="0"/>
            <w:color w:val="auto"/>
          </w:rPr>
          <w:fldChar w:fldCharType="begin"/>
        </w:r>
        <w:r w:rsidRPr="00B87355" w:rsidDel="00AE789A">
          <w:rPr>
            <w:b/>
            <w:bCs/>
            <w:i w:val="0"/>
            <w:iCs w:val="0"/>
            <w:color w:val="auto"/>
          </w:rPr>
          <w:delInstrText xml:space="preserve"> SEQ Table \* ARABIC </w:delInstrText>
        </w:r>
        <w:r w:rsidRPr="00B87355" w:rsidDel="00AE789A">
          <w:rPr>
            <w:b/>
            <w:bCs/>
            <w:i w:val="0"/>
            <w:iCs w:val="0"/>
            <w:color w:val="auto"/>
          </w:rPr>
          <w:fldChar w:fldCharType="separate"/>
        </w:r>
        <w:r w:rsidR="00524E1B" w:rsidDel="00AE789A">
          <w:rPr>
            <w:b/>
            <w:bCs/>
            <w:i w:val="0"/>
            <w:iCs w:val="0"/>
            <w:noProof/>
            <w:color w:val="auto"/>
          </w:rPr>
          <w:delText>8</w:delText>
        </w:r>
        <w:r w:rsidRPr="00B87355" w:rsidDel="00AE789A">
          <w:rPr>
            <w:b/>
            <w:bCs/>
            <w:i w:val="0"/>
            <w:iCs w:val="0"/>
            <w:color w:val="auto"/>
          </w:rPr>
          <w:fldChar w:fldCharType="end"/>
        </w:r>
      </w:del>
      <w:r w:rsidRPr="00B87355">
        <w:rPr>
          <w:b/>
          <w:bCs/>
          <w:i w:val="0"/>
          <w:iCs w:val="0"/>
          <w:color w:val="auto"/>
        </w:rPr>
        <w:t xml:space="preserve">: </w:t>
      </w:r>
      <w:r>
        <w:rPr>
          <w:b/>
          <w:bCs/>
          <w:i w:val="0"/>
          <w:iCs w:val="0"/>
          <w:color w:val="auto"/>
        </w:rPr>
        <w:t>File format for mech</w:t>
      </w:r>
      <w:r w:rsidR="00AD01F1">
        <w:rPr>
          <w:b/>
          <w:bCs/>
          <w:i w:val="0"/>
          <w:iCs w:val="0"/>
          <w:color w:val="auto"/>
        </w:rPr>
        <w:t>anism</w:t>
      </w:r>
      <w:r>
        <w:rPr>
          <w:b/>
          <w:bCs/>
          <w:i w:val="0"/>
          <w:iCs w:val="0"/>
          <w:color w:val="auto"/>
        </w:rPr>
        <w:t>_</w:t>
      </w:r>
      <w:r w:rsidR="00AD01F1">
        <w:rPr>
          <w:b/>
          <w:bCs/>
          <w:i w:val="0"/>
          <w:iCs w:val="0"/>
          <w:color w:val="auto"/>
        </w:rPr>
        <w:t>forImport</w:t>
      </w:r>
      <w:r>
        <w:rPr>
          <w:b/>
          <w:bCs/>
          <w:i w:val="0"/>
          <w:iCs w:val="0"/>
          <w:color w:val="auto"/>
        </w:rPr>
        <w:t xml:space="preserve"> file.</w:t>
      </w:r>
    </w:p>
    <w:p w14:paraId="366E789B" w14:textId="746ADA95" w:rsidR="00927218" w:rsidRDefault="00927218" w:rsidP="00927218">
      <w:pPr>
        <w:pStyle w:val="Heading3"/>
      </w:pPr>
      <w:bookmarkStart w:id="604" w:name="_Ref142388232"/>
      <w:bookmarkStart w:id="605" w:name="_Toc174099288"/>
      <w:bookmarkStart w:id="606" w:name="_Toc113448792"/>
      <w:proofErr w:type="spellStart"/>
      <w:r>
        <w:lastRenderedPageBreak/>
        <w:t>mechanism_mw</w:t>
      </w:r>
      <w:proofErr w:type="spellEnd"/>
      <w:r>
        <w:t xml:space="preserve"> File</w:t>
      </w:r>
      <w:bookmarkEnd w:id="604"/>
      <w:bookmarkEnd w:id="605"/>
    </w:p>
    <w:p w14:paraId="4715B058" w14:textId="70696AC5" w:rsidR="00927218" w:rsidRPr="00930928" w:rsidRDefault="00927218" w:rsidP="00927218">
      <w:pPr>
        <w:jc w:val="both"/>
      </w:pPr>
      <w:r w:rsidRPr="00930928">
        <w:t xml:space="preserve">The </w:t>
      </w:r>
      <w:proofErr w:type="spellStart"/>
      <w:r w:rsidRPr="00930928">
        <w:t>mechanism_</w:t>
      </w:r>
      <w:r w:rsidR="004F3D34" w:rsidRPr="00930928">
        <w:t>mw</w:t>
      </w:r>
      <w:proofErr w:type="spellEnd"/>
      <w:r w:rsidRPr="00930928">
        <w:t xml:space="preserve"> file contains the </w:t>
      </w:r>
      <w:r w:rsidR="004F3D34" w:rsidRPr="00930928">
        <w:t xml:space="preserve">molecular weight of gas-phase species for all supported mechanisms. </w:t>
      </w:r>
      <w:r w:rsidR="00025725" w:rsidRPr="00930928">
        <w:t xml:space="preserve">Previously, the molecular weight of each mechanism-specific species </w:t>
      </w:r>
      <w:r w:rsidR="00686C8A" w:rsidRPr="00930928">
        <w:t>was</w:t>
      </w:r>
      <w:r w:rsidR="00025725" w:rsidRPr="00930928">
        <w:t xml:space="preserve"> calculated within the Tool, but these calculations could generate unrealistic values for highly lumped species</w:t>
      </w:r>
      <w:r w:rsidR="00BD04E2" w:rsidRPr="00930928">
        <w:t>. Now, the molecular weight of each species, as specified by each chemical mechanism, are fixed</w:t>
      </w:r>
      <w:r w:rsidRPr="00930928">
        <w:t xml:space="preserve">. </w:t>
      </w:r>
      <w:r w:rsidR="00A845E2">
        <w:t>T</w:t>
      </w:r>
      <w:r w:rsidRPr="00930928">
        <w:t xml:space="preserve">his file is comma delimited, and composed of </w:t>
      </w:r>
      <w:r w:rsidR="00686C8A" w:rsidRPr="00930928">
        <w:t>three</w:t>
      </w:r>
      <w:r w:rsidRPr="00930928">
        <w:t xml:space="preserve"> columns: Mechanism, Species, and </w:t>
      </w:r>
      <w:r w:rsidR="008E1F5F">
        <w:t>SPEC_WM</w:t>
      </w:r>
      <w:r w:rsidRPr="00930928">
        <w:t>.</w:t>
      </w:r>
    </w:p>
    <w:tbl>
      <w:tblPr>
        <w:tblStyle w:val="TableGrid"/>
        <w:tblW w:w="9350" w:type="dxa"/>
        <w:tblLook w:val="04A0" w:firstRow="1" w:lastRow="0" w:firstColumn="1" w:lastColumn="0" w:noHBand="0" w:noVBand="1"/>
      </w:tblPr>
      <w:tblGrid>
        <w:gridCol w:w="950"/>
        <w:gridCol w:w="2460"/>
        <w:gridCol w:w="5940"/>
      </w:tblGrid>
      <w:tr w:rsidR="00927218" w:rsidRPr="00930928" w14:paraId="7C384062" w14:textId="77777777" w:rsidTr="000B2543">
        <w:tc>
          <w:tcPr>
            <w:tcW w:w="950" w:type="dxa"/>
            <w:shd w:val="clear" w:color="auto" w:fill="D9D9D9" w:themeFill="background1" w:themeFillShade="D9"/>
            <w:vAlign w:val="center"/>
          </w:tcPr>
          <w:p w14:paraId="261AF83C" w14:textId="77777777" w:rsidR="00927218" w:rsidRPr="00930928" w:rsidRDefault="00927218" w:rsidP="000B2543">
            <w:pPr>
              <w:jc w:val="center"/>
              <w:rPr>
                <w:b/>
                <w:bCs/>
              </w:rPr>
            </w:pPr>
            <w:r w:rsidRPr="00930928">
              <w:rPr>
                <w:b/>
                <w:bCs/>
              </w:rPr>
              <w:t>Column</w:t>
            </w:r>
          </w:p>
        </w:tc>
        <w:tc>
          <w:tcPr>
            <w:tcW w:w="2460" w:type="dxa"/>
            <w:shd w:val="clear" w:color="auto" w:fill="D9D9D9" w:themeFill="background1" w:themeFillShade="D9"/>
            <w:vAlign w:val="center"/>
          </w:tcPr>
          <w:p w14:paraId="73B1EE96" w14:textId="77777777" w:rsidR="00927218" w:rsidRPr="00930928" w:rsidRDefault="00927218" w:rsidP="000B2543">
            <w:pPr>
              <w:jc w:val="center"/>
              <w:rPr>
                <w:b/>
                <w:bCs/>
              </w:rPr>
            </w:pPr>
            <w:r w:rsidRPr="00930928">
              <w:rPr>
                <w:b/>
                <w:bCs/>
              </w:rPr>
              <w:t>Header</w:t>
            </w:r>
          </w:p>
        </w:tc>
        <w:tc>
          <w:tcPr>
            <w:tcW w:w="5940" w:type="dxa"/>
            <w:shd w:val="clear" w:color="auto" w:fill="D9D9D9" w:themeFill="background1" w:themeFillShade="D9"/>
            <w:vAlign w:val="center"/>
          </w:tcPr>
          <w:p w14:paraId="0C1AD3B3" w14:textId="77777777" w:rsidR="00927218" w:rsidRPr="00930928" w:rsidRDefault="00927218" w:rsidP="000B2543">
            <w:pPr>
              <w:jc w:val="center"/>
              <w:rPr>
                <w:b/>
                <w:bCs/>
              </w:rPr>
            </w:pPr>
            <w:r w:rsidRPr="00930928">
              <w:rPr>
                <w:b/>
                <w:bCs/>
              </w:rPr>
              <w:t>Description</w:t>
            </w:r>
          </w:p>
        </w:tc>
      </w:tr>
      <w:tr w:rsidR="00927218" w:rsidRPr="00930928" w14:paraId="100130C9" w14:textId="77777777" w:rsidTr="000B2543">
        <w:tc>
          <w:tcPr>
            <w:tcW w:w="950" w:type="dxa"/>
            <w:vAlign w:val="center"/>
          </w:tcPr>
          <w:p w14:paraId="150ADEF3" w14:textId="77777777" w:rsidR="00927218" w:rsidRPr="00930928" w:rsidRDefault="00927218" w:rsidP="000B2543">
            <w:pPr>
              <w:jc w:val="center"/>
            </w:pPr>
            <w:r w:rsidRPr="00930928">
              <w:t>1</w:t>
            </w:r>
          </w:p>
        </w:tc>
        <w:tc>
          <w:tcPr>
            <w:tcW w:w="2460" w:type="dxa"/>
            <w:vAlign w:val="center"/>
          </w:tcPr>
          <w:p w14:paraId="5D17C0C1" w14:textId="77777777" w:rsidR="00927218" w:rsidRPr="00930928" w:rsidRDefault="00927218" w:rsidP="000B2543">
            <w:pPr>
              <w:jc w:val="center"/>
            </w:pPr>
            <w:r w:rsidRPr="00930928">
              <w:t>Mechanism</w:t>
            </w:r>
          </w:p>
        </w:tc>
        <w:tc>
          <w:tcPr>
            <w:tcW w:w="5940" w:type="dxa"/>
            <w:vAlign w:val="center"/>
          </w:tcPr>
          <w:p w14:paraId="734A99F5" w14:textId="0180E60E" w:rsidR="00927218" w:rsidRPr="00930928" w:rsidRDefault="00927218" w:rsidP="000B2543">
            <w:pPr>
              <w:jc w:val="center"/>
            </w:pPr>
            <w:r w:rsidRPr="00930928">
              <w:t xml:space="preserve">Name of chemical mechanism (see Section </w:t>
            </w:r>
            <w:r w:rsidRPr="00930928">
              <w:fldChar w:fldCharType="begin"/>
            </w:r>
            <w:r w:rsidRPr="00930928">
              <w:instrText xml:space="preserve"> REF _Ref115701326 \r \h  \* MERGEFORMAT </w:instrText>
            </w:r>
            <w:r w:rsidRPr="00930928">
              <w:fldChar w:fldCharType="separate"/>
            </w:r>
            <w:r w:rsidR="00524E1B">
              <w:t>2.4</w:t>
            </w:r>
            <w:r w:rsidRPr="00930928">
              <w:fldChar w:fldCharType="end"/>
            </w:r>
            <w:r w:rsidRPr="00930928">
              <w:t>).</w:t>
            </w:r>
          </w:p>
        </w:tc>
      </w:tr>
      <w:tr w:rsidR="00927218" w:rsidRPr="00930928" w14:paraId="76D48CBF" w14:textId="77777777" w:rsidTr="000B2543">
        <w:tc>
          <w:tcPr>
            <w:tcW w:w="950" w:type="dxa"/>
            <w:vAlign w:val="center"/>
          </w:tcPr>
          <w:p w14:paraId="67F99DAE" w14:textId="7B6D9707" w:rsidR="00927218" w:rsidRPr="00930928" w:rsidRDefault="00D96092" w:rsidP="000B2543">
            <w:pPr>
              <w:jc w:val="center"/>
            </w:pPr>
            <w:r w:rsidRPr="00930928">
              <w:t>2</w:t>
            </w:r>
          </w:p>
        </w:tc>
        <w:tc>
          <w:tcPr>
            <w:tcW w:w="2460" w:type="dxa"/>
            <w:vAlign w:val="center"/>
          </w:tcPr>
          <w:p w14:paraId="6E2313CB" w14:textId="77777777" w:rsidR="00927218" w:rsidRPr="00930928" w:rsidRDefault="00927218" w:rsidP="000B2543">
            <w:pPr>
              <w:keepNext/>
              <w:jc w:val="center"/>
            </w:pPr>
            <w:r w:rsidRPr="00930928">
              <w:t>Species</w:t>
            </w:r>
          </w:p>
        </w:tc>
        <w:tc>
          <w:tcPr>
            <w:tcW w:w="5940" w:type="dxa"/>
            <w:vAlign w:val="center"/>
          </w:tcPr>
          <w:p w14:paraId="52BB4F0D" w14:textId="77777777" w:rsidR="00927218" w:rsidRPr="00930928" w:rsidRDefault="00927218" w:rsidP="000B2543">
            <w:pPr>
              <w:keepNext/>
              <w:jc w:val="center"/>
            </w:pPr>
            <w:r w:rsidRPr="00930928">
              <w:t>Mechanism-specific, gas-phase species.</w:t>
            </w:r>
          </w:p>
        </w:tc>
      </w:tr>
      <w:tr w:rsidR="00927218" w:rsidRPr="00930928" w14:paraId="484447FC" w14:textId="77777777" w:rsidTr="000B2543">
        <w:tc>
          <w:tcPr>
            <w:tcW w:w="950" w:type="dxa"/>
            <w:vAlign w:val="center"/>
          </w:tcPr>
          <w:p w14:paraId="53287239" w14:textId="7E33ABE8" w:rsidR="00927218" w:rsidRPr="00930928" w:rsidRDefault="00D96092" w:rsidP="000B2543">
            <w:pPr>
              <w:jc w:val="center"/>
            </w:pPr>
            <w:r w:rsidRPr="00930928">
              <w:t>3</w:t>
            </w:r>
          </w:p>
        </w:tc>
        <w:tc>
          <w:tcPr>
            <w:tcW w:w="2460" w:type="dxa"/>
            <w:vAlign w:val="center"/>
          </w:tcPr>
          <w:p w14:paraId="51B2D1D8" w14:textId="1F7912D5" w:rsidR="00927218" w:rsidRPr="00930928" w:rsidRDefault="00D96092" w:rsidP="000B2543">
            <w:pPr>
              <w:keepNext/>
              <w:jc w:val="center"/>
            </w:pPr>
            <w:r w:rsidRPr="00930928">
              <w:t>SPEC_MW</w:t>
            </w:r>
          </w:p>
        </w:tc>
        <w:tc>
          <w:tcPr>
            <w:tcW w:w="5940" w:type="dxa"/>
            <w:vAlign w:val="center"/>
          </w:tcPr>
          <w:p w14:paraId="54291CD7" w14:textId="3E1C7DBD" w:rsidR="00927218" w:rsidRPr="00930928" w:rsidRDefault="00BB5CD3" w:rsidP="000B2543">
            <w:pPr>
              <w:keepNext/>
              <w:jc w:val="center"/>
            </w:pPr>
            <w:r>
              <w:t>M</w:t>
            </w:r>
            <w:r w:rsidR="00970C19" w:rsidRPr="00930928">
              <w:t>olecular weight for each mechanism-specific, gas-phase species</w:t>
            </w:r>
            <w:r w:rsidR="00927218" w:rsidRPr="00930928">
              <w:t>.</w:t>
            </w:r>
          </w:p>
        </w:tc>
      </w:tr>
    </w:tbl>
    <w:p w14:paraId="7E8A6D41" w14:textId="645838EA" w:rsidR="00927218" w:rsidRPr="00B87355" w:rsidRDefault="00927218" w:rsidP="00927218">
      <w:pPr>
        <w:pStyle w:val="Caption"/>
        <w:rPr>
          <w:b/>
          <w:bCs/>
          <w:i w:val="0"/>
          <w:iCs w:val="0"/>
          <w:color w:val="auto"/>
        </w:rPr>
      </w:pPr>
      <w:r w:rsidRPr="00930928">
        <w:rPr>
          <w:b/>
          <w:bCs/>
          <w:i w:val="0"/>
          <w:iCs w:val="0"/>
          <w:color w:val="auto"/>
        </w:rPr>
        <w:t xml:space="preserve">Table </w:t>
      </w:r>
      <w:ins w:id="607" w:author="Seltzer, Karl" w:date="2024-08-12T11:33:00Z">
        <w:r w:rsidR="00AE789A">
          <w:rPr>
            <w:b/>
            <w:bCs/>
            <w:i w:val="0"/>
            <w:iCs w:val="0"/>
            <w:color w:val="auto"/>
          </w:rPr>
          <w:fldChar w:fldCharType="begin"/>
        </w:r>
        <w:r w:rsidR="00AE789A">
          <w:rPr>
            <w:b/>
            <w:bCs/>
            <w:i w:val="0"/>
            <w:iCs w:val="0"/>
            <w:color w:val="auto"/>
          </w:rPr>
          <w:instrText xml:space="preserve"> SEQ Table \* ARABIC </w:instrText>
        </w:r>
      </w:ins>
      <w:r w:rsidR="00AE789A">
        <w:rPr>
          <w:b/>
          <w:bCs/>
          <w:i w:val="0"/>
          <w:iCs w:val="0"/>
          <w:color w:val="auto"/>
        </w:rPr>
        <w:fldChar w:fldCharType="separate"/>
      </w:r>
      <w:ins w:id="608" w:author="Seltzer, Karl" w:date="2024-08-12T11:33:00Z">
        <w:r w:rsidR="00AE789A">
          <w:rPr>
            <w:b/>
            <w:bCs/>
            <w:i w:val="0"/>
            <w:iCs w:val="0"/>
            <w:noProof/>
            <w:color w:val="auto"/>
          </w:rPr>
          <w:t>9</w:t>
        </w:r>
        <w:r w:rsidR="00AE789A">
          <w:rPr>
            <w:b/>
            <w:bCs/>
            <w:i w:val="0"/>
            <w:iCs w:val="0"/>
            <w:color w:val="auto"/>
          </w:rPr>
          <w:fldChar w:fldCharType="end"/>
        </w:r>
      </w:ins>
      <w:del w:id="609" w:author="Seltzer, Karl" w:date="2024-08-12T11:33:00Z">
        <w:r w:rsidRPr="00930928" w:rsidDel="00AE789A">
          <w:rPr>
            <w:b/>
            <w:bCs/>
            <w:i w:val="0"/>
            <w:iCs w:val="0"/>
            <w:color w:val="auto"/>
          </w:rPr>
          <w:fldChar w:fldCharType="begin"/>
        </w:r>
        <w:r w:rsidRPr="00930928" w:rsidDel="00AE789A">
          <w:rPr>
            <w:b/>
            <w:bCs/>
            <w:i w:val="0"/>
            <w:iCs w:val="0"/>
            <w:color w:val="auto"/>
          </w:rPr>
          <w:delInstrText xml:space="preserve"> SEQ Table \* ARABIC </w:delInstrText>
        </w:r>
        <w:r w:rsidRPr="00930928" w:rsidDel="00AE789A">
          <w:rPr>
            <w:b/>
            <w:bCs/>
            <w:i w:val="0"/>
            <w:iCs w:val="0"/>
            <w:color w:val="auto"/>
          </w:rPr>
          <w:fldChar w:fldCharType="separate"/>
        </w:r>
        <w:r w:rsidR="00524E1B" w:rsidDel="00AE789A">
          <w:rPr>
            <w:b/>
            <w:bCs/>
            <w:i w:val="0"/>
            <w:iCs w:val="0"/>
            <w:noProof/>
            <w:color w:val="auto"/>
          </w:rPr>
          <w:delText>9</w:delText>
        </w:r>
        <w:r w:rsidRPr="00930928" w:rsidDel="00AE789A">
          <w:rPr>
            <w:b/>
            <w:bCs/>
            <w:i w:val="0"/>
            <w:iCs w:val="0"/>
            <w:color w:val="auto"/>
          </w:rPr>
          <w:fldChar w:fldCharType="end"/>
        </w:r>
      </w:del>
      <w:r w:rsidRPr="00930928">
        <w:rPr>
          <w:b/>
          <w:bCs/>
          <w:i w:val="0"/>
          <w:iCs w:val="0"/>
          <w:color w:val="auto"/>
        </w:rPr>
        <w:t xml:space="preserve">: File format for </w:t>
      </w:r>
      <w:proofErr w:type="spellStart"/>
      <w:r w:rsidRPr="00930928">
        <w:rPr>
          <w:b/>
          <w:bCs/>
          <w:i w:val="0"/>
          <w:iCs w:val="0"/>
          <w:color w:val="auto"/>
        </w:rPr>
        <w:t>mechanism_</w:t>
      </w:r>
      <w:r w:rsidR="006E5586" w:rsidRPr="00930928">
        <w:rPr>
          <w:b/>
          <w:bCs/>
          <w:i w:val="0"/>
          <w:iCs w:val="0"/>
          <w:color w:val="auto"/>
        </w:rPr>
        <w:t>mw</w:t>
      </w:r>
      <w:proofErr w:type="spellEnd"/>
      <w:r w:rsidRPr="00930928">
        <w:rPr>
          <w:b/>
          <w:bCs/>
          <w:i w:val="0"/>
          <w:iCs w:val="0"/>
          <w:color w:val="auto"/>
        </w:rPr>
        <w:t xml:space="preserve"> file.</w:t>
      </w:r>
    </w:p>
    <w:p w14:paraId="072C388B" w14:textId="2C7B34DB" w:rsidR="00B16695" w:rsidRDefault="00927218" w:rsidP="00B16695">
      <w:pPr>
        <w:pStyle w:val="Heading3"/>
      </w:pPr>
      <w:bookmarkStart w:id="610" w:name="_Toc174099289"/>
      <w:r>
        <w:t>o</w:t>
      </w:r>
      <w:r w:rsidR="00D01E8C">
        <w:t>xy</w:t>
      </w:r>
      <w:r w:rsidR="002D42BC">
        <w:t>g</w:t>
      </w:r>
      <w:r w:rsidR="00D01E8C">
        <w:t>en-</w:t>
      </w:r>
      <w:proofErr w:type="spellStart"/>
      <w:r>
        <w:t>m</w:t>
      </w:r>
      <w:r w:rsidR="00D01E8C">
        <w:t>etal</w:t>
      </w:r>
      <w:r>
        <w:t>_Ratios</w:t>
      </w:r>
      <w:proofErr w:type="spellEnd"/>
      <w:r w:rsidR="00B16695">
        <w:t xml:space="preserve"> File</w:t>
      </w:r>
      <w:bookmarkEnd w:id="606"/>
      <w:bookmarkEnd w:id="610"/>
    </w:p>
    <w:p w14:paraId="4681E777" w14:textId="36861CCC" w:rsidR="00B16695" w:rsidRDefault="002D42BC" w:rsidP="00B16695">
      <w:pPr>
        <w:jc w:val="both"/>
      </w:pPr>
      <w:r>
        <w:t>The Oxygen-to-Metal file contains the assumed oxygen-to-metal mass-based ratio for common metal species in PM</w:t>
      </w:r>
      <w:r w:rsidRPr="002D42BC">
        <w:rPr>
          <w:vertAlign w:val="subscript"/>
        </w:rPr>
        <w:t>2.5</w:t>
      </w:r>
      <w:r>
        <w:t xml:space="preserve"> speciation profiles. </w:t>
      </w:r>
      <w:r w:rsidR="00DC39B6">
        <w:t xml:space="preserve">This file is </w:t>
      </w:r>
      <w:r w:rsidR="00BB5CD3">
        <w:t>only</w:t>
      </w:r>
      <w:r w:rsidR="00DC39B6">
        <w:t xml:space="preserve"> used when generating the GSPRO for executions when the OUTPUT is set to PM (see </w:t>
      </w:r>
      <w:r w:rsidR="00E03DC7">
        <w:t xml:space="preserve">Section </w:t>
      </w:r>
      <w:r w:rsidR="00E03DC7">
        <w:fldChar w:fldCharType="begin"/>
      </w:r>
      <w:r w:rsidR="00E03DC7">
        <w:instrText xml:space="preserve"> REF _Ref115701326 \r \h </w:instrText>
      </w:r>
      <w:r w:rsidR="00E03DC7">
        <w:fldChar w:fldCharType="separate"/>
      </w:r>
      <w:r w:rsidR="00524E1B">
        <w:t>2.4</w:t>
      </w:r>
      <w:r w:rsidR="00E03DC7">
        <w:fldChar w:fldCharType="end"/>
      </w:r>
      <w:r w:rsidR="00DC39B6">
        <w:t>) and the PROFILE_TYPE of the profile being processed is “PM”</w:t>
      </w:r>
      <w:r w:rsidR="00267B3C">
        <w:t xml:space="preserve"> (i.e., not </w:t>
      </w:r>
      <w:ins w:id="611" w:author="Seltzer, Karl" w:date="2024-08-07T13:57:00Z">
        <w:r w:rsidR="0050737F">
          <w:t xml:space="preserve">already </w:t>
        </w:r>
      </w:ins>
      <w:r w:rsidR="00267B3C">
        <w:t>processed into a PM-AE6 or PM-CR1 profile)</w:t>
      </w:r>
      <w:r w:rsidR="00DC39B6">
        <w:t>. The information stored in this file helps</w:t>
      </w:r>
      <w:r w:rsidR="004B69B9">
        <w:t xml:space="preserve"> perform the “</w:t>
      </w:r>
      <w:r w:rsidR="00D15764">
        <w:t>PM</w:t>
      </w:r>
      <w:r w:rsidR="004B69B9">
        <w:t>-</w:t>
      </w:r>
      <w:r w:rsidR="00D15764">
        <w:t>P</w:t>
      </w:r>
      <w:r w:rsidR="004B69B9">
        <w:t xml:space="preserve">rotocol” (see </w:t>
      </w:r>
      <w:r w:rsidR="004B69B9" w:rsidRPr="005213FA">
        <w:t xml:space="preserve">Appendix </w:t>
      </w:r>
      <w:r w:rsidR="00D15764">
        <w:t>B</w:t>
      </w:r>
      <w:r w:rsidR="004B69B9">
        <w:t>)</w:t>
      </w:r>
      <w:r w:rsidR="00DC39B6">
        <w:t xml:space="preserve"> </w:t>
      </w:r>
      <w:r w:rsidR="004B69B9">
        <w:t xml:space="preserve">and follows the methods first developed in Reff et al. (2009). </w:t>
      </w:r>
      <w:r w:rsidR="00DC39B6">
        <w:t xml:space="preserve">This dataset is comma delimited and composed of three columns with the header indicating the contents of each column: </w:t>
      </w:r>
      <w:r w:rsidR="00E053CC">
        <w:t>SPECIES_ID</w:t>
      </w:r>
      <w:r w:rsidR="00DC39B6">
        <w:t xml:space="preserve">, Species, and </w:t>
      </w:r>
      <w:r w:rsidR="00153B48">
        <w:t>oxy/</w:t>
      </w:r>
      <w:proofErr w:type="spellStart"/>
      <w:r w:rsidR="00153B48">
        <w:t>metal_ratio</w:t>
      </w:r>
      <w:proofErr w:type="spellEnd"/>
      <w:r w:rsidR="00DC39B6">
        <w:t>.</w:t>
      </w:r>
    </w:p>
    <w:tbl>
      <w:tblPr>
        <w:tblStyle w:val="TableGrid"/>
        <w:tblW w:w="0" w:type="auto"/>
        <w:tblLook w:val="04A0" w:firstRow="1" w:lastRow="0" w:firstColumn="1" w:lastColumn="0" w:noHBand="0" w:noVBand="1"/>
      </w:tblPr>
      <w:tblGrid>
        <w:gridCol w:w="950"/>
        <w:gridCol w:w="3185"/>
        <w:gridCol w:w="5215"/>
      </w:tblGrid>
      <w:tr w:rsidR="0089090D" w14:paraId="582621EC" w14:textId="77777777" w:rsidTr="001202FE">
        <w:tc>
          <w:tcPr>
            <w:tcW w:w="950" w:type="dxa"/>
            <w:shd w:val="clear" w:color="auto" w:fill="D9D9D9" w:themeFill="background1" w:themeFillShade="D9"/>
            <w:vAlign w:val="center"/>
          </w:tcPr>
          <w:p w14:paraId="5B8C996A" w14:textId="77777777" w:rsidR="0089090D" w:rsidRPr="00B87355" w:rsidRDefault="0089090D" w:rsidP="00690EB7">
            <w:pPr>
              <w:jc w:val="center"/>
              <w:rPr>
                <w:b/>
                <w:bCs/>
              </w:rPr>
            </w:pPr>
            <w:r w:rsidRPr="00B87355">
              <w:rPr>
                <w:b/>
                <w:bCs/>
              </w:rPr>
              <w:t>Column</w:t>
            </w:r>
          </w:p>
        </w:tc>
        <w:tc>
          <w:tcPr>
            <w:tcW w:w="3185" w:type="dxa"/>
            <w:shd w:val="clear" w:color="auto" w:fill="D9D9D9" w:themeFill="background1" w:themeFillShade="D9"/>
            <w:vAlign w:val="center"/>
          </w:tcPr>
          <w:p w14:paraId="3BE64F2D" w14:textId="77777777" w:rsidR="0089090D" w:rsidRPr="00B87355" w:rsidRDefault="0089090D" w:rsidP="00690EB7">
            <w:pPr>
              <w:jc w:val="center"/>
              <w:rPr>
                <w:b/>
                <w:bCs/>
              </w:rPr>
            </w:pPr>
            <w:r w:rsidRPr="00B87355">
              <w:rPr>
                <w:b/>
                <w:bCs/>
              </w:rPr>
              <w:t>Header</w:t>
            </w:r>
          </w:p>
        </w:tc>
        <w:tc>
          <w:tcPr>
            <w:tcW w:w="5215" w:type="dxa"/>
            <w:shd w:val="clear" w:color="auto" w:fill="D9D9D9" w:themeFill="background1" w:themeFillShade="D9"/>
            <w:vAlign w:val="center"/>
          </w:tcPr>
          <w:p w14:paraId="0D7838C2" w14:textId="77777777" w:rsidR="0089090D" w:rsidRPr="00B87355" w:rsidRDefault="0089090D" w:rsidP="00690EB7">
            <w:pPr>
              <w:jc w:val="center"/>
              <w:rPr>
                <w:b/>
                <w:bCs/>
              </w:rPr>
            </w:pPr>
            <w:r w:rsidRPr="00B87355">
              <w:rPr>
                <w:b/>
                <w:bCs/>
              </w:rPr>
              <w:t>Description</w:t>
            </w:r>
          </w:p>
        </w:tc>
      </w:tr>
      <w:tr w:rsidR="002C62FC" w14:paraId="654C8575" w14:textId="77777777" w:rsidTr="007A7E51">
        <w:tc>
          <w:tcPr>
            <w:tcW w:w="950" w:type="dxa"/>
            <w:vAlign w:val="center"/>
          </w:tcPr>
          <w:p w14:paraId="49F04475" w14:textId="77777777" w:rsidR="002C62FC" w:rsidRDefault="002C62FC" w:rsidP="002C62FC">
            <w:pPr>
              <w:jc w:val="center"/>
            </w:pPr>
            <w:r>
              <w:t>1</w:t>
            </w:r>
          </w:p>
        </w:tc>
        <w:tc>
          <w:tcPr>
            <w:tcW w:w="3185" w:type="dxa"/>
            <w:vAlign w:val="center"/>
          </w:tcPr>
          <w:p w14:paraId="217F21A9" w14:textId="4AAA4EAF" w:rsidR="002C62FC" w:rsidRDefault="002C62FC" w:rsidP="002C62FC">
            <w:pPr>
              <w:jc w:val="center"/>
            </w:pPr>
            <w:r>
              <w:t>SPECIES_ID</w:t>
            </w:r>
          </w:p>
        </w:tc>
        <w:tc>
          <w:tcPr>
            <w:tcW w:w="5215" w:type="dxa"/>
            <w:vAlign w:val="center"/>
          </w:tcPr>
          <w:p w14:paraId="253B0C1D" w14:textId="51096937" w:rsidR="002C62FC" w:rsidRDefault="002C62FC" w:rsidP="002C62FC">
            <w:pPr>
              <w:jc w:val="center"/>
            </w:pPr>
            <w:r>
              <w:t>SPECIATE SPECIES_ID.</w:t>
            </w:r>
          </w:p>
        </w:tc>
      </w:tr>
      <w:tr w:rsidR="0089090D" w14:paraId="08590E2B" w14:textId="77777777" w:rsidTr="007A7E51">
        <w:tc>
          <w:tcPr>
            <w:tcW w:w="950" w:type="dxa"/>
            <w:vAlign w:val="center"/>
          </w:tcPr>
          <w:p w14:paraId="43A8B9F0" w14:textId="77777777" w:rsidR="0089090D" w:rsidRDefault="0089090D" w:rsidP="00690EB7">
            <w:pPr>
              <w:jc w:val="center"/>
            </w:pPr>
            <w:r>
              <w:t>2</w:t>
            </w:r>
          </w:p>
        </w:tc>
        <w:tc>
          <w:tcPr>
            <w:tcW w:w="3185" w:type="dxa"/>
            <w:vAlign w:val="center"/>
          </w:tcPr>
          <w:p w14:paraId="3AF1FD43" w14:textId="6BB8AD58" w:rsidR="0089090D" w:rsidRDefault="002C62FC" w:rsidP="00690EB7">
            <w:pPr>
              <w:jc w:val="center"/>
            </w:pPr>
            <w:r>
              <w:t>Species</w:t>
            </w:r>
          </w:p>
        </w:tc>
        <w:tc>
          <w:tcPr>
            <w:tcW w:w="5215" w:type="dxa"/>
            <w:vAlign w:val="center"/>
          </w:tcPr>
          <w:p w14:paraId="708DBB58" w14:textId="23A285C2" w:rsidR="0089090D" w:rsidRDefault="002C62FC" w:rsidP="00690EB7">
            <w:pPr>
              <w:jc w:val="center"/>
            </w:pPr>
            <w:r>
              <w:t>Elemental symbol for SPECIATE species.</w:t>
            </w:r>
          </w:p>
        </w:tc>
      </w:tr>
      <w:tr w:rsidR="0089090D" w14:paraId="07827CDD" w14:textId="77777777" w:rsidTr="007A7E51">
        <w:tc>
          <w:tcPr>
            <w:tcW w:w="950" w:type="dxa"/>
            <w:vAlign w:val="center"/>
          </w:tcPr>
          <w:p w14:paraId="5B812A03" w14:textId="77777777" w:rsidR="0089090D" w:rsidRDefault="0089090D" w:rsidP="00690EB7">
            <w:pPr>
              <w:jc w:val="center"/>
            </w:pPr>
            <w:r>
              <w:t>3</w:t>
            </w:r>
          </w:p>
        </w:tc>
        <w:tc>
          <w:tcPr>
            <w:tcW w:w="3185" w:type="dxa"/>
            <w:vAlign w:val="center"/>
          </w:tcPr>
          <w:p w14:paraId="05359D3E" w14:textId="2E1D5E40" w:rsidR="0089090D" w:rsidRDefault="00A8649E" w:rsidP="00690EB7">
            <w:pPr>
              <w:keepNext/>
              <w:jc w:val="center"/>
            </w:pPr>
            <w:r>
              <w:t>oxy/</w:t>
            </w:r>
            <w:proofErr w:type="spellStart"/>
            <w:r>
              <w:t>metal_ratio</w:t>
            </w:r>
            <w:proofErr w:type="spellEnd"/>
          </w:p>
        </w:tc>
        <w:tc>
          <w:tcPr>
            <w:tcW w:w="5215" w:type="dxa"/>
            <w:vAlign w:val="center"/>
          </w:tcPr>
          <w:p w14:paraId="74DE196E" w14:textId="534FCBD9" w:rsidR="0089090D" w:rsidRDefault="00A8649E" w:rsidP="00690EB7">
            <w:pPr>
              <w:keepNext/>
              <w:jc w:val="center"/>
            </w:pPr>
            <w:r>
              <w:t>Assumed oxygen-to-metal ratio of SPECIATE species.</w:t>
            </w:r>
          </w:p>
        </w:tc>
      </w:tr>
    </w:tbl>
    <w:p w14:paraId="64225D3D" w14:textId="27F6AA17" w:rsidR="0089090D" w:rsidRPr="00B87355" w:rsidRDefault="0089090D" w:rsidP="0089090D">
      <w:pPr>
        <w:pStyle w:val="Caption"/>
        <w:rPr>
          <w:b/>
          <w:bCs/>
          <w:i w:val="0"/>
          <w:iCs w:val="0"/>
          <w:color w:val="auto"/>
        </w:rPr>
      </w:pPr>
      <w:r w:rsidRPr="00B87355">
        <w:rPr>
          <w:b/>
          <w:bCs/>
          <w:i w:val="0"/>
          <w:iCs w:val="0"/>
          <w:color w:val="auto"/>
        </w:rPr>
        <w:t xml:space="preserve">Table </w:t>
      </w:r>
      <w:ins w:id="612" w:author="Seltzer, Karl" w:date="2024-08-12T11:33:00Z">
        <w:r w:rsidR="00AE789A">
          <w:rPr>
            <w:b/>
            <w:bCs/>
            <w:i w:val="0"/>
            <w:iCs w:val="0"/>
            <w:color w:val="auto"/>
          </w:rPr>
          <w:fldChar w:fldCharType="begin"/>
        </w:r>
        <w:r w:rsidR="00AE789A">
          <w:rPr>
            <w:b/>
            <w:bCs/>
            <w:i w:val="0"/>
            <w:iCs w:val="0"/>
            <w:color w:val="auto"/>
          </w:rPr>
          <w:instrText xml:space="preserve"> SEQ Table \* ARABIC </w:instrText>
        </w:r>
      </w:ins>
      <w:r w:rsidR="00AE789A">
        <w:rPr>
          <w:b/>
          <w:bCs/>
          <w:i w:val="0"/>
          <w:iCs w:val="0"/>
          <w:color w:val="auto"/>
        </w:rPr>
        <w:fldChar w:fldCharType="separate"/>
      </w:r>
      <w:ins w:id="613" w:author="Seltzer, Karl" w:date="2024-08-12T11:33:00Z">
        <w:r w:rsidR="00AE789A">
          <w:rPr>
            <w:b/>
            <w:bCs/>
            <w:i w:val="0"/>
            <w:iCs w:val="0"/>
            <w:noProof/>
            <w:color w:val="auto"/>
          </w:rPr>
          <w:t>10</w:t>
        </w:r>
        <w:r w:rsidR="00AE789A">
          <w:rPr>
            <w:b/>
            <w:bCs/>
            <w:i w:val="0"/>
            <w:iCs w:val="0"/>
            <w:color w:val="auto"/>
          </w:rPr>
          <w:fldChar w:fldCharType="end"/>
        </w:r>
      </w:ins>
      <w:del w:id="614" w:author="Seltzer, Karl" w:date="2024-08-12T11:33:00Z">
        <w:r w:rsidRPr="00B87355" w:rsidDel="00AE789A">
          <w:rPr>
            <w:b/>
            <w:bCs/>
            <w:i w:val="0"/>
            <w:iCs w:val="0"/>
            <w:color w:val="auto"/>
          </w:rPr>
          <w:fldChar w:fldCharType="begin"/>
        </w:r>
        <w:r w:rsidRPr="00B87355" w:rsidDel="00AE789A">
          <w:rPr>
            <w:b/>
            <w:bCs/>
            <w:i w:val="0"/>
            <w:iCs w:val="0"/>
            <w:color w:val="auto"/>
          </w:rPr>
          <w:delInstrText xml:space="preserve"> SEQ Table \* ARABIC </w:delInstrText>
        </w:r>
        <w:r w:rsidRPr="00B87355" w:rsidDel="00AE789A">
          <w:rPr>
            <w:b/>
            <w:bCs/>
            <w:i w:val="0"/>
            <w:iCs w:val="0"/>
            <w:color w:val="auto"/>
          </w:rPr>
          <w:fldChar w:fldCharType="separate"/>
        </w:r>
        <w:r w:rsidR="00524E1B" w:rsidDel="00AE789A">
          <w:rPr>
            <w:b/>
            <w:bCs/>
            <w:i w:val="0"/>
            <w:iCs w:val="0"/>
            <w:noProof/>
            <w:color w:val="auto"/>
          </w:rPr>
          <w:delText>10</w:delText>
        </w:r>
        <w:r w:rsidRPr="00B87355" w:rsidDel="00AE789A">
          <w:rPr>
            <w:b/>
            <w:bCs/>
            <w:i w:val="0"/>
            <w:iCs w:val="0"/>
            <w:color w:val="auto"/>
          </w:rPr>
          <w:fldChar w:fldCharType="end"/>
        </w:r>
      </w:del>
      <w:r w:rsidRPr="00B87355">
        <w:rPr>
          <w:b/>
          <w:bCs/>
          <w:i w:val="0"/>
          <w:iCs w:val="0"/>
          <w:color w:val="auto"/>
        </w:rPr>
        <w:t xml:space="preserve">: </w:t>
      </w:r>
      <w:r>
        <w:rPr>
          <w:b/>
          <w:bCs/>
          <w:i w:val="0"/>
          <w:iCs w:val="0"/>
          <w:color w:val="auto"/>
        </w:rPr>
        <w:t>File format for mechanism_forImport file.</w:t>
      </w:r>
    </w:p>
    <w:p w14:paraId="00999833" w14:textId="235DA6C0" w:rsidR="00B16695" w:rsidRDefault="00D01E8C" w:rsidP="00B16695">
      <w:pPr>
        <w:pStyle w:val="Heading3"/>
      </w:pPr>
      <w:bookmarkStart w:id="615" w:name="_Ref114665825"/>
      <w:bookmarkStart w:id="616" w:name="_Toc113448793"/>
      <w:bookmarkStart w:id="617" w:name="_Toc174099290"/>
      <w:proofErr w:type="spellStart"/>
      <w:r>
        <w:t>POA</w:t>
      </w:r>
      <w:r w:rsidR="00927218">
        <w:t>_m</w:t>
      </w:r>
      <w:r>
        <w:t>apping</w:t>
      </w:r>
      <w:proofErr w:type="spellEnd"/>
      <w:r w:rsidR="00B16695">
        <w:t xml:space="preserve"> File</w:t>
      </w:r>
      <w:bookmarkEnd w:id="615"/>
      <w:bookmarkEnd w:id="616"/>
      <w:bookmarkEnd w:id="617"/>
    </w:p>
    <w:p w14:paraId="1F709972" w14:textId="39466FAD" w:rsidR="00B16695" w:rsidRDefault="37C4A0A8" w:rsidP="00B16695">
      <w:pPr>
        <w:jc w:val="both"/>
      </w:pPr>
      <w:r>
        <w:t xml:space="preserve">The POA Mapping file </w:t>
      </w:r>
      <w:r w:rsidR="103FE82F">
        <w:t>facilitate</w:t>
      </w:r>
      <w:r w:rsidR="0463FC92">
        <w:t>s</w:t>
      </w:r>
      <w:r w:rsidR="103FE82F">
        <w:t xml:space="preserve"> the conversion of different profile types (i.e., PM-AE6, PM-CR1) within the S2S-Tool. </w:t>
      </w:r>
      <w:r w:rsidR="256A573D">
        <w:t>This file is</w:t>
      </w:r>
      <w:r w:rsidR="0045094E">
        <w:t xml:space="preserve"> only</w:t>
      </w:r>
      <w:r w:rsidR="256A573D">
        <w:t xml:space="preserve"> used when generating the GSPRO for executions when the OUTPUT is set to PM (see </w:t>
      </w:r>
      <w:r w:rsidR="00E03DC7">
        <w:t xml:space="preserve">Section </w:t>
      </w:r>
      <w:r w:rsidR="00E03DC7">
        <w:fldChar w:fldCharType="begin"/>
      </w:r>
      <w:r w:rsidR="00E03DC7">
        <w:instrText xml:space="preserve"> REF _Ref115701326 \r \h </w:instrText>
      </w:r>
      <w:r w:rsidR="00E03DC7">
        <w:fldChar w:fldCharType="separate"/>
      </w:r>
      <w:r w:rsidR="00524E1B">
        <w:t>2.4</w:t>
      </w:r>
      <w:r w:rsidR="00E03DC7">
        <w:fldChar w:fldCharType="end"/>
      </w:r>
      <w:r w:rsidR="256A573D">
        <w:t>)</w:t>
      </w:r>
      <w:r w:rsidR="2D77057B">
        <w:t xml:space="preserve">. The file includes all particulate organic matter SPECIATE species, an indicator if the species is organic carbon (OC), non-carbon organic matter (NCOM), or organic matter (OM), </w:t>
      </w:r>
      <w:r w:rsidR="69AF576F">
        <w:t xml:space="preserve">an integer for the volatility bin of the species (e.g., “1” </w:t>
      </w:r>
      <w:r w:rsidR="69AF576F" w:rsidRPr="004439C0">
        <w:t xml:space="preserve">if </w:t>
      </w:r>
      <w:r w:rsidR="69AF576F">
        <w:t xml:space="preserve">the saturation concentration (C*) of the species meets the following specifications: </w:t>
      </w:r>
      <w:r w:rsidR="69AF576F" w:rsidRPr="665A79EB">
        <w:rPr>
          <w:rFonts w:eastAsia="Times New Roman"/>
          <w:color w:val="000000"/>
        </w:rPr>
        <w:t>10</w:t>
      </w:r>
      <w:r w:rsidR="69AF576F" w:rsidRPr="665A79EB">
        <w:rPr>
          <w:rFonts w:eastAsia="Times New Roman"/>
          <w:color w:val="000000"/>
          <w:vertAlign w:val="superscript"/>
        </w:rPr>
        <w:t>0.5</w:t>
      </w:r>
      <w:r w:rsidR="69AF576F" w:rsidRPr="665A79EB">
        <w:rPr>
          <w:rFonts w:eastAsia="Times New Roman"/>
          <w:color w:val="000000"/>
        </w:rPr>
        <w:t xml:space="preserve"> &lt; log</w:t>
      </w:r>
      <w:r w:rsidR="69AF576F" w:rsidRPr="665A79EB">
        <w:rPr>
          <w:rFonts w:eastAsia="Times New Roman"/>
          <w:color w:val="000000"/>
          <w:vertAlign w:val="subscript"/>
        </w:rPr>
        <w:t>10</w:t>
      </w:r>
      <w:r w:rsidR="69AF576F" w:rsidRPr="665A79EB">
        <w:rPr>
          <w:rFonts w:eastAsia="Times New Roman"/>
          <w:color w:val="000000"/>
        </w:rPr>
        <w:t>(C*) &lt; 10</w:t>
      </w:r>
      <w:r w:rsidR="69AF576F" w:rsidRPr="665A79EB">
        <w:rPr>
          <w:rFonts w:eastAsia="Times New Roman"/>
          <w:color w:val="000000"/>
          <w:vertAlign w:val="superscript"/>
        </w:rPr>
        <w:t>1.5</w:t>
      </w:r>
      <w:r w:rsidR="69AF576F" w:rsidRPr="665A79EB">
        <w:rPr>
          <w:rFonts w:eastAsia="Times New Roman"/>
          <w:color w:val="000000"/>
        </w:rPr>
        <w:t>; “-999” if the species is nonvolatile</w:t>
      </w:r>
      <w:r w:rsidR="002663C3">
        <w:rPr>
          <w:rFonts w:eastAsia="Times New Roman"/>
          <w:color w:val="000000"/>
        </w:rPr>
        <w:t>; etc</w:t>
      </w:r>
      <w:r w:rsidR="69AF576F" w:rsidRPr="665A79EB">
        <w:rPr>
          <w:rFonts w:eastAsia="Times New Roman"/>
          <w:color w:val="000000"/>
        </w:rPr>
        <w:t>), and the module</w:t>
      </w:r>
      <w:r w:rsidR="00C87FC8">
        <w:rPr>
          <w:rFonts w:eastAsia="Times New Roman"/>
          <w:color w:val="000000"/>
        </w:rPr>
        <w:t>-</w:t>
      </w:r>
      <w:r w:rsidR="69AF576F" w:rsidRPr="665A79EB">
        <w:rPr>
          <w:rFonts w:eastAsia="Times New Roman"/>
          <w:color w:val="000000"/>
        </w:rPr>
        <w:t>specific mapping for each species.</w:t>
      </w:r>
      <w:r w:rsidR="3218B3B5" w:rsidRPr="00135A7E">
        <w:t xml:space="preserve"> </w:t>
      </w:r>
      <w:r w:rsidR="3218B3B5">
        <w:t xml:space="preserve">This dataset is comma delimited and composed of </w:t>
      </w:r>
      <w:r w:rsidR="00BE745A">
        <w:t>five</w:t>
      </w:r>
      <w:r w:rsidR="3218B3B5">
        <w:t xml:space="preserve"> columns with the header indicating the contents of each column: SPECIES_ID, </w:t>
      </w:r>
      <w:r w:rsidR="488810E3">
        <w:t>OM/OC/NCOM</w:t>
      </w:r>
      <w:r w:rsidR="3218B3B5">
        <w:t xml:space="preserve">, </w:t>
      </w:r>
      <w:r w:rsidR="488810E3">
        <w:t xml:space="preserve">SV-POA, PM-AE6, </w:t>
      </w:r>
      <w:ins w:id="618" w:author="Seltzer, Karl" w:date="2024-08-07T13:58:00Z">
        <w:r w:rsidR="00FA2D5B">
          <w:t xml:space="preserve">PM-CR1, </w:t>
        </w:r>
      </w:ins>
      <w:r w:rsidR="3218B3B5">
        <w:t xml:space="preserve">and </w:t>
      </w:r>
      <w:r w:rsidR="488810E3">
        <w:t>PM-</w:t>
      </w:r>
      <w:del w:id="619" w:author="Seltzer, Karl" w:date="2024-08-07T13:58:00Z">
        <w:r w:rsidR="488810E3" w:rsidDel="00FA2D5B">
          <w:delText>CR1</w:delText>
        </w:r>
      </w:del>
      <w:ins w:id="620" w:author="Seltzer, Karl" w:date="2024-08-07T13:58:00Z">
        <w:r w:rsidR="00FA2D5B">
          <w:t>CR2</w:t>
        </w:r>
      </w:ins>
      <w:r w:rsidR="3218B3B5">
        <w:t>.</w:t>
      </w:r>
    </w:p>
    <w:tbl>
      <w:tblPr>
        <w:tblStyle w:val="TableGrid"/>
        <w:tblW w:w="9350" w:type="dxa"/>
        <w:tblLook w:val="04A0" w:firstRow="1" w:lastRow="0" w:firstColumn="1" w:lastColumn="0" w:noHBand="0" w:noVBand="1"/>
      </w:tblPr>
      <w:tblGrid>
        <w:gridCol w:w="950"/>
        <w:gridCol w:w="1845"/>
        <w:gridCol w:w="6555"/>
      </w:tblGrid>
      <w:tr w:rsidR="00870A13" w14:paraId="7306A29A" w14:textId="77777777" w:rsidTr="001202FE">
        <w:tc>
          <w:tcPr>
            <w:tcW w:w="950" w:type="dxa"/>
            <w:shd w:val="clear" w:color="auto" w:fill="D9D9D9" w:themeFill="background1" w:themeFillShade="D9"/>
            <w:vAlign w:val="center"/>
          </w:tcPr>
          <w:p w14:paraId="4F6328E1" w14:textId="77777777" w:rsidR="00870A13" w:rsidRPr="00B87355" w:rsidRDefault="00870A13" w:rsidP="00690EB7">
            <w:pPr>
              <w:jc w:val="center"/>
              <w:rPr>
                <w:b/>
                <w:bCs/>
              </w:rPr>
            </w:pPr>
            <w:r w:rsidRPr="00B87355">
              <w:rPr>
                <w:b/>
                <w:bCs/>
              </w:rPr>
              <w:t>Column</w:t>
            </w:r>
          </w:p>
        </w:tc>
        <w:tc>
          <w:tcPr>
            <w:tcW w:w="1845" w:type="dxa"/>
            <w:shd w:val="clear" w:color="auto" w:fill="D9D9D9" w:themeFill="background1" w:themeFillShade="D9"/>
            <w:vAlign w:val="center"/>
          </w:tcPr>
          <w:p w14:paraId="2A2413BC" w14:textId="77777777" w:rsidR="00870A13" w:rsidRPr="00B87355" w:rsidRDefault="00870A13" w:rsidP="00690EB7">
            <w:pPr>
              <w:jc w:val="center"/>
              <w:rPr>
                <w:b/>
                <w:bCs/>
              </w:rPr>
            </w:pPr>
            <w:r w:rsidRPr="00B87355">
              <w:rPr>
                <w:b/>
                <w:bCs/>
              </w:rPr>
              <w:t>Header</w:t>
            </w:r>
          </w:p>
        </w:tc>
        <w:tc>
          <w:tcPr>
            <w:tcW w:w="6555" w:type="dxa"/>
            <w:shd w:val="clear" w:color="auto" w:fill="D9D9D9" w:themeFill="background1" w:themeFillShade="D9"/>
            <w:vAlign w:val="center"/>
          </w:tcPr>
          <w:p w14:paraId="4515DE86" w14:textId="77777777" w:rsidR="00870A13" w:rsidRPr="00B87355" w:rsidRDefault="00870A13" w:rsidP="00690EB7">
            <w:pPr>
              <w:jc w:val="center"/>
              <w:rPr>
                <w:b/>
                <w:bCs/>
              </w:rPr>
            </w:pPr>
            <w:r w:rsidRPr="00B87355">
              <w:rPr>
                <w:b/>
                <w:bCs/>
              </w:rPr>
              <w:t>Description</w:t>
            </w:r>
          </w:p>
        </w:tc>
      </w:tr>
      <w:tr w:rsidR="00870A13" w14:paraId="34400F6F" w14:textId="77777777" w:rsidTr="00884156">
        <w:tc>
          <w:tcPr>
            <w:tcW w:w="950" w:type="dxa"/>
            <w:vAlign w:val="center"/>
          </w:tcPr>
          <w:p w14:paraId="6098EBAC" w14:textId="77777777" w:rsidR="00870A13" w:rsidRDefault="00870A13" w:rsidP="00690EB7">
            <w:pPr>
              <w:jc w:val="center"/>
            </w:pPr>
            <w:r>
              <w:t>1</w:t>
            </w:r>
          </w:p>
        </w:tc>
        <w:tc>
          <w:tcPr>
            <w:tcW w:w="1845" w:type="dxa"/>
            <w:vAlign w:val="center"/>
          </w:tcPr>
          <w:p w14:paraId="65961DE4" w14:textId="77777777" w:rsidR="00870A13" w:rsidRDefault="00870A13" w:rsidP="00690EB7">
            <w:pPr>
              <w:jc w:val="center"/>
            </w:pPr>
            <w:r>
              <w:t>SPECIES_ID</w:t>
            </w:r>
          </w:p>
        </w:tc>
        <w:tc>
          <w:tcPr>
            <w:tcW w:w="6555" w:type="dxa"/>
            <w:vAlign w:val="center"/>
          </w:tcPr>
          <w:p w14:paraId="4B05B00F" w14:textId="77777777" w:rsidR="00870A13" w:rsidRDefault="00870A13" w:rsidP="00690EB7">
            <w:pPr>
              <w:jc w:val="center"/>
            </w:pPr>
            <w:r>
              <w:t>SPECIATE SPECIES_ID.</w:t>
            </w:r>
          </w:p>
        </w:tc>
      </w:tr>
      <w:tr w:rsidR="00870A13" w14:paraId="6A1DA65E" w14:textId="77777777" w:rsidTr="00884156">
        <w:tc>
          <w:tcPr>
            <w:tcW w:w="950" w:type="dxa"/>
            <w:vAlign w:val="center"/>
          </w:tcPr>
          <w:p w14:paraId="189CE2F4" w14:textId="77777777" w:rsidR="00870A13" w:rsidRDefault="00870A13" w:rsidP="00690EB7">
            <w:pPr>
              <w:jc w:val="center"/>
            </w:pPr>
            <w:r>
              <w:t>2</w:t>
            </w:r>
          </w:p>
        </w:tc>
        <w:tc>
          <w:tcPr>
            <w:tcW w:w="1845" w:type="dxa"/>
            <w:vAlign w:val="center"/>
          </w:tcPr>
          <w:p w14:paraId="55BB6502" w14:textId="38B0425B" w:rsidR="00870A13" w:rsidRDefault="004251F1" w:rsidP="00690EB7">
            <w:pPr>
              <w:jc w:val="center"/>
            </w:pPr>
            <w:r>
              <w:t>OM/OC/NCOM</w:t>
            </w:r>
          </w:p>
        </w:tc>
        <w:tc>
          <w:tcPr>
            <w:tcW w:w="6555" w:type="dxa"/>
            <w:vAlign w:val="center"/>
          </w:tcPr>
          <w:p w14:paraId="111EEAAD" w14:textId="00CAEED2" w:rsidR="00870A13" w:rsidRDefault="004251F1" w:rsidP="00690EB7">
            <w:pPr>
              <w:jc w:val="center"/>
            </w:pPr>
            <w:r>
              <w:t>OM, OC, NCOM indicator of SPECIATE species.</w:t>
            </w:r>
          </w:p>
        </w:tc>
      </w:tr>
      <w:tr w:rsidR="00870A13" w14:paraId="50A2A762" w14:textId="77777777" w:rsidTr="00884156">
        <w:tc>
          <w:tcPr>
            <w:tcW w:w="950" w:type="dxa"/>
            <w:vAlign w:val="center"/>
          </w:tcPr>
          <w:p w14:paraId="0E8454D8" w14:textId="77777777" w:rsidR="00870A13" w:rsidRDefault="00870A13" w:rsidP="00690EB7">
            <w:pPr>
              <w:jc w:val="center"/>
            </w:pPr>
            <w:r>
              <w:t>3</w:t>
            </w:r>
          </w:p>
        </w:tc>
        <w:tc>
          <w:tcPr>
            <w:tcW w:w="1845" w:type="dxa"/>
            <w:vAlign w:val="center"/>
          </w:tcPr>
          <w:p w14:paraId="05B79D24" w14:textId="621E0707" w:rsidR="00870A13" w:rsidRDefault="219C5251" w:rsidP="00690EB7">
            <w:pPr>
              <w:keepNext/>
              <w:jc w:val="center"/>
            </w:pPr>
            <w:r>
              <w:t>SV-POA</w:t>
            </w:r>
          </w:p>
        </w:tc>
        <w:tc>
          <w:tcPr>
            <w:tcW w:w="6555" w:type="dxa"/>
            <w:vAlign w:val="center"/>
          </w:tcPr>
          <w:p w14:paraId="70142A2B" w14:textId="37D45DE8" w:rsidR="00870A13" w:rsidRDefault="004251F1" w:rsidP="00690EB7">
            <w:pPr>
              <w:keepNext/>
              <w:jc w:val="center"/>
            </w:pPr>
            <w:r>
              <w:t>SV-POA volatility bin. If SPECIATE species is nonvolatile, value should be “-999”.</w:t>
            </w:r>
          </w:p>
        </w:tc>
      </w:tr>
      <w:tr w:rsidR="004251F1" w14:paraId="113F1FDC" w14:textId="77777777" w:rsidTr="00884156">
        <w:tc>
          <w:tcPr>
            <w:tcW w:w="950" w:type="dxa"/>
            <w:vAlign w:val="center"/>
          </w:tcPr>
          <w:p w14:paraId="74881774" w14:textId="7C9BC648" w:rsidR="004251F1" w:rsidRDefault="004251F1" w:rsidP="00690EB7">
            <w:pPr>
              <w:jc w:val="center"/>
            </w:pPr>
            <w:r>
              <w:t>4</w:t>
            </w:r>
          </w:p>
        </w:tc>
        <w:tc>
          <w:tcPr>
            <w:tcW w:w="1845" w:type="dxa"/>
            <w:vAlign w:val="center"/>
          </w:tcPr>
          <w:p w14:paraId="23F8B8A0" w14:textId="576DF334" w:rsidR="004251F1" w:rsidRDefault="004251F1" w:rsidP="00690EB7">
            <w:pPr>
              <w:keepNext/>
              <w:jc w:val="center"/>
            </w:pPr>
            <w:r>
              <w:t>PM-AE6</w:t>
            </w:r>
          </w:p>
        </w:tc>
        <w:tc>
          <w:tcPr>
            <w:tcW w:w="6555" w:type="dxa"/>
            <w:vAlign w:val="center"/>
          </w:tcPr>
          <w:p w14:paraId="17CF92CA" w14:textId="75B010F6" w:rsidR="004251F1" w:rsidRDefault="00E602DE" w:rsidP="00690EB7">
            <w:pPr>
              <w:keepNext/>
              <w:jc w:val="center"/>
            </w:pPr>
            <w:r>
              <w:t>Mapping of SPECIATE species to the PM-AE6 aerosol-phase species.</w:t>
            </w:r>
          </w:p>
        </w:tc>
      </w:tr>
      <w:tr w:rsidR="004251F1" w14:paraId="5646FE6F" w14:textId="77777777" w:rsidTr="00884156">
        <w:tc>
          <w:tcPr>
            <w:tcW w:w="950" w:type="dxa"/>
            <w:vAlign w:val="center"/>
          </w:tcPr>
          <w:p w14:paraId="5AEA4F78" w14:textId="7C625FF8" w:rsidR="004251F1" w:rsidRDefault="003A3713" w:rsidP="00690EB7">
            <w:pPr>
              <w:jc w:val="center"/>
            </w:pPr>
            <w:r>
              <w:t>5</w:t>
            </w:r>
          </w:p>
        </w:tc>
        <w:tc>
          <w:tcPr>
            <w:tcW w:w="1845" w:type="dxa"/>
            <w:vAlign w:val="center"/>
          </w:tcPr>
          <w:p w14:paraId="69F78B94" w14:textId="2A37A5D7" w:rsidR="004251F1" w:rsidRDefault="004251F1" w:rsidP="00690EB7">
            <w:pPr>
              <w:keepNext/>
              <w:jc w:val="center"/>
            </w:pPr>
            <w:r>
              <w:t>PM-CR1</w:t>
            </w:r>
          </w:p>
        </w:tc>
        <w:tc>
          <w:tcPr>
            <w:tcW w:w="6555" w:type="dxa"/>
            <w:vAlign w:val="center"/>
          </w:tcPr>
          <w:p w14:paraId="58B29690" w14:textId="06BA9F23" w:rsidR="004251F1" w:rsidRDefault="00E602DE" w:rsidP="00690EB7">
            <w:pPr>
              <w:keepNext/>
              <w:jc w:val="center"/>
            </w:pPr>
            <w:r>
              <w:t>Mapping of SPECIATE species to the PM-CR1 aerosol-phase species.</w:t>
            </w:r>
          </w:p>
        </w:tc>
      </w:tr>
      <w:tr w:rsidR="009C47B2" w14:paraId="4E854AD1" w14:textId="77777777" w:rsidTr="00884156">
        <w:trPr>
          <w:ins w:id="621" w:author="Seltzer, Karl" w:date="2024-08-07T13:58:00Z"/>
        </w:trPr>
        <w:tc>
          <w:tcPr>
            <w:tcW w:w="950" w:type="dxa"/>
            <w:vAlign w:val="center"/>
          </w:tcPr>
          <w:p w14:paraId="37628127" w14:textId="2DD274BE" w:rsidR="009C47B2" w:rsidRDefault="009C47B2" w:rsidP="009C47B2">
            <w:pPr>
              <w:jc w:val="center"/>
              <w:rPr>
                <w:ins w:id="622" w:author="Seltzer, Karl" w:date="2024-08-07T13:58:00Z"/>
              </w:rPr>
            </w:pPr>
            <w:ins w:id="623" w:author="Seltzer, Karl" w:date="2024-08-07T13:59:00Z">
              <w:r>
                <w:lastRenderedPageBreak/>
                <w:t>6</w:t>
              </w:r>
            </w:ins>
          </w:p>
        </w:tc>
        <w:tc>
          <w:tcPr>
            <w:tcW w:w="1845" w:type="dxa"/>
            <w:vAlign w:val="center"/>
          </w:tcPr>
          <w:p w14:paraId="59018737" w14:textId="11F3E910" w:rsidR="009C47B2" w:rsidRDefault="009C47B2" w:rsidP="009C47B2">
            <w:pPr>
              <w:keepNext/>
              <w:jc w:val="center"/>
              <w:rPr>
                <w:ins w:id="624" w:author="Seltzer, Karl" w:date="2024-08-07T13:58:00Z"/>
              </w:rPr>
            </w:pPr>
            <w:ins w:id="625" w:author="Seltzer, Karl" w:date="2024-08-07T13:59:00Z">
              <w:r>
                <w:t>PM-CR2</w:t>
              </w:r>
            </w:ins>
          </w:p>
        </w:tc>
        <w:tc>
          <w:tcPr>
            <w:tcW w:w="6555" w:type="dxa"/>
            <w:vAlign w:val="center"/>
          </w:tcPr>
          <w:p w14:paraId="2AAD1EDA" w14:textId="0FF14939" w:rsidR="009C47B2" w:rsidRDefault="009C47B2" w:rsidP="009C47B2">
            <w:pPr>
              <w:keepNext/>
              <w:jc w:val="center"/>
              <w:rPr>
                <w:ins w:id="626" w:author="Seltzer, Karl" w:date="2024-08-07T13:58:00Z"/>
              </w:rPr>
            </w:pPr>
            <w:ins w:id="627" w:author="Seltzer, Karl" w:date="2024-08-07T13:59:00Z">
              <w:r>
                <w:t>Mapping of SPECIATE species to the PM-CR2 aerosol-phase species.</w:t>
              </w:r>
            </w:ins>
          </w:p>
        </w:tc>
      </w:tr>
    </w:tbl>
    <w:p w14:paraId="0AFC4CDF" w14:textId="3F7204B1" w:rsidR="00870A13" w:rsidRPr="00B87355" w:rsidRDefault="00870A13" w:rsidP="00870A13">
      <w:pPr>
        <w:pStyle w:val="Caption"/>
        <w:rPr>
          <w:b/>
          <w:bCs/>
          <w:i w:val="0"/>
          <w:iCs w:val="0"/>
          <w:color w:val="auto"/>
        </w:rPr>
      </w:pPr>
      <w:r w:rsidRPr="00B87355">
        <w:rPr>
          <w:b/>
          <w:bCs/>
          <w:i w:val="0"/>
          <w:iCs w:val="0"/>
          <w:color w:val="auto"/>
        </w:rPr>
        <w:t xml:space="preserve">Table </w:t>
      </w:r>
      <w:ins w:id="628" w:author="Seltzer, Karl" w:date="2024-08-12T11:33:00Z">
        <w:r w:rsidR="00AE789A">
          <w:rPr>
            <w:b/>
            <w:bCs/>
            <w:i w:val="0"/>
            <w:iCs w:val="0"/>
            <w:color w:val="auto"/>
          </w:rPr>
          <w:fldChar w:fldCharType="begin"/>
        </w:r>
        <w:r w:rsidR="00AE789A">
          <w:rPr>
            <w:b/>
            <w:bCs/>
            <w:i w:val="0"/>
            <w:iCs w:val="0"/>
            <w:color w:val="auto"/>
          </w:rPr>
          <w:instrText xml:space="preserve"> SEQ Table \* ARABIC </w:instrText>
        </w:r>
      </w:ins>
      <w:r w:rsidR="00AE789A">
        <w:rPr>
          <w:b/>
          <w:bCs/>
          <w:i w:val="0"/>
          <w:iCs w:val="0"/>
          <w:color w:val="auto"/>
        </w:rPr>
        <w:fldChar w:fldCharType="separate"/>
      </w:r>
      <w:ins w:id="629" w:author="Seltzer, Karl" w:date="2024-08-12T11:33:00Z">
        <w:r w:rsidR="00AE789A">
          <w:rPr>
            <w:b/>
            <w:bCs/>
            <w:i w:val="0"/>
            <w:iCs w:val="0"/>
            <w:noProof/>
            <w:color w:val="auto"/>
          </w:rPr>
          <w:t>11</w:t>
        </w:r>
        <w:r w:rsidR="00AE789A">
          <w:rPr>
            <w:b/>
            <w:bCs/>
            <w:i w:val="0"/>
            <w:iCs w:val="0"/>
            <w:color w:val="auto"/>
          </w:rPr>
          <w:fldChar w:fldCharType="end"/>
        </w:r>
      </w:ins>
      <w:del w:id="630" w:author="Seltzer, Karl" w:date="2024-08-12T11:33:00Z">
        <w:r w:rsidRPr="00B87355" w:rsidDel="00AE789A">
          <w:rPr>
            <w:b/>
            <w:bCs/>
            <w:i w:val="0"/>
            <w:iCs w:val="0"/>
            <w:color w:val="auto"/>
          </w:rPr>
          <w:fldChar w:fldCharType="begin"/>
        </w:r>
        <w:r w:rsidRPr="00B87355" w:rsidDel="00AE789A">
          <w:rPr>
            <w:b/>
            <w:bCs/>
            <w:i w:val="0"/>
            <w:iCs w:val="0"/>
            <w:color w:val="auto"/>
          </w:rPr>
          <w:delInstrText xml:space="preserve"> SEQ Table \* ARABIC </w:delInstrText>
        </w:r>
        <w:r w:rsidRPr="00B87355" w:rsidDel="00AE789A">
          <w:rPr>
            <w:b/>
            <w:bCs/>
            <w:i w:val="0"/>
            <w:iCs w:val="0"/>
            <w:color w:val="auto"/>
          </w:rPr>
          <w:fldChar w:fldCharType="separate"/>
        </w:r>
        <w:r w:rsidR="00524E1B" w:rsidDel="00AE789A">
          <w:rPr>
            <w:b/>
            <w:bCs/>
            <w:i w:val="0"/>
            <w:iCs w:val="0"/>
            <w:noProof/>
            <w:color w:val="auto"/>
          </w:rPr>
          <w:delText>11</w:delText>
        </w:r>
        <w:r w:rsidRPr="00B87355" w:rsidDel="00AE789A">
          <w:rPr>
            <w:b/>
            <w:bCs/>
            <w:i w:val="0"/>
            <w:iCs w:val="0"/>
            <w:color w:val="auto"/>
          </w:rPr>
          <w:fldChar w:fldCharType="end"/>
        </w:r>
      </w:del>
      <w:r w:rsidRPr="00B87355">
        <w:rPr>
          <w:b/>
          <w:bCs/>
          <w:i w:val="0"/>
          <w:iCs w:val="0"/>
          <w:color w:val="auto"/>
        </w:rPr>
        <w:t xml:space="preserve">: </w:t>
      </w:r>
      <w:r>
        <w:rPr>
          <w:b/>
          <w:bCs/>
          <w:i w:val="0"/>
          <w:iCs w:val="0"/>
          <w:color w:val="auto"/>
        </w:rPr>
        <w:t>File format for POA Mapping file.</w:t>
      </w:r>
    </w:p>
    <w:p w14:paraId="3DBB77BE" w14:textId="275B46A7" w:rsidR="00B16695" w:rsidRPr="00DD4850" w:rsidRDefault="7EC9DD87" w:rsidP="00B16695">
      <w:pPr>
        <w:pStyle w:val="Heading3"/>
        <w:rPr>
          <w:highlight w:val="yellow"/>
          <w:rPrChange w:id="631" w:author="Seltzer, Karl" w:date="2024-08-07T14:01:00Z">
            <w:rPr/>
          </w:rPrChange>
        </w:rPr>
      </w:pPr>
      <w:bookmarkStart w:id="632" w:name="_Ref114666224"/>
      <w:bookmarkStart w:id="633" w:name="_Toc113448794"/>
      <w:bookmarkStart w:id="634" w:name="_Toc174099291"/>
      <w:proofErr w:type="spellStart"/>
      <w:r w:rsidRPr="00DD4850">
        <w:rPr>
          <w:highlight w:val="yellow"/>
          <w:rPrChange w:id="635" w:author="Seltzer, Karl" w:date="2024-08-07T14:01:00Z">
            <w:rPr/>
          </w:rPrChange>
        </w:rPr>
        <w:t>POA</w:t>
      </w:r>
      <w:r w:rsidR="00927218" w:rsidRPr="00DD4850">
        <w:rPr>
          <w:highlight w:val="yellow"/>
          <w:rPrChange w:id="636" w:author="Seltzer, Karl" w:date="2024-08-07T14:01:00Z">
            <w:rPr/>
          </w:rPrChange>
        </w:rPr>
        <w:t>_</w:t>
      </w:r>
      <w:r w:rsidRPr="00DD4850">
        <w:rPr>
          <w:highlight w:val="yellow"/>
          <w:rPrChange w:id="637" w:author="Seltzer, Karl" w:date="2024-08-07T14:01:00Z">
            <w:rPr/>
          </w:rPrChange>
        </w:rPr>
        <w:t>VolatilityBins</w:t>
      </w:r>
      <w:proofErr w:type="spellEnd"/>
      <w:r w:rsidRPr="00DD4850">
        <w:rPr>
          <w:highlight w:val="yellow"/>
          <w:rPrChange w:id="638" w:author="Seltzer, Karl" w:date="2024-08-07T14:01:00Z">
            <w:rPr/>
          </w:rPrChange>
        </w:rPr>
        <w:t xml:space="preserve"> File</w:t>
      </w:r>
      <w:bookmarkEnd w:id="632"/>
      <w:bookmarkEnd w:id="633"/>
      <w:bookmarkEnd w:id="634"/>
    </w:p>
    <w:p w14:paraId="441DE8AF" w14:textId="6ED82C9B" w:rsidR="00AC6B10" w:rsidRDefault="1C5E8E69" w:rsidP="665A79EB">
      <w:pPr>
        <w:jc w:val="both"/>
      </w:pPr>
      <w:r>
        <w:t>The POA Volatility Bins file facilitate</w:t>
      </w:r>
      <w:r w:rsidR="426A4B62">
        <w:t>s</w:t>
      </w:r>
      <w:r>
        <w:t xml:space="preserve"> the conversion of different profile types (i.e., PM-AE6, PM-CR1) within the S2S-Tool. This file is </w:t>
      </w:r>
      <w:r w:rsidR="001A79FE">
        <w:t>only</w:t>
      </w:r>
      <w:r>
        <w:t xml:space="preserve"> used when generating the GSPRO for executions when the OUTPUT is set to PM (see </w:t>
      </w:r>
      <w:r w:rsidR="00E03DC7">
        <w:t xml:space="preserve">Section </w:t>
      </w:r>
      <w:r w:rsidR="00E03DC7">
        <w:fldChar w:fldCharType="begin"/>
      </w:r>
      <w:r w:rsidR="00E03DC7">
        <w:instrText xml:space="preserve"> REF _Ref115701326 \r \h </w:instrText>
      </w:r>
      <w:r w:rsidR="00E03DC7">
        <w:fldChar w:fldCharType="separate"/>
      </w:r>
      <w:r w:rsidR="00524E1B">
        <w:t>2.4</w:t>
      </w:r>
      <w:r w:rsidR="00E03DC7">
        <w:fldChar w:fldCharType="end"/>
      </w:r>
      <w:r>
        <w:t xml:space="preserve">). The file </w:t>
      </w:r>
      <w:r w:rsidR="00501E2C">
        <w:t>assigns a volatility distribution profile to each</w:t>
      </w:r>
      <w:r>
        <w:t xml:space="preserve"> unique PM</w:t>
      </w:r>
      <w:r w:rsidRPr="00AC6B10">
        <w:rPr>
          <w:vertAlign w:val="subscript"/>
        </w:rPr>
        <w:t>2.5</w:t>
      </w:r>
      <w:r>
        <w:t xml:space="preserve"> SPECIATE entr</w:t>
      </w:r>
      <w:r w:rsidR="00251D1C">
        <w:t>y</w:t>
      </w:r>
      <w:r>
        <w:t xml:space="preserve"> of</w:t>
      </w:r>
      <w:r w:rsidR="34F32B18">
        <w:t xml:space="preserve"> </w:t>
      </w:r>
      <w:r w:rsidRPr="00AC6B10">
        <w:t>CATEGORY_LEVEL_1_Generation_Mechanism</w:t>
      </w:r>
      <w:r>
        <w:t xml:space="preserve"> and </w:t>
      </w:r>
      <w:r w:rsidRPr="00AC6B10">
        <w:t>CATEGORY_LEVEL_2_Sector_Equipment</w:t>
      </w:r>
      <w:r>
        <w:t xml:space="preserve"> to </w:t>
      </w:r>
      <w:r w:rsidR="7E073048">
        <w:t xml:space="preserve">a semi-volatile primary organic aerosol </w:t>
      </w:r>
      <w:r w:rsidR="1C86F07B">
        <w:t xml:space="preserve">(SV-POA) </w:t>
      </w:r>
      <w:r w:rsidR="7B5A2ABF">
        <w:t xml:space="preserve">volatility </w:t>
      </w:r>
      <w:r w:rsidR="7E073048">
        <w:t xml:space="preserve">profile. </w:t>
      </w:r>
      <w:r w:rsidR="5DC72825">
        <w:t xml:space="preserve">For </w:t>
      </w:r>
      <w:r w:rsidR="5DC72825" w:rsidRPr="00010185">
        <w:t xml:space="preserve">example, all Combustion; Mobile profiles are </w:t>
      </w:r>
      <w:r w:rsidR="6985AFDD" w:rsidRPr="00010185">
        <w:t xml:space="preserve">currently </w:t>
      </w:r>
      <w:r w:rsidR="5DC72825" w:rsidRPr="00010185">
        <w:t xml:space="preserve">assigned to the </w:t>
      </w:r>
      <w:r w:rsidR="79CC2446" w:rsidRPr="00010185">
        <w:t xml:space="preserve">“Gasoline” SV-POA profile </w:t>
      </w:r>
      <w:r w:rsidR="64B37941">
        <w:t xml:space="preserve">based on data </w:t>
      </w:r>
      <w:r w:rsidR="79CC2446" w:rsidRPr="00010185">
        <w:t>from Lu et al. (2020).</w:t>
      </w:r>
      <w:r w:rsidRPr="00135A7E">
        <w:t xml:space="preserve"> </w:t>
      </w:r>
      <w:r>
        <w:t xml:space="preserve">This dataset is comma delimited and composed of six columns with the header indicating the contents of each column: </w:t>
      </w:r>
      <w:r w:rsidR="14645325" w:rsidRPr="00AC6B10">
        <w:t>CATEGORY_LEVEL_1_Generation_Mechanism</w:t>
      </w:r>
      <w:r w:rsidR="14645325">
        <w:t xml:space="preserve">, </w:t>
      </w:r>
      <w:r w:rsidR="14645325" w:rsidRPr="00AC6B10">
        <w:t>CATEGORY_LEVEL_2_Sector_Equipment</w:t>
      </w:r>
      <w:r w:rsidR="14645325">
        <w:t xml:space="preserve"> -2, -1, 0, 1, 2, and Reference.</w:t>
      </w:r>
      <w:r w:rsidR="2D9D60F5">
        <w:t xml:space="preserve"> Note: the values in columns “-2, -1, 0, 1, 2” are all fractional values whose sum should equal to one</w:t>
      </w:r>
      <w:r w:rsidR="2D2646DA">
        <w:t xml:space="preserve"> (i.e.</w:t>
      </w:r>
      <w:r w:rsidR="00000E72">
        <w:t>,</w:t>
      </w:r>
      <w:r w:rsidR="2D2646DA">
        <w:t xml:space="preserve"> the volat</w:t>
      </w:r>
      <w:r w:rsidR="0DCA704A">
        <w:t>i</w:t>
      </w:r>
      <w:r w:rsidR="2D2646DA">
        <w:t xml:space="preserve">lity distributions are normalized to </w:t>
      </w:r>
      <w:r w:rsidR="747F600B">
        <w:t>mass of compounds with</w:t>
      </w:r>
      <w:r w:rsidR="2D2646DA">
        <w:t xml:space="preserve"> log</w:t>
      </w:r>
      <w:r w:rsidR="2D2646DA" w:rsidRPr="665A79EB">
        <w:rPr>
          <w:vertAlign w:val="subscript"/>
        </w:rPr>
        <w:t>10</w:t>
      </w:r>
      <w:r w:rsidR="2D2646DA" w:rsidRPr="665A79EB">
        <w:t>C</w:t>
      </w:r>
      <w:r w:rsidR="2D2646DA" w:rsidRPr="00000E72">
        <w:t>*</w:t>
      </w:r>
      <w:r w:rsidR="3640ADA2" w:rsidRPr="665A79EB">
        <w:t xml:space="preserve"> ≤ 10</w:t>
      </w:r>
      <w:r w:rsidR="3640ADA2" w:rsidRPr="665A79EB">
        <w:rPr>
          <w:vertAlign w:val="superscript"/>
        </w:rPr>
        <w:t>2.5</w:t>
      </w:r>
      <w:r w:rsidR="3640ADA2" w:rsidRPr="665A79EB">
        <w:t xml:space="preserve"> µg m</w:t>
      </w:r>
      <w:r w:rsidR="3640ADA2" w:rsidRPr="665A79EB">
        <w:rPr>
          <w:vertAlign w:val="superscript"/>
        </w:rPr>
        <w:t>-3</w:t>
      </w:r>
      <w:r w:rsidR="0E88D85D" w:rsidRPr="665A79EB">
        <w:t>).</w:t>
      </w:r>
    </w:p>
    <w:tbl>
      <w:tblPr>
        <w:tblStyle w:val="TableGrid"/>
        <w:tblW w:w="9349" w:type="dxa"/>
        <w:tblLook w:val="04A0" w:firstRow="1" w:lastRow="0" w:firstColumn="1" w:lastColumn="0" w:noHBand="0" w:noVBand="1"/>
      </w:tblPr>
      <w:tblGrid>
        <w:gridCol w:w="920"/>
        <w:gridCol w:w="4312"/>
        <w:gridCol w:w="4117"/>
      </w:tblGrid>
      <w:tr w:rsidR="00A10C4F" w14:paraId="456B25F5" w14:textId="77777777" w:rsidTr="001202FE">
        <w:tc>
          <w:tcPr>
            <w:tcW w:w="920" w:type="dxa"/>
            <w:shd w:val="clear" w:color="auto" w:fill="D9D9D9" w:themeFill="background1" w:themeFillShade="D9"/>
            <w:vAlign w:val="center"/>
          </w:tcPr>
          <w:p w14:paraId="6972C6EA" w14:textId="77777777" w:rsidR="00AA0321" w:rsidRPr="00B87355" w:rsidRDefault="00AA0321" w:rsidP="00690EB7">
            <w:pPr>
              <w:jc w:val="center"/>
              <w:rPr>
                <w:b/>
                <w:bCs/>
              </w:rPr>
            </w:pPr>
            <w:r w:rsidRPr="00B87355">
              <w:rPr>
                <w:b/>
                <w:bCs/>
              </w:rPr>
              <w:t>Column</w:t>
            </w:r>
          </w:p>
        </w:tc>
        <w:tc>
          <w:tcPr>
            <w:tcW w:w="4295" w:type="dxa"/>
            <w:shd w:val="clear" w:color="auto" w:fill="D9D9D9" w:themeFill="background1" w:themeFillShade="D9"/>
            <w:vAlign w:val="center"/>
          </w:tcPr>
          <w:p w14:paraId="7345FCBC" w14:textId="77777777" w:rsidR="00AA0321" w:rsidRPr="00B87355" w:rsidRDefault="00AA0321" w:rsidP="00690EB7">
            <w:pPr>
              <w:jc w:val="center"/>
              <w:rPr>
                <w:b/>
                <w:bCs/>
              </w:rPr>
            </w:pPr>
            <w:r w:rsidRPr="00B87355">
              <w:rPr>
                <w:b/>
                <w:bCs/>
              </w:rPr>
              <w:t>Header</w:t>
            </w:r>
          </w:p>
        </w:tc>
        <w:tc>
          <w:tcPr>
            <w:tcW w:w="4134" w:type="dxa"/>
            <w:shd w:val="clear" w:color="auto" w:fill="D9D9D9" w:themeFill="background1" w:themeFillShade="D9"/>
            <w:vAlign w:val="center"/>
          </w:tcPr>
          <w:p w14:paraId="5EFDB08E" w14:textId="77777777" w:rsidR="00AA0321" w:rsidRPr="00B87355" w:rsidRDefault="00AA0321" w:rsidP="00690EB7">
            <w:pPr>
              <w:jc w:val="center"/>
              <w:rPr>
                <w:b/>
                <w:bCs/>
              </w:rPr>
            </w:pPr>
            <w:r w:rsidRPr="00B87355">
              <w:rPr>
                <w:b/>
                <w:bCs/>
              </w:rPr>
              <w:t>Description</w:t>
            </w:r>
          </w:p>
        </w:tc>
      </w:tr>
      <w:tr w:rsidR="00A10C4F" w14:paraId="1506E6CB" w14:textId="77777777" w:rsidTr="00775359">
        <w:tc>
          <w:tcPr>
            <w:tcW w:w="920" w:type="dxa"/>
            <w:vAlign w:val="center"/>
          </w:tcPr>
          <w:p w14:paraId="3A9BF0D6" w14:textId="77777777" w:rsidR="005D7029" w:rsidRDefault="005D7029" w:rsidP="005D7029">
            <w:pPr>
              <w:jc w:val="center"/>
            </w:pPr>
            <w:r>
              <w:t>1</w:t>
            </w:r>
          </w:p>
        </w:tc>
        <w:tc>
          <w:tcPr>
            <w:tcW w:w="4295" w:type="dxa"/>
            <w:vAlign w:val="center"/>
          </w:tcPr>
          <w:p w14:paraId="0B730A80" w14:textId="5C0964F4" w:rsidR="005D7029" w:rsidRDefault="005D7029" w:rsidP="005D7029">
            <w:pPr>
              <w:jc w:val="center"/>
            </w:pPr>
            <w:r w:rsidRPr="00450E3E">
              <w:t>CATEGORY_LEVEL_1_Generation_Mechanism</w:t>
            </w:r>
          </w:p>
        </w:tc>
        <w:tc>
          <w:tcPr>
            <w:tcW w:w="4134" w:type="dxa"/>
            <w:vAlign w:val="center"/>
          </w:tcPr>
          <w:p w14:paraId="57669249" w14:textId="1FFF667D" w:rsidR="005D7029" w:rsidRDefault="005D7029" w:rsidP="005D7029">
            <w:pPr>
              <w:jc w:val="center"/>
            </w:pPr>
            <w:r>
              <w:t>SPECIATE metadata.</w:t>
            </w:r>
          </w:p>
        </w:tc>
      </w:tr>
      <w:tr w:rsidR="00A10C4F" w14:paraId="4267A695" w14:textId="77777777" w:rsidTr="00775359">
        <w:tc>
          <w:tcPr>
            <w:tcW w:w="920" w:type="dxa"/>
            <w:vAlign w:val="center"/>
          </w:tcPr>
          <w:p w14:paraId="44D0BF48" w14:textId="77777777" w:rsidR="005D7029" w:rsidRDefault="005D7029" w:rsidP="005D7029">
            <w:pPr>
              <w:jc w:val="center"/>
            </w:pPr>
            <w:r>
              <w:t>2</w:t>
            </w:r>
          </w:p>
        </w:tc>
        <w:tc>
          <w:tcPr>
            <w:tcW w:w="4295" w:type="dxa"/>
            <w:vAlign w:val="center"/>
          </w:tcPr>
          <w:p w14:paraId="1746F637" w14:textId="68529BAB" w:rsidR="005D7029" w:rsidRDefault="005D7029" w:rsidP="005D7029">
            <w:pPr>
              <w:jc w:val="center"/>
            </w:pPr>
            <w:r w:rsidRPr="00450E3E">
              <w:t>CATEGORY_LEVEL_2_Sector_Equipment</w:t>
            </w:r>
          </w:p>
        </w:tc>
        <w:tc>
          <w:tcPr>
            <w:tcW w:w="4134" w:type="dxa"/>
            <w:vAlign w:val="center"/>
          </w:tcPr>
          <w:p w14:paraId="18605348" w14:textId="3BF8AE2C" w:rsidR="005D7029" w:rsidRDefault="005D7029" w:rsidP="005D7029">
            <w:pPr>
              <w:jc w:val="center"/>
            </w:pPr>
            <w:r>
              <w:t>SPECIATE metadata.</w:t>
            </w:r>
          </w:p>
        </w:tc>
      </w:tr>
      <w:tr w:rsidR="00A10C4F" w14:paraId="4BC4C48D" w14:textId="77777777" w:rsidTr="00775359">
        <w:tc>
          <w:tcPr>
            <w:tcW w:w="920" w:type="dxa"/>
            <w:vAlign w:val="center"/>
          </w:tcPr>
          <w:p w14:paraId="1D6E692A" w14:textId="77777777" w:rsidR="00AA0321" w:rsidRDefault="00AA0321" w:rsidP="00690EB7">
            <w:pPr>
              <w:jc w:val="center"/>
            </w:pPr>
            <w:r>
              <w:t>3</w:t>
            </w:r>
          </w:p>
        </w:tc>
        <w:tc>
          <w:tcPr>
            <w:tcW w:w="4295" w:type="dxa"/>
            <w:vAlign w:val="center"/>
          </w:tcPr>
          <w:p w14:paraId="2FC52B3A" w14:textId="545B887B" w:rsidR="00AA0321" w:rsidRDefault="005D7029" w:rsidP="00690EB7">
            <w:pPr>
              <w:keepNext/>
              <w:jc w:val="center"/>
            </w:pPr>
            <w:r>
              <w:t>-2</w:t>
            </w:r>
          </w:p>
        </w:tc>
        <w:tc>
          <w:tcPr>
            <w:tcW w:w="4134" w:type="dxa"/>
            <w:vAlign w:val="center"/>
          </w:tcPr>
          <w:p w14:paraId="3A182809" w14:textId="573378F1" w:rsidR="00AA0321" w:rsidRDefault="00F011D7" w:rsidP="00690EB7">
            <w:pPr>
              <w:keepNext/>
              <w:jc w:val="center"/>
            </w:pPr>
            <w:r>
              <w:t>Weight percent for 10</w:t>
            </w:r>
            <w:r w:rsidRPr="00F011D7">
              <w:rPr>
                <w:vertAlign w:val="superscript"/>
              </w:rPr>
              <w:t>-2</w:t>
            </w:r>
            <w:r>
              <w:t xml:space="preserve"> </w:t>
            </w:r>
            <w:r w:rsidR="006F496E">
              <w:rPr>
                <w:rFonts w:cstheme="minorHAnsi"/>
              </w:rPr>
              <w:t>µ</w:t>
            </w:r>
            <w:r w:rsidR="006F496E">
              <w:t>g/m</w:t>
            </w:r>
            <w:r w:rsidR="006F496E" w:rsidRPr="006F496E">
              <w:rPr>
                <w:vertAlign w:val="superscript"/>
              </w:rPr>
              <w:t>3</w:t>
            </w:r>
            <w:r w:rsidR="006F496E" w:rsidRPr="006F496E">
              <w:t xml:space="preserve"> </w:t>
            </w:r>
            <w:r w:rsidR="00AA0321">
              <w:t>volatility bin.</w:t>
            </w:r>
          </w:p>
        </w:tc>
      </w:tr>
      <w:tr w:rsidR="00F011D7" w14:paraId="77E35533" w14:textId="77777777" w:rsidTr="00775359">
        <w:tc>
          <w:tcPr>
            <w:tcW w:w="920" w:type="dxa"/>
            <w:vAlign w:val="center"/>
          </w:tcPr>
          <w:p w14:paraId="56B5228C" w14:textId="77777777" w:rsidR="00F011D7" w:rsidRDefault="00F011D7" w:rsidP="00F011D7">
            <w:pPr>
              <w:jc w:val="center"/>
            </w:pPr>
            <w:r>
              <w:t>4</w:t>
            </w:r>
          </w:p>
        </w:tc>
        <w:tc>
          <w:tcPr>
            <w:tcW w:w="4295" w:type="dxa"/>
            <w:vAlign w:val="center"/>
          </w:tcPr>
          <w:p w14:paraId="7DFB4014" w14:textId="62540C43" w:rsidR="00F011D7" w:rsidRDefault="00F011D7" w:rsidP="00F011D7">
            <w:pPr>
              <w:keepNext/>
              <w:jc w:val="center"/>
            </w:pPr>
            <w:r>
              <w:t>-1</w:t>
            </w:r>
          </w:p>
        </w:tc>
        <w:tc>
          <w:tcPr>
            <w:tcW w:w="4134" w:type="dxa"/>
          </w:tcPr>
          <w:p w14:paraId="2AD63CB2" w14:textId="196E8A85" w:rsidR="00F011D7" w:rsidRDefault="00F011D7" w:rsidP="00F011D7">
            <w:pPr>
              <w:keepNext/>
              <w:jc w:val="center"/>
            </w:pPr>
            <w:r w:rsidRPr="006303A4">
              <w:t>Weight percent for 10</w:t>
            </w:r>
            <w:r w:rsidRPr="006303A4">
              <w:rPr>
                <w:vertAlign w:val="superscript"/>
              </w:rPr>
              <w:t>-</w:t>
            </w:r>
            <w:r>
              <w:rPr>
                <w:vertAlign w:val="superscript"/>
              </w:rPr>
              <w:t>1</w:t>
            </w:r>
            <w:r w:rsidRPr="006303A4">
              <w:t xml:space="preserve"> </w:t>
            </w:r>
            <w:r w:rsidR="006F496E">
              <w:rPr>
                <w:rFonts w:cstheme="minorHAnsi"/>
              </w:rPr>
              <w:t>µ</w:t>
            </w:r>
            <w:r w:rsidR="006F496E">
              <w:t>g/m</w:t>
            </w:r>
            <w:r w:rsidR="006F496E" w:rsidRPr="006F496E">
              <w:rPr>
                <w:vertAlign w:val="superscript"/>
              </w:rPr>
              <w:t>3</w:t>
            </w:r>
            <w:r w:rsidR="006F496E" w:rsidRPr="006F496E">
              <w:t xml:space="preserve"> </w:t>
            </w:r>
            <w:r w:rsidRPr="006303A4">
              <w:t>volatility bin.</w:t>
            </w:r>
          </w:p>
        </w:tc>
      </w:tr>
      <w:tr w:rsidR="00F011D7" w14:paraId="6AE7AE14" w14:textId="77777777" w:rsidTr="00775359">
        <w:tc>
          <w:tcPr>
            <w:tcW w:w="920" w:type="dxa"/>
            <w:vAlign w:val="center"/>
          </w:tcPr>
          <w:p w14:paraId="67486BE1" w14:textId="77777777" w:rsidR="00F011D7" w:rsidRDefault="00F011D7" w:rsidP="00F011D7">
            <w:pPr>
              <w:jc w:val="center"/>
            </w:pPr>
            <w:r>
              <w:t>5</w:t>
            </w:r>
          </w:p>
        </w:tc>
        <w:tc>
          <w:tcPr>
            <w:tcW w:w="4295" w:type="dxa"/>
            <w:vAlign w:val="center"/>
          </w:tcPr>
          <w:p w14:paraId="605F755F" w14:textId="4D67578E" w:rsidR="00F011D7" w:rsidRDefault="00F011D7" w:rsidP="00F011D7">
            <w:pPr>
              <w:keepNext/>
              <w:jc w:val="center"/>
            </w:pPr>
            <w:r>
              <w:t>0</w:t>
            </w:r>
          </w:p>
        </w:tc>
        <w:tc>
          <w:tcPr>
            <w:tcW w:w="4134" w:type="dxa"/>
          </w:tcPr>
          <w:p w14:paraId="4926A729" w14:textId="16EE61F1" w:rsidR="00F011D7" w:rsidRDefault="00F011D7" w:rsidP="00F011D7">
            <w:pPr>
              <w:keepNext/>
              <w:jc w:val="center"/>
            </w:pPr>
            <w:r w:rsidRPr="006303A4">
              <w:t>Weight percent for 10</w:t>
            </w:r>
            <w:r>
              <w:rPr>
                <w:vertAlign w:val="superscript"/>
              </w:rPr>
              <w:t>0</w:t>
            </w:r>
            <w:r w:rsidRPr="006303A4">
              <w:t xml:space="preserve"> </w:t>
            </w:r>
            <w:r w:rsidR="006F496E">
              <w:rPr>
                <w:rFonts w:cstheme="minorHAnsi"/>
              </w:rPr>
              <w:t>µ</w:t>
            </w:r>
            <w:r w:rsidR="006F496E">
              <w:t>g/m</w:t>
            </w:r>
            <w:r w:rsidR="006F496E" w:rsidRPr="006F496E">
              <w:rPr>
                <w:vertAlign w:val="superscript"/>
              </w:rPr>
              <w:t>3</w:t>
            </w:r>
            <w:r w:rsidR="006F496E" w:rsidRPr="006F496E">
              <w:t xml:space="preserve"> </w:t>
            </w:r>
            <w:r w:rsidRPr="006303A4">
              <w:t>volatility bin.</w:t>
            </w:r>
          </w:p>
        </w:tc>
      </w:tr>
      <w:tr w:rsidR="00F011D7" w14:paraId="52B15095" w14:textId="77777777" w:rsidTr="00775359">
        <w:tc>
          <w:tcPr>
            <w:tcW w:w="920" w:type="dxa"/>
            <w:vAlign w:val="center"/>
          </w:tcPr>
          <w:p w14:paraId="550E1B78" w14:textId="77777777" w:rsidR="00F011D7" w:rsidRDefault="00F011D7" w:rsidP="00F011D7">
            <w:pPr>
              <w:jc w:val="center"/>
            </w:pPr>
            <w:r>
              <w:t>6</w:t>
            </w:r>
          </w:p>
        </w:tc>
        <w:tc>
          <w:tcPr>
            <w:tcW w:w="4295" w:type="dxa"/>
            <w:vAlign w:val="center"/>
          </w:tcPr>
          <w:p w14:paraId="19409B25" w14:textId="1096CE09" w:rsidR="00F011D7" w:rsidRDefault="00F011D7" w:rsidP="00F011D7">
            <w:pPr>
              <w:keepNext/>
              <w:jc w:val="center"/>
            </w:pPr>
            <w:r>
              <w:t>1</w:t>
            </w:r>
          </w:p>
        </w:tc>
        <w:tc>
          <w:tcPr>
            <w:tcW w:w="4134" w:type="dxa"/>
          </w:tcPr>
          <w:p w14:paraId="5E8C9808" w14:textId="6F879BDB" w:rsidR="00F011D7" w:rsidRDefault="00F011D7" w:rsidP="00F011D7">
            <w:pPr>
              <w:keepNext/>
              <w:jc w:val="center"/>
            </w:pPr>
            <w:r w:rsidRPr="006303A4">
              <w:t>Weight percent for 10</w:t>
            </w:r>
            <w:r>
              <w:rPr>
                <w:vertAlign w:val="superscript"/>
              </w:rPr>
              <w:t>1</w:t>
            </w:r>
            <w:r w:rsidRPr="006303A4">
              <w:t xml:space="preserve"> </w:t>
            </w:r>
            <w:r w:rsidR="006F496E">
              <w:rPr>
                <w:rFonts w:cstheme="minorHAnsi"/>
              </w:rPr>
              <w:t>µ</w:t>
            </w:r>
            <w:r w:rsidR="006F496E">
              <w:t>g/m</w:t>
            </w:r>
            <w:r w:rsidR="006F496E" w:rsidRPr="006F496E">
              <w:rPr>
                <w:vertAlign w:val="superscript"/>
              </w:rPr>
              <w:t>3</w:t>
            </w:r>
            <w:r w:rsidR="006F496E" w:rsidRPr="006F496E">
              <w:t xml:space="preserve"> </w:t>
            </w:r>
            <w:r w:rsidRPr="006303A4">
              <w:t>volatility bin.</w:t>
            </w:r>
          </w:p>
        </w:tc>
      </w:tr>
      <w:tr w:rsidR="00F011D7" w14:paraId="66A937F0" w14:textId="77777777" w:rsidTr="00775359">
        <w:tc>
          <w:tcPr>
            <w:tcW w:w="920" w:type="dxa"/>
            <w:vAlign w:val="center"/>
          </w:tcPr>
          <w:p w14:paraId="25D9B029" w14:textId="6166EBBA" w:rsidR="00F011D7" w:rsidRDefault="00F011D7" w:rsidP="00F011D7">
            <w:pPr>
              <w:jc w:val="center"/>
            </w:pPr>
            <w:r>
              <w:t>7</w:t>
            </w:r>
          </w:p>
        </w:tc>
        <w:tc>
          <w:tcPr>
            <w:tcW w:w="4295" w:type="dxa"/>
            <w:vAlign w:val="center"/>
          </w:tcPr>
          <w:p w14:paraId="2B47D7CF" w14:textId="046AF4E2" w:rsidR="00F011D7" w:rsidRDefault="00F011D7" w:rsidP="00F011D7">
            <w:pPr>
              <w:keepNext/>
              <w:jc w:val="center"/>
            </w:pPr>
            <w:r>
              <w:t>2</w:t>
            </w:r>
          </w:p>
        </w:tc>
        <w:tc>
          <w:tcPr>
            <w:tcW w:w="4134" w:type="dxa"/>
          </w:tcPr>
          <w:p w14:paraId="7E2EDB8A" w14:textId="5E581D59" w:rsidR="00F011D7" w:rsidRDefault="00F011D7" w:rsidP="00F011D7">
            <w:pPr>
              <w:keepNext/>
              <w:jc w:val="center"/>
            </w:pPr>
            <w:r w:rsidRPr="006303A4">
              <w:t>Weight percent for 10</w:t>
            </w:r>
            <w:r w:rsidRPr="006303A4">
              <w:rPr>
                <w:vertAlign w:val="superscript"/>
              </w:rPr>
              <w:t>2</w:t>
            </w:r>
            <w:r w:rsidRPr="006303A4">
              <w:t xml:space="preserve"> </w:t>
            </w:r>
            <w:r w:rsidR="006F496E">
              <w:rPr>
                <w:rFonts w:cstheme="minorHAnsi"/>
              </w:rPr>
              <w:t>µ</w:t>
            </w:r>
            <w:r w:rsidR="006F496E">
              <w:t>g/m</w:t>
            </w:r>
            <w:r w:rsidR="006F496E" w:rsidRPr="006F496E">
              <w:rPr>
                <w:vertAlign w:val="superscript"/>
              </w:rPr>
              <w:t>3</w:t>
            </w:r>
            <w:r w:rsidR="006F496E">
              <w:t xml:space="preserve"> </w:t>
            </w:r>
            <w:r w:rsidRPr="006303A4">
              <w:t>volatility bin.</w:t>
            </w:r>
          </w:p>
        </w:tc>
      </w:tr>
      <w:tr w:rsidR="005D7029" w14:paraId="13FCB98C" w14:textId="77777777" w:rsidTr="00775359">
        <w:tc>
          <w:tcPr>
            <w:tcW w:w="920" w:type="dxa"/>
            <w:vAlign w:val="center"/>
          </w:tcPr>
          <w:p w14:paraId="04D3E74E" w14:textId="446E1D6E" w:rsidR="005D7029" w:rsidRDefault="005D7029" w:rsidP="00690EB7">
            <w:pPr>
              <w:jc w:val="center"/>
            </w:pPr>
            <w:r>
              <w:t>8</w:t>
            </w:r>
          </w:p>
        </w:tc>
        <w:tc>
          <w:tcPr>
            <w:tcW w:w="4295" w:type="dxa"/>
            <w:vAlign w:val="center"/>
          </w:tcPr>
          <w:p w14:paraId="505D4B24" w14:textId="0954A629" w:rsidR="005D7029" w:rsidRDefault="5D83FC8B" w:rsidP="00690EB7">
            <w:pPr>
              <w:keepNext/>
              <w:jc w:val="center"/>
            </w:pPr>
            <w:r>
              <w:t>Reference</w:t>
            </w:r>
          </w:p>
        </w:tc>
        <w:tc>
          <w:tcPr>
            <w:tcW w:w="4134" w:type="dxa"/>
            <w:vAlign w:val="center"/>
          </w:tcPr>
          <w:p w14:paraId="26187993" w14:textId="5D9E8150" w:rsidR="005D7029" w:rsidRDefault="005D7029" w:rsidP="00690EB7">
            <w:pPr>
              <w:keepNext/>
              <w:jc w:val="center"/>
            </w:pPr>
            <w:r>
              <w:t>Reference for volatility profile.</w:t>
            </w:r>
          </w:p>
        </w:tc>
      </w:tr>
    </w:tbl>
    <w:p w14:paraId="776D509F" w14:textId="54E8F5BA" w:rsidR="00AA0321" w:rsidRPr="00B87355" w:rsidRDefault="00AA0321" w:rsidP="00AA0321">
      <w:pPr>
        <w:pStyle w:val="Caption"/>
        <w:rPr>
          <w:b/>
          <w:bCs/>
          <w:i w:val="0"/>
          <w:iCs w:val="0"/>
          <w:color w:val="auto"/>
        </w:rPr>
      </w:pPr>
      <w:r w:rsidRPr="00B87355">
        <w:rPr>
          <w:b/>
          <w:bCs/>
          <w:i w:val="0"/>
          <w:iCs w:val="0"/>
          <w:color w:val="auto"/>
        </w:rPr>
        <w:t xml:space="preserve">Table </w:t>
      </w:r>
      <w:ins w:id="639" w:author="Seltzer, Karl" w:date="2024-08-12T11:33:00Z">
        <w:r w:rsidR="00AE789A">
          <w:rPr>
            <w:b/>
            <w:bCs/>
            <w:i w:val="0"/>
            <w:iCs w:val="0"/>
            <w:color w:val="auto"/>
          </w:rPr>
          <w:fldChar w:fldCharType="begin"/>
        </w:r>
        <w:r w:rsidR="00AE789A">
          <w:rPr>
            <w:b/>
            <w:bCs/>
            <w:i w:val="0"/>
            <w:iCs w:val="0"/>
            <w:color w:val="auto"/>
          </w:rPr>
          <w:instrText xml:space="preserve"> SEQ Table \* ARABIC </w:instrText>
        </w:r>
      </w:ins>
      <w:r w:rsidR="00AE789A">
        <w:rPr>
          <w:b/>
          <w:bCs/>
          <w:i w:val="0"/>
          <w:iCs w:val="0"/>
          <w:color w:val="auto"/>
        </w:rPr>
        <w:fldChar w:fldCharType="separate"/>
      </w:r>
      <w:ins w:id="640" w:author="Seltzer, Karl" w:date="2024-08-12T11:33:00Z">
        <w:r w:rsidR="00AE789A">
          <w:rPr>
            <w:b/>
            <w:bCs/>
            <w:i w:val="0"/>
            <w:iCs w:val="0"/>
            <w:noProof/>
            <w:color w:val="auto"/>
          </w:rPr>
          <w:t>12</w:t>
        </w:r>
        <w:r w:rsidR="00AE789A">
          <w:rPr>
            <w:b/>
            <w:bCs/>
            <w:i w:val="0"/>
            <w:iCs w:val="0"/>
            <w:color w:val="auto"/>
          </w:rPr>
          <w:fldChar w:fldCharType="end"/>
        </w:r>
      </w:ins>
      <w:del w:id="641" w:author="Seltzer, Karl" w:date="2024-08-12T11:33:00Z">
        <w:r w:rsidRPr="00B87355" w:rsidDel="00AE789A">
          <w:rPr>
            <w:b/>
            <w:bCs/>
            <w:i w:val="0"/>
            <w:iCs w:val="0"/>
            <w:color w:val="auto"/>
          </w:rPr>
          <w:fldChar w:fldCharType="begin"/>
        </w:r>
        <w:r w:rsidRPr="00B87355" w:rsidDel="00AE789A">
          <w:rPr>
            <w:b/>
            <w:bCs/>
            <w:i w:val="0"/>
            <w:iCs w:val="0"/>
            <w:color w:val="auto"/>
          </w:rPr>
          <w:delInstrText xml:space="preserve"> SEQ Table \* ARABIC </w:delInstrText>
        </w:r>
        <w:r w:rsidRPr="00B87355" w:rsidDel="00AE789A">
          <w:rPr>
            <w:b/>
            <w:bCs/>
            <w:i w:val="0"/>
            <w:iCs w:val="0"/>
            <w:color w:val="auto"/>
          </w:rPr>
          <w:fldChar w:fldCharType="separate"/>
        </w:r>
        <w:r w:rsidR="00524E1B" w:rsidDel="00AE789A">
          <w:rPr>
            <w:b/>
            <w:bCs/>
            <w:i w:val="0"/>
            <w:iCs w:val="0"/>
            <w:noProof/>
            <w:color w:val="auto"/>
          </w:rPr>
          <w:delText>12</w:delText>
        </w:r>
        <w:r w:rsidRPr="00B87355" w:rsidDel="00AE789A">
          <w:rPr>
            <w:b/>
            <w:bCs/>
            <w:i w:val="0"/>
            <w:iCs w:val="0"/>
            <w:color w:val="auto"/>
          </w:rPr>
          <w:fldChar w:fldCharType="end"/>
        </w:r>
      </w:del>
      <w:r w:rsidRPr="00B87355">
        <w:rPr>
          <w:b/>
          <w:bCs/>
          <w:i w:val="0"/>
          <w:iCs w:val="0"/>
          <w:color w:val="auto"/>
        </w:rPr>
        <w:t xml:space="preserve">: </w:t>
      </w:r>
      <w:r>
        <w:rPr>
          <w:b/>
          <w:bCs/>
          <w:i w:val="0"/>
          <w:iCs w:val="0"/>
          <w:color w:val="auto"/>
        </w:rPr>
        <w:t xml:space="preserve">File format for POA </w:t>
      </w:r>
      <w:del w:id="642" w:author="Seltzer, Karl" w:date="2024-04-05T14:37:00Z">
        <w:r w:rsidDel="002F0AE1">
          <w:rPr>
            <w:b/>
            <w:bCs/>
            <w:i w:val="0"/>
            <w:iCs w:val="0"/>
            <w:color w:val="auto"/>
          </w:rPr>
          <w:delText xml:space="preserve">Mapping </w:delText>
        </w:r>
      </w:del>
      <w:ins w:id="643" w:author="Seltzer, Karl" w:date="2024-04-05T14:37:00Z">
        <w:r w:rsidR="002F0AE1">
          <w:rPr>
            <w:b/>
            <w:bCs/>
            <w:i w:val="0"/>
            <w:iCs w:val="0"/>
            <w:color w:val="auto"/>
          </w:rPr>
          <w:t xml:space="preserve">Volatility Bins </w:t>
        </w:r>
      </w:ins>
      <w:r>
        <w:rPr>
          <w:b/>
          <w:bCs/>
          <w:i w:val="0"/>
          <w:iCs w:val="0"/>
          <w:color w:val="auto"/>
        </w:rPr>
        <w:t>file.</w:t>
      </w:r>
    </w:p>
    <w:p w14:paraId="468A3D7A" w14:textId="3DA04C92" w:rsidR="00913259" w:rsidRDefault="0036202E" w:rsidP="003C3F83">
      <w:pPr>
        <w:pStyle w:val="Heading3"/>
      </w:pPr>
      <w:bookmarkStart w:id="644" w:name="_Ref112935831"/>
      <w:bookmarkStart w:id="645" w:name="_Toc113448795"/>
      <w:bookmarkStart w:id="646" w:name="_Toc174099292"/>
      <w:proofErr w:type="spellStart"/>
      <w:r>
        <w:t>tbl_tox</w:t>
      </w:r>
      <w:proofErr w:type="spellEnd"/>
      <w:r w:rsidR="00913259">
        <w:t xml:space="preserve"> File</w:t>
      </w:r>
      <w:bookmarkEnd w:id="644"/>
      <w:bookmarkEnd w:id="645"/>
      <w:bookmarkEnd w:id="646"/>
    </w:p>
    <w:p w14:paraId="40654949" w14:textId="31C4C1B8" w:rsidR="00913259" w:rsidRDefault="005C6772" w:rsidP="00913259">
      <w:pPr>
        <w:jc w:val="both"/>
      </w:pPr>
      <w:r>
        <w:t xml:space="preserve">The </w:t>
      </w:r>
      <w:proofErr w:type="spellStart"/>
      <w:r>
        <w:t>tbl_tox</w:t>
      </w:r>
      <w:proofErr w:type="spellEnd"/>
      <w:r>
        <w:t xml:space="preserve"> file </w:t>
      </w:r>
      <w:r w:rsidR="006803CC">
        <w:t>is used when</w:t>
      </w:r>
      <w:r w:rsidR="00E97BD3">
        <w:t xml:space="preserve"> RUN_TYPE is INTEGRATE or NOINTEGRATE (see </w:t>
      </w:r>
      <w:r w:rsidR="00E03DC7">
        <w:t xml:space="preserve">Section </w:t>
      </w:r>
      <w:r w:rsidR="00E03DC7">
        <w:fldChar w:fldCharType="begin"/>
      </w:r>
      <w:r w:rsidR="00E03DC7">
        <w:instrText xml:space="preserve"> REF _Ref115701326 \r \h </w:instrText>
      </w:r>
      <w:r w:rsidR="00E03DC7">
        <w:fldChar w:fldCharType="separate"/>
      </w:r>
      <w:r w:rsidR="00524E1B">
        <w:t>2.4</w:t>
      </w:r>
      <w:r w:rsidR="00E03DC7">
        <w:fldChar w:fldCharType="end"/>
      </w:r>
      <w:r w:rsidR="00E97BD3">
        <w:t>)</w:t>
      </w:r>
      <w:r w:rsidR="0074674F">
        <w:t>, which occurs when</w:t>
      </w:r>
      <w:r w:rsidR="006803CC">
        <w:t xml:space="preserve"> emitted species (e.g., HAPs) are pulled directly from the base inventory (see </w:t>
      </w:r>
      <w:r w:rsidR="00FA0F2C">
        <w:t xml:space="preserve">Section </w:t>
      </w:r>
      <w:r w:rsidR="00FA0F2C">
        <w:fldChar w:fldCharType="begin"/>
      </w:r>
      <w:r w:rsidR="00FA0F2C">
        <w:instrText xml:space="preserve"> REF _Ref112934539 \r \h </w:instrText>
      </w:r>
      <w:r w:rsidR="00FA0F2C">
        <w:fldChar w:fldCharType="separate"/>
      </w:r>
      <w:r w:rsidR="00524E1B">
        <w:t>1.1</w:t>
      </w:r>
      <w:r w:rsidR="00FA0F2C">
        <w:fldChar w:fldCharType="end"/>
      </w:r>
      <w:r w:rsidR="006803CC">
        <w:t>)</w:t>
      </w:r>
      <w:r w:rsidR="001602A0">
        <w:t xml:space="preserve"> </w:t>
      </w:r>
      <w:del w:id="647" w:author="Seltzer, Karl" w:date="2024-08-07T14:00:00Z">
        <w:r w:rsidR="001602A0" w:rsidDel="000C69E8">
          <w:delText xml:space="preserve">in </w:delText>
        </w:r>
      </w:del>
      <w:ins w:id="648" w:author="Seltzer, Karl" w:date="2024-08-07T14:00:00Z">
        <w:r w:rsidR="000C69E8">
          <w:t xml:space="preserve">to </w:t>
        </w:r>
      </w:ins>
      <w:r w:rsidR="001602A0">
        <w:t>the modeling platform</w:t>
      </w:r>
      <w:r w:rsidR="005C43C4">
        <w:t>.</w:t>
      </w:r>
      <w:r w:rsidR="00ED56F4">
        <w:t xml:space="preserve"> </w:t>
      </w:r>
      <w:r w:rsidR="00C33DAC">
        <w:t xml:space="preserve">In the </w:t>
      </w:r>
      <w:proofErr w:type="spellStart"/>
      <w:r w:rsidR="00C33DAC">
        <w:t>tbl_tox</w:t>
      </w:r>
      <w:proofErr w:type="spellEnd"/>
      <w:r w:rsidR="00C33DAC">
        <w:t xml:space="preserve"> file, a list of SPECIATE species informs the S2S-Tool which species to not include</w:t>
      </w:r>
      <w:r w:rsidR="00E93F47">
        <w:t xml:space="preserve"> </w:t>
      </w:r>
      <w:r w:rsidR="00C33DAC">
        <w:t xml:space="preserve">when performing calculations to generate the GSCNV and GSPRO for a given execution. </w:t>
      </w:r>
      <w:r w:rsidR="00E96DAB">
        <w:t>For example,</w:t>
      </w:r>
      <w:r w:rsidR="009564A2">
        <w:t xml:space="preserve"> i</w:t>
      </w:r>
      <w:r w:rsidR="00DC36D8">
        <w:t>f one were to generate a set of GSCNV and GSPRO VOC files and incorporate naphthalene, benzene, acetaldehyde, formaldehyde, and methanol (NBAFM)</w:t>
      </w:r>
      <w:r w:rsidR="00816DDA">
        <w:t xml:space="preserve"> </w:t>
      </w:r>
      <w:r w:rsidR="00DC36D8">
        <w:t xml:space="preserve">from the base inventory </w:t>
      </w:r>
      <w:del w:id="649" w:author="Seltzer, Karl" w:date="2024-08-07T14:01:00Z">
        <w:r w:rsidR="00B94282" w:rsidDel="00922FD8">
          <w:delText xml:space="preserve">(i.e., NAPHTH, BENZENE, ACETALD, FORMALD, METHANOL in the U.S. NEI) </w:delText>
        </w:r>
      </w:del>
      <w:r w:rsidR="00DC36D8">
        <w:t>for a HAP-CAP modeling platform</w:t>
      </w:r>
      <w:r w:rsidR="009564A2">
        <w:t>, these pollutants should not be included when speciating non-NBAFM VOC mass.</w:t>
      </w:r>
    </w:p>
    <w:p w14:paraId="7E421113" w14:textId="6A1E0023" w:rsidR="005D14B3" w:rsidRDefault="005D14B3" w:rsidP="00913259">
      <w:pPr>
        <w:jc w:val="both"/>
      </w:pPr>
      <w:r>
        <w:t>When speciating emissions from the MOVES model, additional</w:t>
      </w:r>
      <w:r w:rsidR="00C65792">
        <w:t xml:space="preserve"> </w:t>
      </w:r>
      <w:r w:rsidR="00C6492C">
        <w:t xml:space="preserve">emitted </w:t>
      </w:r>
      <w:r w:rsidR="00C65792">
        <w:t>gas-phase</w:t>
      </w:r>
      <w:r>
        <w:t xml:space="preserve"> species are </w:t>
      </w:r>
      <w:r w:rsidR="002F6F18">
        <w:t>imported</w:t>
      </w:r>
      <w:r>
        <w:t xml:space="preserve"> </w:t>
      </w:r>
      <w:r w:rsidR="00C65792">
        <w:t xml:space="preserve">directly </w:t>
      </w:r>
      <w:r>
        <w:t xml:space="preserve">to the modeling platform </w:t>
      </w:r>
      <w:r w:rsidR="00C65792">
        <w:t xml:space="preserve">and should not be included when speciating VOC mass. </w:t>
      </w:r>
      <w:r w:rsidR="00A31FC8">
        <w:t xml:space="preserve">As such, the </w:t>
      </w:r>
      <w:proofErr w:type="spellStart"/>
      <w:r w:rsidR="00A31FC8">
        <w:t>tbl_tox</w:t>
      </w:r>
      <w:proofErr w:type="spellEnd"/>
      <w:r w:rsidR="00A31FC8">
        <w:t xml:space="preserve"> file </w:t>
      </w:r>
      <w:r w:rsidR="00AE527F">
        <w:t xml:space="preserve">in these scenarios must expand to include the additional “integrated” species (e.g., 1,3-butadiene, ethylbenzene, ethanol). </w:t>
      </w:r>
      <w:r w:rsidR="00C90072">
        <w:t>In addition, the MOVES model provides explicit emissions for particula</w:t>
      </w:r>
      <w:r w:rsidR="00BC3408">
        <w:t>te</w:t>
      </w:r>
      <w:r w:rsidR="00C90072">
        <w:t xml:space="preserve"> elemental carbon and sulfate, which are components of PM</w:t>
      </w:r>
      <w:r w:rsidR="00C90072" w:rsidRPr="00C90072">
        <w:rPr>
          <w:vertAlign w:val="subscript"/>
        </w:rPr>
        <w:t>2.5</w:t>
      </w:r>
      <w:r w:rsidR="00C90072">
        <w:t>.</w:t>
      </w:r>
      <w:r w:rsidR="006229C1">
        <w:t xml:space="preserve"> </w:t>
      </w:r>
      <w:r w:rsidR="006D3A47">
        <w:t>T</w:t>
      </w:r>
      <w:r w:rsidR="00AC5434">
        <w:t>o</w:t>
      </w:r>
      <w:r w:rsidR="006D3A47">
        <w:t xml:space="preserve"> speciate the remaining portion of PM</w:t>
      </w:r>
      <w:r w:rsidR="006D3A47" w:rsidRPr="006D3A47">
        <w:rPr>
          <w:vertAlign w:val="subscript"/>
        </w:rPr>
        <w:t>2.5</w:t>
      </w:r>
      <w:r w:rsidR="006D3A47">
        <w:t>, MOVES outputs emissions of</w:t>
      </w:r>
      <w:r w:rsidR="00AA760F">
        <w:t xml:space="preserve"> particulate</w:t>
      </w:r>
      <w:r w:rsidR="006D3A47">
        <w:t xml:space="preserve"> total organic matter (TOM) and all residual mass (</w:t>
      </w:r>
      <w:r w:rsidR="00917860" w:rsidRPr="00917860">
        <w:t>RESID_PM</w:t>
      </w:r>
      <w:r w:rsidR="006D3A47">
        <w:t xml:space="preserve">). </w:t>
      </w:r>
      <w:r w:rsidR="00C33E5E">
        <w:t xml:space="preserve">To accommodate speciation of TOM and </w:t>
      </w:r>
      <w:r w:rsidR="00917860" w:rsidRPr="00917860">
        <w:t>RESID_PM</w:t>
      </w:r>
      <w:r w:rsidR="00C33E5E">
        <w:t xml:space="preserve">, two additional </w:t>
      </w:r>
      <w:proofErr w:type="spellStart"/>
      <w:r w:rsidR="00C33E5E">
        <w:t>tbl_tox</w:t>
      </w:r>
      <w:proofErr w:type="spellEnd"/>
      <w:r w:rsidR="00C33E5E">
        <w:t xml:space="preserve"> files are included in the S2S-Tool </w:t>
      </w:r>
      <w:r w:rsidR="0031644B">
        <w:t xml:space="preserve">repository that enable the generation of GSPRO’s for TOM and </w:t>
      </w:r>
      <w:r w:rsidR="00917860" w:rsidRPr="00917860">
        <w:t>RESID_PM</w:t>
      </w:r>
      <w:r w:rsidR="0031644B">
        <w:t xml:space="preserve">. </w:t>
      </w:r>
    </w:p>
    <w:p w14:paraId="2AB804B5" w14:textId="2BBF3EE4" w:rsidR="00A75C25" w:rsidRDefault="00A75C25" w:rsidP="00913259">
      <w:pPr>
        <w:jc w:val="both"/>
      </w:pPr>
      <w:r>
        <w:lastRenderedPageBreak/>
        <w:t xml:space="preserve">This dataset is comma delimited and composed of three columns with the header indicating the contents of each column: </w:t>
      </w:r>
      <w:r w:rsidR="00AF1D16">
        <w:t xml:space="preserve">AQM, SPECIES_ID, and </w:t>
      </w:r>
      <w:proofErr w:type="spellStart"/>
      <w:r w:rsidR="00BE054F">
        <w:t>Inv.</w:t>
      </w:r>
      <w:r w:rsidR="00AF1D16">
        <w:t>Species</w:t>
      </w:r>
      <w:proofErr w:type="spellEnd"/>
      <w:r>
        <w:t>.</w:t>
      </w:r>
      <w:r w:rsidR="00115549">
        <w:t xml:space="preserve"> Note that multiple </w:t>
      </w:r>
      <w:proofErr w:type="spellStart"/>
      <w:r w:rsidR="00115549">
        <w:t>Inv.Species</w:t>
      </w:r>
      <w:proofErr w:type="spellEnd"/>
      <w:r w:rsidR="00115549">
        <w:t xml:space="preserve"> entries may have equivalent SPECIES_ID entries due to </w:t>
      </w:r>
      <w:r w:rsidR="00D5784A">
        <w:t>process-level emissions information (e.g., BENZENE, EVP__BENZENE, and EXH__BENZENE are all inventory species whose SPECIES_ID = 302).</w:t>
      </w:r>
    </w:p>
    <w:tbl>
      <w:tblPr>
        <w:tblStyle w:val="TableGrid"/>
        <w:tblW w:w="9358" w:type="dxa"/>
        <w:tblLook w:val="04A0" w:firstRow="1" w:lastRow="0" w:firstColumn="1" w:lastColumn="0" w:noHBand="0" w:noVBand="1"/>
      </w:tblPr>
      <w:tblGrid>
        <w:gridCol w:w="1004"/>
        <w:gridCol w:w="1330"/>
        <w:gridCol w:w="7024"/>
      </w:tblGrid>
      <w:tr w:rsidR="00F05ADB" w14:paraId="7ED5C6D0" w14:textId="77777777" w:rsidTr="001202FE">
        <w:trPr>
          <w:trHeight w:val="266"/>
        </w:trPr>
        <w:tc>
          <w:tcPr>
            <w:tcW w:w="0" w:type="auto"/>
            <w:shd w:val="clear" w:color="auto" w:fill="D9D9D9" w:themeFill="background1" w:themeFillShade="D9"/>
            <w:vAlign w:val="center"/>
          </w:tcPr>
          <w:p w14:paraId="77758CB8" w14:textId="77777777" w:rsidR="007329FB" w:rsidRPr="00B87355" w:rsidRDefault="007329FB" w:rsidP="00690EB7">
            <w:pPr>
              <w:jc w:val="center"/>
              <w:rPr>
                <w:b/>
                <w:bCs/>
              </w:rPr>
            </w:pPr>
            <w:r w:rsidRPr="00B87355">
              <w:rPr>
                <w:b/>
                <w:bCs/>
              </w:rPr>
              <w:t>Column</w:t>
            </w:r>
          </w:p>
        </w:tc>
        <w:tc>
          <w:tcPr>
            <w:tcW w:w="0" w:type="auto"/>
            <w:shd w:val="clear" w:color="auto" w:fill="D9D9D9" w:themeFill="background1" w:themeFillShade="D9"/>
            <w:vAlign w:val="center"/>
          </w:tcPr>
          <w:p w14:paraId="73A45C3C" w14:textId="77777777" w:rsidR="007329FB" w:rsidRPr="00B87355" w:rsidRDefault="007329FB" w:rsidP="00690EB7">
            <w:pPr>
              <w:jc w:val="center"/>
              <w:rPr>
                <w:b/>
                <w:bCs/>
              </w:rPr>
            </w:pPr>
            <w:r w:rsidRPr="00B87355">
              <w:rPr>
                <w:b/>
                <w:bCs/>
              </w:rPr>
              <w:t>Header</w:t>
            </w:r>
          </w:p>
        </w:tc>
        <w:tc>
          <w:tcPr>
            <w:tcW w:w="0" w:type="auto"/>
            <w:shd w:val="clear" w:color="auto" w:fill="D9D9D9" w:themeFill="background1" w:themeFillShade="D9"/>
            <w:vAlign w:val="center"/>
          </w:tcPr>
          <w:p w14:paraId="0373717F" w14:textId="77777777" w:rsidR="007329FB" w:rsidRPr="00B87355" w:rsidRDefault="007329FB" w:rsidP="00690EB7">
            <w:pPr>
              <w:jc w:val="center"/>
              <w:rPr>
                <w:b/>
                <w:bCs/>
              </w:rPr>
            </w:pPr>
            <w:r w:rsidRPr="00B87355">
              <w:rPr>
                <w:b/>
                <w:bCs/>
              </w:rPr>
              <w:t>Description</w:t>
            </w:r>
          </w:p>
        </w:tc>
      </w:tr>
      <w:tr w:rsidR="00E17E09" w14:paraId="082CE4CE" w14:textId="77777777" w:rsidTr="009C521C">
        <w:trPr>
          <w:trHeight w:val="266"/>
        </w:trPr>
        <w:tc>
          <w:tcPr>
            <w:tcW w:w="0" w:type="auto"/>
            <w:vAlign w:val="center"/>
          </w:tcPr>
          <w:p w14:paraId="6A3903CF" w14:textId="77777777" w:rsidR="00E17E09" w:rsidRDefault="00E17E09" w:rsidP="00E17E09">
            <w:pPr>
              <w:jc w:val="center"/>
            </w:pPr>
            <w:r>
              <w:t>1</w:t>
            </w:r>
          </w:p>
        </w:tc>
        <w:tc>
          <w:tcPr>
            <w:tcW w:w="0" w:type="auto"/>
            <w:vAlign w:val="center"/>
          </w:tcPr>
          <w:p w14:paraId="28540BEB" w14:textId="37BC90DF" w:rsidR="00E17E09" w:rsidRDefault="00E17E09" w:rsidP="00E17E09">
            <w:pPr>
              <w:jc w:val="center"/>
            </w:pPr>
            <w:r>
              <w:t>AQM</w:t>
            </w:r>
          </w:p>
        </w:tc>
        <w:tc>
          <w:tcPr>
            <w:tcW w:w="0" w:type="auto"/>
            <w:vAlign w:val="center"/>
          </w:tcPr>
          <w:p w14:paraId="3B5A098B" w14:textId="43B05283" w:rsidR="00E17E09" w:rsidRDefault="00E17E09" w:rsidP="00E17E09">
            <w:pPr>
              <w:jc w:val="center"/>
            </w:pPr>
            <w:r>
              <w:t>Modeling indicator (options: CMAQ and CAMX).</w:t>
            </w:r>
          </w:p>
        </w:tc>
      </w:tr>
      <w:tr w:rsidR="007376FE" w14:paraId="02CB5C54" w14:textId="77777777" w:rsidTr="009C521C">
        <w:trPr>
          <w:trHeight w:val="250"/>
        </w:trPr>
        <w:tc>
          <w:tcPr>
            <w:tcW w:w="0" w:type="auto"/>
            <w:vAlign w:val="center"/>
          </w:tcPr>
          <w:p w14:paraId="3D525501" w14:textId="77777777" w:rsidR="007376FE" w:rsidRDefault="007376FE" w:rsidP="007376FE">
            <w:pPr>
              <w:jc w:val="center"/>
            </w:pPr>
            <w:r>
              <w:t>2</w:t>
            </w:r>
          </w:p>
        </w:tc>
        <w:tc>
          <w:tcPr>
            <w:tcW w:w="0" w:type="auto"/>
            <w:vAlign w:val="center"/>
          </w:tcPr>
          <w:p w14:paraId="1A93DA9C" w14:textId="089825DC" w:rsidR="007376FE" w:rsidRDefault="007376FE" w:rsidP="007376FE">
            <w:pPr>
              <w:jc w:val="center"/>
            </w:pPr>
            <w:r>
              <w:t>SPECIES_ID</w:t>
            </w:r>
          </w:p>
        </w:tc>
        <w:tc>
          <w:tcPr>
            <w:tcW w:w="0" w:type="auto"/>
            <w:vAlign w:val="center"/>
          </w:tcPr>
          <w:p w14:paraId="353664F2" w14:textId="7C6C812F" w:rsidR="007376FE" w:rsidRDefault="007376FE" w:rsidP="007376FE">
            <w:pPr>
              <w:jc w:val="center"/>
            </w:pPr>
            <w:r>
              <w:t>SPECIATE SPECIES_ID</w:t>
            </w:r>
            <w:r w:rsidR="00F05ADB">
              <w:t xml:space="preserve"> of inventory species to be incorporated</w:t>
            </w:r>
            <w:r>
              <w:t>.</w:t>
            </w:r>
          </w:p>
        </w:tc>
      </w:tr>
      <w:tr w:rsidR="009C521C" w14:paraId="0F92B108" w14:textId="77777777" w:rsidTr="009C521C">
        <w:trPr>
          <w:trHeight w:val="266"/>
        </w:trPr>
        <w:tc>
          <w:tcPr>
            <w:tcW w:w="0" w:type="auto"/>
            <w:vAlign w:val="center"/>
          </w:tcPr>
          <w:p w14:paraId="4EA1AFC6" w14:textId="77777777" w:rsidR="009C521C" w:rsidRDefault="009C521C" w:rsidP="009C521C">
            <w:pPr>
              <w:jc w:val="center"/>
            </w:pPr>
            <w:r>
              <w:t>3</w:t>
            </w:r>
          </w:p>
        </w:tc>
        <w:tc>
          <w:tcPr>
            <w:tcW w:w="0" w:type="auto"/>
            <w:vAlign w:val="center"/>
          </w:tcPr>
          <w:p w14:paraId="2BE10DAF" w14:textId="24A2EEAD" w:rsidR="009C521C" w:rsidRDefault="00E90076" w:rsidP="009C521C">
            <w:pPr>
              <w:keepNext/>
              <w:jc w:val="center"/>
            </w:pPr>
            <w:proofErr w:type="spellStart"/>
            <w:r>
              <w:t>Inv.</w:t>
            </w:r>
            <w:r w:rsidR="009C521C">
              <w:t>Species</w:t>
            </w:r>
            <w:proofErr w:type="spellEnd"/>
          </w:p>
        </w:tc>
        <w:tc>
          <w:tcPr>
            <w:tcW w:w="0" w:type="auto"/>
            <w:vAlign w:val="center"/>
          </w:tcPr>
          <w:p w14:paraId="73D6B961" w14:textId="34DCDF90" w:rsidR="009C521C" w:rsidRDefault="00F05ADB" w:rsidP="009C521C">
            <w:pPr>
              <w:keepNext/>
              <w:jc w:val="center"/>
            </w:pPr>
            <w:r>
              <w:t>Inventory species to be incorporated</w:t>
            </w:r>
            <w:r w:rsidR="000B1143">
              <w:t xml:space="preserve"> (SMOKE INVTABLE must match)</w:t>
            </w:r>
            <w:r w:rsidR="009C521C">
              <w:t>.</w:t>
            </w:r>
          </w:p>
        </w:tc>
      </w:tr>
    </w:tbl>
    <w:p w14:paraId="20FAD394" w14:textId="235611E3" w:rsidR="007329FB" w:rsidRPr="00B87355" w:rsidRDefault="007329FB" w:rsidP="007329FB">
      <w:pPr>
        <w:pStyle w:val="Caption"/>
        <w:rPr>
          <w:b/>
          <w:bCs/>
          <w:i w:val="0"/>
          <w:iCs w:val="0"/>
          <w:color w:val="auto"/>
        </w:rPr>
      </w:pPr>
      <w:r w:rsidRPr="00B87355">
        <w:rPr>
          <w:b/>
          <w:bCs/>
          <w:i w:val="0"/>
          <w:iCs w:val="0"/>
          <w:color w:val="auto"/>
        </w:rPr>
        <w:t xml:space="preserve">Table </w:t>
      </w:r>
      <w:ins w:id="650" w:author="Seltzer, Karl" w:date="2024-08-12T11:33:00Z">
        <w:r w:rsidR="00AE789A">
          <w:rPr>
            <w:b/>
            <w:bCs/>
            <w:i w:val="0"/>
            <w:iCs w:val="0"/>
            <w:color w:val="auto"/>
          </w:rPr>
          <w:fldChar w:fldCharType="begin"/>
        </w:r>
        <w:r w:rsidR="00AE789A">
          <w:rPr>
            <w:b/>
            <w:bCs/>
            <w:i w:val="0"/>
            <w:iCs w:val="0"/>
            <w:color w:val="auto"/>
          </w:rPr>
          <w:instrText xml:space="preserve"> SEQ Table \* ARABIC </w:instrText>
        </w:r>
      </w:ins>
      <w:r w:rsidR="00AE789A">
        <w:rPr>
          <w:b/>
          <w:bCs/>
          <w:i w:val="0"/>
          <w:iCs w:val="0"/>
          <w:color w:val="auto"/>
        </w:rPr>
        <w:fldChar w:fldCharType="separate"/>
      </w:r>
      <w:ins w:id="651" w:author="Seltzer, Karl" w:date="2024-08-12T11:33:00Z">
        <w:r w:rsidR="00AE789A">
          <w:rPr>
            <w:b/>
            <w:bCs/>
            <w:i w:val="0"/>
            <w:iCs w:val="0"/>
            <w:noProof/>
            <w:color w:val="auto"/>
          </w:rPr>
          <w:t>13</w:t>
        </w:r>
        <w:r w:rsidR="00AE789A">
          <w:rPr>
            <w:b/>
            <w:bCs/>
            <w:i w:val="0"/>
            <w:iCs w:val="0"/>
            <w:color w:val="auto"/>
          </w:rPr>
          <w:fldChar w:fldCharType="end"/>
        </w:r>
      </w:ins>
      <w:del w:id="652" w:author="Seltzer, Karl" w:date="2024-08-12T11:33:00Z">
        <w:r w:rsidRPr="00B87355" w:rsidDel="00AE789A">
          <w:rPr>
            <w:b/>
            <w:bCs/>
            <w:i w:val="0"/>
            <w:iCs w:val="0"/>
            <w:color w:val="auto"/>
          </w:rPr>
          <w:fldChar w:fldCharType="begin"/>
        </w:r>
        <w:r w:rsidRPr="00B87355" w:rsidDel="00AE789A">
          <w:rPr>
            <w:b/>
            <w:bCs/>
            <w:i w:val="0"/>
            <w:iCs w:val="0"/>
            <w:color w:val="auto"/>
          </w:rPr>
          <w:delInstrText xml:space="preserve"> SEQ Table \* ARABIC </w:delInstrText>
        </w:r>
        <w:r w:rsidRPr="00B87355" w:rsidDel="00AE789A">
          <w:rPr>
            <w:b/>
            <w:bCs/>
            <w:i w:val="0"/>
            <w:iCs w:val="0"/>
            <w:color w:val="auto"/>
          </w:rPr>
          <w:fldChar w:fldCharType="separate"/>
        </w:r>
        <w:r w:rsidR="00524E1B" w:rsidDel="00AE789A">
          <w:rPr>
            <w:b/>
            <w:bCs/>
            <w:i w:val="0"/>
            <w:iCs w:val="0"/>
            <w:noProof/>
            <w:color w:val="auto"/>
          </w:rPr>
          <w:delText>13</w:delText>
        </w:r>
        <w:r w:rsidRPr="00B87355" w:rsidDel="00AE789A">
          <w:rPr>
            <w:b/>
            <w:bCs/>
            <w:i w:val="0"/>
            <w:iCs w:val="0"/>
            <w:color w:val="auto"/>
          </w:rPr>
          <w:fldChar w:fldCharType="end"/>
        </w:r>
      </w:del>
      <w:r w:rsidRPr="00B87355">
        <w:rPr>
          <w:b/>
          <w:bCs/>
          <w:i w:val="0"/>
          <w:iCs w:val="0"/>
          <w:color w:val="auto"/>
        </w:rPr>
        <w:t xml:space="preserve">: </w:t>
      </w:r>
      <w:r>
        <w:rPr>
          <w:b/>
          <w:bCs/>
          <w:i w:val="0"/>
          <w:iCs w:val="0"/>
          <w:color w:val="auto"/>
        </w:rPr>
        <w:t xml:space="preserve">File format for </w:t>
      </w:r>
      <w:proofErr w:type="spellStart"/>
      <w:r>
        <w:rPr>
          <w:b/>
          <w:bCs/>
          <w:i w:val="0"/>
          <w:iCs w:val="0"/>
          <w:color w:val="auto"/>
        </w:rPr>
        <w:t>tbl_tox</w:t>
      </w:r>
      <w:proofErr w:type="spellEnd"/>
      <w:r>
        <w:rPr>
          <w:b/>
          <w:bCs/>
          <w:i w:val="0"/>
          <w:iCs w:val="0"/>
          <w:color w:val="auto"/>
        </w:rPr>
        <w:t xml:space="preserve"> file.</w:t>
      </w:r>
    </w:p>
    <w:p w14:paraId="0C1524DD" w14:textId="77777777" w:rsidR="00AF1549" w:rsidRDefault="00AF1549" w:rsidP="00AF1549">
      <w:pPr>
        <w:pStyle w:val="Heading2"/>
      </w:pPr>
      <w:bookmarkStart w:id="653" w:name="_Toc174099293"/>
      <w:bookmarkStart w:id="654" w:name="_Ref113445249"/>
      <w:bookmarkStart w:id="655" w:name="_Toc113448780"/>
      <w:bookmarkStart w:id="656" w:name="_Toc113448782"/>
      <w:bookmarkStart w:id="657" w:name="_Ref115076469"/>
      <w:bookmarkStart w:id="658" w:name="_Ref112935880"/>
      <w:bookmarkStart w:id="659" w:name="_Ref112935895"/>
      <w:bookmarkStart w:id="660" w:name="_Ref112936060"/>
      <w:bookmarkStart w:id="661" w:name="_Ref112936091"/>
      <w:bookmarkStart w:id="662" w:name="_Ref112936102"/>
      <w:bookmarkStart w:id="663" w:name="_Ref112936202"/>
      <w:bookmarkStart w:id="664" w:name="_Ref112936228"/>
      <w:bookmarkStart w:id="665" w:name="_Ref112936241"/>
      <w:bookmarkStart w:id="666" w:name="_Ref112936249"/>
      <w:bookmarkStart w:id="667" w:name="_Ref112936305"/>
      <w:bookmarkStart w:id="668" w:name="_Ref112936314"/>
      <w:bookmarkStart w:id="669" w:name="_Toc113448796"/>
      <w:r>
        <w:t>Output Files</w:t>
      </w:r>
      <w:bookmarkEnd w:id="653"/>
    </w:p>
    <w:p w14:paraId="2233FB6B" w14:textId="77777777" w:rsidR="00AF1549" w:rsidRPr="003B3C46" w:rsidRDefault="00AF1549" w:rsidP="00AF1549">
      <w:pPr>
        <w:jc w:val="both"/>
      </w:pPr>
      <w:r>
        <w:t xml:space="preserve">The </w:t>
      </w:r>
      <w:r w:rsidRPr="003B3C46">
        <w:t>contents and structure of all output files are described below.</w:t>
      </w:r>
    </w:p>
    <w:p w14:paraId="3F40F623" w14:textId="77777777" w:rsidR="00AF1549" w:rsidRPr="003B3C46" w:rsidRDefault="00AF1549" w:rsidP="00AF1549">
      <w:pPr>
        <w:pStyle w:val="Heading3"/>
      </w:pPr>
      <w:bookmarkStart w:id="670" w:name="_Toc174099294"/>
      <w:r w:rsidRPr="003B3C46">
        <w:t>GSCNV</w:t>
      </w:r>
      <w:bookmarkEnd w:id="654"/>
      <w:bookmarkEnd w:id="655"/>
      <w:r w:rsidRPr="003B3C46">
        <w:t xml:space="preserve"> File</w:t>
      </w:r>
      <w:bookmarkEnd w:id="670"/>
    </w:p>
    <w:p w14:paraId="3A2F7462" w14:textId="5B9A4858" w:rsidR="00AF1549" w:rsidRDefault="00AF1549" w:rsidP="00AF1549">
      <w:pPr>
        <w:jc w:val="both"/>
      </w:pPr>
      <w:r w:rsidRPr="003B3C46">
        <w:t xml:space="preserve">The GSCNV file is one of the primary outputs from the S2S-Tool and is </w:t>
      </w:r>
      <w:r w:rsidR="002C0075">
        <w:t>an input</w:t>
      </w:r>
      <w:r w:rsidR="002C0075" w:rsidRPr="003B3C46">
        <w:t xml:space="preserve"> </w:t>
      </w:r>
      <w:r w:rsidR="00B006AE">
        <w:t>to</w:t>
      </w:r>
      <w:r w:rsidR="00B006AE" w:rsidRPr="003B3C46">
        <w:t xml:space="preserve"> </w:t>
      </w:r>
      <w:r w:rsidRPr="003B3C46">
        <w:t>the SMOKE modeling system. Also known as the pollutant-to-pollutant conversion factors file, a GSCNV is required when there is a mismatch between the pollutant in the inventory and the pollutant for which the speciation profiles have been developed</w:t>
      </w:r>
      <w:r w:rsidRPr="00B24496">
        <w:t xml:space="preserve">. </w:t>
      </w:r>
      <w:r>
        <w:t>Currently, this is only relevant for profiles within SPECIATE for which the PROFILE_TYPE is GAS. The most common example of pollutant-to-pollutant conversion within SMOKE is the conversion of VOC, which is a regulatorily defined collection of gas-phase organic emissions, to TOG, which is the standard gas-phase speciation profile type within SPECIATE.</w:t>
      </w:r>
    </w:p>
    <w:p w14:paraId="49909B02" w14:textId="0C8AF551" w:rsidR="00AF1549" w:rsidRPr="003B3C46" w:rsidRDefault="00AF1549" w:rsidP="00AF1549">
      <w:pPr>
        <w:jc w:val="both"/>
      </w:pPr>
      <w:r>
        <w:t xml:space="preserve">A GSCNV file can begin with comment lines, which the S2S-Tool </w:t>
      </w:r>
      <w:r w:rsidR="00B006AE">
        <w:t xml:space="preserve">generates </w:t>
      </w:r>
      <w:r>
        <w:t>to provide metadata on the S2S-Tool runtime specifications that were used when generating the GSCNV file. Following the comment lines, the first required header line</w:t>
      </w:r>
      <w:r w:rsidR="00697087">
        <w:t xml:space="preserve"> </w:t>
      </w:r>
      <w:r w:rsidR="00E07E5D">
        <w:t>for</w:t>
      </w:r>
      <w:r w:rsidR="00697087">
        <w:t xml:space="preserve"> SMOKE</w:t>
      </w:r>
      <w:r>
        <w:t xml:space="preserve"> is “#BY PROFILE” (see Fig. </w:t>
      </w:r>
      <w:r w:rsidR="00055997">
        <w:t>3</w:t>
      </w:r>
      <w:r>
        <w:t>). Following the “#BY PROFILE” line, a row is generated for each SPECIATE profile for which the PROFILE_TYPE = GAS. These rows each consist of four columns: the input pollutant, the output pollutant, the SPECIATE profile code</w:t>
      </w:r>
      <w:r w:rsidRPr="003B3C46">
        <w:t>, and the conversion factor (units of ton per ton).</w:t>
      </w:r>
    </w:p>
    <w:p w14:paraId="23A52130" w14:textId="4272AFE1" w:rsidR="003B3C46" w:rsidRPr="003B3C46" w:rsidRDefault="003B3C46" w:rsidP="00AF1549">
      <w:pPr>
        <w:keepNext/>
        <w:spacing w:after="0"/>
      </w:pPr>
      <w:r w:rsidRPr="003B3C46">
        <w:rPr>
          <w:noProof/>
        </w:rPr>
        <w:drawing>
          <wp:inline distT="0" distB="0" distL="0" distR="0" wp14:anchorId="7D8A496B" wp14:editId="44D21C2F">
            <wp:extent cx="5669280" cy="147608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782" t="20236" r="36587" b="54939"/>
                    <a:stretch/>
                  </pic:blipFill>
                  <pic:spPr bwMode="auto">
                    <a:xfrm>
                      <a:off x="0" y="0"/>
                      <a:ext cx="5669280" cy="1476081"/>
                    </a:xfrm>
                    <a:prstGeom prst="rect">
                      <a:avLst/>
                    </a:prstGeom>
                    <a:ln>
                      <a:noFill/>
                    </a:ln>
                    <a:extLst>
                      <a:ext uri="{53640926-AAD7-44D8-BBD7-CCE9431645EC}">
                        <a14:shadowObscured xmlns:a14="http://schemas.microsoft.com/office/drawing/2010/main"/>
                      </a:ext>
                    </a:extLst>
                  </pic:spPr>
                </pic:pic>
              </a:graphicData>
            </a:graphic>
          </wp:inline>
        </w:drawing>
      </w:r>
    </w:p>
    <w:p w14:paraId="0D1E667F" w14:textId="02D079CE" w:rsidR="00AF1549" w:rsidRPr="003B3C46" w:rsidRDefault="00AF1549" w:rsidP="00AF1549">
      <w:pPr>
        <w:pStyle w:val="Caption"/>
        <w:rPr>
          <w:b/>
          <w:bCs/>
          <w:i w:val="0"/>
          <w:iCs w:val="0"/>
          <w:color w:val="000000" w:themeColor="text1"/>
          <w:sz w:val="20"/>
          <w:szCs w:val="20"/>
        </w:rPr>
      </w:pPr>
      <w:bookmarkStart w:id="671" w:name="_Ref113444584"/>
      <w:r w:rsidRPr="003B3C46">
        <w:rPr>
          <w:b/>
          <w:bCs/>
          <w:i w:val="0"/>
          <w:iCs w:val="0"/>
          <w:color w:val="000000" w:themeColor="text1"/>
          <w:sz w:val="20"/>
          <w:szCs w:val="20"/>
        </w:rPr>
        <w:t xml:space="preserve">Figure </w:t>
      </w:r>
      <w:r w:rsidRPr="003B3C46">
        <w:rPr>
          <w:b/>
          <w:bCs/>
          <w:i w:val="0"/>
          <w:iCs w:val="0"/>
          <w:color w:val="000000" w:themeColor="text1"/>
          <w:sz w:val="20"/>
          <w:szCs w:val="20"/>
        </w:rPr>
        <w:fldChar w:fldCharType="begin"/>
      </w:r>
      <w:r w:rsidRPr="003B3C46">
        <w:rPr>
          <w:b/>
          <w:bCs/>
          <w:i w:val="0"/>
          <w:iCs w:val="0"/>
          <w:color w:val="000000" w:themeColor="text1"/>
          <w:sz w:val="20"/>
          <w:szCs w:val="20"/>
        </w:rPr>
        <w:instrText xml:space="preserve"> SEQ Figure \* ARABIC </w:instrText>
      </w:r>
      <w:r w:rsidRPr="003B3C46">
        <w:rPr>
          <w:b/>
          <w:bCs/>
          <w:i w:val="0"/>
          <w:iCs w:val="0"/>
          <w:color w:val="000000" w:themeColor="text1"/>
          <w:sz w:val="20"/>
          <w:szCs w:val="20"/>
        </w:rPr>
        <w:fldChar w:fldCharType="separate"/>
      </w:r>
      <w:r w:rsidR="00524E1B">
        <w:rPr>
          <w:b/>
          <w:bCs/>
          <w:i w:val="0"/>
          <w:iCs w:val="0"/>
          <w:noProof/>
          <w:color w:val="000000" w:themeColor="text1"/>
          <w:sz w:val="20"/>
          <w:szCs w:val="20"/>
        </w:rPr>
        <w:t>3</w:t>
      </w:r>
      <w:r w:rsidRPr="003B3C46">
        <w:rPr>
          <w:b/>
          <w:bCs/>
          <w:i w:val="0"/>
          <w:iCs w:val="0"/>
          <w:color w:val="000000" w:themeColor="text1"/>
          <w:sz w:val="20"/>
          <w:szCs w:val="20"/>
        </w:rPr>
        <w:fldChar w:fldCharType="end"/>
      </w:r>
      <w:bookmarkEnd w:id="671"/>
      <w:r w:rsidRPr="003B3C46">
        <w:rPr>
          <w:b/>
          <w:bCs/>
          <w:i w:val="0"/>
          <w:iCs w:val="0"/>
          <w:color w:val="000000" w:themeColor="text1"/>
          <w:sz w:val="20"/>
          <w:szCs w:val="20"/>
        </w:rPr>
        <w:t xml:space="preserve">: Example GSCNV file. </w:t>
      </w:r>
    </w:p>
    <w:p w14:paraId="624ED4ED" w14:textId="29551C5E" w:rsidR="00AF1549" w:rsidRPr="003B3C46" w:rsidRDefault="00AF1549" w:rsidP="00AF1549">
      <w:pPr>
        <w:jc w:val="both"/>
      </w:pPr>
      <w:r w:rsidRPr="003B3C46">
        <w:t xml:space="preserve">In Fig. </w:t>
      </w:r>
      <w:r w:rsidR="0087420D" w:rsidRPr="003B3C46">
        <w:t>3</w:t>
      </w:r>
      <w:r w:rsidRPr="003B3C46">
        <w:t>, the first entry indicates that the input pollutant is VOC, the output pollutant is TOG, and the SPECIATE profile 2402 features a conversion factor of 1.03</w:t>
      </w:r>
      <w:r w:rsidR="003B3C46" w:rsidRPr="003B3C46">
        <w:t>316458</w:t>
      </w:r>
      <w:r w:rsidRPr="003B3C46">
        <w:t xml:space="preserve"> between the input and output pollutant. In other words:</w:t>
      </w:r>
    </w:p>
    <w:p w14:paraId="054B6A2F" w14:textId="3D8665AB" w:rsidR="00AF1549" w:rsidRPr="003B3C46" w:rsidRDefault="00E9514D" w:rsidP="00AF1549">
      <w:pPr>
        <w:jc w:val="both"/>
      </w:pPr>
      <m:oMathPara>
        <m:oMath>
          <m:sSub>
            <m:sSubPr>
              <m:ctrlPr>
                <w:ins w:id="672" w:author="Seltzer, Karl" w:date="2023-09-06T14:05:00Z">
                  <w:rPr>
                    <w:rFonts w:ascii="Cambria Math" w:hAnsi="Cambria Math"/>
                    <w:i/>
                  </w:rPr>
                </w:ins>
              </m:ctrlPr>
            </m:sSubPr>
            <m:e>
              <m:r>
                <w:rPr>
                  <w:rFonts w:ascii="Cambria Math" w:hAnsi="Cambria Math"/>
                </w:rPr>
                <m:t>TOG</m:t>
              </m:r>
            </m:e>
            <m:sub>
              <m:r>
                <w:rPr>
                  <w:rFonts w:ascii="Cambria Math" w:hAnsi="Cambria Math"/>
                </w:rPr>
                <m:t>2402</m:t>
              </m:r>
            </m:sub>
          </m:sSub>
          <m:r>
            <w:rPr>
              <w:rFonts w:ascii="Cambria Math" w:hAnsi="Cambria Math"/>
            </w:rPr>
            <m:t>=</m:t>
          </m:r>
          <m:sSub>
            <m:sSubPr>
              <m:ctrlPr>
                <w:ins w:id="673" w:author="Seltzer, Karl" w:date="2023-09-06T14:05:00Z">
                  <w:rPr>
                    <w:rFonts w:ascii="Cambria Math" w:hAnsi="Cambria Math"/>
                    <w:i/>
                  </w:rPr>
                </w:ins>
              </m:ctrlPr>
            </m:sSubPr>
            <m:e>
              <m:r>
                <w:rPr>
                  <w:rFonts w:ascii="Cambria Math" w:hAnsi="Cambria Math"/>
                </w:rPr>
                <m:t>VOC</m:t>
              </m:r>
            </m:e>
            <m:sub>
              <m:r>
                <w:rPr>
                  <w:rFonts w:ascii="Cambria Math" w:hAnsi="Cambria Math"/>
                </w:rPr>
                <m:t>2402</m:t>
              </m:r>
            </m:sub>
          </m:sSub>
          <m:r>
            <w:rPr>
              <w:rFonts w:ascii="Cambria Math" w:hAnsi="Cambria Math"/>
            </w:rPr>
            <m:t>×1.03316458</m:t>
          </m:r>
        </m:oMath>
      </m:oMathPara>
    </w:p>
    <w:p w14:paraId="393537A2" w14:textId="5655287B" w:rsidR="00AF1549" w:rsidRDefault="00AF1549" w:rsidP="00AF1549">
      <w:pPr>
        <w:jc w:val="both"/>
      </w:pPr>
      <w:r w:rsidRPr="003B3C46">
        <w:t xml:space="preserve">As noted in the comments, the GSCNV illustrated in Fig. </w:t>
      </w:r>
      <w:r w:rsidR="00055997" w:rsidRPr="003B3C46">
        <w:t>3</w:t>
      </w:r>
      <w:r w:rsidRPr="003B3C46">
        <w:t xml:space="preserve"> was generated for “criteria” speciation methods. An exact replica of this file (except #S2S_RUN_TYPE = NOINTEGRATE; see </w:t>
      </w:r>
      <w:r w:rsidR="00E03DC7" w:rsidRPr="003B3C46">
        <w:t xml:space="preserve">Section </w:t>
      </w:r>
      <w:r w:rsidR="00E03DC7" w:rsidRPr="003B3C46">
        <w:fldChar w:fldCharType="begin"/>
      </w:r>
      <w:r w:rsidR="00E03DC7" w:rsidRPr="003B3C46">
        <w:instrText xml:space="preserve"> REF _Ref115701326 \r \h </w:instrText>
      </w:r>
      <w:r w:rsidR="003B3C46">
        <w:instrText xml:space="preserve"> \* MERGEFORMAT </w:instrText>
      </w:r>
      <w:r w:rsidR="00E03DC7" w:rsidRPr="003B3C46">
        <w:fldChar w:fldCharType="separate"/>
      </w:r>
      <w:r w:rsidR="00524E1B">
        <w:t>2.4</w:t>
      </w:r>
      <w:r w:rsidR="00E03DC7" w:rsidRPr="003B3C46">
        <w:fldChar w:fldCharType="end"/>
      </w:r>
      <w:r w:rsidRPr="003B3C46">
        <w:t>) would be generated for “no-integrate” speciation methods. In contrast, an “integrate” speciation methods GSCNV would use NONHAPVOC and NONHAPTOG for the input and output pollutants</w:t>
      </w:r>
      <w:r>
        <w:t xml:space="preserve">, respectively. Contrary to the name, NONHAPTOG does not represent all TOG </w:t>
      </w:r>
      <w:r w:rsidR="002C12DB">
        <w:t>minus</w:t>
      </w:r>
      <w:r>
        <w:t xml:space="preserve"> HAPs. Rather, NONHAPTOG represents all TOG </w:t>
      </w:r>
      <w:r w:rsidR="004F01ED">
        <w:t>minus</w:t>
      </w:r>
      <w:r>
        <w:t xml:space="preserve"> the species directly integrated into the modeling platform from the base inventory. For example, for a profile consisting of 30% decane, 15% acetone, 20% benzene, and 35% propanal, EPA’s current “HAP-CAP” modeling platform would integrate benzene from the base inventory, but not propanal (even though it is a HAP) because propanal is not chosen to be integrated. Noting that acetone is an exempt VOC, the conversion factor for this profile following “integrate” speciation methods would be 1.230769 </w:t>
      </w:r>
      <m:oMath>
        <m:r>
          <w:rPr>
            <w:rFonts w:ascii="Cambria Math" w:hAnsi="Cambria Math"/>
          </w:rPr>
          <m:t>(</m:t>
        </m:r>
        <m:f>
          <m:fPr>
            <m:ctrlPr>
              <w:ins w:id="674" w:author="Seltzer, Karl" w:date="2023-09-06T14:05:00Z">
                <w:rPr>
                  <w:rFonts w:ascii="Cambria Math" w:hAnsi="Cambria Math"/>
                  <w:i/>
                </w:rPr>
              </w:ins>
            </m:ctrlPr>
          </m:fPr>
          <m:num>
            <m:r>
              <w:rPr>
                <w:rFonts w:ascii="Cambria Math" w:hAnsi="Cambria Math"/>
              </w:rPr>
              <m:t>0.30+0.15+0.35</m:t>
            </m:r>
          </m:num>
          <m:den>
            <m:r>
              <w:rPr>
                <w:rFonts w:ascii="Cambria Math" w:hAnsi="Cambria Math"/>
              </w:rPr>
              <m:t>0.3+0.35</m:t>
            </m:r>
          </m:den>
        </m:f>
        <m:r>
          <w:rPr>
            <w:rFonts w:ascii="Cambria Math" w:eastAsiaTheme="minorEastAsia" w:hAnsi="Cambria Math"/>
          </w:rPr>
          <m:t>)</m:t>
        </m:r>
      </m:oMath>
      <w:r>
        <w:t xml:space="preserve">, computed using the sum of non-integrated (i.e., NONHAP) TOG weight percents in the numerator and the sum of non-integrated, VOC weight percents in the denominator. </w:t>
      </w:r>
    </w:p>
    <w:p w14:paraId="49A42249" w14:textId="189E2159" w:rsidR="00AF1549" w:rsidRPr="008F3076" w:rsidRDefault="00AF1549" w:rsidP="00AF1549">
      <w:pPr>
        <w:jc w:val="both"/>
      </w:pPr>
      <w:r>
        <w:t xml:space="preserve">For mobile sources generated using the MOVES model, the number of species integrated from the emissions model increases and includes species beyond HAPs (e.g., ethanol). In these circumstances, the </w:t>
      </w:r>
      <w:proofErr w:type="spellStart"/>
      <w:r>
        <w:t>tbl_tox</w:t>
      </w:r>
      <w:proofErr w:type="spellEnd"/>
      <w:r>
        <w:t xml:space="preserve"> input file (see Section </w:t>
      </w:r>
      <w:r>
        <w:rPr>
          <w:highlight w:val="yellow"/>
        </w:rPr>
        <w:fldChar w:fldCharType="begin"/>
      </w:r>
      <w:r>
        <w:instrText xml:space="preserve"> REF _Ref112935831 \r \h </w:instrText>
      </w:r>
      <w:r>
        <w:rPr>
          <w:highlight w:val="yellow"/>
        </w:rPr>
      </w:r>
      <w:r>
        <w:rPr>
          <w:highlight w:val="yellow"/>
        </w:rPr>
        <w:fldChar w:fldCharType="separate"/>
      </w:r>
      <w:r w:rsidR="00524E1B">
        <w:t>2.1.12</w:t>
      </w:r>
      <w:r>
        <w:rPr>
          <w:highlight w:val="yellow"/>
        </w:rPr>
        <w:fldChar w:fldCharType="end"/>
      </w:r>
      <w:r>
        <w:t xml:space="preserve">) must be updated to reflect all species incorporated from a given </w:t>
      </w:r>
      <w:r w:rsidRPr="008F3076">
        <w:t>MOVES run.</w:t>
      </w:r>
    </w:p>
    <w:p w14:paraId="38C41B98" w14:textId="77777777" w:rsidR="00AF1549" w:rsidRPr="008F3076" w:rsidRDefault="00AF1549" w:rsidP="00AF1549">
      <w:pPr>
        <w:pStyle w:val="Heading3"/>
      </w:pPr>
      <w:bookmarkStart w:id="675" w:name="_Ref113445097"/>
      <w:bookmarkStart w:id="676" w:name="_Ref113445111"/>
      <w:bookmarkStart w:id="677" w:name="_Ref113448379"/>
      <w:bookmarkStart w:id="678" w:name="_Toc113448781"/>
      <w:bookmarkStart w:id="679" w:name="_Toc174099295"/>
      <w:r w:rsidRPr="008F3076">
        <w:t>GSPRO</w:t>
      </w:r>
      <w:bookmarkEnd w:id="675"/>
      <w:bookmarkEnd w:id="676"/>
      <w:bookmarkEnd w:id="677"/>
      <w:bookmarkEnd w:id="678"/>
      <w:r w:rsidRPr="008F3076">
        <w:t xml:space="preserve"> File</w:t>
      </w:r>
      <w:bookmarkEnd w:id="679"/>
    </w:p>
    <w:p w14:paraId="56635E39" w14:textId="758E4F51" w:rsidR="00AF1549" w:rsidRDefault="00AF1549" w:rsidP="00AF1549">
      <w:pPr>
        <w:jc w:val="both"/>
      </w:pPr>
      <w:r w:rsidRPr="008F3076">
        <w:t xml:space="preserve">The GSPRO file is the second primary output from the S2S-Tool and is also </w:t>
      </w:r>
      <w:r w:rsidR="002D0A6F">
        <w:t>an input to</w:t>
      </w:r>
      <w:r w:rsidRPr="008F3076">
        <w:t xml:space="preserve"> the SMOKE modeling system. Also known as the speciation profile file, a GSPRO contains the factors that are used to separate aggregated pollutant emissions (e.g., VOC) into emissions of model species required by an AQM (e.g., ETOH, ACET</w:t>
      </w:r>
      <w:r>
        <w:t xml:space="preserve"> for ethanol and acetone in CB6). Unlike the GSCNV, which only applies to gaseous profiles, a GSPRO is relevant for multiple profile types within SPECIATE: GAS, PM, PM-AE6, </w:t>
      </w:r>
      <w:del w:id="680" w:author="Seltzer, Karl" w:date="2024-08-07T14:12:00Z">
        <w:r w:rsidDel="000859E5">
          <w:delText xml:space="preserve">and </w:delText>
        </w:r>
      </w:del>
      <w:r>
        <w:t>PM-CR1</w:t>
      </w:r>
      <w:ins w:id="681" w:author="Seltzer, Karl" w:date="2024-08-07T14:13:00Z">
        <w:r w:rsidR="000859E5">
          <w:t>, and PM-CR2</w:t>
        </w:r>
      </w:ins>
      <w:r>
        <w:t xml:space="preserve">. </w:t>
      </w:r>
    </w:p>
    <w:p w14:paraId="3D229FE7" w14:textId="77777777" w:rsidR="00AF1549" w:rsidRDefault="00AF1549" w:rsidP="00AF1549">
      <w:pPr>
        <w:jc w:val="both"/>
      </w:pPr>
      <w:r>
        <w:t>A GSPRO file begins with comment lines and contains metadata on the S2S-Tool runtime specifications that were used to generate the file. Following the comment lines, a row is generated for each non-zero model species within a SPECIATE profile. These rows each consist of six columns: the SPECIATE profile code, the speciated pollutant, the model species, a mass-based split factor (mass-based fraction of the model species in the profile), the effective molecular weight of the model species (“divisor”), and the mass fraction. In all cases, the split factor and mass fraction are equivalent.</w:t>
      </w:r>
    </w:p>
    <w:p w14:paraId="37D030D9" w14:textId="6E245E9C" w:rsidR="0037764B" w:rsidRDefault="0037764B" w:rsidP="00AF1549">
      <w:pPr>
        <w:keepNext/>
        <w:spacing w:after="0"/>
      </w:pPr>
      <w:r>
        <w:rPr>
          <w:noProof/>
        </w:rPr>
        <w:drawing>
          <wp:inline distT="0" distB="0" distL="0" distR="0" wp14:anchorId="7769D949" wp14:editId="044E6BFB">
            <wp:extent cx="5669280" cy="1958081"/>
            <wp:effectExtent l="0" t="0" r="762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995" t="23210" r="44148" b="46791"/>
                    <a:stretch/>
                  </pic:blipFill>
                  <pic:spPr bwMode="auto">
                    <a:xfrm>
                      <a:off x="0" y="0"/>
                      <a:ext cx="5669280" cy="1958081"/>
                    </a:xfrm>
                    <a:prstGeom prst="rect">
                      <a:avLst/>
                    </a:prstGeom>
                    <a:ln>
                      <a:noFill/>
                    </a:ln>
                    <a:extLst>
                      <a:ext uri="{53640926-AAD7-44D8-BBD7-CCE9431645EC}">
                        <a14:shadowObscured xmlns:a14="http://schemas.microsoft.com/office/drawing/2010/main"/>
                      </a:ext>
                    </a:extLst>
                  </pic:spPr>
                </pic:pic>
              </a:graphicData>
            </a:graphic>
          </wp:inline>
        </w:drawing>
      </w:r>
    </w:p>
    <w:p w14:paraId="351493A3" w14:textId="20853204" w:rsidR="00AF1549" w:rsidRPr="008F3076" w:rsidRDefault="00AF1549" w:rsidP="00AF1549">
      <w:pPr>
        <w:pStyle w:val="Caption"/>
        <w:rPr>
          <w:b/>
          <w:bCs/>
          <w:i w:val="0"/>
          <w:iCs w:val="0"/>
          <w:color w:val="000000" w:themeColor="text1"/>
          <w:sz w:val="20"/>
          <w:szCs w:val="20"/>
        </w:rPr>
      </w:pPr>
      <w:r w:rsidRPr="008F3076">
        <w:rPr>
          <w:b/>
          <w:bCs/>
          <w:i w:val="0"/>
          <w:iCs w:val="0"/>
          <w:color w:val="000000" w:themeColor="text1"/>
          <w:sz w:val="20"/>
          <w:szCs w:val="20"/>
        </w:rPr>
        <w:t xml:space="preserve">Figure </w:t>
      </w:r>
      <w:r w:rsidRPr="008F3076">
        <w:rPr>
          <w:b/>
          <w:bCs/>
          <w:i w:val="0"/>
          <w:iCs w:val="0"/>
          <w:color w:val="000000" w:themeColor="text1"/>
          <w:sz w:val="20"/>
          <w:szCs w:val="20"/>
        </w:rPr>
        <w:fldChar w:fldCharType="begin"/>
      </w:r>
      <w:r w:rsidRPr="008F3076">
        <w:rPr>
          <w:b/>
          <w:bCs/>
          <w:i w:val="0"/>
          <w:iCs w:val="0"/>
          <w:color w:val="000000" w:themeColor="text1"/>
          <w:sz w:val="20"/>
          <w:szCs w:val="20"/>
        </w:rPr>
        <w:instrText xml:space="preserve"> SEQ Figure \* ARABIC </w:instrText>
      </w:r>
      <w:r w:rsidRPr="008F3076">
        <w:rPr>
          <w:b/>
          <w:bCs/>
          <w:i w:val="0"/>
          <w:iCs w:val="0"/>
          <w:color w:val="000000" w:themeColor="text1"/>
          <w:sz w:val="20"/>
          <w:szCs w:val="20"/>
        </w:rPr>
        <w:fldChar w:fldCharType="separate"/>
      </w:r>
      <w:r w:rsidR="00524E1B">
        <w:rPr>
          <w:b/>
          <w:bCs/>
          <w:i w:val="0"/>
          <w:iCs w:val="0"/>
          <w:noProof/>
          <w:color w:val="000000" w:themeColor="text1"/>
          <w:sz w:val="20"/>
          <w:szCs w:val="20"/>
        </w:rPr>
        <w:t>4</w:t>
      </w:r>
      <w:r w:rsidRPr="008F3076">
        <w:rPr>
          <w:b/>
          <w:bCs/>
          <w:i w:val="0"/>
          <w:iCs w:val="0"/>
          <w:color w:val="000000" w:themeColor="text1"/>
          <w:sz w:val="20"/>
          <w:szCs w:val="20"/>
        </w:rPr>
        <w:fldChar w:fldCharType="end"/>
      </w:r>
      <w:r w:rsidRPr="008F3076">
        <w:rPr>
          <w:b/>
          <w:bCs/>
          <w:i w:val="0"/>
          <w:iCs w:val="0"/>
          <w:color w:val="000000" w:themeColor="text1"/>
          <w:sz w:val="20"/>
          <w:szCs w:val="20"/>
        </w:rPr>
        <w:t>: Example GSPRO file.</w:t>
      </w:r>
    </w:p>
    <w:p w14:paraId="71709A45" w14:textId="186EB03C" w:rsidR="00AF1549" w:rsidRDefault="00AF1549" w:rsidP="00AF1549">
      <w:pPr>
        <w:jc w:val="both"/>
      </w:pPr>
      <w:r w:rsidRPr="008F3076">
        <w:t xml:space="preserve">In Fig. </w:t>
      </w:r>
      <w:r w:rsidR="00C9771F" w:rsidRPr="008F3076">
        <w:t>4</w:t>
      </w:r>
      <w:r w:rsidRPr="008F3076">
        <w:t xml:space="preserve">, the CB6R3_AE7 speciation profile for SPECIATE profile 2402 is illustrated. While the “raw” SPECIATE profile is composed of 28 separate entries, the GSPRO indicates that these 28 species are represented by 8 model species for the CB6R3_AE7 chemical mechanism when using “criteria” speciation methods (RUN_TYPE = CRITERIA; see </w:t>
      </w:r>
      <w:r w:rsidR="00E03DC7" w:rsidRPr="008F3076">
        <w:t xml:space="preserve">Section </w:t>
      </w:r>
      <w:r w:rsidR="00E03DC7" w:rsidRPr="008F3076">
        <w:fldChar w:fldCharType="begin"/>
      </w:r>
      <w:r w:rsidR="00E03DC7" w:rsidRPr="008F3076">
        <w:instrText xml:space="preserve"> REF _Ref115701326 \r \h </w:instrText>
      </w:r>
      <w:r w:rsidR="008F3076">
        <w:instrText xml:space="preserve"> \* MERGEFORMAT </w:instrText>
      </w:r>
      <w:r w:rsidR="00E03DC7" w:rsidRPr="008F3076">
        <w:fldChar w:fldCharType="separate"/>
      </w:r>
      <w:r w:rsidR="00524E1B">
        <w:t>2.4</w:t>
      </w:r>
      <w:r w:rsidR="00E03DC7" w:rsidRPr="008F3076">
        <w:fldChar w:fldCharType="end"/>
      </w:r>
      <w:r w:rsidRPr="008F3076">
        <w:t>). When</w:t>
      </w:r>
      <w:r>
        <w:t xml:space="preserve"> the SMOKE modeling system is run, the SPECIATE profile is matched to </w:t>
      </w:r>
      <w:r w:rsidR="001959DE">
        <w:t xml:space="preserve">an </w:t>
      </w:r>
      <w:r>
        <w:t xml:space="preserve">emissions </w:t>
      </w:r>
      <w:r w:rsidR="001959DE">
        <w:t>source</w:t>
      </w:r>
      <w:r w:rsidR="00F05FDB">
        <w:t xml:space="preserve">, usually based on the </w:t>
      </w:r>
      <w:r>
        <w:t xml:space="preserve">SCC </w:t>
      </w:r>
      <w:r w:rsidR="00251D1C">
        <w:t>assignment within</w:t>
      </w:r>
      <w:r>
        <w:t xml:space="preserve"> the </w:t>
      </w:r>
      <w:r w:rsidRPr="0089271F">
        <w:t>GSREF</w:t>
      </w:r>
      <w:r>
        <w:t xml:space="preserve"> speciation cross-reference file. For example, if a source emits 100 tons per year of VOC and is assigned to SPECIATE profile 2402 in the GSREF, SMOKE will combine information from the GSCNV and GSPRO to generate 3.3</w:t>
      </w:r>
      <w:r w:rsidR="008F3076">
        <w:t>2</w:t>
      </w:r>
      <w:r>
        <w:t xml:space="preserve"> tons per year of acetone (ACET) from this source </w:t>
      </w:r>
      <m:oMath>
        <m:d>
          <m:dPr>
            <m:ctrlPr>
              <w:ins w:id="682" w:author="Seltzer, Karl" w:date="2023-09-06T14:05:00Z">
                <w:rPr>
                  <w:rFonts w:ascii="Cambria Math" w:hAnsi="Cambria Math"/>
                </w:rPr>
              </w:ins>
            </m:ctrlPr>
          </m:dPr>
          <m:e>
            <m:r>
              <m:rPr>
                <m:sty m:val="p"/>
              </m:rPr>
              <w:rPr>
                <w:rFonts w:ascii="Cambria Math" w:hAnsi="Cambria Math"/>
              </w:rPr>
              <m:t>100 tons VOC / year × 1.0</m:t>
            </m:r>
            <m:r>
              <w:rPr>
                <w:rFonts w:ascii="Cambria Math" w:hAnsi="Cambria Math"/>
              </w:rPr>
              <m:t>3316458</m:t>
            </m:r>
            <m:r>
              <m:rPr>
                <m:sty m:val="p"/>
              </m:rPr>
              <w:rPr>
                <w:rFonts w:ascii="Cambria Math" w:hAnsi="Cambria Math"/>
              </w:rPr>
              <m:t xml:space="preserve"> × 3.21%</m:t>
            </m:r>
          </m:e>
        </m:d>
        <m:r>
          <m:rPr>
            <m:sty m:val="p"/>
          </m:rPr>
          <w:rPr>
            <w:rFonts w:ascii="Cambria Math" w:hAnsi="Cambria Math"/>
          </w:rPr>
          <m:t xml:space="preserve">. </m:t>
        </m:r>
      </m:oMath>
      <w:r w:rsidR="00720FE5">
        <w:t>In addition to the standard model species (see Appendix A)</w:t>
      </w:r>
      <w:r w:rsidR="00896EDD">
        <w:t xml:space="preserve">, NMOG </w:t>
      </w:r>
      <w:r w:rsidR="008638DD">
        <w:t xml:space="preserve">(Non-Methane Organic Gas) is appended to the end. </w:t>
      </w:r>
      <w:r w:rsidR="00D52334">
        <w:t>Since profile 2402 does not contain methane, NMOG equals 100%.</w:t>
      </w:r>
    </w:p>
    <w:p w14:paraId="0F4CB053" w14:textId="65FD8506" w:rsidR="00AF1549" w:rsidRDefault="00AF1549" w:rsidP="0087078A">
      <w:pPr>
        <w:jc w:val="both"/>
      </w:pPr>
      <w:r>
        <w:t xml:space="preserve">When generating a GSPRO for “integrate” or “no-integrate” speciation methods, the speciated pollutant for a given OUTPUT, the collection of model species used in a SPECIATE profile, and the mass-based split factors are different from the above example and will be discussed further in Section </w:t>
      </w:r>
      <w:r>
        <w:rPr>
          <w:highlight w:val="yellow"/>
        </w:rPr>
        <w:fldChar w:fldCharType="begin"/>
      </w:r>
      <w:r>
        <w:instrText xml:space="preserve"> REF _Ref112936162 \r \h </w:instrText>
      </w:r>
      <w:r>
        <w:rPr>
          <w:highlight w:val="yellow"/>
        </w:rPr>
      </w:r>
      <w:r>
        <w:rPr>
          <w:highlight w:val="yellow"/>
        </w:rPr>
        <w:fldChar w:fldCharType="separate"/>
      </w:r>
      <w:r w:rsidR="00524E1B">
        <w:t>2.5.4</w:t>
      </w:r>
      <w:r>
        <w:rPr>
          <w:highlight w:val="yellow"/>
        </w:rPr>
        <w:fldChar w:fldCharType="end"/>
      </w:r>
      <w:r>
        <w:t>.</w:t>
      </w:r>
      <w:r w:rsidR="00560455">
        <w:t xml:space="preserve"> </w:t>
      </w:r>
      <w:r w:rsidR="00F3367E">
        <w:t>Furthermore</w:t>
      </w:r>
      <w:r w:rsidR="00560455">
        <w:t xml:space="preserve">, additional comment lines are included in the header of “integrate” GSPRO files. </w:t>
      </w:r>
      <w:r w:rsidR="0087078A">
        <w:t xml:space="preserve">These comment lines list the emission inventory species that were removed from the speciation profiles, as provided in the </w:t>
      </w:r>
      <w:proofErr w:type="spellStart"/>
      <w:r w:rsidR="0087078A">
        <w:t>tbl_tox</w:t>
      </w:r>
      <w:proofErr w:type="spellEnd"/>
      <w:r w:rsidR="0087078A">
        <w:t xml:space="preserve"> file (see Section </w:t>
      </w:r>
      <w:r w:rsidR="0087078A">
        <w:fldChar w:fldCharType="begin"/>
      </w:r>
      <w:r w:rsidR="0087078A">
        <w:instrText xml:space="preserve"> REF _Ref112935831 \r \h </w:instrText>
      </w:r>
      <w:r w:rsidR="0087078A">
        <w:fldChar w:fldCharType="separate"/>
      </w:r>
      <w:r w:rsidR="00524E1B">
        <w:t>2.1.12</w:t>
      </w:r>
      <w:r w:rsidR="0087078A">
        <w:fldChar w:fldCharType="end"/>
      </w:r>
      <w:r w:rsidR="0087078A">
        <w:t>), and therefore not included in the definition of NONHAPVOC.</w:t>
      </w:r>
    </w:p>
    <w:p w14:paraId="29A55AE1" w14:textId="50E57F2D" w:rsidR="00A551A5" w:rsidRDefault="00A551A5" w:rsidP="00A551A5">
      <w:pPr>
        <w:pStyle w:val="Heading2"/>
      </w:pPr>
      <w:bookmarkStart w:id="683" w:name="_Toc174099296"/>
      <w:r>
        <w:t>Supported Mechanisms</w:t>
      </w:r>
      <w:bookmarkEnd w:id="656"/>
      <w:bookmarkEnd w:id="657"/>
      <w:bookmarkEnd w:id="683"/>
    </w:p>
    <w:p w14:paraId="479C326B" w14:textId="5A303D0B" w:rsidR="00A551A5" w:rsidRDefault="00A551A5" w:rsidP="00A551A5">
      <w:pPr>
        <w:jc w:val="both"/>
      </w:pPr>
      <w:r>
        <w:t>The S2S-Tool is currently capable of generating datasets compatible with several VOC and PM</w:t>
      </w:r>
      <w:r w:rsidRPr="00260C74">
        <w:rPr>
          <w:vertAlign w:val="subscript"/>
        </w:rPr>
        <w:t>2.5</w:t>
      </w:r>
      <w:r>
        <w:t xml:space="preserve"> representations in chemical mechanisms. The mechanism mapping names for the VOC-relevant speciation (i.e., the </w:t>
      </w:r>
      <w:r w:rsidRPr="00E6041E">
        <w:t>MECH_BASIS</w:t>
      </w:r>
      <w:r>
        <w:t xml:space="preserve"> runtime input in the S2S-Tool; see Section</w:t>
      </w:r>
      <w:r w:rsidR="000F55A0">
        <w:t xml:space="preserve"> </w:t>
      </w:r>
      <w:r w:rsidR="000F55A0">
        <w:fldChar w:fldCharType="begin"/>
      </w:r>
      <w:r w:rsidR="000F55A0">
        <w:instrText xml:space="preserve"> REF _Ref115701291 \r \h </w:instrText>
      </w:r>
      <w:r w:rsidR="000F55A0">
        <w:fldChar w:fldCharType="separate"/>
      </w:r>
      <w:r w:rsidR="00524E1B">
        <w:t>2.4</w:t>
      </w:r>
      <w:r w:rsidR="000F55A0">
        <w:fldChar w:fldCharType="end"/>
      </w:r>
      <w:r>
        <w:t xml:space="preserve">) include CB6R3_AE7, CB6R5_AE7, </w:t>
      </w:r>
      <w:r w:rsidR="00F35BDD">
        <w:t xml:space="preserve">CB7_AE7, </w:t>
      </w:r>
      <w:r>
        <w:t xml:space="preserve">CB6R4_CF2, </w:t>
      </w:r>
      <w:r w:rsidR="00F35BDD">
        <w:t xml:space="preserve">CB7_CF2, </w:t>
      </w:r>
      <w:ins w:id="684" w:author="Seltzer, Karl" w:date="2024-08-07T14:14:00Z">
        <w:r w:rsidR="00F3207F">
          <w:t xml:space="preserve">CB7VCP_CF2, </w:t>
        </w:r>
      </w:ins>
      <w:r>
        <w:t xml:space="preserve">CB6R3_AE7_TRACER, CRACMMv1.0, </w:t>
      </w:r>
      <w:ins w:id="685" w:author="Seltzer, Karl" w:date="2024-08-07T14:14:00Z">
        <w:r w:rsidR="00F3207F">
          <w:t xml:space="preserve">CRACMMv2.0, </w:t>
        </w:r>
      </w:ins>
      <w:r>
        <w:t>SAPRC07TC_AE7, and SAPRC07_CF2, and the mechanism mapping names for the PM</w:t>
      </w:r>
      <w:r w:rsidRPr="00BC5EB3">
        <w:rPr>
          <w:vertAlign w:val="subscript"/>
        </w:rPr>
        <w:t>2.5</w:t>
      </w:r>
      <w:r>
        <w:t xml:space="preserve">-relevant speciation include PM-AE6, </w:t>
      </w:r>
      <w:del w:id="686" w:author="Seltzer, Karl" w:date="2024-08-07T14:15:00Z">
        <w:r w:rsidR="00A13662" w:rsidDel="007B0806">
          <w:delText>and</w:delText>
        </w:r>
        <w:r w:rsidDel="007B0806">
          <w:delText xml:space="preserve"> </w:delText>
        </w:r>
      </w:del>
      <w:r>
        <w:t>PM-CR1</w:t>
      </w:r>
      <w:ins w:id="687" w:author="Seltzer, Karl" w:date="2024-08-07T14:15:00Z">
        <w:r w:rsidR="007B0806">
          <w:t>, and PM-CR2</w:t>
        </w:r>
      </w:ins>
      <w:r>
        <w:t xml:space="preserve">. </w:t>
      </w:r>
    </w:p>
    <w:p w14:paraId="4E47140D" w14:textId="77777777" w:rsidR="00A551A5" w:rsidRDefault="00A551A5" w:rsidP="00A551A5">
      <w:pPr>
        <w:jc w:val="both"/>
      </w:pPr>
      <w:r>
        <w:t>A broader description of these mappings and their chemical treatments are included in the table below.</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727"/>
        <w:gridCol w:w="1820"/>
        <w:gridCol w:w="1116"/>
        <w:gridCol w:w="4602"/>
      </w:tblGrid>
      <w:tr w:rsidR="00A551A5" w:rsidRPr="00E83BC4" w14:paraId="135209D5" w14:textId="77777777" w:rsidTr="00F61EF1">
        <w:trPr>
          <w:trHeight w:val="20"/>
        </w:trPr>
        <w:tc>
          <w:tcPr>
            <w:tcW w:w="1727" w:type="dxa"/>
            <w:shd w:val="clear" w:color="auto" w:fill="D9D9D9" w:themeFill="background1" w:themeFillShade="D9"/>
            <w:vAlign w:val="center"/>
          </w:tcPr>
          <w:p w14:paraId="17D9271E" w14:textId="77777777" w:rsidR="00A551A5" w:rsidRDefault="00A551A5" w:rsidP="00690EB7">
            <w:pPr>
              <w:spacing w:after="0" w:line="240" w:lineRule="auto"/>
              <w:jc w:val="center"/>
              <w:rPr>
                <w:rFonts w:eastAsia="Times New Roman" w:cstheme="minorHAnsi"/>
                <w:b/>
                <w:bCs/>
                <w:color w:val="000000"/>
                <w:sz w:val="20"/>
                <w:szCs w:val="20"/>
              </w:rPr>
            </w:pPr>
            <w:bookmarkStart w:id="688" w:name="_Hlk116378467"/>
            <w:r>
              <w:rPr>
                <w:rFonts w:eastAsia="Times New Roman" w:cstheme="minorHAnsi"/>
                <w:b/>
                <w:bCs/>
                <w:color w:val="000000"/>
                <w:sz w:val="20"/>
                <w:szCs w:val="20"/>
              </w:rPr>
              <w:t>OUTPUT</w:t>
            </w:r>
          </w:p>
        </w:tc>
        <w:tc>
          <w:tcPr>
            <w:tcW w:w="1820" w:type="dxa"/>
            <w:shd w:val="clear" w:color="auto" w:fill="D9D9D9" w:themeFill="background1" w:themeFillShade="D9"/>
            <w:noWrap/>
            <w:vAlign w:val="center"/>
            <w:hideMark/>
          </w:tcPr>
          <w:p w14:paraId="00BE6F10" w14:textId="77777777" w:rsidR="00A551A5" w:rsidRPr="009647C1" w:rsidRDefault="00A551A5" w:rsidP="00690EB7">
            <w:pPr>
              <w:spacing w:after="0" w:line="240" w:lineRule="auto"/>
              <w:jc w:val="center"/>
              <w:rPr>
                <w:rFonts w:eastAsia="Times New Roman" w:cstheme="minorHAnsi"/>
                <w:b/>
                <w:bCs/>
                <w:color w:val="000000"/>
                <w:sz w:val="20"/>
                <w:szCs w:val="20"/>
              </w:rPr>
            </w:pPr>
            <w:r>
              <w:rPr>
                <w:rFonts w:eastAsia="Times New Roman" w:cstheme="minorHAnsi"/>
                <w:b/>
                <w:bCs/>
                <w:color w:val="000000"/>
                <w:sz w:val="20"/>
                <w:szCs w:val="20"/>
              </w:rPr>
              <w:t>MECH_BASIS</w:t>
            </w:r>
          </w:p>
        </w:tc>
        <w:tc>
          <w:tcPr>
            <w:tcW w:w="1116" w:type="dxa"/>
            <w:shd w:val="clear" w:color="auto" w:fill="D9D9D9" w:themeFill="background1" w:themeFillShade="D9"/>
            <w:noWrap/>
            <w:vAlign w:val="center"/>
            <w:hideMark/>
          </w:tcPr>
          <w:p w14:paraId="24B75F07" w14:textId="77777777" w:rsidR="00A551A5" w:rsidRPr="009647C1" w:rsidRDefault="00A551A5" w:rsidP="00690EB7">
            <w:pPr>
              <w:spacing w:after="0" w:line="240" w:lineRule="auto"/>
              <w:jc w:val="center"/>
              <w:rPr>
                <w:rFonts w:eastAsia="Times New Roman" w:cstheme="minorHAnsi"/>
                <w:b/>
                <w:bCs/>
                <w:color w:val="000000"/>
                <w:sz w:val="20"/>
                <w:szCs w:val="20"/>
              </w:rPr>
            </w:pPr>
            <w:r w:rsidRPr="009647C1">
              <w:rPr>
                <w:rFonts w:eastAsia="Times New Roman" w:cstheme="minorHAnsi"/>
                <w:b/>
                <w:bCs/>
                <w:color w:val="000000"/>
                <w:sz w:val="20"/>
                <w:szCs w:val="20"/>
              </w:rPr>
              <w:t>AQM</w:t>
            </w:r>
          </w:p>
        </w:tc>
        <w:tc>
          <w:tcPr>
            <w:tcW w:w="4602" w:type="dxa"/>
            <w:shd w:val="clear" w:color="auto" w:fill="D9D9D9" w:themeFill="background1" w:themeFillShade="D9"/>
            <w:noWrap/>
            <w:vAlign w:val="center"/>
            <w:hideMark/>
          </w:tcPr>
          <w:p w14:paraId="29C55B73" w14:textId="77777777" w:rsidR="00A551A5" w:rsidRPr="009647C1" w:rsidRDefault="00A551A5" w:rsidP="00690EB7">
            <w:pPr>
              <w:spacing w:after="0" w:line="240" w:lineRule="auto"/>
              <w:jc w:val="center"/>
              <w:rPr>
                <w:rFonts w:eastAsia="Times New Roman" w:cstheme="minorHAnsi"/>
                <w:b/>
                <w:bCs/>
                <w:color w:val="000000"/>
                <w:sz w:val="20"/>
                <w:szCs w:val="20"/>
              </w:rPr>
            </w:pPr>
            <w:r>
              <w:rPr>
                <w:rFonts w:eastAsia="Times New Roman" w:cstheme="minorHAnsi"/>
                <w:b/>
                <w:bCs/>
                <w:color w:val="000000"/>
                <w:sz w:val="20"/>
                <w:szCs w:val="20"/>
              </w:rPr>
              <w:t>Comments</w:t>
            </w:r>
          </w:p>
        </w:tc>
      </w:tr>
      <w:tr w:rsidR="00A551A5" w:rsidRPr="00E83BC4" w14:paraId="178E7C5C" w14:textId="77777777" w:rsidTr="00F61EF1">
        <w:trPr>
          <w:trHeight w:val="20"/>
        </w:trPr>
        <w:tc>
          <w:tcPr>
            <w:tcW w:w="1727" w:type="dxa"/>
            <w:vAlign w:val="center"/>
          </w:tcPr>
          <w:p w14:paraId="4D4FF14E" w14:textId="77777777" w:rsidR="00A551A5" w:rsidRPr="00BB64A6"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VOC</w:t>
            </w:r>
          </w:p>
        </w:tc>
        <w:tc>
          <w:tcPr>
            <w:tcW w:w="1820" w:type="dxa"/>
            <w:shd w:val="clear" w:color="auto" w:fill="auto"/>
            <w:noWrap/>
            <w:vAlign w:val="center"/>
            <w:hideMark/>
          </w:tcPr>
          <w:p w14:paraId="0EE91305" w14:textId="77777777" w:rsidR="00A551A5" w:rsidRPr="009647C1" w:rsidRDefault="00A551A5" w:rsidP="00690EB7">
            <w:pPr>
              <w:spacing w:after="0" w:line="240" w:lineRule="auto"/>
              <w:jc w:val="center"/>
              <w:rPr>
                <w:rFonts w:eastAsia="Times New Roman" w:cstheme="minorHAnsi"/>
                <w:color w:val="000000"/>
                <w:sz w:val="20"/>
                <w:szCs w:val="20"/>
              </w:rPr>
            </w:pPr>
            <w:r w:rsidRPr="00BB64A6">
              <w:rPr>
                <w:rFonts w:eastAsia="Times New Roman" w:cstheme="minorHAnsi"/>
                <w:color w:val="000000"/>
                <w:sz w:val="20"/>
                <w:szCs w:val="20"/>
              </w:rPr>
              <w:t>CB6R3_AE7</w:t>
            </w:r>
          </w:p>
        </w:tc>
        <w:tc>
          <w:tcPr>
            <w:tcW w:w="1116" w:type="dxa"/>
            <w:shd w:val="clear" w:color="auto" w:fill="auto"/>
            <w:noWrap/>
            <w:vAlign w:val="center"/>
            <w:hideMark/>
          </w:tcPr>
          <w:p w14:paraId="1E8B6229"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CMAQv5.3+</w:t>
            </w:r>
          </w:p>
        </w:tc>
        <w:tc>
          <w:tcPr>
            <w:tcW w:w="4602" w:type="dxa"/>
            <w:shd w:val="clear" w:color="auto" w:fill="auto"/>
            <w:noWrap/>
            <w:vAlign w:val="center"/>
          </w:tcPr>
          <w:p w14:paraId="64419356"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sidRPr="00BB64A6">
              <w:rPr>
                <w:rFonts w:eastAsia="Times New Roman" w:cstheme="minorHAnsi"/>
                <w:color w:val="000000"/>
                <w:sz w:val="20"/>
                <w:szCs w:val="20"/>
              </w:rPr>
              <w:t>All IVOCs (10</w:t>
            </w:r>
            <w:r w:rsidRPr="00BB64A6">
              <w:rPr>
                <w:rFonts w:eastAsia="Times New Roman" w:cstheme="minorHAnsi"/>
                <w:color w:val="000000"/>
                <w:sz w:val="20"/>
                <w:szCs w:val="20"/>
                <w:vertAlign w:val="superscript"/>
              </w:rPr>
              <w:t>2.5</w:t>
            </w:r>
            <w:r w:rsidRPr="00BB64A6">
              <w:rPr>
                <w:rFonts w:eastAsia="Times New Roman" w:cstheme="minorHAnsi"/>
                <w:color w:val="000000"/>
                <w:sz w:val="20"/>
                <w:szCs w:val="20"/>
              </w:rPr>
              <w:t xml:space="preserve"> &lt;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sidRPr="00BB64A6">
              <w:rPr>
                <w:rFonts w:eastAsia="Times New Roman" w:cstheme="minorHAnsi"/>
                <w:color w:val="000000"/>
                <w:sz w:val="20"/>
                <w:szCs w:val="20"/>
                <w:vertAlign w:val="superscript"/>
              </w:rPr>
              <w:t>6.5</w:t>
            </w:r>
            <w:r w:rsidRPr="00BB64A6">
              <w:rPr>
                <w:rFonts w:eastAsia="Times New Roman" w:cstheme="minorHAnsi"/>
                <w:color w:val="000000"/>
                <w:sz w:val="20"/>
                <w:szCs w:val="20"/>
              </w:rPr>
              <w:t>) mapped to IVOC.</w:t>
            </w:r>
          </w:p>
          <w:p w14:paraId="42BE3F48" w14:textId="77777777" w:rsidR="00A551A5" w:rsidRPr="00BB64A6"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sidRPr="00BB64A6">
              <w:rPr>
                <w:rFonts w:eastAsia="Times New Roman" w:cstheme="minorHAnsi"/>
                <w:color w:val="000000"/>
                <w:sz w:val="20"/>
                <w:szCs w:val="20"/>
              </w:rPr>
              <w:t xml:space="preserve">All </w:t>
            </w:r>
            <w:r>
              <w:rPr>
                <w:rFonts w:eastAsia="Times New Roman" w:cstheme="minorHAnsi"/>
                <w:color w:val="000000"/>
                <w:sz w:val="20"/>
                <w:szCs w:val="20"/>
              </w:rPr>
              <w:t xml:space="preserve">compounds with </w:t>
            </w:r>
            <w:r w:rsidRPr="00BB64A6">
              <w:rPr>
                <w:rFonts w:eastAsia="Times New Roman" w:cstheme="minorHAnsi"/>
                <w:color w:val="000000"/>
                <w:sz w:val="20"/>
                <w:szCs w:val="20"/>
              </w:rPr>
              <w:t>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2</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mapped to </w:t>
            </w:r>
            <w:r>
              <w:rPr>
                <w:rFonts w:eastAsia="Times New Roman" w:cstheme="minorHAnsi"/>
                <w:color w:val="000000"/>
                <w:sz w:val="20"/>
                <w:szCs w:val="20"/>
              </w:rPr>
              <w:t>NVOL</w:t>
            </w:r>
            <w:r w:rsidRPr="00BB64A6">
              <w:rPr>
                <w:rFonts w:eastAsia="Times New Roman" w:cstheme="minorHAnsi"/>
                <w:color w:val="000000"/>
                <w:sz w:val="20"/>
                <w:szCs w:val="20"/>
              </w:rPr>
              <w:t>.</w:t>
            </w:r>
          </w:p>
        </w:tc>
      </w:tr>
      <w:tr w:rsidR="00A551A5" w:rsidRPr="00E83BC4" w14:paraId="02ED9B15" w14:textId="77777777" w:rsidTr="00F61EF1">
        <w:trPr>
          <w:trHeight w:val="20"/>
        </w:trPr>
        <w:tc>
          <w:tcPr>
            <w:tcW w:w="1727" w:type="dxa"/>
            <w:vAlign w:val="center"/>
          </w:tcPr>
          <w:p w14:paraId="4AEA3122"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VOC</w:t>
            </w:r>
          </w:p>
        </w:tc>
        <w:tc>
          <w:tcPr>
            <w:tcW w:w="1820" w:type="dxa"/>
            <w:shd w:val="clear" w:color="auto" w:fill="auto"/>
            <w:noWrap/>
            <w:vAlign w:val="center"/>
          </w:tcPr>
          <w:p w14:paraId="156BB7A0" w14:textId="77777777" w:rsidR="00A551A5" w:rsidRPr="009647C1" w:rsidRDefault="00A551A5" w:rsidP="00690EB7">
            <w:pPr>
              <w:spacing w:after="0" w:line="240" w:lineRule="auto"/>
              <w:jc w:val="center"/>
              <w:rPr>
                <w:rFonts w:eastAsia="Times New Roman" w:cstheme="minorHAnsi"/>
                <w:color w:val="000000"/>
                <w:sz w:val="20"/>
                <w:szCs w:val="20"/>
              </w:rPr>
            </w:pPr>
            <w:r w:rsidRPr="00BB64A6">
              <w:rPr>
                <w:rFonts w:eastAsia="Times New Roman" w:cstheme="minorHAnsi"/>
                <w:color w:val="000000"/>
                <w:sz w:val="20"/>
                <w:szCs w:val="20"/>
              </w:rPr>
              <w:t>CB6R</w:t>
            </w:r>
            <w:r>
              <w:rPr>
                <w:rFonts w:eastAsia="Times New Roman" w:cstheme="minorHAnsi"/>
                <w:color w:val="000000"/>
                <w:sz w:val="20"/>
                <w:szCs w:val="20"/>
              </w:rPr>
              <w:t>5</w:t>
            </w:r>
            <w:r w:rsidRPr="00BB64A6">
              <w:rPr>
                <w:rFonts w:eastAsia="Times New Roman" w:cstheme="minorHAnsi"/>
                <w:color w:val="000000"/>
                <w:sz w:val="20"/>
                <w:szCs w:val="20"/>
              </w:rPr>
              <w:t>_AE7</w:t>
            </w:r>
          </w:p>
        </w:tc>
        <w:tc>
          <w:tcPr>
            <w:tcW w:w="1116" w:type="dxa"/>
            <w:shd w:val="clear" w:color="auto" w:fill="auto"/>
            <w:noWrap/>
            <w:vAlign w:val="center"/>
          </w:tcPr>
          <w:p w14:paraId="60703988"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CMAQv5.4+</w:t>
            </w:r>
          </w:p>
        </w:tc>
        <w:tc>
          <w:tcPr>
            <w:tcW w:w="4602" w:type="dxa"/>
            <w:shd w:val="clear" w:color="auto" w:fill="auto"/>
            <w:noWrap/>
            <w:vAlign w:val="center"/>
          </w:tcPr>
          <w:p w14:paraId="4C5C1064" w14:textId="3C045D90" w:rsidR="00A551A5" w:rsidRPr="00F02B77"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Same emitted</w:t>
            </w:r>
            <w:r w:rsidR="00184F96">
              <w:rPr>
                <w:rFonts w:eastAsia="Times New Roman" w:cstheme="minorHAnsi"/>
                <w:color w:val="000000"/>
                <w:sz w:val="20"/>
                <w:szCs w:val="20"/>
              </w:rPr>
              <w:t>/model</w:t>
            </w:r>
            <w:r>
              <w:rPr>
                <w:rFonts w:eastAsia="Times New Roman" w:cstheme="minorHAnsi"/>
                <w:color w:val="000000"/>
                <w:sz w:val="20"/>
                <w:szCs w:val="20"/>
              </w:rPr>
              <w:t xml:space="preserve"> species as CB6R3_AE7; updated model chemistry.</w:t>
            </w:r>
          </w:p>
        </w:tc>
      </w:tr>
      <w:tr w:rsidR="00F61EF1" w:rsidRPr="00E83BC4" w14:paraId="328A1E8C" w14:textId="77777777" w:rsidTr="00F61EF1">
        <w:trPr>
          <w:trHeight w:val="20"/>
        </w:trPr>
        <w:tc>
          <w:tcPr>
            <w:tcW w:w="1727" w:type="dxa"/>
            <w:vAlign w:val="center"/>
          </w:tcPr>
          <w:p w14:paraId="3B721DFF" w14:textId="385B5497" w:rsidR="00F61EF1" w:rsidRDefault="00F61EF1" w:rsidP="00F61EF1">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VOC</w:t>
            </w:r>
          </w:p>
        </w:tc>
        <w:tc>
          <w:tcPr>
            <w:tcW w:w="1820" w:type="dxa"/>
            <w:shd w:val="clear" w:color="auto" w:fill="auto"/>
            <w:noWrap/>
            <w:vAlign w:val="center"/>
          </w:tcPr>
          <w:p w14:paraId="23F599AA" w14:textId="1ADB2A42" w:rsidR="00F61EF1" w:rsidRPr="00BB64A6" w:rsidRDefault="00F61EF1" w:rsidP="00F61EF1">
            <w:pPr>
              <w:spacing w:after="0" w:line="240" w:lineRule="auto"/>
              <w:jc w:val="center"/>
              <w:rPr>
                <w:rFonts w:eastAsia="Times New Roman" w:cstheme="minorHAnsi"/>
                <w:color w:val="000000"/>
                <w:sz w:val="20"/>
                <w:szCs w:val="20"/>
              </w:rPr>
            </w:pPr>
            <w:r w:rsidRPr="00BB64A6">
              <w:rPr>
                <w:rFonts w:eastAsia="Times New Roman" w:cstheme="minorHAnsi"/>
                <w:color w:val="000000"/>
                <w:sz w:val="20"/>
                <w:szCs w:val="20"/>
              </w:rPr>
              <w:t>CB</w:t>
            </w:r>
            <w:r w:rsidR="00C13139">
              <w:rPr>
                <w:rFonts w:eastAsia="Times New Roman" w:cstheme="minorHAnsi"/>
                <w:color w:val="000000"/>
                <w:sz w:val="20"/>
                <w:szCs w:val="20"/>
              </w:rPr>
              <w:t>7</w:t>
            </w:r>
            <w:r w:rsidRPr="00BB64A6">
              <w:rPr>
                <w:rFonts w:eastAsia="Times New Roman" w:cstheme="minorHAnsi"/>
                <w:color w:val="000000"/>
                <w:sz w:val="20"/>
                <w:szCs w:val="20"/>
              </w:rPr>
              <w:t>_AE7</w:t>
            </w:r>
          </w:p>
        </w:tc>
        <w:tc>
          <w:tcPr>
            <w:tcW w:w="1116" w:type="dxa"/>
            <w:shd w:val="clear" w:color="auto" w:fill="auto"/>
            <w:noWrap/>
            <w:vAlign w:val="center"/>
          </w:tcPr>
          <w:p w14:paraId="2014DEA2" w14:textId="6F32655D" w:rsidR="00F61EF1" w:rsidRDefault="00083B0D" w:rsidP="00F61EF1">
            <w:pPr>
              <w:spacing w:after="0" w:line="240" w:lineRule="auto"/>
              <w:jc w:val="center"/>
              <w:rPr>
                <w:rFonts w:eastAsia="Times New Roman" w:cstheme="minorHAnsi"/>
                <w:color w:val="000000"/>
                <w:sz w:val="20"/>
                <w:szCs w:val="20"/>
              </w:rPr>
            </w:pPr>
            <w:r>
              <w:rPr>
                <w:rFonts w:eastAsia="Times New Roman" w:cstheme="minorHAnsi"/>
                <w:color w:val="000000"/>
                <w:sz w:val="20"/>
                <w:szCs w:val="20"/>
              </w:rPr>
              <w:t>n/a</w:t>
            </w:r>
          </w:p>
        </w:tc>
        <w:tc>
          <w:tcPr>
            <w:tcW w:w="4602" w:type="dxa"/>
            <w:shd w:val="clear" w:color="auto" w:fill="auto"/>
            <w:noWrap/>
            <w:vAlign w:val="center"/>
          </w:tcPr>
          <w:p w14:paraId="5BADB874" w14:textId="007D07E4" w:rsidR="00F61EF1" w:rsidRDefault="00F61EF1" w:rsidP="00F61EF1">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Same emitted species as CB6R3_AE7; updated model chemistry.</w:t>
            </w:r>
          </w:p>
        </w:tc>
      </w:tr>
      <w:tr w:rsidR="00BD3A1B" w:rsidRPr="00E83BC4" w14:paraId="598EAF2D" w14:textId="77777777" w:rsidTr="00F61EF1">
        <w:trPr>
          <w:trHeight w:val="20"/>
        </w:trPr>
        <w:tc>
          <w:tcPr>
            <w:tcW w:w="1727" w:type="dxa"/>
            <w:vAlign w:val="center"/>
          </w:tcPr>
          <w:p w14:paraId="70E749D5" w14:textId="77777777" w:rsidR="00A551A5"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VOC</w:t>
            </w:r>
          </w:p>
        </w:tc>
        <w:tc>
          <w:tcPr>
            <w:tcW w:w="1820" w:type="dxa"/>
            <w:shd w:val="clear" w:color="auto" w:fill="auto"/>
            <w:noWrap/>
            <w:vAlign w:val="center"/>
          </w:tcPr>
          <w:p w14:paraId="74086198" w14:textId="77777777" w:rsidR="00A551A5" w:rsidRPr="00BB64A6"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CB6R4_CF2</w:t>
            </w:r>
          </w:p>
        </w:tc>
        <w:tc>
          <w:tcPr>
            <w:tcW w:w="1116" w:type="dxa"/>
            <w:shd w:val="clear" w:color="auto" w:fill="auto"/>
            <w:noWrap/>
            <w:vAlign w:val="center"/>
          </w:tcPr>
          <w:p w14:paraId="0094EFBF" w14:textId="77777777" w:rsidR="00A551A5" w:rsidRDefault="00A551A5" w:rsidP="00690EB7">
            <w:pPr>
              <w:spacing w:after="0" w:line="240" w:lineRule="auto"/>
              <w:jc w:val="center"/>
              <w:rPr>
                <w:rFonts w:eastAsia="Times New Roman" w:cstheme="minorHAnsi"/>
                <w:color w:val="000000"/>
                <w:sz w:val="20"/>
                <w:szCs w:val="20"/>
              </w:rPr>
            </w:pPr>
            <w:proofErr w:type="spellStart"/>
            <w:r>
              <w:rPr>
                <w:rFonts w:eastAsia="Times New Roman" w:cstheme="minorHAnsi"/>
                <w:color w:val="000000"/>
                <w:sz w:val="20"/>
                <w:szCs w:val="20"/>
              </w:rPr>
              <w:t>CAMx</w:t>
            </w:r>
            <w:proofErr w:type="spellEnd"/>
          </w:p>
        </w:tc>
        <w:tc>
          <w:tcPr>
            <w:tcW w:w="4602" w:type="dxa"/>
            <w:shd w:val="clear" w:color="auto" w:fill="auto"/>
            <w:noWrap/>
            <w:vAlign w:val="center"/>
          </w:tcPr>
          <w:p w14:paraId="6CBE18AC" w14:textId="4A69AE18"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sidRPr="00BB64A6">
              <w:rPr>
                <w:rFonts w:eastAsia="Times New Roman" w:cstheme="minorHAnsi"/>
                <w:color w:val="000000"/>
                <w:sz w:val="20"/>
                <w:szCs w:val="20"/>
              </w:rPr>
              <w:t>All IVOCs (10</w:t>
            </w:r>
            <w:r w:rsidRPr="00BB64A6">
              <w:rPr>
                <w:rFonts w:eastAsia="Times New Roman" w:cstheme="minorHAnsi"/>
                <w:color w:val="000000"/>
                <w:sz w:val="20"/>
                <w:szCs w:val="20"/>
                <w:vertAlign w:val="superscript"/>
              </w:rPr>
              <w:t>2.5</w:t>
            </w:r>
            <w:r w:rsidRPr="00BB64A6">
              <w:rPr>
                <w:rFonts w:eastAsia="Times New Roman" w:cstheme="minorHAnsi"/>
                <w:color w:val="000000"/>
                <w:sz w:val="20"/>
                <w:szCs w:val="20"/>
              </w:rPr>
              <w:t xml:space="preserve"> </w:t>
            </w:r>
            <w:r w:rsidR="00184F96">
              <w:rPr>
                <w:rFonts w:eastAsia="Times New Roman" w:cstheme="minorHAnsi"/>
                <w:color w:val="000000"/>
                <w:sz w:val="20"/>
                <w:szCs w:val="20"/>
              </w:rPr>
              <w:t>≤</w:t>
            </w:r>
            <w:r w:rsidRPr="00BB64A6">
              <w:rPr>
                <w:rFonts w:eastAsia="Times New Roman" w:cstheme="minorHAnsi"/>
                <w:color w:val="000000"/>
                <w:sz w:val="20"/>
                <w:szCs w:val="20"/>
              </w:rPr>
              <w:t xml:space="preserve">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sidRPr="00BB64A6">
              <w:rPr>
                <w:rFonts w:eastAsia="Times New Roman" w:cstheme="minorHAnsi"/>
                <w:color w:val="000000"/>
                <w:sz w:val="20"/>
                <w:szCs w:val="20"/>
                <w:vertAlign w:val="superscript"/>
              </w:rPr>
              <w:t>6.5</w:t>
            </w:r>
            <w:r w:rsidRPr="00BB64A6">
              <w:rPr>
                <w:rFonts w:eastAsia="Times New Roman" w:cstheme="minorHAnsi"/>
                <w:color w:val="000000"/>
                <w:sz w:val="20"/>
                <w:szCs w:val="20"/>
              </w:rPr>
              <w:t>) mapped to IVOC.</w:t>
            </w:r>
          </w:p>
          <w:p w14:paraId="53C577B8" w14:textId="77777777" w:rsidR="00A551A5" w:rsidRPr="00334F1C"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sidRPr="00BB64A6">
              <w:rPr>
                <w:rFonts w:eastAsia="Times New Roman" w:cstheme="minorHAnsi"/>
                <w:color w:val="000000"/>
                <w:sz w:val="20"/>
                <w:szCs w:val="20"/>
              </w:rPr>
              <w:t xml:space="preserve">All </w:t>
            </w:r>
            <w:r>
              <w:rPr>
                <w:rFonts w:eastAsia="Times New Roman" w:cstheme="minorHAnsi"/>
                <w:color w:val="000000"/>
                <w:sz w:val="20"/>
                <w:szCs w:val="20"/>
              </w:rPr>
              <w:t xml:space="preserve">compounds with </w:t>
            </w:r>
            <w:r w:rsidRPr="00BB64A6">
              <w:rPr>
                <w:rFonts w:eastAsia="Times New Roman" w:cstheme="minorHAnsi"/>
                <w:color w:val="000000"/>
                <w:sz w:val="20"/>
                <w:szCs w:val="20"/>
              </w:rPr>
              <w:t>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2</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mapped to </w:t>
            </w:r>
            <w:r>
              <w:rPr>
                <w:rFonts w:eastAsia="Times New Roman" w:cstheme="minorHAnsi"/>
                <w:color w:val="000000"/>
                <w:sz w:val="20"/>
                <w:szCs w:val="20"/>
              </w:rPr>
              <w:t>NVOL</w:t>
            </w:r>
            <w:r w:rsidRPr="00BB64A6">
              <w:rPr>
                <w:rFonts w:eastAsia="Times New Roman" w:cstheme="minorHAnsi"/>
                <w:color w:val="000000"/>
                <w:sz w:val="20"/>
                <w:szCs w:val="20"/>
              </w:rPr>
              <w:t>.</w:t>
            </w:r>
          </w:p>
        </w:tc>
      </w:tr>
      <w:tr w:rsidR="002636D6" w:rsidRPr="00E83BC4" w14:paraId="6F3C9842" w14:textId="77777777" w:rsidTr="00F61EF1">
        <w:trPr>
          <w:trHeight w:val="20"/>
        </w:trPr>
        <w:tc>
          <w:tcPr>
            <w:tcW w:w="1727" w:type="dxa"/>
            <w:vAlign w:val="center"/>
          </w:tcPr>
          <w:p w14:paraId="580D6CC0" w14:textId="035AFA9C" w:rsidR="002636D6" w:rsidRDefault="002636D6" w:rsidP="002636D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VOC</w:t>
            </w:r>
          </w:p>
        </w:tc>
        <w:tc>
          <w:tcPr>
            <w:tcW w:w="1820" w:type="dxa"/>
            <w:shd w:val="clear" w:color="auto" w:fill="auto"/>
            <w:noWrap/>
            <w:vAlign w:val="center"/>
          </w:tcPr>
          <w:p w14:paraId="1611D3B9" w14:textId="411D851F" w:rsidR="002636D6" w:rsidRDefault="002636D6" w:rsidP="002636D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CB</w:t>
            </w:r>
            <w:r w:rsidR="00F43D11">
              <w:rPr>
                <w:rFonts w:eastAsia="Times New Roman" w:cstheme="minorHAnsi"/>
                <w:color w:val="000000"/>
                <w:sz w:val="20"/>
                <w:szCs w:val="20"/>
              </w:rPr>
              <w:t>7</w:t>
            </w:r>
            <w:r>
              <w:rPr>
                <w:rFonts w:eastAsia="Times New Roman" w:cstheme="minorHAnsi"/>
                <w:color w:val="000000"/>
                <w:sz w:val="20"/>
                <w:szCs w:val="20"/>
              </w:rPr>
              <w:t>_CF2</w:t>
            </w:r>
          </w:p>
        </w:tc>
        <w:tc>
          <w:tcPr>
            <w:tcW w:w="1116" w:type="dxa"/>
            <w:shd w:val="clear" w:color="auto" w:fill="auto"/>
            <w:noWrap/>
            <w:vAlign w:val="center"/>
          </w:tcPr>
          <w:p w14:paraId="44F42F1B" w14:textId="228B2F7B" w:rsidR="002636D6" w:rsidRDefault="002636D6" w:rsidP="002636D6">
            <w:pPr>
              <w:spacing w:after="0" w:line="240" w:lineRule="auto"/>
              <w:jc w:val="center"/>
              <w:rPr>
                <w:rFonts w:eastAsia="Times New Roman" w:cstheme="minorHAnsi"/>
                <w:color w:val="000000"/>
                <w:sz w:val="20"/>
                <w:szCs w:val="20"/>
              </w:rPr>
            </w:pPr>
            <w:proofErr w:type="spellStart"/>
            <w:r>
              <w:rPr>
                <w:rFonts w:eastAsia="Times New Roman" w:cstheme="minorHAnsi"/>
                <w:color w:val="000000"/>
                <w:sz w:val="20"/>
                <w:szCs w:val="20"/>
              </w:rPr>
              <w:t>CAMx</w:t>
            </w:r>
            <w:proofErr w:type="spellEnd"/>
          </w:p>
        </w:tc>
        <w:tc>
          <w:tcPr>
            <w:tcW w:w="4602" w:type="dxa"/>
            <w:shd w:val="clear" w:color="auto" w:fill="auto"/>
            <w:noWrap/>
            <w:vAlign w:val="center"/>
          </w:tcPr>
          <w:p w14:paraId="66C002E9" w14:textId="6716B6EA" w:rsidR="002636D6" w:rsidRPr="00BB64A6" w:rsidRDefault="00F43D11" w:rsidP="002636D6">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Same emitted species as CB6R4_CF2, except APIN</w:t>
            </w:r>
            <w:r w:rsidR="009A43EB">
              <w:rPr>
                <w:rFonts w:eastAsia="Times New Roman" w:cstheme="minorHAnsi"/>
                <w:color w:val="000000"/>
                <w:sz w:val="20"/>
                <w:szCs w:val="20"/>
              </w:rPr>
              <w:t xml:space="preserve"> added</w:t>
            </w:r>
            <w:r>
              <w:rPr>
                <w:rFonts w:eastAsia="Times New Roman" w:cstheme="minorHAnsi"/>
                <w:color w:val="000000"/>
                <w:sz w:val="20"/>
                <w:szCs w:val="20"/>
              </w:rPr>
              <w:t>; updated model chemistry</w:t>
            </w:r>
            <w:r w:rsidR="002636D6" w:rsidRPr="00BB64A6">
              <w:rPr>
                <w:rFonts w:eastAsia="Times New Roman" w:cstheme="minorHAnsi"/>
                <w:color w:val="000000"/>
                <w:sz w:val="20"/>
                <w:szCs w:val="20"/>
              </w:rPr>
              <w:t>.</w:t>
            </w:r>
          </w:p>
        </w:tc>
      </w:tr>
      <w:tr w:rsidR="00D705F6" w:rsidRPr="00E83BC4" w14:paraId="52B5F522" w14:textId="77777777" w:rsidTr="00F61EF1">
        <w:trPr>
          <w:trHeight w:val="20"/>
          <w:ins w:id="689" w:author="Seltzer, Karl" w:date="2024-08-07T14:15:00Z"/>
        </w:trPr>
        <w:tc>
          <w:tcPr>
            <w:tcW w:w="1727" w:type="dxa"/>
            <w:vAlign w:val="center"/>
          </w:tcPr>
          <w:p w14:paraId="0AC2776F" w14:textId="118387E1" w:rsidR="00D705F6" w:rsidRPr="0091203A" w:rsidRDefault="00D705F6" w:rsidP="00D705F6">
            <w:pPr>
              <w:spacing w:after="0" w:line="240" w:lineRule="auto"/>
              <w:jc w:val="center"/>
              <w:rPr>
                <w:ins w:id="690" w:author="Seltzer, Karl" w:date="2024-08-07T14:15:00Z"/>
                <w:rFonts w:eastAsia="Times New Roman" w:cstheme="minorHAnsi"/>
                <w:color w:val="000000"/>
                <w:sz w:val="20"/>
                <w:szCs w:val="20"/>
                <w:highlight w:val="yellow"/>
                <w:rPrChange w:id="691" w:author="Seltzer, Karl" w:date="2024-08-12T11:14:00Z">
                  <w:rPr>
                    <w:ins w:id="692" w:author="Seltzer, Karl" w:date="2024-08-07T14:15:00Z"/>
                    <w:rFonts w:eastAsia="Times New Roman" w:cstheme="minorHAnsi"/>
                    <w:color w:val="000000"/>
                    <w:sz w:val="20"/>
                    <w:szCs w:val="20"/>
                  </w:rPr>
                </w:rPrChange>
              </w:rPr>
            </w:pPr>
            <w:ins w:id="693" w:author="Seltzer, Karl" w:date="2024-08-07T14:15:00Z">
              <w:r w:rsidRPr="0091203A">
                <w:rPr>
                  <w:rFonts w:eastAsia="Times New Roman" w:cstheme="minorHAnsi"/>
                  <w:color w:val="000000"/>
                  <w:sz w:val="20"/>
                  <w:szCs w:val="20"/>
                  <w:highlight w:val="yellow"/>
                  <w:rPrChange w:id="694" w:author="Seltzer, Karl" w:date="2024-08-12T11:14:00Z">
                    <w:rPr>
                      <w:rFonts w:eastAsia="Times New Roman" w:cstheme="minorHAnsi"/>
                      <w:color w:val="000000"/>
                      <w:sz w:val="20"/>
                      <w:szCs w:val="20"/>
                    </w:rPr>
                  </w:rPrChange>
                </w:rPr>
                <w:t>VOC</w:t>
              </w:r>
            </w:ins>
          </w:p>
        </w:tc>
        <w:tc>
          <w:tcPr>
            <w:tcW w:w="1820" w:type="dxa"/>
            <w:shd w:val="clear" w:color="auto" w:fill="auto"/>
            <w:noWrap/>
            <w:vAlign w:val="center"/>
          </w:tcPr>
          <w:p w14:paraId="616C840F" w14:textId="6560E707" w:rsidR="00D705F6" w:rsidRPr="0091203A" w:rsidRDefault="00D705F6" w:rsidP="00D705F6">
            <w:pPr>
              <w:spacing w:after="0" w:line="240" w:lineRule="auto"/>
              <w:jc w:val="center"/>
              <w:rPr>
                <w:ins w:id="695" w:author="Seltzer, Karl" w:date="2024-08-07T14:15:00Z"/>
                <w:rFonts w:eastAsia="Times New Roman" w:cstheme="minorHAnsi"/>
                <w:color w:val="000000"/>
                <w:sz w:val="20"/>
                <w:szCs w:val="20"/>
                <w:highlight w:val="yellow"/>
                <w:rPrChange w:id="696" w:author="Seltzer, Karl" w:date="2024-08-12T11:14:00Z">
                  <w:rPr>
                    <w:ins w:id="697" w:author="Seltzer, Karl" w:date="2024-08-07T14:15:00Z"/>
                    <w:rFonts w:eastAsia="Times New Roman" w:cstheme="minorHAnsi"/>
                    <w:color w:val="000000"/>
                    <w:sz w:val="20"/>
                    <w:szCs w:val="20"/>
                  </w:rPr>
                </w:rPrChange>
              </w:rPr>
            </w:pPr>
            <w:ins w:id="698" w:author="Seltzer, Karl" w:date="2024-08-07T14:15:00Z">
              <w:r w:rsidRPr="0091203A">
                <w:rPr>
                  <w:rFonts w:eastAsia="Times New Roman" w:cstheme="minorHAnsi"/>
                  <w:color w:val="000000"/>
                  <w:sz w:val="20"/>
                  <w:szCs w:val="20"/>
                  <w:highlight w:val="yellow"/>
                  <w:rPrChange w:id="699" w:author="Seltzer, Karl" w:date="2024-08-12T11:14:00Z">
                    <w:rPr>
                      <w:rFonts w:eastAsia="Times New Roman" w:cstheme="minorHAnsi"/>
                      <w:color w:val="000000"/>
                      <w:sz w:val="20"/>
                      <w:szCs w:val="20"/>
                    </w:rPr>
                  </w:rPrChange>
                </w:rPr>
                <w:t>CB7VCP_CF2</w:t>
              </w:r>
            </w:ins>
          </w:p>
        </w:tc>
        <w:tc>
          <w:tcPr>
            <w:tcW w:w="1116" w:type="dxa"/>
            <w:shd w:val="clear" w:color="auto" w:fill="auto"/>
            <w:noWrap/>
            <w:vAlign w:val="center"/>
          </w:tcPr>
          <w:p w14:paraId="1B133022" w14:textId="734DE771" w:rsidR="00D705F6" w:rsidRPr="0091203A" w:rsidRDefault="00D705F6" w:rsidP="00D705F6">
            <w:pPr>
              <w:spacing w:after="0" w:line="240" w:lineRule="auto"/>
              <w:jc w:val="center"/>
              <w:rPr>
                <w:ins w:id="700" w:author="Seltzer, Karl" w:date="2024-08-07T14:15:00Z"/>
                <w:rFonts w:eastAsia="Times New Roman" w:cstheme="minorHAnsi"/>
                <w:color w:val="000000"/>
                <w:sz w:val="20"/>
                <w:szCs w:val="20"/>
                <w:highlight w:val="yellow"/>
                <w:rPrChange w:id="701" w:author="Seltzer, Karl" w:date="2024-08-12T11:14:00Z">
                  <w:rPr>
                    <w:ins w:id="702" w:author="Seltzer, Karl" w:date="2024-08-07T14:15:00Z"/>
                    <w:rFonts w:eastAsia="Times New Roman" w:cstheme="minorHAnsi"/>
                    <w:color w:val="000000"/>
                    <w:sz w:val="20"/>
                    <w:szCs w:val="20"/>
                  </w:rPr>
                </w:rPrChange>
              </w:rPr>
            </w:pPr>
            <w:proofErr w:type="spellStart"/>
            <w:ins w:id="703" w:author="Seltzer, Karl" w:date="2024-08-07T14:15:00Z">
              <w:r w:rsidRPr="0091203A">
                <w:rPr>
                  <w:rFonts w:eastAsia="Times New Roman" w:cstheme="minorHAnsi"/>
                  <w:color w:val="000000"/>
                  <w:sz w:val="20"/>
                  <w:szCs w:val="20"/>
                  <w:highlight w:val="yellow"/>
                  <w:rPrChange w:id="704" w:author="Seltzer, Karl" w:date="2024-08-12T11:14:00Z">
                    <w:rPr>
                      <w:rFonts w:eastAsia="Times New Roman" w:cstheme="minorHAnsi"/>
                      <w:color w:val="000000"/>
                      <w:sz w:val="20"/>
                      <w:szCs w:val="20"/>
                    </w:rPr>
                  </w:rPrChange>
                </w:rPr>
                <w:t>CAMx</w:t>
              </w:r>
              <w:proofErr w:type="spellEnd"/>
            </w:ins>
          </w:p>
        </w:tc>
        <w:tc>
          <w:tcPr>
            <w:tcW w:w="4602" w:type="dxa"/>
            <w:shd w:val="clear" w:color="auto" w:fill="auto"/>
            <w:noWrap/>
            <w:vAlign w:val="center"/>
          </w:tcPr>
          <w:p w14:paraId="4A2A456B" w14:textId="1AB9DBF4" w:rsidR="00D705F6" w:rsidRDefault="00D705F6" w:rsidP="00D705F6">
            <w:pPr>
              <w:pStyle w:val="ListParagraph"/>
              <w:numPr>
                <w:ilvl w:val="0"/>
                <w:numId w:val="20"/>
              </w:numPr>
              <w:spacing w:after="0" w:line="240" w:lineRule="auto"/>
              <w:ind w:left="162" w:hanging="180"/>
              <w:rPr>
                <w:ins w:id="705" w:author="Seltzer, Karl" w:date="2024-08-07T14:15:00Z"/>
                <w:rFonts w:eastAsia="Times New Roman" w:cstheme="minorHAnsi"/>
                <w:color w:val="000000"/>
                <w:sz w:val="20"/>
                <w:szCs w:val="20"/>
              </w:rPr>
            </w:pPr>
            <w:proofErr w:type="spellStart"/>
            <w:ins w:id="706" w:author="Seltzer, Karl" w:date="2024-08-07T14:15:00Z">
              <w:r w:rsidRPr="00D705F6">
                <w:rPr>
                  <w:rFonts w:eastAsia="Times New Roman" w:cstheme="minorHAnsi"/>
                  <w:color w:val="000000"/>
                  <w:sz w:val="20"/>
                  <w:szCs w:val="20"/>
                  <w:highlight w:val="yellow"/>
                  <w:rPrChange w:id="707" w:author="Seltzer, Karl" w:date="2024-08-07T14:15:00Z">
                    <w:rPr>
                      <w:rFonts w:eastAsia="Times New Roman" w:cstheme="minorHAnsi"/>
                      <w:color w:val="000000"/>
                      <w:sz w:val="20"/>
                      <w:szCs w:val="20"/>
                    </w:rPr>
                  </w:rPrChange>
                </w:rPr>
                <w:t>xyz</w:t>
              </w:r>
              <w:proofErr w:type="spellEnd"/>
            </w:ins>
          </w:p>
        </w:tc>
      </w:tr>
      <w:tr w:rsidR="00A551A5" w:rsidRPr="00E83BC4" w14:paraId="3975D8A9" w14:textId="77777777" w:rsidTr="00F61EF1">
        <w:trPr>
          <w:trHeight w:val="20"/>
        </w:trPr>
        <w:tc>
          <w:tcPr>
            <w:tcW w:w="1727" w:type="dxa"/>
            <w:vAlign w:val="center"/>
          </w:tcPr>
          <w:p w14:paraId="51E32950"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VOC</w:t>
            </w:r>
          </w:p>
        </w:tc>
        <w:tc>
          <w:tcPr>
            <w:tcW w:w="1820" w:type="dxa"/>
            <w:shd w:val="clear" w:color="auto" w:fill="auto"/>
            <w:noWrap/>
            <w:vAlign w:val="center"/>
            <w:hideMark/>
          </w:tcPr>
          <w:p w14:paraId="12B4C558" w14:textId="77777777" w:rsidR="00A551A5" w:rsidRPr="009647C1" w:rsidRDefault="00A551A5" w:rsidP="00690EB7">
            <w:pPr>
              <w:spacing w:after="0" w:line="240" w:lineRule="auto"/>
              <w:jc w:val="center"/>
              <w:rPr>
                <w:rFonts w:eastAsia="Times New Roman" w:cstheme="minorHAnsi"/>
                <w:color w:val="000000"/>
                <w:sz w:val="20"/>
                <w:szCs w:val="20"/>
              </w:rPr>
            </w:pPr>
            <w:r w:rsidRPr="005B0FF0">
              <w:rPr>
                <w:rFonts w:eastAsia="Times New Roman" w:cstheme="minorHAnsi"/>
                <w:color w:val="000000"/>
                <w:sz w:val="20"/>
                <w:szCs w:val="20"/>
              </w:rPr>
              <w:t>CB6R3_AE7_TRACER</w:t>
            </w:r>
          </w:p>
        </w:tc>
        <w:tc>
          <w:tcPr>
            <w:tcW w:w="1116" w:type="dxa"/>
            <w:shd w:val="clear" w:color="auto" w:fill="auto"/>
            <w:noWrap/>
            <w:vAlign w:val="center"/>
          </w:tcPr>
          <w:p w14:paraId="3C038E4C"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CMAQv5.3+</w:t>
            </w:r>
          </w:p>
        </w:tc>
        <w:tc>
          <w:tcPr>
            <w:tcW w:w="4602" w:type="dxa"/>
            <w:shd w:val="clear" w:color="auto" w:fill="auto"/>
            <w:noWrap/>
            <w:vAlign w:val="center"/>
          </w:tcPr>
          <w:p w14:paraId="6F76BE77" w14:textId="77777777" w:rsidR="00A551A5" w:rsidRPr="009647C1"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Assigns SPECIES_ID = 279 to ALD2_PRIMARY, 465 to FORM_PRIMARY, cyclic alkanes with </w:t>
            </w:r>
            <w:proofErr w:type="spellStart"/>
            <w:r>
              <w:rPr>
                <w:rFonts w:eastAsia="Times New Roman" w:cstheme="minorHAnsi"/>
                <w:color w:val="000000"/>
                <w:sz w:val="20"/>
                <w:szCs w:val="20"/>
              </w:rPr>
              <w:t>nC</w:t>
            </w:r>
            <w:proofErr w:type="spellEnd"/>
            <w:r>
              <w:rPr>
                <w:rFonts w:eastAsia="Times New Roman" w:cstheme="minorHAnsi"/>
                <w:color w:val="000000"/>
                <w:sz w:val="20"/>
                <w:szCs w:val="20"/>
              </w:rPr>
              <w:t xml:space="preserve"> &gt; 6 and non-cyclic alkanes with </w:t>
            </w:r>
            <w:proofErr w:type="spellStart"/>
            <w:r>
              <w:rPr>
                <w:rFonts w:eastAsia="Times New Roman" w:cstheme="minorHAnsi"/>
                <w:color w:val="000000"/>
                <w:sz w:val="20"/>
                <w:szCs w:val="20"/>
              </w:rPr>
              <w:t>nC</w:t>
            </w:r>
            <w:proofErr w:type="spellEnd"/>
            <w:r>
              <w:rPr>
                <w:rFonts w:eastAsia="Times New Roman" w:cstheme="minorHAnsi"/>
                <w:color w:val="000000"/>
                <w:sz w:val="20"/>
                <w:szCs w:val="20"/>
              </w:rPr>
              <w:t xml:space="preserve"> &gt; 8 to SOAALK, and all other compounds to NONBAF.</w:t>
            </w:r>
          </w:p>
        </w:tc>
      </w:tr>
      <w:tr w:rsidR="00A551A5" w:rsidRPr="00E83BC4" w14:paraId="4CB5C654" w14:textId="77777777" w:rsidTr="00F61EF1">
        <w:trPr>
          <w:trHeight w:val="20"/>
        </w:trPr>
        <w:tc>
          <w:tcPr>
            <w:tcW w:w="1727" w:type="dxa"/>
            <w:vAlign w:val="center"/>
          </w:tcPr>
          <w:p w14:paraId="7905A7EE"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VOC</w:t>
            </w:r>
          </w:p>
        </w:tc>
        <w:tc>
          <w:tcPr>
            <w:tcW w:w="1820" w:type="dxa"/>
            <w:shd w:val="clear" w:color="auto" w:fill="auto"/>
            <w:noWrap/>
            <w:vAlign w:val="center"/>
          </w:tcPr>
          <w:p w14:paraId="69083BD0" w14:textId="77777777" w:rsidR="00A551A5" w:rsidRPr="009647C1" w:rsidRDefault="00A551A5" w:rsidP="00690EB7">
            <w:pPr>
              <w:spacing w:after="0" w:line="240" w:lineRule="auto"/>
              <w:jc w:val="center"/>
              <w:rPr>
                <w:rFonts w:eastAsia="Times New Roman" w:cstheme="minorHAnsi"/>
                <w:color w:val="000000"/>
                <w:sz w:val="20"/>
                <w:szCs w:val="20"/>
              </w:rPr>
            </w:pPr>
            <w:r w:rsidRPr="000C31AC">
              <w:rPr>
                <w:rFonts w:eastAsia="Times New Roman" w:cstheme="minorHAnsi"/>
                <w:color w:val="000000"/>
                <w:sz w:val="20"/>
                <w:szCs w:val="20"/>
              </w:rPr>
              <w:t>SAPRC07</w:t>
            </w:r>
            <w:r>
              <w:rPr>
                <w:rFonts w:eastAsia="Times New Roman" w:cstheme="minorHAnsi"/>
                <w:color w:val="000000"/>
                <w:sz w:val="20"/>
                <w:szCs w:val="20"/>
              </w:rPr>
              <w:t>TC</w:t>
            </w:r>
            <w:r w:rsidRPr="000C31AC">
              <w:rPr>
                <w:rFonts w:eastAsia="Times New Roman" w:cstheme="minorHAnsi"/>
                <w:color w:val="000000"/>
                <w:sz w:val="20"/>
                <w:szCs w:val="20"/>
              </w:rPr>
              <w:t>_AE7</w:t>
            </w:r>
          </w:p>
        </w:tc>
        <w:tc>
          <w:tcPr>
            <w:tcW w:w="1116" w:type="dxa"/>
            <w:shd w:val="clear" w:color="auto" w:fill="auto"/>
            <w:noWrap/>
            <w:vAlign w:val="center"/>
          </w:tcPr>
          <w:p w14:paraId="7BEB7932"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CMAQv5.3+</w:t>
            </w:r>
          </w:p>
        </w:tc>
        <w:tc>
          <w:tcPr>
            <w:tcW w:w="4602" w:type="dxa"/>
            <w:shd w:val="clear" w:color="auto" w:fill="auto"/>
            <w:noWrap/>
            <w:vAlign w:val="center"/>
          </w:tcPr>
          <w:p w14:paraId="13955CD1"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sidRPr="00BB64A6">
              <w:rPr>
                <w:rFonts w:eastAsia="Times New Roman" w:cstheme="minorHAnsi"/>
                <w:color w:val="000000"/>
                <w:sz w:val="20"/>
                <w:szCs w:val="20"/>
              </w:rPr>
              <w:t>All IVOCs (10</w:t>
            </w:r>
            <w:r w:rsidRPr="00BB64A6">
              <w:rPr>
                <w:rFonts w:eastAsia="Times New Roman" w:cstheme="minorHAnsi"/>
                <w:color w:val="000000"/>
                <w:sz w:val="20"/>
                <w:szCs w:val="20"/>
                <w:vertAlign w:val="superscript"/>
              </w:rPr>
              <w:t>2.5</w:t>
            </w:r>
            <w:r w:rsidRPr="00BB64A6">
              <w:rPr>
                <w:rFonts w:eastAsia="Times New Roman" w:cstheme="minorHAnsi"/>
                <w:color w:val="000000"/>
                <w:sz w:val="20"/>
                <w:szCs w:val="20"/>
              </w:rPr>
              <w:t xml:space="preserve"> &lt;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sidRPr="00BB64A6">
              <w:rPr>
                <w:rFonts w:eastAsia="Times New Roman" w:cstheme="minorHAnsi"/>
                <w:color w:val="000000"/>
                <w:sz w:val="20"/>
                <w:szCs w:val="20"/>
                <w:vertAlign w:val="superscript"/>
              </w:rPr>
              <w:t>6.5</w:t>
            </w:r>
            <w:r w:rsidRPr="00BB64A6">
              <w:rPr>
                <w:rFonts w:eastAsia="Times New Roman" w:cstheme="minorHAnsi"/>
                <w:color w:val="000000"/>
                <w:sz w:val="20"/>
                <w:szCs w:val="20"/>
              </w:rPr>
              <w:t>) mapped to IVOC.</w:t>
            </w:r>
          </w:p>
          <w:p w14:paraId="641675E5" w14:textId="77777777" w:rsidR="00A551A5" w:rsidRPr="00FA1AC2"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sidRPr="00BB64A6">
              <w:rPr>
                <w:rFonts w:eastAsia="Times New Roman" w:cstheme="minorHAnsi"/>
                <w:color w:val="000000"/>
                <w:sz w:val="20"/>
                <w:szCs w:val="20"/>
              </w:rPr>
              <w:t xml:space="preserve">All </w:t>
            </w:r>
            <w:r>
              <w:rPr>
                <w:rFonts w:eastAsia="Times New Roman" w:cstheme="minorHAnsi"/>
                <w:color w:val="000000"/>
                <w:sz w:val="20"/>
                <w:szCs w:val="20"/>
              </w:rPr>
              <w:t xml:space="preserve">compounds with </w:t>
            </w:r>
            <w:r w:rsidRPr="00BB64A6">
              <w:rPr>
                <w:rFonts w:eastAsia="Times New Roman" w:cstheme="minorHAnsi"/>
                <w:color w:val="000000"/>
                <w:sz w:val="20"/>
                <w:szCs w:val="20"/>
              </w:rPr>
              <w:t>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2</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mapped to </w:t>
            </w:r>
            <w:r>
              <w:rPr>
                <w:rFonts w:eastAsia="Times New Roman" w:cstheme="minorHAnsi"/>
                <w:color w:val="000000"/>
                <w:sz w:val="20"/>
                <w:szCs w:val="20"/>
              </w:rPr>
              <w:t>NVOL</w:t>
            </w:r>
            <w:r w:rsidRPr="00BB64A6">
              <w:rPr>
                <w:rFonts w:eastAsia="Times New Roman" w:cstheme="minorHAnsi"/>
                <w:color w:val="000000"/>
                <w:sz w:val="20"/>
                <w:szCs w:val="20"/>
              </w:rPr>
              <w:t>.</w:t>
            </w:r>
          </w:p>
        </w:tc>
      </w:tr>
      <w:tr w:rsidR="00B87355" w:rsidRPr="00E83BC4" w14:paraId="076EC3EA" w14:textId="77777777" w:rsidTr="00F61EF1">
        <w:trPr>
          <w:trHeight w:val="20"/>
        </w:trPr>
        <w:tc>
          <w:tcPr>
            <w:tcW w:w="1727" w:type="dxa"/>
            <w:vAlign w:val="center"/>
          </w:tcPr>
          <w:p w14:paraId="65059C02" w14:textId="77777777" w:rsidR="00A551A5"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VOC</w:t>
            </w:r>
          </w:p>
        </w:tc>
        <w:tc>
          <w:tcPr>
            <w:tcW w:w="1820" w:type="dxa"/>
            <w:shd w:val="clear" w:color="auto" w:fill="auto"/>
            <w:noWrap/>
            <w:vAlign w:val="center"/>
          </w:tcPr>
          <w:p w14:paraId="233EE5D3" w14:textId="77777777" w:rsidR="00A551A5" w:rsidRPr="000C31AC" w:rsidRDefault="00A551A5" w:rsidP="00690EB7">
            <w:pPr>
              <w:spacing w:after="0" w:line="240" w:lineRule="auto"/>
              <w:jc w:val="center"/>
              <w:rPr>
                <w:rFonts w:eastAsia="Times New Roman" w:cstheme="minorHAnsi"/>
                <w:color w:val="000000"/>
                <w:sz w:val="20"/>
                <w:szCs w:val="20"/>
              </w:rPr>
            </w:pPr>
            <w:r w:rsidRPr="000C31AC">
              <w:rPr>
                <w:rFonts w:eastAsia="Times New Roman" w:cstheme="minorHAnsi"/>
                <w:color w:val="000000"/>
                <w:sz w:val="20"/>
                <w:szCs w:val="20"/>
              </w:rPr>
              <w:t>SAPRC07_</w:t>
            </w:r>
            <w:r>
              <w:rPr>
                <w:rFonts w:eastAsia="Times New Roman" w:cstheme="minorHAnsi"/>
                <w:color w:val="000000"/>
                <w:sz w:val="20"/>
                <w:szCs w:val="20"/>
              </w:rPr>
              <w:t>CF2</w:t>
            </w:r>
          </w:p>
        </w:tc>
        <w:tc>
          <w:tcPr>
            <w:tcW w:w="1116" w:type="dxa"/>
            <w:shd w:val="clear" w:color="auto" w:fill="auto"/>
            <w:noWrap/>
            <w:vAlign w:val="center"/>
          </w:tcPr>
          <w:p w14:paraId="3F03951C" w14:textId="77777777" w:rsidR="00A551A5" w:rsidRPr="00ED0415" w:rsidRDefault="00A551A5" w:rsidP="00690EB7">
            <w:pPr>
              <w:spacing w:after="0" w:line="240" w:lineRule="auto"/>
              <w:jc w:val="center"/>
              <w:rPr>
                <w:rFonts w:eastAsia="Times New Roman" w:cstheme="minorHAnsi"/>
                <w:color w:val="000000"/>
                <w:sz w:val="20"/>
                <w:szCs w:val="20"/>
              </w:rPr>
            </w:pPr>
            <w:proofErr w:type="spellStart"/>
            <w:r>
              <w:rPr>
                <w:rFonts w:eastAsia="Times New Roman" w:cstheme="minorHAnsi"/>
                <w:color w:val="000000"/>
                <w:sz w:val="20"/>
                <w:szCs w:val="20"/>
              </w:rPr>
              <w:t>CAMx</w:t>
            </w:r>
            <w:proofErr w:type="spellEnd"/>
          </w:p>
        </w:tc>
        <w:tc>
          <w:tcPr>
            <w:tcW w:w="4602" w:type="dxa"/>
            <w:shd w:val="clear" w:color="auto" w:fill="auto"/>
            <w:noWrap/>
            <w:vAlign w:val="center"/>
          </w:tcPr>
          <w:p w14:paraId="077C3BA0"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sidRPr="00BB64A6">
              <w:rPr>
                <w:rFonts w:eastAsia="Times New Roman" w:cstheme="minorHAnsi"/>
                <w:color w:val="000000"/>
                <w:sz w:val="20"/>
                <w:szCs w:val="20"/>
              </w:rPr>
              <w:t>All IVOCs (10</w:t>
            </w:r>
            <w:r w:rsidRPr="00BB64A6">
              <w:rPr>
                <w:rFonts w:eastAsia="Times New Roman" w:cstheme="minorHAnsi"/>
                <w:color w:val="000000"/>
                <w:sz w:val="20"/>
                <w:szCs w:val="20"/>
                <w:vertAlign w:val="superscript"/>
              </w:rPr>
              <w:t>2.5</w:t>
            </w:r>
            <w:r w:rsidRPr="00BB64A6">
              <w:rPr>
                <w:rFonts w:eastAsia="Times New Roman" w:cstheme="minorHAnsi"/>
                <w:color w:val="000000"/>
                <w:sz w:val="20"/>
                <w:szCs w:val="20"/>
              </w:rPr>
              <w:t xml:space="preserve"> &lt;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sidRPr="00BB64A6">
              <w:rPr>
                <w:rFonts w:eastAsia="Times New Roman" w:cstheme="minorHAnsi"/>
                <w:color w:val="000000"/>
                <w:sz w:val="20"/>
                <w:szCs w:val="20"/>
                <w:vertAlign w:val="superscript"/>
              </w:rPr>
              <w:t>6.5</w:t>
            </w:r>
            <w:r w:rsidRPr="00BB64A6">
              <w:rPr>
                <w:rFonts w:eastAsia="Times New Roman" w:cstheme="minorHAnsi"/>
                <w:color w:val="000000"/>
                <w:sz w:val="20"/>
                <w:szCs w:val="20"/>
              </w:rPr>
              <w:t>) mapped to IVOC.</w:t>
            </w:r>
          </w:p>
          <w:p w14:paraId="4408248B"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sidRPr="00BB64A6">
              <w:rPr>
                <w:rFonts w:eastAsia="Times New Roman" w:cstheme="minorHAnsi"/>
                <w:color w:val="000000"/>
                <w:sz w:val="20"/>
                <w:szCs w:val="20"/>
              </w:rPr>
              <w:t xml:space="preserve">All </w:t>
            </w:r>
            <w:r>
              <w:rPr>
                <w:rFonts w:eastAsia="Times New Roman" w:cstheme="minorHAnsi"/>
                <w:color w:val="000000"/>
                <w:sz w:val="20"/>
                <w:szCs w:val="20"/>
              </w:rPr>
              <w:t xml:space="preserve">compounds with </w:t>
            </w:r>
            <w:r w:rsidRPr="00BB64A6">
              <w:rPr>
                <w:rFonts w:eastAsia="Times New Roman" w:cstheme="minorHAnsi"/>
                <w:color w:val="000000"/>
                <w:sz w:val="20"/>
                <w:szCs w:val="20"/>
              </w:rPr>
              <w:t>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2</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mapped to </w:t>
            </w:r>
            <w:r>
              <w:rPr>
                <w:rFonts w:eastAsia="Times New Roman" w:cstheme="minorHAnsi"/>
                <w:color w:val="000000"/>
                <w:sz w:val="20"/>
                <w:szCs w:val="20"/>
              </w:rPr>
              <w:t>NVOL</w:t>
            </w:r>
            <w:r w:rsidRPr="00BB64A6">
              <w:rPr>
                <w:rFonts w:eastAsia="Times New Roman" w:cstheme="minorHAnsi"/>
                <w:color w:val="000000"/>
                <w:sz w:val="20"/>
                <w:szCs w:val="20"/>
              </w:rPr>
              <w:t>.</w:t>
            </w:r>
          </w:p>
        </w:tc>
      </w:tr>
      <w:tr w:rsidR="00A551A5" w:rsidRPr="00E83BC4" w14:paraId="5960BAE9" w14:textId="77777777" w:rsidTr="00F61EF1">
        <w:trPr>
          <w:trHeight w:val="20"/>
        </w:trPr>
        <w:tc>
          <w:tcPr>
            <w:tcW w:w="1727" w:type="dxa"/>
            <w:vAlign w:val="center"/>
          </w:tcPr>
          <w:p w14:paraId="3F5E8C33"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VOC</w:t>
            </w:r>
          </w:p>
        </w:tc>
        <w:tc>
          <w:tcPr>
            <w:tcW w:w="1820" w:type="dxa"/>
            <w:shd w:val="clear" w:color="auto" w:fill="auto"/>
            <w:noWrap/>
            <w:vAlign w:val="center"/>
          </w:tcPr>
          <w:p w14:paraId="2935501A" w14:textId="77777777" w:rsidR="00A551A5" w:rsidRPr="009647C1" w:rsidRDefault="00A551A5" w:rsidP="00690EB7">
            <w:pPr>
              <w:spacing w:after="0" w:line="240" w:lineRule="auto"/>
              <w:jc w:val="center"/>
              <w:rPr>
                <w:rFonts w:eastAsia="Times New Roman" w:cstheme="minorHAnsi"/>
                <w:color w:val="000000"/>
                <w:sz w:val="20"/>
                <w:szCs w:val="20"/>
              </w:rPr>
            </w:pPr>
            <w:r w:rsidRPr="000C31AC">
              <w:rPr>
                <w:rFonts w:eastAsia="Times New Roman" w:cstheme="minorHAnsi"/>
                <w:color w:val="000000"/>
                <w:sz w:val="20"/>
                <w:szCs w:val="20"/>
              </w:rPr>
              <w:t>CRACMMv1.0</w:t>
            </w:r>
          </w:p>
        </w:tc>
        <w:tc>
          <w:tcPr>
            <w:tcW w:w="1116" w:type="dxa"/>
            <w:shd w:val="clear" w:color="auto" w:fill="auto"/>
            <w:noWrap/>
            <w:vAlign w:val="center"/>
          </w:tcPr>
          <w:p w14:paraId="7D4ECB89" w14:textId="77777777" w:rsidR="00A551A5" w:rsidRPr="009647C1" w:rsidRDefault="00A551A5" w:rsidP="00690EB7">
            <w:pPr>
              <w:spacing w:after="0" w:line="240" w:lineRule="auto"/>
              <w:jc w:val="center"/>
              <w:rPr>
                <w:rFonts w:eastAsia="Times New Roman" w:cstheme="minorHAnsi"/>
                <w:color w:val="000000"/>
                <w:sz w:val="20"/>
                <w:szCs w:val="20"/>
              </w:rPr>
            </w:pPr>
            <w:r w:rsidRPr="00ED0415">
              <w:rPr>
                <w:rFonts w:eastAsia="Times New Roman" w:cstheme="minorHAnsi"/>
                <w:color w:val="000000"/>
                <w:sz w:val="20"/>
                <w:szCs w:val="20"/>
              </w:rPr>
              <w:t>CMAQv5.4+</w:t>
            </w:r>
          </w:p>
        </w:tc>
        <w:tc>
          <w:tcPr>
            <w:tcW w:w="4602" w:type="dxa"/>
            <w:shd w:val="clear" w:color="auto" w:fill="auto"/>
            <w:noWrap/>
            <w:vAlign w:val="center"/>
          </w:tcPr>
          <w:p w14:paraId="52E33BA8" w14:textId="31B8BFBF"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ROCIOXY: Oxygenated and </w:t>
            </w:r>
            <w:r w:rsidRPr="00BB64A6">
              <w:rPr>
                <w:rFonts w:eastAsia="Times New Roman" w:cstheme="minorHAnsi"/>
                <w:color w:val="000000"/>
                <w:sz w:val="20"/>
                <w:szCs w:val="20"/>
              </w:rPr>
              <w:t>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 xml:space="preserve">(C*) </w:t>
            </w:r>
            <w:r w:rsidR="00184F96">
              <w:rPr>
                <w:rFonts w:eastAsia="Times New Roman" w:cstheme="minorHAnsi"/>
                <w:color w:val="000000"/>
                <w:sz w:val="20"/>
                <w:szCs w:val="20"/>
              </w:rPr>
              <w:t>≤</w:t>
            </w:r>
            <w:r w:rsidRPr="00BB64A6">
              <w:rPr>
                <w:rFonts w:eastAsia="Times New Roman" w:cstheme="minorHAnsi"/>
                <w:color w:val="000000"/>
                <w:sz w:val="20"/>
                <w:szCs w:val="20"/>
              </w:rPr>
              <w:t xml:space="preserve"> 10</w:t>
            </w:r>
            <w:r w:rsidRPr="00BB64A6">
              <w:rPr>
                <w:rFonts w:eastAsia="Times New Roman" w:cstheme="minorHAnsi"/>
                <w:color w:val="000000"/>
                <w:sz w:val="20"/>
                <w:szCs w:val="20"/>
                <w:vertAlign w:val="superscript"/>
              </w:rPr>
              <w:t>6.5</w:t>
            </w:r>
          </w:p>
          <w:p w14:paraId="727483A8" w14:textId="3F921EBA"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ROCP6ALK: </w:t>
            </w:r>
            <w:r w:rsidRPr="00BB64A6">
              <w:rPr>
                <w:rFonts w:eastAsia="Times New Roman" w:cstheme="minorHAnsi"/>
                <w:color w:val="000000"/>
                <w:sz w:val="20"/>
                <w:szCs w:val="20"/>
              </w:rPr>
              <w:t>10</w:t>
            </w:r>
            <w:r>
              <w:rPr>
                <w:rFonts w:eastAsia="Times New Roman" w:cstheme="minorHAnsi"/>
                <w:color w:val="000000"/>
                <w:sz w:val="20"/>
                <w:szCs w:val="20"/>
                <w:vertAlign w:val="superscript"/>
              </w:rPr>
              <w:t>5</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w:t>
            </w:r>
            <w:r w:rsidR="00184F96">
              <w:rPr>
                <w:rFonts w:eastAsia="Times New Roman" w:cstheme="minorHAnsi"/>
                <w:color w:val="000000"/>
                <w:sz w:val="20"/>
                <w:szCs w:val="20"/>
              </w:rPr>
              <w:t>≤</w:t>
            </w:r>
            <w:r w:rsidRPr="00BB64A6">
              <w:rPr>
                <w:rFonts w:eastAsia="Times New Roman" w:cstheme="minorHAnsi"/>
                <w:color w:val="000000"/>
                <w:sz w:val="20"/>
                <w:szCs w:val="20"/>
              </w:rPr>
              <w:t xml:space="preserve">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sidRPr="00BB64A6">
              <w:rPr>
                <w:rFonts w:eastAsia="Times New Roman" w:cstheme="minorHAnsi"/>
                <w:color w:val="000000"/>
                <w:sz w:val="20"/>
                <w:szCs w:val="20"/>
                <w:vertAlign w:val="superscript"/>
              </w:rPr>
              <w:t>6.5</w:t>
            </w:r>
          </w:p>
          <w:p w14:paraId="7AEBA5E2" w14:textId="03084D58"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ROCP5ALK: </w:t>
            </w:r>
            <w:r w:rsidRPr="00BB64A6">
              <w:rPr>
                <w:rFonts w:eastAsia="Times New Roman" w:cstheme="minorHAnsi"/>
                <w:color w:val="000000"/>
                <w:sz w:val="20"/>
                <w:szCs w:val="20"/>
              </w:rPr>
              <w:t>10</w:t>
            </w:r>
            <w:r>
              <w:rPr>
                <w:rFonts w:eastAsia="Times New Roman" w:cstheme="minorHAnsi"/>
                <w:color w:val="000000"/>
                <w:sz w:val="20"/>
                <w:szCs w:val="20"/>
                <w:vertAlign w:val="superscript"/>
              </w:rPr>
              <w:t>4</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w:t>
            </w:r>
            <w:r w:rsidR="00184F96">
              <w:rPr>
                <w:rFonts w:eastAsia="Times New Roman" w:cstheme="minorHAnsi"/>
                <w:color w:val="000000"/>
                <w:sz w:val="20"/>
                <w:szCs w:val="20"/>
              </w:rPr>
              <w:t>≤</w:t>
            </w:r>
            <w:r w:rsidRPr="00BB64A6">
              <w:rPr>
                <w:rFonts w:eastAsia="Times New Roman" w:cstheme="minorHAnsi"/>
                <w:color w:val="000000"/>
                <w:sz w:val="20"/>
                <w:szCs w:val="20"/>
              </w:rPr>
              <w:t xml:space="preserve">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5</w:t>
            </w:r>
            <w:r w:rsidRPr="00BB64A6">
              <w:rPr>
                <w:rFonts w:eastAsia="Times New Roman" w:cstheme="minorHAnsi"/>
                <w:color w:val="000000"/>
                <w:sz w:val="20"/>
                <w:szCs w:val="20"/>
                <w:vertAlign w:val="superscript"/>
              </w:rPr>
              <w:t>.5</w:t>
            </w:r>
          </w:p>
          <w:p w14:paraId="3D47D7FF" w14:textId="51409744"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ROCP4ALK: </w:t>
            </w:r>
            <w:r w:rsidRPr="00BB64A6">
              <w:rPr>
                <w:rFonts w:eastAsia="Times New Roman" w:cstheme="minorHAnsi"/>
                <w:color w:val="000000"/>
                <w:sz w:val="20"/>
                <w:szCs w:val="20"/>
              </w:rPr>
              <w:t>10</w:t>
            </w:r>
            <w:r>
              <w:rPr>
                <w:rFonts w:eastAsia="Times New Roman" w:cstheme="minorHAnsi"/>
                <w:color w:val="000000"/>
                <w:sz w:val="20"/>
                <w:szCs w:val="20"/>
                <w:vertAlign w:val="superscript"/>
              </w:rPr>
              <w:t>3</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w:t>
            </w:r>
            <w:r w:rsidR="00184F96">
              <w:rPr>
                <w:rFonts w:eastAsia="Times New Roman" w:cstheme="minorHAnsi"/>
                <w:color w:val="000000"/>
                <w:sz w:val="20"/>
                <w:szCs w:val="20"/>
              </w:rPr>
              <w:t>≤</w:t>
            </w:r>
            <w:r w:rsidRPr="00BB64A6">
              <w:rPr>
                <w:rFonts w:eastAsia="Times New Roman" w:cstheme="minorHAnsi"/>
                <w:color w:val="000000"/>
                <w:sz w:val="20"/>
                <w:szCs w:val="20"/>
              </w:rPr>
              <w:t xml:space="preserve">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4</w:t>
            </w:r>
            <w:r w:rsidRPr="00BB64A6">
              <w:rPr>
                <w:rFonts w:eastAsia="Times New Roman" w:cstheme="minorHAnsi"/>
                <w:color w:val="000000"/>
                <w:sz w:val="20"/>
                <w:szCs w:val="20"/>
                <w:vertAlign w:val="superscript"/>
              </w:rPr>
              <w:t>.5</w:t>
            </w:r>
          </w:p>
          <w:p w14:paraId="08362616" w14:textId="3BA1BEF5"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ROCP3ALK: </w:t>
            </w:r>
            <w:r w:rsidRPr="00BB64A6">
              <w:rPr>
                <w:rFonts w:eastAsia="Times New Roman" w:cstheme="minorHAnsi"/>
                <w:color w:val="000000"/>
                <w:sz w:val="20"/>
                <w:szCs w:val="20"/>
              </w:rPr>
              <w:t>10</w:t>
            </w:r>
            <w:r>
              <w:rPr>
                <w:rFonts w:eastAsia="Times New Roman" w:cstheme="minorHAnsi"/>
                <w:color w:val="000000"/>
                <w:sz w:val="20"/>
                <w:szCs w:val="20"/>
                <w:vertAlign w:val="superscript"/>
              </w:rPr>
              <w:t>2</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w:t>
            </w:r>
            <w:r w:rsidR="00184F96">
              <w:rPr>
                <w:rFonts w:eastAsia="Times New Roman" w:cstheme="minorHAnsi"/>
                <w:color w:val="000000"/>
                <w:sz w:val="20"/>
                <w:szCs w:val="20"/>
              </w:rPr>
              <w:t>≤</w:t>
            </w:r>
            <w:r w:rsidRPr="00BB64A6">
              <w:rPr>
                <w:rFonts w:eastAsia="Times New Roman" w:cstheme="minorHAnsi"/>
                <w:color w:val="000000"/>
                <w:sz w:val="20"/>
                <w:szCs w:val="20"/>
              </w:rPr>
              <w:t xml:space="preserve">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3</w:t>
            </w:r>
            <w:r w:rsidRPr="00BB64A6">
              <w:rPr>
                <w:rFonts w:eastAsia="Times New Roman" w:cstheme="minorHAnsi"/>
                <w:color w:val="000000"/>
                <w:sz w:val="20"/>
                <w:szCs w:val="20"/>
                <w:vertAlign w:val="superscript"/>
              </w:rPr>
              <w:t>.5</w:t>
            </w:r>
          </w:p>
          <w:p w14:paraId="205FC24E" w14:textId="29E6F5A5"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ROCP2ALK: </w:t>
            </w:r>
            <w:r w:rsidRPr="00BB64A6">
              <w:rPr>
                <w:rFonts w:eastAsia="Times New Roman" w:cstheme="minorHAnsi"/>
                <w:color w:val="000000"/>
                <w:sz w:val="20"/>
                <w:szCs w:val="20"/>
              </w:rPr>
              <w:t>10</w:t>
            </w:r>
            <w:r>
              <w:rPr>
                <w:rFonts w:eastAsia="Times New Roman" w:cstheme="minorHAnsi"/>
                <w:color w:val="000000"/>
                <w:sz w:val="20"/>
                <w:szCs w:val="20"/>
                <w:vertAlign w:val="superscript"/>
              </w:rPr>
              <w:t>1</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w:t>
            </w:r>
            <w:r w:rsidR="00184F96">
              <w:rPr>
                <w:rFonts w:eastAsia="Times New Roman" w:cstheme="minorHAnsi"/>
                <w:color w:val="000000"/>
                <w:sz w:val="20"/>
                <w:szCs w:val="20"/>
              </w:rPr>
              <w:t>≤</w:t>
            </w:r>
            <w:r w:rsidRPr="00BB64A6">
              <w:rPr>
                <w:rFonts w:eastAsia="Times New Roman" w:cstheme="minorHAnsi"/>
                <w:color w:val="000000"/>
                <w:sz w:val="20"/>
                <w:szCs w:val="20"/>
              </w:rPr>
              <w:t xml:space="preserve">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2</w:t>
            </w:r>
            <w:r w:rsidRPr="00BB64A6">
              <w:rPr>
                <w:rFonts w:eastAsia="Times New Roman" w:cstheme="minorHAnsi"/>
                <w:color w:val="000000"/>
                <w:sz w:val="20"/>
                <w:szCs w:val="20"/>
                <w:vertAlign w:val="superscript"/>
              </w:rPr>
              <w:t>.5</w:t>
            </w:r>
          </w:p>
          <w:p w14:paraId="14ADF98A" w14:textId="55F67494"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ROCP1ALK: </w:t>
            </w:r>
            <w:r w:rsidRPr="00BB64A6">
              <w:rPr>
                <w:rFonts w:eastAsia="Times New Roman" w:cstheme="minorHAnsi"/>
                <w:color w:val="000000"/>
                <w:sz w:val="20"/>
                <w:szCs w:val="20"/>
              </w:rPr>
              <w:t>10</w:t>
            </w:r>
            <w:r>
              <w:rPr>
                <w:rFonts w:eastAsia="Times New Roman" w:cstheme="minorHAnsi"/>
                <w:color w:val="000000"/>
                <w:sz w:val="20"/>
                <w:szCs w:val="20"/>
                <w:vertAlign w:val="superscript"/>
              </w:rPr>
              <w:t>0</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w:t>
            </w:r>
            <w:r w:rsidR="00184F96">
              <w:rPr>
                <w:rFonts w:eastAsia="Times New Roman" w:cstheme="minorHAnsi"/>
                <w:color w:val="000000"/>
                <w:sz w:val="20"/>
                <w:szCs w:val="20"/>
              </w:rPr>
              <w:t>≤</w:t>
            </w:r>
            <w:r w:rsidRPr="00BB64A6">
              <w:rPr>
                <w:rFonts w:eastAsia="Times New Roman" w:cstheme="minorHAnsi"/>
                <w:color w:val="000000"/>
                <w:sz w:val="20"/>
                <w:szCs w:val="20"/>
              </w:rPr>
              <w:t xml:space="preserve">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1</w:t>
            </w:r>
            <w:r w:rsidRPr="00BB64A6">
              <w:rPr>
                <w:rFonts w:eastAsia="Times New Roman" w:cstheme="minorHAnsi"/>
                <w:color w:val="000000"/>
                <w:sz w:val="20"/>
                <w:szCs w:val="20"/>
                <w:vertAlign w:val="superscript"/>
              </w:rPr>
              <w:t>.5</w:t>
            </w:r>
          </w:p>
          <w:p w14:paraId="714AD662" w14:textId="02F6A316" w:rsidR="00A551A5" w:rsidRPr="00696E81"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ROCP0ALK: </w:t>
            </w:r>
            <w:r w:rsidRPr="00BB64A6">
              <w:rPr>
                <w:rFonts w:eastAsia="Times New Roman" w:cstheme="minorHAnsi"/>
                <w:color w:val="000000"/>
                <w:sz w:val="20"/>
                <w:szCs w:val="20"/>
              </w:rPr>
              <w:t>10</w:t>
            </w:r>
            <w:r>
              <w:rPr>
                <w:rFonts w:eastAsia="Times New Roman" w:cstheme="minorHAnsi"/>
                <w:color w:val="000000"/>
                <w:sz w:val="20"/>
                <w:szCs w:val="20"/>
                <w:vertAlign w:val="superscript"/>
              </w:rPr>
              <w:t>-0</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w:t>
            </w:r>
            <w:r w:rsidR="00184F96">
              <w:rPr>
                <w:rFonts w:eastAsia="Times New Roman" w:cstheme="minorHAnsi"/>
                <w:color w:val="000000"/>
                <w:sz w:val="20"/>
                <w:szCs w:val="20"/>
              </w:rPr>
              <w:t>≤</w:t>
            </w:r>
            <w:r w:rsidRPr="00BB64A6">
              <w:rPr>
                <w:rFonts w:eastAsia="Times New Roman" w:cstheme="minorHAnsi"/>
                <w:color w:val="000000"/>
                <w:sz w:val="20"/>
                <w:szCs w:val="20"/>
              </w:rPr>
              <w:t xml:space="preserve">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0</w:t>
            </w:r>
            <w:r w:rsidRPr="00BB64A6">
              <w:rPr>
                <w:rFonts w:eastAsia="Times New Roman" w:cstheme="minorHAnsi"/>
                <w:color w:val="000000"/>
                <w:sz w:val="20"/>
                <w:szCs w:val="20"/>
                <w:vertAlign w:val="superscript"/>
              </w:rPr>
              <w:t>.5</w:t>
            </w:r>
          </w:p>
          <w:p w14:paraId="5F0F50BB" w14:textId="7779FF25"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ROCN1ALK: </w:t>
            </w:r>
            <w:r w:rsidRPr="00BB64A6">
              <w:rPr>
                <w:rFonts w:eastAsia="Times New Roman" w:cstheme="minorHAnsi"/>
                <w:color w:val="000000"/>
                <w:sz w:val="20"/>
                <w:szCs w:val="20"/>
              </w:rPr>
              <w:t>10</w:t>
            </w:r>
            <w:r>
              <w:rPr>
                <w:rFonts w:eastAsia="Times New Roman" w:cstheme="minorHAnsi"/>
                <w:color w:val="000000"/>
                <w:sz w:val="20"/>
                <w:szCs w:val="20"/>
                <w:vertAlign w:val="superscript"/>
              </w:rPr>
              <w:t>-1</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w:t>
            </w:r>
            <w:r w:rsidR="00184F96">
              <w:rPr>
                <w:rFonts w:eastAsia="Times New Roman" w:cstheme="minorHAnsi"/>
                <w:color w:val="000000"/>
                <w:sz w:val="20"/>
                <w:szCs w:val="20"/>
              </w:rPr>
              <w:t>≤</w:t>
            </w:r>
            <w:r w:rsidRPr="00BB64A6">
              <w:rPr>
                <w:rFonts w:eastAsia="Times New Roman" w:cstheme="minorHAnsi"/>
                <w:color w:val="000000"/>
                <w:sz w:val="20"/>
                <w:szCs w:val="20"/>
              </w:rPr>
              <w:t xml:space="preserve">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-0.</w:t>
            </w:r>
            <w:r w:rsidRPr="00BB64A6">
              <w:rPr>
                <w:rFonts w:eastAsia="Times New Roman" w:cstheme="minorHAnsi"/>
                <w:color w:val="000000"/>
                <w:sz w:val="20"/>
                <w:szCs w:val="20"/>
                <w:vertAlign w:val="superscript"/>
              </w:rPr>
              <w:t>5</w:t>
            </w:r>
          </w:p>
          <w:p w14:paraId="6998FBC2"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ROCN2ALK: </w:t>
            </w:r>
            <w:r w:rsidRPr="00BB64A6">
              <w:rPr>
                <w:rFonts w:eastAsia="Times New Roman" w:cstheme="minorHAnsi"/>
                <w:color w:val="000000"/>
                <w:sz w:val="20"/>
                <w:szCs w:val="20"/>
              </w:rPr>
              <w:t>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-1</w:t>
            </w:r>
            <w:r w:rsidRPr="00BB64A6">
              <w:rPr>
                <w:rFonts w:eastAsia="Times New Roman" w:cstheme="minorHAnsi"/>
                <w:color w:val="000000"/>
                <w:sz w:val="20"/>
                <w:szCs w:val="20"/>
                <w:vertAlign w:val="superscript"/>
              </w:rPr>
              <w:t>.5</w:t>
            </w:r>
          </w:p>
          <w:p w14:paraId="2CFF3BE9"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ROCP6ARO: aromatic and </w:t>
            </w:r>
            <w:r w:rsidRPr="00BB64A6">
              <w:rPr>
                <w:rFonts w:eastAsia="Times New Roman" w:cstheme="minorHAnsi"/>
                <w:color w:val="000000"/>
                <w:sz w:val="20"/>
                <w:szCs w:val="20"/>
              </w:rPr>
              <w:t>10</w:t>
            </w:r>
            <w:r>
              <w:rPr>
                <w:rFonts w:eastAsia="Times New Roman" w:cstheme="minorHAnsi"/>
                <w:color w:val="000000"/>
                <w:sz w:val="20"/>
                <w:szCs w:val="20"/>
                <w:vertAlign w:val="superscript"/>
              </w:rPr>
              <w:t>5</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&lt;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sidRPr="00BB64A6">
              <w:rPr>
                <w:rFonts w:eastAsia="Times New Roman" w:cstheme="minorHAnsi"/>
                <w:color w:val="000000"/>
                <w:sz w:val="20"/>
                <w:szCs w:val="20"/>
                <w:vertAlign w:val="superscript"/>
              </w:rPr>
              <w:t>6.5</w:t>
            </w:r>
          </w:p>
          <w:p w14:paraId="56AA2BD7" w14:textId="77777777" w:rsidR="00A551A5" w:rsidRPr="009647C1"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ROCP5ARO: aromatic and </w:t>
            </w:r>
            <w:r w:rsidRPr="00BB64A6">
              <w:rPr>
                <w:rFonts w:eastAsia="Times New Roman" w:cstheme="minorHAnsi"/>
                <w:color w:val="000000"/>
                <w:sz w:val="20"/>
                <w:szCs w:val="20"/>
              </w:rPr>
              <w:t>10</w:t>
            </w:r>
            <w:r>
              <w:rPr>
                <w:rFonts w:eastAsia="Times New Roman" w:cstheme="minorHAnsi"/>
                <w:color w:val="000000"/>
                <w:sz w:val="20"/>
                <w:szCs w:val="20"/>
                <w:vertAlign w:val="superscript"/>
              </w:rPr>
              <w:t>4</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&lt;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5</w:t>
            </w:r>
            <w:r w:rsidRPr="00BB64A6">
              <w:rPr>
                <w:rFonts w:eastAsia="Times New Roman" w:cstheme="minorHAnsi"/>
                <w:color w:val="000000"/>
                <w:sz w:val="20"/>
                <w:szCs w:val="20"/>
                <w:vertAlign w:val="superscript"/>
              </w:rPr>
              <w:t>.5</w:t>
            </w:r>
          </w:p>
        </w:tc>
      </w:tr>
      <w:tr w:rsidR="00D705F6" w:rsidRPr="00E83BC4" w14:paraId="1E63480E" w14:textId="77777777" w:rsidTr="00F61EF1">
        <w:trPr>
          <w:trHeight w:val="20"/>
          <w:ins w:id="708" w:author="Seltzer, Karl" w:date="2024-08-07T14:15:00Z"/>
        </w:trPr>
        <w:tc>
          <w:tcPr>
            <w:tcW w:w="1727" w:type="dxa"/>
            <w:vAlign w:val="center"/>
          </w:tcPr>
          <w:p w14:paraId="33BAD5E5" w14:textId="58617EBA" w:rsidR="00D705F6" w:rsidRDefault="00D705F6" w:rsidP="00D705F6">
            <w:pPr>
              <w:spacing w:after="0" w:line="240" w:lineRule="auto"/>
              <w:jc w:val="center"/>
              <w:rPr>
                <w:ins w:id="709" w:author="Seltzer, Karl" w:date="2024-08-07T14:15:00Z"/>
                <w:rFonts w:eastAsia="Times New Roman" w:cstheme="minorHAnsi"/>
                <w:color w:val="000000"/>
                <w:sz w:val="20"/>
                <w:szCs w:val="20"/>
              </w:rPr>
            </w:pPr>
            <w:ins w:id="710" w:author="Seltzer, Karl" w:date="2024-08-07T14:15:00Z">
              <w:r>
                <w:rPr>
                  <w:rFonts w:eastAsia="Times New Roman" w:cstheme="minorHAnsi"/>
                  <w:color w:val="000000"/>
                  <w:sz w:val="20"/>
                  <w:szCs w:val="20"/>
                </w:rPr>
                <w:t>VOC</w:t>
              </w:r>
            </w:ins>
          </w:p>
        </w:tc>
        <w:tc>
          <w:tcPr>
            <w:tcW w:w="1820" w:type="dxa"/>
            <w:shd w:val="clear" w:color="auto" w:fill="auto"/>
            <w:noWrap/>
            <w:vAlign w:val="center"/>
          </w:tcPr>
          <w:p w14:paraId="21AC9207" w14:textId="67EB54BF" w:rsidR="00D705F6" w:rsidRPr="000C31AC" w:rsidRDefault="00D705F6" w:rsidP="00D705F6">
            <w:pPr>
              <w:spacing w:after="0" w:line="240" w:lineRule="auto"/>
              <w:jc w:val="center"/>
              <w:rPr>
                <w:ins w:id="711" w:author="Seltzer, Karl" w:date="2024-08-07T14:15:00Z"/>
                <w:rFonts w:eastAsia="Times New Roman" w:cstheme="minorHAnsi"/>
                <w:color w:val="000000"/>
                <w:sz w:val="20"/>
                <w:szCs w:val="20"/>
              </w:rPr>
            </w:pPr>
            <w:ins w:id="712" w:author="Seltzer, Karl" w:date="2024-08-07T14:15:00Z">
              <w:r w:rsidRPr="000C31AC">
                <w:rPr>
                  <w:rFonts w:eastAsia="Times New Roman" w:cstheme="minorHAnsi"/>
                  <w:color w:val="000000"/>
                  <w:sz w:val="20"/>
                  <w:szCs w:val="20"/>
                </w:rPr>
                <w:t>CRACMMv</w:t>
              </w:r>
              <w:r>
                <w:rPr>
                  <w:rFonts w:eastAsia="Times New Roman" w:cstheme="minorHAnsi"/>
                  <w:color w:val="000000"/>
                  <w:sz w:val="20"/>
                  <w:szCs w:val="20"/>
                </w:rPr>
                <w:t>2</w:t>
              </w:r>
              <w:r w:rsidRPr="000C31AC">
                <w:rPr>
                  <w:rFonts w:eastAsia="Times New Roman" w:cstheme="minorHAnsi"/>
                  <w:color w:val="000000"/>
                  <w:sz w:val="20"/>
                  <w:szCs w:val="20"/>
                </w:rPr>
                <w:t>.0</w:t>
              </w:r>
            </w:ins>
          </w:p>
        </w:tc>
        <w:tc>
          <w:tcPr>
            <w:tcW w:w="1116" w:type="dxa"/>
            <w:shd w:val="clear" w:color="auto" w:fill="auto"/>
            <w:noWrap/>
            <w:vAlign w:val="center"/>
          </w:tcPr>
          <w:p w14:paraId="746AD63B" w14:textId="6258788E" w:rsidR="00D705F6" w:rsidRPr="00ED0415" w:rsidRDefault="00D705F6" w:rsidP="00D705F6">
            <w:pPr>
              <w:spacing w:after="0" w:line="240" w:lineRule="auto"/>
              <w:jc w:val="center"/>
              <w:rPr>
                <w:ins w:id="713" w:author="Seltzer, Karl" w:date="2024-08-07T14:15:00Z"/>
                <w:rFonts w:eastAsia="Times New Roman" w:cstheme="minorHAnsi"/>
                <w:color w:val="000000"/>
                <w:sz w:val="20"/>
                <w:szCs w:val="20"/>
              </w:rPr>
            </w:pPr>
            <w:proofErr w:type="spellStart"/>
            <w:ins w:id="714" w:author="Seltzer, Karl" w:date="2024-08-07T14:15:00Z">
              <w:r w:rsidRPr="00D705F6">
                <w:rPr>
                  <w:rFonts w:eastAsia="Times New Roman" w:cstheme="minorHAnsi"/>
                  <w:color w:val="000000"/>
                  <w:sz w:val="20"/>
                  <w:szCs w:val="20"/>
                  <w:highlight w:val="yellow"/>
                  <w:rPrChange w:id="715" w:author="Seltzer, Karl" w:date="2024-08-07T14:16:00Z">
                    <w:rPr>
                      <w:rFonts w:eastAsia="Times New Roman" w:cstheme="minorHAnsi"/>
                      <w:color w:val="000000"/>
                      <w:sz w:val="20"/>
                      <w:szCs w:val="20"/>
                    </w:rPr>
                  </w:rPrChange>
                </w:rPr>
                <w:t>CMAQv</w:t>
              </w:r>
              <w:proofErr w:type="spellEnd"/>
              <w:r w:rsidRPr="00D705F6">
                <w:rPr>
                  <w:rFonts w:eastAsia="Times New Roman" w:cstheme="minorHAnsi"/>
                  <w:color w:val="000000"/>
                  <w:sz w:val="20"/>
                  <w:szCs w:val="20"/>
                  <w:highlight w:val="yellow"/>
                  <w:rPrChange w:id="716" w:author="Seltzer, Karl" w:date="2024-08-07T14:16:00Z">
                    <w:rPr>
                      <w:rFonts w:eastAsia="Times New Roman" w:cstheme="minorHAnsi"/>
                      <w:color w:val="000000"/>
                      <w:sz w:val="20"/>
                      <w:szCs w:val="20"/>
                    </w:rPr>
                  </w:rPrChange>
                </w:rPr>
                <w:t>??+</w:t>
              </w:r>
            </w:ins>
          </w:p>
        </w:tc>
        <w:tc>
          <w:tcPr>
            <w:tcW w:w="4602" w:type="dxa"/>
            <w:shd w:val="clear" w:color="auto" w:fill="auto"/>
            <w:noWrap/>
            <w:vAlign w:val="center"/>
          </w:tcPr>
          <w:p w14:paraId="41A97E69" w14:textId="5E6CBB41" w:rsidR="00D705F6" w:rsidRDefault="00D705F6" w:rsidP="00D705F6">
            <w:pPr>
              <w:pStyle w:val="ListParagraph"/>
              <w:numPr>
                <w:ilvl w:val="0"/>
                <w:numId w:val="20"/>
              </w:numPr>
              <w:spacing w:after="0" w:line="240" w:lineRule="auto"/>
              <w:ind w:left="162" w:hanging="180"/>
              <w:rPr>
                <w:ins w:id="717" w:author="Seltzer, Karl" w:date="2024-08-07T14:15:00Z"/>
                <w:rFonts w:eastAsia="Times New Roman" w:cstheme="minorHAnsi"/>
                <w:color w:val="000000"/>
                <w:sz w:val="20"/>
                <w:szCs w:val="20"/>
              </w:rPr>
            </w:pPr>
            <w:proofErr w:type="spellStart"/>
            <w:ins w:id="718" w:author="Seltzer, Karl" w:date="2024-08-07T14:16:00Z">
              <w:r w:rsidRPr="005F1179">
                <w:rPr>
                  <w:rFonts w:eastAsia="Times New Roman" w:cstheme="minorHAnsi"/>
                  <w:color w:val="000000"/>
                  <w:sz w:val="20"/>
                  <w:szCs w:val="20"/>
                  <w:highlight w:val="yellow"/>
                </w:rPr>
                <w:t>xyz</w:t>
              </w:r>
            </w:ins>
            <w:proofErr w:type="spellEnd"/>
          </w:p>
        </w:tc>
      </w:tr>
      <w:tr w:rsidR="00A551A5" w:rsidRPr="00E83BC4" w14:paraId="4DFDF340" w14:textId="77777777" w:rsidTr="00F61EF1">
        <w:trPr>
          <w:trHeight w:val="20"/>
        </w:trPr>
        <w:tc>
          <w:tcPr>
            <w:tcW w:w="1727" w:type="dxa"/>
            <w:vAlign w:val="center"/>
          </w:tcPr>
          <w:p w14:paraId="6EEF5462"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PM</w:t>
            </w:r>
          </w:p>
        </w:tc>
        <w:tc>
          <w:tcPr>
            <w:tcW w:w="1820" w:type="dxa"/>
            <w:shd w:val="clear" w:color="auto" w:fill="auto"/>
            <w:noWrap/>
            <w:vAlign w:val="center"/>
          </w:tcPr>
          <w:p w14:paraId="6E852856"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PM-AE6</w:t>
            </w:r>
          </w:p>
        </w:tc>
        <w:tc>
          <w:tcPr>
            <w:tcW w:w="1116" w:type="dxa"/>
            <w:shd w:val="clear" w:color="auto" w:fill="auto"/>
            <w:noWrap/>
            <w:vAlign w:val="center"/>
          </w:tcPr>
          <w:p w14:paraId="05696B73"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CMAQv5.3+</w:t>
            </w:r>
          </w:p>
        </w:tc>
        <w:tc>
          <w:tcPr>
            <w:tcW w:w="4602" w:type="dxa"/>
            <w:shd w:val="clear" w:color="auto" w:fill="auto"/>
            <w:noWrap/>
            <w:vAlign w:val="center"/>
          </w:tcPr>
          <w:p w14:paraId="384BC629" w14:textId="695A2AFA" w:rsidR="00A551A5" w:rsidRPr="00CF20A0"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sidRPr="00CF20A0">
              <w:rPr>
                <w:rFonts w:eastAsia="Times New Roman" w:cstheme="minorHAnsi"/>
                <w:color w:val="000000"/>
                <w:sz w:val="20"/>
                <w:szCs w:val="20"/>
              </w:rPr>
              <w:t>Generated using the “</w:t>
            </w:r>
            <w:r w:rsidR="00FA3204">
              <w:rPr>
                <w:rFonts w:eastAsia="Times New Roman" w:cstheme="minorHAnsi"/>
                <w:color w:val="000000"/>
                <w:sz w:val="20"/>
                <w:szCs w:val="20"/>
              </w:rPr>
              <w:t>PM</w:t>
            </w:r>
            <w:r w:rsidRPr="00CF20A0">
              <w:rPr>
                <w:rFonts w:eastAsia="Times New Roman" w:cstheme="minorHAnsi"/>
                <w:color w:val="000000"/>
                <w:sz w:val="20"/>
                <w:szCs w:val="20"/>
              </w:rPr>
              <w:t>-</w:t>
            </w:r>
            <w:r w:rsidR="00FA3204">
              <w:rPr>
                <w:rFonts w:eastAsia="Times New Roman" w:cstheme="minorHAnsi"/>
                <w:color w:val="000000"/>
                <w:sz w:val="20"/>
                <w:szCs w:val="20"/>
              </w:rPr>
              <w:t>P</w:t>
            </w:r>
            <w:r w:rsidRPr="00CF20A0">
              <w:rPr>
                <w:rFonts w:eastAsia="Times New Roman" w:cstheme="minorHAnsi"/>
                <w:color w:val="000000"/>
                <w:sz w:val="20"/>
                <w:szCs w:val="20"/>
              </w:rPr>
              <w:t xml:space="preserve">rotocol” (see </w:t>
            </w:r>
            <w:r w:rsidRPr="005213FA">
              <w:rPr>
                <w:color w:val="000000"/>
                <w:sz w:val="20"/>
              </w:rPr>
              <w:t xml:space="preserve">Appendix </w:t>
            </w:r>
            <w:r w:rsidR="00FA3204">
              <w:rPr>
                <w:rFonts w:eastAsia="Times New Roman" w:cstheme="minorHAnsi"/>
                <w:color w:val="000000"/>
                <w:sz w:val="20"/>
                <w:szCs w:val="20"/>
              </w:rPr>
              <w:t>B</w:t>
            </w:r>
            <w:r w:rsidRPr="00CF20A0">
              <w:rPr>
                <w:rFonts w:eastAsia="Times New Roman" w:cstheme="minorHAnsi"/>
                <w:color w:val="000000"/>
                <w:sz w:val="20"/>
                <w:szCs w:val="20"/>
              </w:rPr>
              <w:t xml:space="preserve">). Organic matter is split between two </w:t>
            </w:r>
            <w:r w:rsidR="00735ED5">
              <w:rPr>
                <w:rFonts w:eastAsia="Times New Roman" w:cstheme="minorHAnsi"/>
                <w:color w:val="000000"/>
                <w:sz w:val="20"/>
                <w:szCs w:val="20"/>
              </w:rPr>
              <w:t>species</w:t>
            </w:r>
            <w:r w:rsidRPr="00CF20A0">
              <w:rPr>
                <w:rFonts w:eastAsia="Times New Roman" w:cstheme="minorHAnsi"/>
                <w:color w:val="000000"/>
                <w:sz w:val="20"/>
                <w:szCs w:val="20"/>
              </w:rPr>
              <w:t>: POC and PNCOM.</w:t>
            </w:r>
          </w:p>
        </w:tc>
      </w:tr>
      <w:tr w:rsidR="00A551A5" w:rsidRPr="00E83BC4" w14:paraId="2793177B" w14:textId="77777777" w:rsidTr="00F61EF1">
        <w:trPr>
          <w:trHeight w:val="20"/>
        </w:trPr>
        <w:tc>
          <w:tcPr>
            <w:tcW w:w="1727" w:type="dxa"/>
            <w:vAlign w:val="center"/>
          </w:tcPr>
          <w:p w14:paraId="3BB1340B" w14:textId="77777777" w:rsidR="00A551A5"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PM</w:t>
            </w:r>
          </w:p>
        </w:tc>
        <w:tc>
          <w:tcPr>
            <w:tcW w:w="1820" w:type="dxa"/>
            <w:shd w:val="clear" w:color="auto" w:fill="auto"/>
            <w:noWrap/>
            <w:vAlign w:val="center"/>
          </w:tcPr>
          <w:p w14:paraId="18266124"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PM-CR1</w:t>
            </w:r>
          </w:p>
        </w:tc>
        <w:tc>
          <w:tcPr>
            <w:tcW w:w="1116" w:type="dxa"/>
            <w:shd w:val="clear" w:color="auto" w:fill="auto"/>
            <w:noWrap/>
            <w:vAlign w:val="center"/>
          </w:tcPr>
          <w:p w14:paraId="13695F13" w14:textId="77777777" w:rsidR="00A551A5" w:rsidRPr="009647C1" w:rsidRDefault="00A551A5" w:rsidP="00690EB7">
            <w:pPr>
              <w:spacing w:after="0" w:line="240" w:lineRule="auto"/>
              <w:jc w:val="center"/>
              <w:rPr>
                <w:rFonts w:eastAsia="Times New Roman" w:cstheme="minorHAnsi"/>
                <w:color w:val="000000"/>
                <w:sz w:val="20"/>
                <w:szCs w:val="20"/>
              </w:rPr>
            </w:pPr>
            <w:r w:rsidRPr="007D2174">
              <w:rPr>
                <w:rFonts w:eastAsia="Times New Roman" w:cstheme="minorHAnsi"/>
                <w:color w:val="000000"/>
                <w:sz w:val="20"/>
                <w:szCs w:val="20"/>
              </w:rPr>
              <w:t>CMAQv5.4+</w:t>
            </w:r>
          </w:p>
        </w:tc>
        <w:tc>
          <w:tcPr>
            <w:tcW w:w="4602" w:type="dxa"/>
            <w:shd w:val="clear" w:color="auto" w:fill="auto"/>
            <w:noWrap/>
            <w:vAlign w:val="center"/>
          </w:tcPr>
          <w:p w14:paraId="4C7109D5" w14:textId="432FB1D4" w:rsidR="00A551A5" w:rsidRPr="00C26F14" w:rsidRDefault="00A551A5" w:rsidP="00690EB7">
            <w:pPr>
              <w:pStyle w:val="ListParagraph"/>
              <w:keepNext/>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Generated using the </w:t>
            </w:r>
            <w:r w:rsidR="00FA3204" w:rsidRPr="00CF20A0">
              <w:rPr>
                <w:rFonts w:eastAsia="Times New Roman" w:cstheme="minorHAnsi"/>
                <w:color w:val="000000"/>
                <w:sz w:val="20"/>
                <w:szCs w:val="20"/>
              </w:rPr>
              <w:t>“</w:t>
            </w:r>
            <w:r w:rsidR="00FA3204">
              <w:rPr>
                <w:rFonts w:eastAsia="Times New Roman" w:cstheme="minorHAnsi"/>
                <w:color w:val="000000"/>
                <w:sz w:val="20"/>
                <w:szCs w:val="20"/>
              </w:rPr>
              <w:t>PM</w:t>
            </w:r>
            <w:r w:rsidR="00FA3204" w:rsidRPr="00CF20A0">
              <w:rPr>
                <w:rFonts w:eastAsia="Times New Roman" w:cstheme="minorHAnsi"/>
                <w:color w:val="000000"/>
                <w:sz w:val="20"/>
                <w:szCs w:val="20"/>
              </w:rPr>
              <w:t>-</w:t>
            </w:r>
            <w:r w:rsidR="00FA3204">
              <w:rPr>
                <w:rFonts w:eastAsia="Times New Roman" w:cstheme="minorHAnsi"/>
                <w:color w:val="000000"/>
                <w:sz w:val="20"/>
                <w:szCs w:val="20"/>
              </w:rPr>
              <w:t>P</w:t>
            </w:r>
            <w:r w:rsidR="00FA3204" w:rsidRPr="00CF20A0">
              <w:rPr>
                <w:rFonts w:eastAsia="Times New Roman" w:cstheme="minorHAnsi"/>
                <w:color w:val="000000"/>
                <w:sz w:val="20"/>
                <w:szCs w:val="20"/>
              </w:rPr>
              <w:t xml:space="preserve">rotocol” (see </w:t>
            </w:r>
            <w:r w:rsidR="00FA3204" w:rsidRPr="005213FA">
              <w:rPr>
                <w:color w:val="000000"/>
                <w:sz w:val="20"/>
              </w:rPr>
              <w:t xml:space="preserve">Appendix </w:t>
            </w:r>
            <w:r w:rsidR="00FA3204">
              <w:rPr>
                <w:rFonts w:eastAsia="Times New Roman" w:cstheme="minorHAnsi"/>
                <w:color w:val="000000"/>
                <w:sz w:val="20"/>
                <w:szCs w:val="20"/>
              </w:rPr>
              <w:t>B</w:t>
            </w:r>
            <w:r w:rsidR="00FA3204" w:rsidRPr="00CF20A0">
              <w:rPr>
                <w:rFonts w:eastAsia="Times New Roman" w:cstheme="minorHAnsi"/>
                <w:color w:val="000000"/>
                <w:sz w:val="20"/>
                <w:szCs w:val="20"/>
              </w:rPr>
              <w:t>)</w:t>
            </w:r>
            <w:r w:rsidRPr="00CF20A0">
              <w:rPr>
                <w:rFonts w:eastAsia="Times New Roman" w:cstheme="minorHAnsi"/>
                <w:color w:val="000000"/>
                <w:sz w:val="20"/>
                <w:szCs w:val="20"/>
              </w:rPr>
              <w:t>. Organic matter is split among five</w:t>
            </w:r>
            <w:r>
              <w:rPr>
                <w:rFonts w:eastAsia="Times New Roman" w:cstheme="minorHAnsi"/>
                <w:color w:val="000000"/>
                <w:sz w:val="20"/>
                <w:szCs w:val="20"/>
              </w:rPr>
              <w:t xml:space="preserve"> </w:t>
            </w:r>
            <w:r w:rsidR="00735ED5">
              <w:rPr>
                <w:rFonts w:eastAsia="Times New Roman" w:cstheme="minorHAnsi"/>
                <w:color w:val="000000"/>
                <w:sz w:val="20"/>
                <w:szCs w:val="20"/>
              </w:rPr>
              <w:t>species</w:t>
            </w:r>
            <w:r>
              <w:rPr>
                <w:rFonts w:eastAsia="Times New Roman" w:cstheme="minorHAnsi"/>
                <w:color w:val="000000"/>
                <w:sz w:val="20"/>
                <w:szCs w:val="20"/>
              </w:rPr>
              <w:t>: ROCP2, ROCP1, ROCP0, ROCN1, ROCN2.</w:t>
            </w:r>
          </w:p>
        </w:tc>
      </w:tr>
      <w:tr w:rsidR="00D705F6" w:rsidRPr="00E83BC4" w14:paraId="5E992055" w14:textId="77777777" w:rsidTr="00F61EF1">
        <w:trPr>
          <w:trHeight w:val="20"/>
          <w:ins w:id="719" w:author="Seltzer, Karl" w:date="2024-08-07T14:16:00Z"/>
        </w:trPr>
        <w:tc>
          <w:tcPr>
            <w:tcW w:w="1727" w:type="dxa"/>
            <w:vAlign w:val="center"/>
          </w:tcPr>
          <w:p w14:paraId="6ED803E9" w14:textId="14C7AF96" w:rsidR="00D705F6" w:rsidRDefault="00D705F6" w:rsidP="00D705F6">
            <w:pPr>
              <w:spacing w:after="0" w:line="240" w:lineRule="auto"/>
              <w:jc w:val="center"/>
              <w:rPr>
                <w:ins w:id="720" w:author="Seltzer, Karl" w:date="2024-08-07T14:16:00Z"/>
                <w:rFonts w:eastAsia="Times New Roman" w:cstheme="minorHAnsi"/>
                <w:color w:val="000000"/>
                <w:sz w:val="20"/>
                <w:szCs w:val="20"/>
              </w:rPr>
            </w:pPr>
            <w:ins w:id="721" w:author="Seltzer, Karl" w:date="2024-08-07T14:16:00Z">
              <w:r>
                <w:rPr>
                  <w:rFonts w:eastAsia="Times New Roman" w:cstheme="minorHAnsi"/>
                  <w:color w:val="000000"/>
                  <w:sz w:val="20"/>
                  <w:szCs w:val="20"/>
                </w:rPr>
                <w:t>PM</w:t>
              </w:r>
            </w:ins>
          </w:p>
        </w:tc>
        <w:tc>
          <w:tcPr>
            <w:tcW w:w="1820" w:type="dxa"/>
            <w:shd w:val="clear" w:color="auto" w:fill="auto"/>
            <w:noWrap/>
            <w:vAlign w:val="center"/>
          </w:tcPr>
          <w:p w14:paraId="701B0571" w14:textId="6DD1D20D" w:rsidR="00D705F6" w:rsidRDefault="00D705F6" w:rsidP="00D705F6">
            <w:pPr>
              <w:spacing w:after="0" w:line="240" w:lineRule="auto"/>
              <w:jc w:val="center"/>
              <w:rPr>
                <w:ins w:id="722" w:author="Seltzer, Karl" w:date="2024-08-07T14:16:00Z"/>
                <w:rFonts w:eastAsia="Times New Roman" w:cstheme="minorHAnsi"/>
                <w:color w:val="000000"/>
                <w:sz w:val="20"/>
                <w:szCs w:val="20"/>
              </w:rPr>
            </w:pPr>
            <w:ins w:id="723" w:author="Seltzer, Karl" w:date="2024-08-07T14:16:00Z">
              <w:r>
                <w:rPr>
                  <w:rFonts w:eastAsia="Times New Roman" w:cstheme="minorHAnsi"/>
                  <w:color w:val="000000"/>
                  <w:sz w:val="20"/>
                  <w:szCs w:val="20"/>
                </w:rPr>
                <w:t>PM-CR2</w:t>
              </w:r>
            </w:ins>
          </w:p>
        </w:tc>
        <w:tc>
          <w:tcPr>
            <w:tcW w:w="1116" w:type="dxa"/>
            <w:shd w:val="clear" w:color="auto" w:fill="auto"/>
            <w:noWrap/>
            <w:vAlign w:val="center"/>
          </w:tcPr>
          <w:p w14:paraId="57ACAD5F" w14:textId="2EB3C460" w:rsidR="00D705F6" w:rsidRPr="007D2174" w:rsidRDefault="00D705F6" w:rsidP="00D705F6">
            <w:pPr>
              <w:spacing w:after="0" w:line="240" w:lineRule="auto"/>
              <w:jc w:val="center"/>
              <w:rPr>
                <w:ins w:id="724" w:author="Seltzer, Karl" w:date="2024-08-07T14:16:00Z"/>
                <w:rFonts w:eastAsia="Times New Roman" w:cstheme="minorHAnsi"/>
                <w:color w:val="000000"/>
                <w:sz w:val="20"/>
                <w:szCs w:val="20"/>
              </w:rPr>
            </w:pPr>
            <w:proofErr w:type="spellStart"/>
            <w:ins w:id="725" w:author="Seltzer, Karl" w:date="2024-08-07T14:16:00Z">
              <w:r w:rsidRPr="005F1179">
                <w:rPr>
                  <w:rFonts w:eastAsia="Times New Roman" w:cstheme="minorHAnsi"/>
                  <w:color w:val="000000"/>
                  <w:sz w:val="20"/>
                  <w:szCs w:val="20"/>
                  <w:highlight w:val="yellow"/>
                </w:rPr>
                <w:t>CMAQv</w:t>
              </w:r>
              <w:proofErr w:type="spellEnd"/>
              <w:r w:rsidRPr="005F1179">
                <w:rPr>
                  <w:rFonts w:eastAsia="Times New Roman" w:cstheme="minorHAnsi"/>
                  <w:color w:val="000000"/>
                  <w:sz w:val="20"/>
                  <w:szCs w:val="20"/>
                  <w:highlight w:val="yellow"/>
                </w:rPr>
                <w:t>??+</w:t>
              </w:r>
            </w:ins>
          </w:p>
        </w:tc>
        <w:tc>
          <w:tcPr>
            <w:tcW w:w="4602" w:type="dxa"/>
            <w:shd w:val="clear" w:color="auto" w:fill="auto"/>
            <w:noWrap/>
            <w:vAlign w:val="center"/>
          </w:tcPr>
          <w:p w14:paraId="1683EFF4" w14:textId="41816B18" w:rsidR="00D705F6" w:rsidRDefault="00D705F6" w:rsidP="00D705F6">
            <w:pPr>
              <w:pStyle w:val="ListParagraph"/>
              <w:keepNext/>
              <w:numPr>
                <w:ilvl w:val="0"/>
                <w:numId w:val="20"/>
              </w:numPr>
              <w:spacing w:after="0" w:line="240" w:lineRule="auto"/>
              <w:ind w:left="162" w:hanging="180"/>
              <w:rPr>
                <w:ins w:id="726" w:author="Seltzer, Karl" w:date="2024-08-07T14:16:00Z"/>
                <w:rFonts w:eastAsia="Times New Roman" w:cstheme="minorHAnsi"/>
                <w:color w:val="000000"/>
                <w:sz w:val="20"/>
                <w:szCs w:val="20"/>
              </w:rPr>
            </w:pPr>
            <w:proofErr w:type="spellStart"/>
            <w:ins w:id="727" w:author="Seltzer, Karl" w:date="2024-08-07T14:16:00Z">
              <w:r w:rsidRPr="005F1179">
                <w:rPr>
                  <w:rFonts w:eastAsia="Times New Roman" w:cstheme="minorHAnsi"/>
                  <w:color w:val="000000"/>
                  <w:sz w:val="20"/>
                  <w:szCs w:val="20"/>
                  <w:highlight w:val="yellow"/>
                </w:rPr>
                <w:t>xyz</w:t>
              </w:r>
              <w:proofErr w:type="spellEnd"/>
            </w:ins>
          </w:p>
        </w:tc>
      </w:tr>
    </w:tbl>
    <w:p w14:paraId="50F8A120" w14:textId="7CAC969A" w:rsidR="00A551A5" w:rsidRPr="005213FA" w:rsidRDefault="00A551A5" w:rsidP="00A551A5">
      <w:pPr>
        <w:pStyle w:val="Caption"/>
        <w:rPr>
          <w:b/>
          <w:i w:val="0"/>
          <w:color w:val="auto"/>
        </w:rPr>
      </w:pPr>
      <w:bookmarkStart w:id="728" w:name="_Ref113004400"/>
      <w:bookmarkStart w:id="729" w:name="_Ref113013353"/>
      <w:bookmarkEnd w:id="688"/>
      <w:r w:rsidRPr="005213FA">
        <w:rPr>
          <w:b/>
          <w:i w:val="0"/>
          <w:color w:val="auto"/>
        </w:rPr>
        <w:t xml:space="preserve">Table </w:t>
      </w:r>
      <w:ins w:id="730" w:author="Seltzer, Karl" w:date="2024-08-12T11:33:00Z">
        <w:r w:rsidR="00AE789A">
          <w:rPr>
            <w:b/>
            <w:i w:val="0"/>
            <w:color w:val="auto"/>
          </w:rPr>
          <w:fldChar w:fldCharType="begin"/>
        </w:r>
        <w:r w:rsidR="00AE789A">
          <w:rPr>
            <w:b/>
            <w:i w:val="0"/>
            <w:color w:val="auto"/>
          </w:rPr>
          <w:instrText xml:space="preserve"> SEQ Table \* ARABIC </w:instrText>
        </w:r>
      </w:ins>
      <w:r w:rsidR="00AE789A">
        <w:rPr>
          <w:b/>
          <w:i w:val="0"/>
          <w:color w:val="auto"/>
        </w:rPr>
        <w:fldChar w:fldCharType="separate"/>
      </w:r>
      <w:ins w:id="731" w:author="Seltzer, Karl" w:date="2024-08-12T11:33:00Z">
        <w:r w:rsidR="00AE789A">
          <w:rPr>
            <w:b/>
            <w:i w:val="0"/>
            <w:noProof/>
            <w:color w:val="auto"/>
          </w:rPr>
          <w:t>14</w:t>
        </w:r>
        <w:r w:rsidR="00AE789A">
          <w:rPr>
            <w:b/>
            <w:i w:val="0"/>
            <w:color w:val="auto"/>
          </w:rPr>
          <w:fldChar w:fldCharType="end"/>
        </w:r>
      </w:ins>
      <w:del w:id="732" w:author="Seltzer, Karl" w:date="2024-08-12T11:33:00Z">
        <w:r w:rsidRPr="005213FA" w:rsidDel="00AE789A">
          <w:rPr>
            <w:b/>
            <w:i w:val="0"/>
            <w:color w:val="auto"/>
          </w:rPr>
          <w:fldChar w:fldCharType="begin"/>
        </w:r>
        <w:r w:rsidRPr="005213FA" w:rsidDel="00AE789A">
          <w:rPr>
            <w:b/>
            <w:i w:val="0"/>
            <w:color w:val="auto"/>
          </w:rPr>
          <w:delInstrText xml:space="preserve"> SEQ Table \* ARABIC </w:delInstrText>
        </w:r>
        <w:r w:rsidRPr="005213FA" w:rsidDel="00AE789A">
          <w:rPr>
            <w:b/>
            <w:i w:val="0"/>
            <w:color w:val="auto"/>
          </w:rPr>
          <w:fldChar w:fldCharType="separate"/>
        </w:r>
        <w:r w:rsidR="00524E1B" w:rsidDel="00AE789A">
          <w:rPr>
            <w:b/>
            <w:i w:val="0"/>
            <w:noProof/>
            <w:color w:val="auto"/>
          </w:rPr>
          <w:delText>14</w:delText>
        </w:r>
        <w:r w:rsidRPr="005213FA" w:rsidDel="00AE789A">
          <w:rPr>
            <w:b/>
            <w:i w:val="0"/>
            <w:color w:val="auto"/>
          </w:rPr>
          <w:fldChar w:fldCharType="end"/>
        </w:r>
      </w:del>
      <w:bookmarkEnd w:id="729"/>
      <w:r w:rsidRPr="005213FA">
        <w:rPr>
          <w:b/>
          <w:i w:val="0"/>
          <w:color w:val="auto"/>
        </w:rPr>
        <w:t>: VOC and PM</w:t>
      </w:r>
      <w:r w:rsidRPr="005213FA">
        <w:rPr>
          <w:b/>
          <w:i w:val="0"/>
          <w:color w:val="auto"/>
          <w:vertAlign w:val="subscript"/>
        </w:rPr>
        <w:t>2.5</w:t>
      </w:r>
      <w:r w:rsidRPr="005213FA">
        <w:rPr>
          <w:b/>
          <w:i w:val="0"/>
          <w:color w:val="auto"/>
        </w:rPr>
        <w:t xml:space="preserve"> representations and their description currently supported by the S2S-Tool.</w:t>
      </w:r>
      <w:bookmarkEnd w:id="728"/>
    </w:p>
    <w:p w14:paraId="6626F0EC" w14:textId="028AC182" w:rsidR="00C364B3" w:rsidRDefault="00C364B3" w:rsidP="00C364B3">
      <w:pPr>
        <w:pStyle w:val="Heading2"/>
      </w:pPr>
      <w:bookmarkStart w:id="733" w:name="_Ref115701291"/>
      <w:bookmarkStart w:id="734" w:name="_Ref115701326"/>
      <w:bookmarkStart w:id="735" w:name="_Toc174099297"/>
      <w:r>
        <w:t>Runtime Input</w:t>
      </w:r>
      <w:bookmarkEnd w:id="658"/>
      <w:bookmarkEnd w:id="659"/>
      <w:bookmarkEnd w:id="660"/>
      <w:bookmarkEnd w:id="661"/>
      <w:bookmarkEnd w:id="662"/>
      <w:bookmarkEnd w:id="663"/>
      <w:bookmarkEnd w:id="664"/>
      <w:bookmarkEnd w:id="665"/>
      <w:bookmarkEnd w:id="666"/>
      <w:bookmarkEnd w:id="667"/>
      <w:bookmarkEnd w:id="668"/>
      <w:bookmarkEnd w:id="669"/>
      <w:r w:rsidR="00264E8B">
        <w:t>s</w:t>
      </w:r>
      <w:bookmarkEnd w:id="733"/>
      <w:bookmarkEnd w:id="734"/>
      <w:bookmarkEnd w:id="735"/>
    </w:p>
    <w:p w14:paraId="41D81127" w14:textId="31B41415" w:rsidR="00EC3221" w:rsidRDefault="00C81706" w:rsidP="002100C4">
      <w:pPr>
        <w:jc w:val="both"/>
      </w:pPr>
      <w:r>
        <w:t xml:space="preserve">All runtime inputs are user specified and </w:t>
      </w:r>
      <w:r w:rsidR="00342252">
        <w:t>populated</w:t>
      </w:r>
      <w:r>
        <w:t xml:space="preserve"> in the </w:t>
      </w:r>
      <w:r w:rsidR="00EC3221" w:rsidRPr="00C81706">
        <w:rPr>
          <w:i/>
          <w:iCs/>
        </w:rPr>
        <w:t>S2S.main.py</w:t>
      </w:r>
      <w:r w:rsidR="00EC3221">
        <w:t xml:space="preserve"> file. </w:t>
      </w:r>
      <w:r w:rsidR="00336C0F">
        <w:t>Currently, there are twelve variables listed as runtime inputs</w:t>
      </w:r>
      <w:r w:rsidR="00EC3221">
        <w:t>:</w:t>
      </w:r>
      <w:r w:rsidR="002100C4">
        <w:t xml:space="preserve"> </w:t>
      </w:r>
      <w:r w:rsidR="00EC3221">
        <w:t>MECH_BASIS, OUTPUT, RUN_TYPE, AQM, TOLERANCE, TOX_IN, FCRS_FILE, CAR_FILE, M4I_FILE, PMM_FILE, and TOX_FILE</w:t>
      </w:r>
      <w:r w:rsidR="006A71F3">
        <w:t xml:space="preserve"> (</w:t>
      </w:r>
      <w:r w:rsidR="00E659C7" w:rsidRPr="00E659C7">
        <w:fldChar w:fldCharType="begin"/>
      </w:r>
      <w:r w:rsidR="00E659C7" w:rsidRPr="00E659C7">
        <w:instrText xml:space="preserve"> REF _Ref113013359 \h  \* MERGEFORMAT </w:instrText>
      </w:r>
      <w:r w:rsidR="00E659C7" w:rsidRPr="00E659C7">
        <w:fldChar w:fldCharType="separate"/>
      </w:r>
      <w:ins w:id="736" w:author="Seltzer, Karl" w:date="2023-09-06T14:06:00Z">
        <w:r w:rsidR="00524E1B" w:rsidRPr="00524E1B">
          <w:t>Table 15</w:t>
        </w:r>
      </w:ins>
      <w:r w:rsidR="00E659C7" w:rsidRPr="00E659C7">
        <w:fldChar w:fldCharType="end"/>
      </w:r>
      <w:r w:rsidR="006A71F3">
        <w:t>)</w:t>
      </w:r>
      <w:r w:rsidR="00EC3221">
        <w:t>.</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2850"/>
        <w:gridCol w:w="6500"/>
      </w:tblGrid>
      <w:tr w:rsidR="00E51931" w:rsidRPr="00E83BC4" w14:paraId="64FF180C" w14:textId="77777777" w:rsidTr="64C3EE48">
        <w:trPr>
          <w:trHeight w:val="157"/>
        </w:trPr>
        <w:tc>
          <w:tcPr>
            <w:tcW w:w="2850" w:type="dxa"/>
            <w:shd w:val="clear" w:color="auto" w:fill="D9D9D9" w:themeFill="background1" w:themeFillShade="D9"/>
            <w:noWrap/>
            <w:vAlign w:val="center"/>
            <w:hideMark/>
          </w:tcPr>
          <w:p w14:paraId="5C091D67" w14:textId="69E26229" w:rsidR="00E51931" w:rsidRPr="009647C1" w:rsidRDefault="00E51931" w:rsidP="00690EB7">
            <w:pPr>
              <w:spacing w:after="0" w:line="240" w:lineRule="auto"/>
              <w:jc w:val="center"/>
              <w:rPr>
                <w:rFonts w:eastAsia="Times New Roman" w:cstheme="minorHAnsi"/>
                <w:b/>
                <w:bCs/>
                <w:color w:val="000000"/>
                <w:sz w:val="20"/>
                <w:szCs w:val="20"/>
              </w:rPr>
            </w:pPr>
            <w:r>
              <w:rPr>
                <w:rFonts w:eastAsia="Times New Roman" w:cstheme="minorHAnsi"/>
                <w:b/>
                <w:bCs/>
                <w:color w:val="000000"/>
                <w:sz w:val="20"/>
                <w:szCs w:val="20"/>
              </w:rPr>
              <w:t>Runtime Input</w:t>
            </w:r>
          </w:p>
        </w:tc>
        <w:tc>
          <w:tcPr>
            <w:tcW w:w="6500" w:type="dxa"/>
            <w:shd w:val="clear" w:color="auto" w:fill="D9D9D9" w:themeFill="background1" w:themeFillShade="D9"/>
            <w:noWrap/>
            <w:vAlign w:val="center"/>
            <w:hideMark/>
          </w:tcPr>
          <w:p w14:paraId="64B9D5DA" w14:textId="13D31E72" w:rsidR="00E51931" w:rsidRPr="009647C1" w:rsidRDefault="00E51931" w:rsidP="00690EB7">
            <w:pPr>
              <w:spacing w:after="0" w:line="240" w:lineRule="auto"/>
              <w:jc w:val="center"/>
              <w:rPr>
                <w:rFonts w:eastAsia="Times New Roman" w:cstheme="minorHAnsi"/>
                <w:b/>
                <w:bCs/>
                <w:color w:val="000000"/>
                <w:sz w:val="20"/>
                <w:szCs w:val="20"/>
              </w:rPr>
            </w:pPr>
            <w:r>
              <w:rPr>
                <w:rFonts w:eastAsia="Times New Roman" w:cstheme="minorHAnsi"/>
                <w:b/>
                <w:bCs/>
                <w:color w:val="000000"/>
                <w:sz w:val="20"/>
                <w:szCs w:val="20"/>
              </w:rPr>
              <w:t>Options (Description)</w:t>
            </w:r>
          </w:p>
        </w:tc>
      </w:tr>
      <w:tr w:rsidR="00E51931" w:rsidRPr="00E83BC4" w14:paraId="35F563FD" w14:textId="77777777" w:rsidTr="64C3EE48">
        <w:trPr>
          <w:trHeight w:val="157"/>
        </w:trPr>
        <w:tc>
          <w:tcPr>
            <w:tcW w:w="2850" w:type="dxa"/>
            <w:shd w:val="clear" w:color="auto" w:fill="auto"/>
            <w:noWrap/>
            <w:vAlign w:val="center"/>
            <w:hideMark/>
          </w:tcPr>
          <w:p w14:paraId="294A80E4" w14:textId="1A04EB50" w:rsidR="00E51931" w:rsidRPr="009647C1" w:rsidRDefault="00E51931"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MECH_BASIS</w:t>
            </w:r>
          </w:p>
        </w:tc>
        <w:tc>
          <w:tcPr>
            <w:tcW w:w="6500" w:type="dxa"/>
            <w:shd w:val="clear" w:color="auto" w:fill="auto"/>
            <w:noWrap/>
            <w:vAlign w:val="center"/>
            <w:hideMark/>
          </w:tcPr>
          <w:p w14:paraId="16B54D6A" w14:textId="77777777" w:rsidR="00E51931" w:rsidRDefault="00E51931" w:rsidP="003D3581">
            <w:pPr>
              <w:spacing w:after="0" w:line="240" w:lineRule="auto"/>
              <w:jc w:val="both"/>
              <w:rPr>
                <w:rFonts w:eastAsia="Times New Roman" w:cstheme="minorHAnsi"/>
                <w:color w:val="000000"/>
                <w:sz w:val="20"/>
                <w:szCs w:val="20"/>
              </w:rPr>
            </w:pPr>
            <w:r w:rsidRPr="008A62E4">
              <w:rPr>
                <w:rFonts w:eastAsia="Times New Roman" w:cstheme="minorHAnsi"/>
                <w:b/>
                <w:bCs/>
                <w:color w:val="000000"/>
                <w:sz w:val="20"/>
                <w:szCs w:val="20"/>
              </w:rPr>
              <w:t>CB6R3_AE7</w:t>
            </w:r>
            <w:r>
              <w:rPr>
                <w:rFonts w:eastAsia="Times New Roman" w:cstheme="minorHAnsi"/>
                <w:color w:val="000000"/>
                <w:sz w:val="20"/>
                <w:szCs w:val="20"/>
              </w:rPr>
              <w:t xml:space="preserve"> (</w:t>
            </w:r>
            <w:r w:rsidR="009A4BD3">
              <w:rPr>
                <w:rFonts w:eastAsia="Times New Roman" w:cstheme="minorHAnsi"/>
                <w:color w:val="000000"/>
                <w:sz w:val="20"/>
                <w:szCs w:val="20"/>
              </w:rPr>
              <w:t>OUTPUT = VOC option)</w:t>
            </w:r>
          </w:p>
          <w:p w14:paraId="44EAD4C7" w14:textId="7F99926C" w:rsidR="009A4BD3" w:rsidRDefault="009A4BD3" w:rsidP="003D3581">
            <w:pPr>
              <w:spacing w:after="0" w:line="240" w:lineRule="auto"/>
              <w:jc w:val="both"/>
              <w:rPr>
                <w:rFonts w:eastAsia="Times New Roman" w:cstheme="minorHAnsi"/>
                <w:color w:val="000000"/>
                <w:sz w:val="20"/>
                <w:szCs w:val="20"/>
              </w:rPr>
            </w:pPr>
            <w:r w:rsidRPr="008A62E4">
              <w:rPr>
                <w:rFonts w:eastAsia="Times New Roman" w:cstheme="minorHAnsi"/>
                <w:b/>
                <w:bCs/>
                <w:color w:val="000000"/>
                <w:sz w:val="20"/>
                <w:szCs w:val="20"/>
              </w:rPr>
              <w:t>CB6R5_AE7</w:t>
            </w:r>
            <w:r>
              <w:rPr>
                <w:rFonts w:eastAsia="Times New Roman" w:cstheme="minorHAnsi"/>
                <w:color w:val="000000"/>
                <w:sz w:val="20"/>
                <w:szCs w:val="20"/>
              </w:rPr>
              <w:t xml:space="preserve"> (OUTPUT = VOC option)</w:t>
            </w:r>
          </w:p>
          <w:p w14:paraId="47AAB3E3" w14:textId="3E7DE654" w:rsidR="00595A3E" w:rsidRDefault="00595A3E" w:rsidP="00595A3E">
            <w:pPr>
              <w:spacing w:after="0" w:line="240" w:lineRule="auto"/>
              <w:jc w:val="both"/>
              <w:rPr>
                <w:rFonts w:eastAsia="Times New Roman" w:cstheme="minorHAnsi"/>
                <w:color w:val="000000"/>
                <w:sz w:val="20"/>
                <w:szCs w:val="20"/>
              </w:rPr>
            </w:pPr>
            <w:r w:rsidRPr="008A62E4">
              <w:rPr>
                <w:rFonts w:eastAsia="Times New Roman" w:cstheme="minorHAnsi"/>
                <w:b/>
                <w:bCs/>
                <w:color w:val="000000"/>
                <w:sz w:val="20"/>
                <w:szCs w:val="20"/>
              </w:rPr>
              <w:t>CB</w:t>
            </w:r>
            <w:r>
              <w:rPr>
                <w:rFonts w:eastAsia="Times New Roman" w:cstheme="minorHAnsi"/>
                <w:b/>
                <w:bCs/>
                <w:color w:val="000000"/>
                <w:sz w:val="20"/>
                <w:szCs w:val="20"/>
              </w:rPr>
              <w:t>7</w:t>
            </w:r>
            <w:r w:rsidRPr="008A62E4">
              <w:rPr>
                <w:rFonts w:eastAsia="Times New Roman" w:cstheme="minorHAnsi"/>
                <w:b/>
                <w:bCs/>
                <w:color w:val="000000"/>
                <w:sz w:val="20"/>
                <w:szCs w:val="20"/>
              </w:rPr>
              <w:t>_AE7</w:t>
            </w:r>
            <w:r>
              <w:rPr>
                <w:rFonts w:eastAsia="Times New Roman" w:cstheme="minorHAnsi"/>
                <w:color w:val="000000"/>
                <w:sz w:val="20"/>
                <w:szCs w:val="20"/>
              </w:rPr>
              <w:t xml:space="preserve"> (OUTPUT = VOC option)</w:t>
            </w:r>
          </w:p>
          <w:p w14:paraId="544CE103" w14:textId="541674E2" w:rsidR="00F57A44" w:rsidRDefault="00F57A44" w:rsidP="00F57A44">
            <w:pPr>
              <w:spacing w:after="0" w:line="240" w:lineRule="auto"/>
              <w:jc w:val="both"/>
              <w:rPr>
                <w:rFonts w:eastAsia="Times New Roman" w:cstheme="minorHAnsi"/>
                <w:color w:val="000000"/>
                <w:sz w:val="20"/>
                <w:szCs w:val="20"/>
              </w:rPr>
            </w:pPr>
            <w:r w:rsidRPr="008A62E4">
              <w:rPr>
                <w:rFonts w:eastAsia="Times New Roman" w:cstheme="minorHAnsi"/>
                <w:b/>
                <w:bCs/>
                <w:color w:val="000000"/>
                <w:sz w:val="20"/>
                <w:szCs w:val="20"/>
              </w:rPr>
              <w:t>CB6R</w:t>
            </w:r>
            <w:r>
              <w:rPr>
                <w:rFonts w:eastAsia="Times New Roman" w:cstheme="minorHAnsi"/>
                <w:b/>
                <w:bCs/>
                <w:color w:val="000000"/>
                <w:sz w:val="20"/>
                <w:szCs w:val="20"/>
              </w:rPr>
              <w:t>4</w:t>
            </w:r>
            <w:r w:rsidRPr="008A62E4">
              <w:rPr>
                <w:rFonts w:eastAsia="Times New Roman" w:cstheme="minorHAnsi"/>
                <w:b/>
                <w:bCs/>
                <w:color w:val="000000"/>
                <w:sz w:val="20"/>
                <w:szCs w:val="20"/>
              </w:rPr>
              <w:t>_</w:t>
            </w:r>
            <w:r>
              <w:rPr>
                <w:rFonts w:eastAsia="Times New Roman" w:cstheme="minorHAnsi"/>
                <w:b/>
                <w:bCs/>
                <w:color w:val="000000"/>
                <w:sz w:val="20"/>
                <w:szCs w:val="20"/>
              </w:rPr>
              <w:t>CF2</w:t>
            </w:r>
            <w:r>
              <w:rPr>
                <w:rFonts w:eastAsia="Times New Roman" w:cstheme="minorHAnsi"/>
                <w:color w:val="000000"/>
                <w:sz w:val="20"/>
                <w:szCs w:val="20"/>
              </w:rPr>
              <w:t xml:space="preserve"> (OUTPUT = VOC option)</w:t>
            </w:r>
          </w:p>
          <w:p w14:paraId="246101D7" w14:textId="31AFFA8D" w:rsidR="00F57A44" w:rsidRDefault="00F57A44" w:rsidP="00F57A44">
            <w:pPr>
              <w:spacing w:after="0" w:line="240" w:lineRule="auto"/>
              <w:jc w:val="both"/>
              <w:rPr>
                <w:ins w:id="737" w:author="Seltzer, Karl" w:date="2024-08-07T14:16:00Z"/>
                <w:rFonts w:eastAsia="Times New Roman" w:cstheme="minorHAnsi"/>
                <w:color w:val="000000"/>
                <w:sz w:val="20"/>
                <w:szCs w:val="20"/>
              </w:rPr>
            </w:pPr>
            <w:r w:rsidRPr="008A62E4">
              <w:rPr>
                <w:rFonts w:eastAsia="Times New Roman" w:cstheme="minorHAnsi"/>
                <w:b/>
                <w:bCs/>
                <w:color w:val="000000"/>
                <w:sz w:val="20"/>
                <w:szCs w:val="20"/>
              </w:rPr>
              <w:t>CB</w:t>
            </w:r>
            <w:r>
              <w:rPr>
                <w:rFonts w:eastAsia="Times New Roman" w:cstheme="minorHAnsi"/>
                <w:b/>
                <w:bCs/>
                <w:color w:val="000000"/>
                <w:sz w:val="20"/>
                <w:szCs w:val="20"/>
              </w:rPr>
              <w:t>7</w:t>
            </w:r>
            <w:r w:rsidRPr="008A62E4">
              <w:rPr>
                <w:rFonts w:eastAsia="Times New Roman" w:cstheme="minorHAnsi"/>
                <w:b/>
                <w:bCs/>
                <w:color w:val="000000"/>
                <w:sz w:val="20"/>
                <w:szCs w:val="20"/>
              </w:rPr>
              <w:t>_</w:t>
            </w:r>
            <w:r>
              <w:rPr>
                <w:rFonts w:eastAsia="Times New Roman" w:cstheme="minorHAnsi"/>
                <w:b/>
                <w:bCs/>
                <w:color w:val="000000"/>
                <w:sz w:val="20"/>
                <w:szCs w:val="20"/>
              </w:rPr>
              <w:t>CF2</w:t>
            </w:r>
            <w:r>
              <w:rPr>
                <w:rFonts w:eastAsia="Times New Roman" w:cstheme="minorHAnsi"/>
                <w:color w:val="000000"/>
                <w:sz w:val="20"/>
                <w:szCs w:val="20"/>
              </w:rPr>
              <w:t xml:space="preserve"> (OUTPUT = VOC option)</w:t>
            </w:r>
          </w:p>
          <w:p w14:paraId="4492DE5F" w14:textId="43E3CC6D" w:rsidR="00837FF3" w:rsidRDefault="00837FF3" w:rsidP="00837FF3">
            <w:pPr>
              <w:spacing w:after="0" w:line="240" w:lineRule="auto"/>
              <w:jc w:val="both"/>
              <w:rPr>
                <w:ins w:id="738" w:author="Seltzer, Karl" w:date="2024-08-07T14:16:00Z"/>
                <w:rFonts w:eastAsia="Times New Roman" w:cstheme="minorHAnsi"/>
                <w:color w:val="000000"/>
                <w:sz w:val="20"/>
                <w:szCs w:val="20"/>
              </w:rPr>
            </w:pPr>
            <w:ins w:id="739" w:author="Seltzer, Karl" w:date="2024-08-07T14:16:00Z">
              <w:r w:rsidRPr="008A62E4">
                <w:rPr>
                  <w:rFonts w:eastAsia="Times New Roman" w:cstheme="minorHAnsi"/>
                  <w:b/>
                  <w:bCs/>
                  <w:color w:val="000000"/>
                  <w:sz w:val="20"/>
                  <w:szCs w:val="20"/>
                </w:rPr>
                <w:t>CB</w:t>
              </w:r>
              <w:r>
                <w:rPr>
                  <w:rFonts w:eastAsia="Times New Roman" w:cstheme="minorHAnsi"/>
                  <w:b/>
                  <w:bCs/>
                  <w:color w:val="000000"/>
                  <w:sz w:val="20"/>
                  <w:szCs w:val="20"/>
                </w:rPr>
                <w:t>7VCP</w:t>
              </w:r>
              <w:r w:rsidRPr="008A62E4">
                <w:rPr>
                  <w:rFonts w:eastAsia="Times New Roman" w:cstheme="minorHAnsi"/>
                  <w:b/>
                  <w:bCs/>
                  <w:color w:val="000000"/>
                  <w:sz w:val="20"/>
                  <w:szCs w:val="20"/>
                </w:rPr>
                <w:t>_</w:t>
              </w:r>
              <w:r>
                <w:rPr>
                  <w:rFonts w:eastAsia="Times New Roman" w:cstheme="minorHAnsi"/>
                  <w:b/>
                  <w:bCs/>
                  <w:color w:val="000000"/>
                  <w:sz w:val="20"/>
                  <w:szCs w:val="20"/>
                </w:rPr>
                <w:t>CF2</w:t>
              </w:r>
              <w:r>
                <w:rPr>
                  <w:rFonts w:eastAsia="Times New Roman" w:cstheme="minorHAnsi"/>
                  <w:color w:val="000000"/>
                  <w:sz w:val="20"/>
                  <w:szCs w:val="20"/>
                </w:rPr>
                <w:t xml:space="preserve"> (OUTPUT = VOC option)</w:t>
              </w:r>
            </w:ins>
          </w:p>
          <w:p w14:paraId="4892C290" w14:textId="736C71F7" w:rsidR="00837FF3" w:rsidDel="00837FF3" w:rsidRDefault="00837FF3" w:rsidP="00F57A44">
            <w:pPr>
              <w:spacing w:after="0" w:line="240" w:lineRule="auto"/>
              <w:jc w:val="both"/>
              <w:rPr>
                <w:del w:id="740" w:author="Seltzer, Karl" w:date="2024-08-07T14:16:00Z"/>
                <w:rFonts w:eastAsia="Times New Roman" w:cstheme="minorHAnsi"/>
                <w:color w:val="000000"/>
                <w:sz w:val="20"/>
                <w:szCs w:val="20"/>
              </w:rPr>
            </w:pPr>
          </w:p>
          <w:p w14:paraId="5FC44E8B" w14:textId="77777777" w:rsidR="009A4BD3" w:rsidRDefault="009A4BD3" w:rsidP="003D3581">
            <w:pPr>
              <w:spacing w:after="0" w:line="240" w:lineRule="auto"/>
              <w:jc w:val="both"/>
              <w:rPr>
                <w:rFonts w:eastAsia="Times New Roman" w:cstheme="minorHAnsi"/>
                <w:color w:val="000000"/>
                <w:sz w:val="20"/>
                <w:szCs w:val="20"/>
              </w:rPr>
            </w:pPr>
            <w:r w:rsidRPr="008A62E4">
              <w:rPr>
                <w:rFonts w:eastAsia="Times New Roman" w:cstheme="minorHAnsi"/>
                <w:b/>
                <w:bCs/>
                <w:color w:val="000000"/>
                <w:sz w:val="20"/>
                <w:szCs w:val="20"/>
              </w:rPr>
              <w:t>CB6R3_AE7_TRACER</w:t>
            </w:r>
            <w:r>
              <w:rPr>
                <w:rFonts w:eastAsia="Times New Roman" w:cstheme="minorHAnsi"/>
                <w:color w:val="000000"/>
                <w:sz w:val="20"/>
                <w:szCs w:val="20"/>
              </w:rPr>
              <w:t xml:space="preserve"> (OUTPUT = VOC option)</w:t>
            </w:r>
          </w:p>
          <w:p w14:paraId="40F88BFE" w14:textId="6A9ABF29" w:rsidR="009A4BD3" w:rsidRDefault="009A4BD3" w:rsidP="003D3581">
            <w:pPr>
              <w:spacing w:after="0" w:line="240" w:lineRule="auto"/>
              <w:jc w:val="both"/>
              <w:rPr>
                <w:rFonts w:eastAsia="Times New Roman" w:cstheme="minorHAnsi"/>
                <w:color w:val="000000"/>
                <w:sz w:val="20"/>
                <w:szCs w:val="20"/>
              </w:rPr>
            </w:pPr>
            <w:r w:rsidRPr="008A62E4">
              <w:rPr>
                <w:rFonts w:eastAsia="Times New Roman" w:cstheme="minorHAnsi"/>
                <w:b/>
                <w:bCs/>
                <w:color w:val="000000"/>
                <w:sz w:val="20"/>
                <w:szCs w:val="20"/>
              </w:rPr>
              <w:t>SAPRC07TC_AE7</w:t>
            </w:r>
            <w:r>
              <w:rPr>
                <w:rFonts w:eastAsia="Times New Roman" w:cstheme="minorHAnsi"/>
                <w:color w:val="000000"/>
                <w:sz w:val="20"/>
                <w:szCs w:val="20"/>
              </w:rPr>
              <w:t xml:space="preserve"> (OUTPUT = VOC option)</w:t>
            </w:r>
          </w:p>
          <w:p w14:paraId="39AD33C9" w14:textId="0F3B2DCF" w:rsidR="0073048E" w:rsidRDefault="0073048E" w:rsidP="0073048E">
            <w:pPr>
              <w:spacing w:after="0" w:line="240" w:lineRule="auto"/>
              <w:jc w:val="both"/>
              <w:rPr>
                <w:rFonts w:eastAsia="Times New Roman" w:cstheme="minorHAnsi"/>
                <w:color w:val="000000"/>
                <w:sz w:val="20"/>
                <w:szCs w:val="20"/>
              </w:rPr>
            </w:pPr>
            <w:r w:rsidRPr="008A62E4">
              <w:rPr>
                <w:rFonts w:eastAsia="Times New Roman" w:cstheme="minorHAnsi"/>
                <w:b/>
                <w:bCs/>
                <w:color w:val="000000"/>
                <w:sz w:val="20"/>
                <w:szCs w:val="20"/>
              </w:rPr>
              <w:t>SAPRC07_</w:t>
            </w:r>
            <w:r>
              <w:rPr>
                <w:rFonts w:eastAsia="Times New Roman" w:cstheme="minorHAnsi"/>
                <w:b/>
                <w:bCs/>
                <w:color w:val="000000"/>
                <w:sz w:val="20"/>
                <w:szCs w:val="20"/>
              </w:rPr>
              <w:t>CF2</w:t>
            </w:r>
            <w:r>
              <w:rPr>
                <w:rFonts w:eastAsia="Times New Roman" w:cstheme="minorHAnsi"/>
                <w:color w:val="000000"/>
                <w:sz w:val="20"/>
                <w:szCs w:val="20"/>
              </w:rPr>
              <w:t xml:space="preserve"> (OUTPUT = VOC option)</w:t>
            </w:r>
          </w:p>
          <w:p w14:paraId="1E94B9B1" w14:textId="77777777" w:rsidR="009A4BD3" w:rsidRDefault="009A4BD3" w:rsidP="003D3581">
            <w:pPr>
              <w:spacing w:after="0" w:line="240" w:lineRule="auto"/>
              <w:jc w:val="both"/>
              <w:rPr>
                <w:ins w:id="741" w:author="Seltzer, Karl" w:date="2024-08-07T14:16:00Z"/>
                <w:rFonts w:eastAsia="Times New Roman" w:cstheme="minorHAnsi"/>
                <w:color w:val="000000"/>
                <w:sz w:val="20"/>
                <w:szCs w:val="20"/>
              </w:rPr>
            </w:pPr>
            <w:r w:rsidRPr="008A62E4">
              <w:rPr>
                <w:rFonts w:eastAsia="Times New Roman" w:cstheme="minorHAnsi"/>
                <w:b/>
                <w:bCs/>
                <w:color w:val="000000"/>
                <w:sz w:val="20"/>
                <w:szCs w:val="20"/>
              </w:rPr>
              <w:t>CRACMMv1.0</w:t>
            </w:r>
            <w:r>
              <w:rPr>
                <w:rFonts w:eastAsia="Times New Roman" w:cstheme="minorHAnsi"/>
                <w:color w:val="000000"/>
                <w:sz w:val="20"/>
                <w:szCs w:val="20"/>
              </w:rPr>
              <w:t xml:space="preserve"> (OUTPUT = VOC option)</w:t>
            </w:r>
          </w:p>
          <w:p w14:paraId="5EA3865B" w14:textId="08D8040B" w:rsidR="00837FF3" w:rsidRDefault="00837FF3" w:rsidP="003D3581">
            <w:pPr>
              <w:spacing w:after="0" w:line="240" w:lineRule="auto"/>
              <w:jc w:val="both"/>
              <w:rPr>
                <w:rFonts w:eastAsia="Times New Roman" w:cstheme="minorHAnsi"/>
                <w:color w:val="000000"/>
                <w:sz w:val="20"/>
                <w:szCs w:val="20"/>
              </w:rPr>
            </w:pPr>
            <w:ins w:id="742" w:author="Seltzer, Karl" w:date="2024-08-07T14:16:00Z">
              <w:r w:rsidRPr="008A62E4">
                <w:rPr>
                  <w:rFonts w:eastAsia="Times New Roman" w:cstheme="minorHAnsi"/>
                  <w:b/>
                  <w:bCs/>
                  <w:color w:val="000000"/>
                  <w:sz w:val="20"/>
                  <w:szCs w:val="20"/>
                </w:rPr>
                <w:t>CRACMMv</w:t>
              </w:r>
              <w:r>
                <w:rPr>
                  <w:rFonts w:eastAsia="Times New Roman" w:cstheme="minorHAnsi"/>
                  <w:b/>
                  <w:bCs/>
                  <w:color w:val="000000"/>
                  <w:sz w:val="20"/>
                  <w:szCs w:val="20"/>
                </w:rPr>
                <w:t>2</w:t>
              </w:r>
              <w:r w:rsidRPr="008A62E4">
                <w:rPr>
                  <w:rFonts w:eastAsia="Times New Roman" w:cstheme="minorHAnsi"/>
                  <w:b/>
                  <w:bCs/>
                  <w:color w:val="000000"/>
                  <w:sz w:val="20"/>
                  <w:szCs w:val="20"/>
                </w:rPr>
                <w:t>.0</w:t>
              </w:r>
              <w:r>
                <w:rPr>
                  <w:rFonts w:eastAsia="Times New Roman" w:cstheme="minorHAnsi"/>
                  <w:color w:val="000000"/>
                  <w:sz w:val="20"/>
                  <w:szCs w:val="20"/>
                </w:rPr>
                <w:t xml:space="preserve"> (OUTPUT = VOC option)</w:t>
              </w:r>
            </w:ins>
          </w:p>
          <w:p w14:paraId="1B511ADB" w14:textId="785EB69F" w:rsidR="00EB54F6" w:rsidRDefault="00EB54F6" w:rsidP="003D3581">
            <w:pPr>
              <w:spacing w:after="0" w:line="240" w:lineRule="auto"/>
              <w:jc w:val="both"/>
              <w:rPr>
                <w:rFonts w:eastAsia="Times New Roman" w:cstheme="minorHAnsi"/>
                <w:color w:val="000000"/>
                <w:sz w:val="20"/>
                <w:szCs w:val="20"/>
              </w:rPr>
            </w:pPr>
            <w:r w:rsidRPr="008A62E4">
              <w:rPr>
                <w:rFonts w:eastAsia="Times New Roman" w:cstheme="minorHAnsi"/>
                <w:b/>
                <w:bCs/>
                <w:color w:val="000000"/>
                <w:sz w:val="20"/>
                <w:szCs w:val="20"/>
              </w:rPr>
              <w:t>PM-AE6</w:t>
            </w:r>
            <w:r>
              <w:rPr>
                <w:rFonts w:eastAsia="Times New Roman" w:cstheme="minorHAnsi"/>
                <w:color w:val="000000"/>
                <w:sz w:val="20"/>
                <w:szCs w:val="20"/>
              </w:rPr>
              <w:t xml:space="preserve"> (OUTPUT = PM option)</w:t>
            </w:r>
          </w:p>
          <w:p w14:paraId="5D0E6643" w14:textId="77777777" w:rsidR="00EB54F6" w:rsidRDefault="00EB54F6" w:rsidP="003D3581">
            <w:pPr>
              <w:spacing w:after="0" w:line="240" w:lineRule="auto"/>
              <w:jc w:val="both"/>
              <w:rPr>
                <w:ins w:id="743" w:author="Seltzer, Karl" w:date="2024-08-07T14:16:00Z"/>
                <w:rFonts w:eastAsia="Times New Roman" w:cstheme="minorHAnsi"/>
                <w:color w:val="000000"/>
                <w:sz w:val="20"/>
                <w:szCs w:val="20"/>
              </w:rPr>
            </w:pPr>
            <w:r w:rsidRPr="008A62E4">
              <w:rPr>
                <w:rFonts w:eastAsia="Times New Roman" w:cstheme="minorHAnsi"/>
                <w:b/>
                <w:bCs/>
                <w:color w:val="000000"/>
                <w:sz w:val="20"/>
                <w:szCs w:val="20"/>
              </w:rPr>
              <w:t>PM-CR1</w:t>
            </w:r>
            <w:r>
              <w:rPr>
                <w:rFonts w:eastAsia="Times New Roman" w:cstheme="minorHAnsi"/>
                <w:color w:val="000000"/>
                <w:sz w:val="20"/>
                <w:szCs w:val="20"/>
              </w:rPr>
              <w:t xml:space="preserve"> (OUTPUT = PM option)</w:t>
            </w:r>
          </w:p>
          <w:p w14:paraId="2A3F8053" w14:textId="3FC4D9CA" w:rsidR="00837FF3" w:rsidRPr="009647C1" w:rsidRDefault="00837FF3" w:rsidP="003D3581">
            <w:pPr>
              <w:spacing w:after="0" w:line="240" w:lineRule="auto"/>
              <w:jc w:val="both"/>
              <w:rPr>
                <w:rFonts w:eastAsia="Times New Roman" w:cstheme="minorHAnsi"/>
                <w:color w:val="000000"/>
                <w:sz w:val="20"/>
                <w:szCs w:val="20"/>
              </w:rPr>
            </w:pPr>
            <w:ins w:id="744" w:author="Seltzer, Karl" w:date="2024-08-07T14:16:00Z">
              <w:r w:rsidRPr="008A62E4">
                <w:rPr>
                  <w:rFonts w:eastAsia="Times New Roman" w:cstheme="minorHAnsi"/>
                  <w:b/>
                  <w:bCs/>
                  <w:color w:val="000000"/>
                  <w:sz w:val="20"/>
                  <w:szCs w:val="20"/>
                </w:rPr>
                <w:t>PM-CR</w:t>
              </w:r>
              <w:r>
                <w:rPr>
                  <w:rFonts w:eastAsia="Times New Roman" w:cstheme="minorHAnsi"/>
                  <w:b/>
                  <w:bCs/>
                  <w:color w:val="000000"/>
                  <w:sz w:val="20"/>
                  <w:szCs w:val="20"/>
                </w:rPr>
                <w:t>2</w:t>
              </w:r>
              <w:r>
                <w:rPr>
                  <w:rFonts w:eastAsia="Times New Roman" w:cstheme="minorHAnsi"/>
                  <w:color w:val="000000"/>
                  <w:sz w:val="20"/>
                  <w:szCs w:val="20"/>
                </w:rPr>
                <w:t xml:space="preserve"> (OUTPUT = PM option)</w:t>
              </w:r>
            </w:ins>
          </w:p>
        </w:tc>
      </w:tr>
      <w:tr w:rsidR="00E51931" w:rsidRPr="00E83BC4" w14:paraId="1223BE89" w14:textId="77777777" w:rsidTr="64C3EE48">
        <w:trPr>
          <w:trHeight w:val="157"/>
        </w:trPr>
        <w:tc>
          <w:tcPr>
            <w:tcW w:w="2850" w:type="dxa"/>
            <w:shd w:val="clear" w:color="auto" w:fill="auto"/>
            <w:noWrap/>
            <w:vAlign w:val="center"/>
            <w:hideMark/>
          </w:tcPr>
          <w:p w14:paraId="2209A6E5" w14:textId="5C0368CC" w:rsidR="00E51931" w:rsidRPr="009647C1" w:rsidRDefault="00E51931"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OUTPUT</w:t>
            </w:r>
          </w:p>
        </w:tc>
        <w:tc>
          <w:tcPr>
            <w:tcW w:w="6500" w:type="dxa"/>
            <w:shd w:val="clear" w:color="auto" w:fill="auto"/>
            <w:noWrap/>
            <w:vAlign w:val="center"/>
          </w:tcPr>
          <w:p w14:paraId="7B475721" w14:textId="39EE3152" w:rsidR="00E51931" w:rsidRDefault="003E5E36" w:rsidP="003D3581">
            <w:pPr>
              <w:spacing w:after="0" w:line="240" w:lineRule="auto"/>
              <w:jc w:val="both"/>
              <w:rPr>
                <w:rFonts w:eastAsia="Times New Roman" w:cstheme="minorHAnsi"/>
                <w:color w:val="000000"/>
                <w:sz w:val="20"/>
                <w:szCs w:val="20"/>
              </w:rPr>
            </w:pPr>
            <w:r w:rsidRPr="0095012E">
              <w:rPr>
                <w:rFonts w:eastAsia="Times New Roman" w:cstheme="minorHAnsi"/>
                <w:b/>
                <w:bCs/>
                <w:color w:val="000000"/>
                <w:sz w:val="20"/>
                <w:szCs w:val="20"/>
              </w:rPr>
              <w:t>VOC</w:t>
            </w:r>
            <w:r>
              <w:rPr>
                <w:rFonts w:eastAsia="Times New Roman" w:cstheme="minorHAnsi"/>
                <w:color w:val="000000"/>
                <w:sz w:val="20"/>
                <w:szCs w:val="20"/>
              </w:rPr>
              <w:t xml:space="preserve"> (</w:t>
            </w:r>
            <w:r w:rsidR="003D3581">
              <w:rPr>
                <w:rFonts w:eastAsia="Times New Roman" w:cstheme="minorHAnsi"/>
                <w:color w:val="000000"/>
                <w:sz w:val="20"/>
                <w:szCs w:val="20"/>
              </w:rPr>
              <w:t>Selected when the GSCNV/GSPRO output is for processing VOC emissions</w:t>
            </w:r>
            <w:r>
              <w:rPr>
                <w:rFonts w:eastAsia="Times New Roman" w:cstheme="minorHAnsi"/>
                <w:color w:val="000000"/>
                <w:sz w:val="20"/>
                <w:szCs w:val="20"/>
              </w:rPr>
              <w:t>)</w:t>
            </w:r>
          </w:p>
          <w:p w14:paraId="67546BB1" w14:textId="0B5B97CA" w:rsidR="003E5E36" w:rsidRPr="009647C1" w:rsidRDefault="003E5E36" w:rsidP="003D3581">
            <w:pPr>
              <w:spacing w:after="0" w:line="240" w:lineRule="auto"/>
              <w:jc w:val="both"/>
              <w:rPr>
                <w:rFonts w:eastAsia="Times New Roman" w:cstheme="minorHAnsi"/>
                <w:color w:val="000000"/>
                <w:sz w:val="20"/>
                <w:szCs w:val="20"/>
              </w:rPr>
            </w:pPr>
            <w:r w:rsidRPr="0095012E">
              <w:rPr>
                <w:rFonts w:eastAsia="Times New Roman" w:cstheme="minorHAnsi"/>
                <w:b/>
                <w:bCs/>
                <w:color w:val="000000"/>
                <w:sz w:val="20"/>
                <w:szCs w:val="20"/>
              </w:rPr>
              <w:t>PM</w:t>
            </w:r>
            <w:r>
              <w:rPr>
                <w:rFonts w:eastAsia="Times New Roman" w:cstheme="minorHAnsi"/>
                <w:color w:val="000000"/>
                <w:sz w:val="20"/>
                <w:szCs w:val="20"/>
              </w:rPr>
              <w:t xml:space="preserve"> (</w:t>
            </w:r>
            <w:r w:rsidR="003D3581">
              <w:rPr>
                <w:rFonts w:eastAsia="Times New Roman" w:cstheme="minorHAnsi"/>
                <w:color w:val="000000"/>
                <w:sz w:val="20"/>
                <w:szCs w:val="20"/>
              </w:rPr>
              <w:t xml:space="preserve">Selected when the GSPRO output is for processing </w:t>
            </w:r>
            <w:r w:rsidR="000A0C32">
              <w:rPr>
                <w:rFonts w:eastAsia="Times New Roman" w:cstheme="minorHAnsi"/>
                <w:color w:val="000000"/>
                <w:sz w:val="20"/>
                <w:szCs w:val="20"/>
              </w:rPr>
              <w:t>PM</w:t>
            </w:r>
            <w:r w:rsidR="000A0C32" w:rsidRPr="000A0C32">
              <w:rPr>
                <w:rFonts w:eastAsia="Times New Roman" w:cstheme="minorHAnsi"/>
                <w:color w:val="000000"/>
                <w:sz w:val="20"/>
                <w:szCs w:val="20"/>
                <w:vertAlign w:val="subscript"/>
              </w:rPr>
              <w:t>2.5</w:t>
            </w:r>
            <w:r w:rsidR="00EA061B">
              <w:rPr>
                <w:rFonts w:eastAsia="Times New Roman" w:cstheme="minorHAnsi"/>
                <w:color w:val="000000"/>
                <w:sz w:val="20"/>
                <w:szCs w:val="20"/>
              </w:rPr>
              <w:t xml:space="preserve"> </w:t>
            </w:r>
            <w:r w:rsidR="003D3581">
              <w:rPr>
                <w:rFonts w:eastAsia="Times New Roman" w:cstheme="minorHAnsi"/>
                <w:color w:val="000000"/>
                <w:sz w:val="20"/>
                <w:szCs w:val="20"/>
              </w:rPr>
              <w:t>emissions</w:t>
            </w:r>
            <w:r>
              <w:rPr>
                <w:rFonts w:eastAsia="Times New Roman" w:cstheme="minorHAnsi"/>
                <w:color w:val="000000"/>
                <w:sz w:val="20"/>
                <w:szCs w:val="20"/>
              </w:rPr>
              <w:t>)</w:t>
            </w:r>
          </w:p>
        </w:tc>
      </w:tr>
      <w:tr w:rsidR="00E51931" w:rsidRPr="00E83BC4" w14:paraId="49715C5A" w14:textId="77777777" w:rsidTr="64C3EE48">
        <w:trPr>
          <w:trHeight w:val="157"/>
        </w:trPr>
        <w:tc>
          <w:tcPr>
            <w:tcW w:w="2850" w:type="dxa"/>
            <w:shd w:val="clear" w:color="auto" w:fill="auto"/>
            <w:noWrap/>
            <w:vAlign w:val="center"/>
            <w:hideMark/>
          </w:tcPr>
          <w:p w14:paraId="005156C1" w14:textId="7402A2B9" w:rsidR="00E51931" w:rsidRPr="009647C1" w:rsidRDefault="00E51931"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RUN_TYPE</w:t>
            </w:r>
          </w:p>
        </w:tc>
        <w:tc>
          <w:tcPr>
            <w:tcW w:w="6500" w:type="dxa"/>
            <w:shd w:val="clear" w:color="auto" w:fill="auto"/>
            <w:noWrap/>
            <w:vAlign w:val="center"/>
          </w:tcPr>
          <w:p w14:paraId="73B372BC" w14:textId="3A2A6977" w:rsidR="00E51931" w:rsidRDefault="003E5E36" w:rsidP="003D3581">
            <w:pPr>
              <w:spacing w:after="0" w:line="240" w:lineRule="auto"/>
              <w:jc w:val="both"/>
              <w:rPr>
                <w:rFonts w:eastAsia="Times New Roman" w:cstheme="minorHAnsi"/>
                <w:color w:val="000000"/>
                <w:sz w:val="20"/>
                <w:szCs w:val="20"/>
              </w:rPr>
            </w:pPr>
            <w:r w:rsidRPr="0095012E">
              <w:rPr>
                <w:rFonts w:eastAsia="Times New Roman" w:cstheme="minorHAnsi"/>
                <w:b/>
                <w:bCs/>
                <w:color w:val="000000"/>
                <w:sz w:val="20"/>
                <w:szCs w:val="20"/>
              </w:rPr>
              <w:t>CRITERIA</w:t>
            </w:r>
            <w:r w:rsidR="003D3581">
              <w:rPr>
                <w:rFonts w:eastAsia="Times New Roman" w:cstheme="minorHAnsi"/>
                <w:color w:val="000000"/>
                <w:sz w:val="20"/>
                <w:szCs w:val="20"/>
              </w:rPr>
              <w:t xml:space="preserve"> (Selected for “criteria” speciation of VOC/PM</w:t>
            </w:r>
            <w:r w:rsidR="003D3581" w:rsidRPr="003D3581">
              <w:rPr>
                <w:rFonts w:eastAsia="Times New Roman" w:cstheme="minorHAnsi"/>
                <w:color w:val="000000"/>
                <w:sz w:val="20"/>
                <w:szCs w:val="20"/>
                <w:vertAlign w:val="subscript"/>
              </w:rPr>
              <w:t>2.5</w:t>
            </w:r>
            <w:r w:rsidR="003D3581">
              <w:rPr>
                <w:rFonts w:eastAsia="Times New Roman" w:cstheme="minorHAnsi"/>
                <w:color w:val="000000"/>
                <w:sz w:val="20"/>
                <w:szCs w:val="20"/>
              </w:rPr>
              <w:t>)</w:t>
            </w:r>
          </w:p>
          <w:p w14:paraId="10F3EF0F" w14:textId="230B6355" w:rsidR="003E5E36" w:rsidRDefault="65B973D0" w:rsidP="64C3EE48">
            <w:pPr>
              <w:spacing w:after="0" w:line="240" w:lineRule="auto"/>
              <w:jc w:val="both"/>
              <w:rPr>
                <w:rFonts w:eastAsia="Times New Roman"/>
                <w:color w:val="000000"/>
                <w:sz w:val="20"/>
                <w:szCs w:val="20"/>
              </w:rPr>
            </w:pPr>
            <w:r w:rsidRPr="64C3EE48">
              <w:rPr>
                <w:rFonts w:eastAsia="Times New Roman"/>
                <w:b/>
                <w:bCs/>
                <w:color w:val="000000" w:themeColor="text1"/>
                <w:sz w:val="20"/>
                <w:szCs w:val="20"/>
              </w:rPr>
              <w:t>INTEGRATE</w:t>
            </w:r>
            <w:r w:rsidR="4C692772" w:rsidRPr="64C3EE48">
              <w:rPr>
                <w:rFonts w:eastAsia="Times New Roman"/>
                <w:color w:val="000000" w:themeColor="text1"/>
                <w:sz w:val="20"/>
                <w:szCs w:val="20"/>
              </w:rPr>
              <w:t xml:space="preserve"> (Selected for “integrate” speciation of VOC/PM</w:t>
            </w:r>
            <w:r w:rsidR="4C692772" w:rsidRPr="64C3EE48">
              <w:rPr>
                <w:rFonts w:eastAsia="Times New Roman"/>
                <w:color w:val="000000" w:themeColor="text1"/>
                <w:sz w:val="20"/>
                <w:szCs w:val="20"/>
                <w:vertAlign w:val="subscript"/>
              </w:rPr>
              <w:t>2.5</w:t>
            </w:r>
            <w:r w:rsidR="4C692772" w:rsidRPr="64C3EE48">
              <w:rPr>
                <w:rFonts w:eastAsia="Times New Roman"/>
                <w:color w:val="000000" w:themeColor="text1"/>
                <w:sz w:val="20"/>
                <w:szCs w:val="20"/>
              </w:rPr>
              <w:t>)</w:t>
            </w:r>
          </w:p>
          <w:p w14:paraId="4B79DA71" w14:textId="6C4F9DE7" w:rsidR="003E5E36" w:rsidRPr="009647C1" w:rsidRDefault="003E5E36" w:rsidP="003D3581">
            <w:pPr>
              <w:spacing w:after="0" w:line="240" w:lineRule="auto"/>
              <w:jc w:val="both"/>
              <w:rPr>
                <w:rFonts w:eastAsia="Times New Roman" w:cstheme="minorHAnsi"/>
                <w:color w:val="000000"/>
                <w:sz w:val="20"/>
                <w:szCs w:val="20"/>
              </w:rPr>
            </w:pPr>
            <w:r w:rsidRPr="0095012E">
              <w:rPr>
                <w:rFonts w:eastAsia="Times New Roman" w:cstheme="minorHAnsi"/>
                <w:b/>
                <w:bCs/>
                <w:color w:val="000000"/>
                <w:sz w:val="20"/>
                <w:szCs w:val="20"/>
              </w:rPr>
              <w:t>NOINTEGRATE</w:t>
            </w:r>
            <w:r w:rsidR="003D3581">
              <w:rPr>
                <w:rFonts w:eastAsia="Times New Roman" w:cstheme="minorHAnsi"/>
                <w:color w:val="000000"/>
                <w:sz w:val="20"/>
                <w:szCs w:val="20"/>
              </w:rPr>
              <w:t xml:space="preserve"> (Selected for “no-integrate” speciation of VOC)</w:t>
            </w:r>
          </w:p>
        </w:tc>
      </w:tr>
      <w:tr w:rsidR="00E51931" w:rsidRPr="00E83BC4" w14:paraId="48A6241B" w14:textId="77777777" w:rsidTr="64C3EE48">
        <w:trPr>
          <w:trHeight w:val="157"/>
        </w:trPr>
        <w:tc>
          <w:tcPr>
            <w:tcW w:w="2850" w:type="dxa"/>
            <w:shd w:val="clear" w:color="auto" w:fill="auto"/>
            <w:noWrap/>
            <w:vAlign w:val="center"/>
            <w:hideMark/>
          </w:tcPr>
          <w:p w14:paraId="1CF0C310" w14:textId="486D5DE1" w:rsidR="00E51931" w:rsidRPr="009647C1" w:rsidRDefault="00E51931"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AQM</w:t>
            </w:r>
          </w:p>
        </w:tc>
        <w:tc>
          <w:tcPr>
            <w:tcW w:w="6500" w:type="dxa"/>
            <w:shd w:val="clear" w:color="auto" w:fill="auto"/>
            <w:noWrap/>
            <w:vAlign w:val="center"/>
          </w:tcPr>
          <w:p w14:paraId="26BCBF6A" w14:textId="1561D217" w:rsidR="00E51931" w:rsidRDefault="003E5E36" w:rsidP="003D3581">
            <w:pPr>
              <w:spacing w:after="0" w:line="240" w:lineRule="auto"/>
              <w:jc w:val="both"/>
              <w:rPr>
                <w:rFonts w:eastAsia="Times New Roman" w:cstheme="minorHAnsi"/>
                <w:color w:val="000000"/>
                <w:sz w:val="20"/>
                <w:szCs w:val="20"/>
              </w:rPr>
            </w:pPr>
            <w:r w:rsidRPr="0095012E">
              <w:rPr>
                <w:rFonts w:eastAsia="Times New Roman" w:cstheme="minorHAnsi"/>
                <w:b/>
                <w:bCs/>
                <w:color w:val="000000"/>
                <w:sz w:val="20"/>
                <w:szCs w:val="20"/>
              </w:rPr>
              <w:t>CMAQ</w:t>
            </w:r>
            <w:r w:rsidR="00F03290">
              <w:rPr>
                <w:rFonts w:eastAsia="Times New Roman" w:cstheme="minorHAnsi"/>
                <w:color w:val="000000"/>
                <w:sz w:val="20"/>
                <w:szCs w:val="20"/>
              </w:rPr>
              <w:t xml:space="preserve"> (Selected when the GSCNV/GSPRO output is for a CMAQ modeling platform)</w:t>
            </w:r>
          </w:p>
          <w:p w14:paraId="5B77F289" w14:textId="7531616F" w:rsidR="003E5E36" w:rsidRPr="009647C1" w:rsidRDefault="003E5E36" w:rsidP="003D3581">
            <w:pPr>
              <w:spacing w:after="0" w:line="240" w:lineRule="auto"/>
              <w:jc w:val="both"/>
              <w:rPr>
                <w:rFonts w:eastAsia="Times New Roman" w:cstheme="minorHAnsi"/>
                <w:color w:val="000000"/>
                <w:sz w:val="20"/>
                <w:szCs w:val="20"/>
              </w:rPr>
            </w:pPr>
            <w:r w:rsidRPr="0095012E">
              <w:rPr>
                <w:rFonts w:eastAsia="Times New Roman" w:cstheme="minorHAnsi"/>
                <w:b/>
                <w:bCs/>
                <w:color w:val="000000"/>
                <w:sz w:val="20"/>
                <w:szCs w:val="20"/>
              </w:rPr>
              <w:t>CAMX</w:t>
            </w:r>
            <w:r w:rsidR="00F03290">
              <w:rPr>
                <w:rFonts w:eastAsia="Times New Roman" w:cstheme="minorHAnsi"/>
                <w:color w:val="000000"/>
                <w:sz w:val="20"/>
                <w:szCs w:val="20"/>
              </w:rPr>
              <w:t xml:space="preserve"> (Selected when the GSCNV/GSPRO output is for a </w:t>
            </w:r>
            <w:proofErr w:type="spellStart"/>
            <w:r w:rsidR="00F03290">
              <w:rPr>
                <w:rFonts w:eastAsia="Times New Roman" w:cstheme="minorHAnsi"/>
                <w:color w:val="000000"/>
                <w:sz w:val="20"/>
                <w:szCs w:val="20"/>
              </w:rPr>
              <w:t>CA</w:t>
            </w:r>
            <w:r w:rsidR="00D4259D">
              <w:rPr>
                <w:rFonts w:eastAsia="Times New Roman" w:cstheme="minorHAnsi"/>
                <w:color w:val="000000"/>
                <w:sz w:val="20"/>
                <w:szCs w:val="20"/>
              </w:rPr>
              <w:t>M</w:t>
            </w:r>
            <w:r w:rsidR="00F03290">
              <w:rPr>
                <w:rFonts w:eastAsia="Times New Roman" w:cstheme="minorHAnsi"/>
                <w:color w:val="000000"/>
                <w:sz w:val="20"/>
                <w:szCs w:val="20"/>
              </w:rPr>
              <w:t>x</w:t>
            </w:r>
            <w:proofErr w:type="spellEnd"/>
            <w:r w:rsidR="00EA061B">
              <w:rPr>
                <w:rFonts w:eastAsia="Times New Roman" w:cstheme="minorHAnsi"/>
                <w:color w:val="000000"/>
                <w:sz w:val="20"/>
                <w:szCs w:val="20"/>
              </w:rPr>
              <w:t xml:space="preserve"> </w:t>
            </w:r>
            <w:r w:rsidR="00F03290">
              <w:rPr>
                <w:rFonts w:eastAsia="Times New Roman" w:cstheme="minorHAnsi"/>
                <w:color w:val="000000"/>
                <w:sz w:val="20"/>
                <w:szCs w:val="20"/>
              </w:rPr>
              <w:t>modeling platform)</w:t>
            </w:r>
          </w:p>
        </w:tc>
      </w:tr>
      <w:tr w:rsidR="00E51931" w:rsidRPr="00E83BC4" w14:paraId="5172CFA8" w14:textId="77777777" w:rsidTr="64C3EE48">
        <w:trPr>
          <w:trHeight w:val="157"/>
        </w:trPr>
        <w:tc>
          <w:tcPr>
            <w:tcW w:w="2850" w:type="dxa"/>
            <w:shd w:val="clear" w:color="auto" w:fill="auto"/>
            <w:noWrap/>
            <w:vAlign w:val="center"/>
            <w:hideMark/>
          </w:tcPr>
          <w:p w14:paraId="28C3FD2C" w14:textId="56670B8C" w:rsidR="00E51931" w:rsidRPr="009647C1" w:rsidRDefault="00E51931"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TOLERANCE</w:t>
            </w:r>
          </w:p>
        </w:tc>
        <w:tc>
          <w:tcPr>
            <w:tcW w:w="6500" w:type="dxa"/>
            <w:shd w:val="clear" w:color="auto" w:fill="auto"/>
            <w:noWrap/>
            <w:vAlign w:val="center"/>
          </w:tcPr>
          <w:p w14:paraId="01D440E7" w14:textId="5F6645DD" w:rsidR="00E51931" w:rsidRPr="009647C1" w:rsidRDefault="008B5C84" w:rsidP="003D3581">
            <w:pPr>
              <w:spacing w:after="0" w:line="240" w:lineRule="auto"/>
              <w:jc w:val="both"/>
              <w:rPr>
                <w:rFonts w:eastAsia="Times New Roman" w:cstheme="minorHAnsi"/>
                <w:color w:val="000000"/>
                <w:sz w:val="20"/>
                <w:szCs w:val="20"/>
              </w:rPr>
            </w:pPr>
            <w:r>
              <w:rPr>
                <w:rFonts w:eastAsia="Times New Roman" w:cstheme="minorHAnsi"/>
                <w:color w:val="000000"/>
                <w:sz w:val="20"/>
                <w:szCs w:val="20"/>
              </w:rPr>
              <w:t xml:space="preserve">A numerical (e.g., 0.05 for 5%) value. Represents the acceptable deviation from 100% for </w:t>
            </w:r>
            <w:r w:rsidR="001B1CF8">
              <w:rPr>
                <w:rFonts w:eastAsia="Times New Roman" w:cstheme="minorHAnsi"/>
                <w:color w:val="000000"/>
                <w:sz w:val="20"/>
                <w:szCs w:val="20"/>
              </w:rPr>
              <w:t xml:space="preserve">the sum of SPECIATE species for </w:t>
            </w:r>
            <w:r>
              <w:rPr>
                <w:rFonts w:eastAsia="Times New Roman" w:cstheme="minorHAnsi"/>
                <w:color w:val="000000"/>
                <w:sz w:val="20"/>
                <w:szCs w:val="20"/>
              </w:rPr>
              <w:t xml:space="preserve">gas-profiles. If a profile falls outside this range, it is not processed by the S2S-Tool and noted in the run log. </w:t>
            </w:r>
          </w:p>
        </w:tc>
      </w:tr>
      <w:tr w:rsidR="00E51931" w:rsidRPr="00E83BC4" w14:paraId="411F065E" w14:textId="77777777" w:rsidTr="64C3EE48">
        <w:trPr>
          <w:trHeight w:val="157"/>
        </w:trPr>
        <w:tc>
          <w:tcPr>
            <w:tcW w:w="2850" w:type="dxa"/>
            <w:shd w:val="clear" w:color="auto" w:fill="auto"/>
            <w:noWrap/>
            <w:vAlign w:val="center"/>
            <w:hideMark/>
          </w:tcPr>
          <w:p w14:paraId="3C954C9A" w14:textId="17895585" w:rsidR="00E51931" w:rsidRPr="009647C1" w:rsidRDefault="00E51931"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TOX_IN</w:t>
            </w:r>
          </w:p>
        </w:tc>
        <w:tc>
          <w:tcPr>
            <w:tcW w:w="6500" w:type="dxa"/>
            <w:shd w:val="clear" w:color="auto" w:fill="auto"/>
            <w:noWrap/>
            <w:vAlign w:val="center"/>
          </w:tcPr>
          <w:p w14:paraId="6F42558F" w14:textId="532BF8E3" w:rsidR="0062377B" w:rsidRDefault="003E5E36" w:rsidP="003D3581">
            <w:pPr>
              <w:spacing w:after="0" w:line="240" w:lineRule="auto"/>
              <w:jc w:val="both"/>
              <w:rPr>
                <w:rFonts w:eastAsia="Times New Roman" w:cstheme="minorHAnsi"/>
                <w:color w:val="000000"/>
                <w:sz w:val="20"/>
                <w:szCs w:val="20"/>
              </w:rPr>
            </w:pPr>
            <w:r w:rsidRPr="0095012E">
              <w:rPr>
                <w:rFonts w:eastAsia="Times New Roman" w:cstheme="minorHAnsi"/>
                <w:b/>
                <w:bCs/>
                <w:color w:val="000000"/>
                <w:sz w:val="20"/>
                <w:szCs w:val="20"/>
              </w:rPr>
              <w:t>NONHAPTOG</w:t>
            </w:r>
            <w:r w:rsidR="0062377B">
              <w:rPr>
                <w:rFonts w:eastAsia="Times New Roman" w:cstheme="minorHAnsi"/>
                <w:color w:val="000000"/>
                <w:sz w:val="20"/>
                <w:szCs w:val="20"/>
              </w:rPr>
              <w:t xml:space="preserve"> (Represents the input pollutant for a RUN_TYPE = INTEGRATE </w:t>
            </w:r>
            <w:proofErr w:type="gramStart"/>
            <w:r w:rsidR="0062377B">
              <w:rPr>
                <w:rFonts w:eastAsia="Times New Roman" w:cstheme="minorHAnsi"/>
                <w:color w:val="000000"/>
                <w:sz w:val="20"/>
                <w:szCs w:val="20"/>
              </w:rPr>
              <w:t>execution)</w:t>
            </w:r>
            <w:r w:rsidR="00064D6B">
              <w:rPr>
                <w:rFonts w:eastAsia="Times New Roman" w:cstheme="minorHAnsi"/>
                <w:color w:val="000000"/>
                <w:sz w:val="20"/>
                <w:szCs w:val="20"/>
              </w:rPr>
              <w:t>*</w:t>
            </w:r>
            <w:proofErr w:type="gramEnd"/>
          </w:p>
          <w:p w14:paraId="0B539238" w14:textId="58F809B6" w:rsidR="0062377B" w:rsidRDefault="003E5E36" w:rsidP="003D3581">
            <w:pPr>
              <w:spacing w:after="0" w:line="240" w:lineRule="auto"/>
              <w:jc w:val="both"/>
              <w:rPr>
                <w:rFonts w:eastAsia="Times New Roman" w:cstheme="minorHAnsi"/>
                <w:color w:val="000000"/>
                <w:sz w:val="20"/>
                <w:szCs w:val="20"/>
              </w:rPr>
            </w:pPr>
            <w:r w:rsidRPr="0095012E">
              <w:rPr>
                <w:rFonts w:eastAsia="Times New Roman" w:cstheme="minorHAnsi"/>
                <w:b/>
                <w:bCs/>
                <w:color w:val="000000"/>
                <w:sz w:val="20"/>
                <w:szCs w:val="20"/>
              </w:rPr>
              <w:t>TOM</w:t>
            </w:r>
            <w:r w:rsidR="0062377B">
              <w:rPr>
                <w:rFonts w:eastAsia="Times New Roman" w:cstheme="minorHAnsi"/>
                <w:color w:val="000000"/>
                <w:sz w:val="20"/>
                <w:szCs w:val="20"/>
              </w:rPr>
              <w:t xml:space="preserve"> (Represents the input pollutant for a RUN_TYPE = INTEGRATE </w:t>
            </w:r>
            <w:proofErr w:type="gramStart"/>
            <w:r w:rsidR="0062377B">
              <w:rPr>
                <w:rFonts w:eastAsia="Times New Roman" w:cstheme="minorHAnsi"/>
                <w:color w:val="000000"/>
                <w:sz w:val="20"/>
                <w:szCs w:val="20"/>
              </w:rPr>
              <w:t>execution)</w:t>
            </w:r>
            <w:r w:rsidR="00064D6B">
              <w:rPr>
                <w:rFonts w:eastAsia="Times New Roman" w:cstheme="minorHAnsi"/>
                <w:color w:val="000000"/>
                <w:sz w:val="20"/>
                <w:szCs w:val="20"/>
              </w:rPr>
              <w:t>*</w:t>
            </w:r>
            <w:proofErr w:type="gramEnd"/>
          </w:p>
          <w:p w14:paraId="46A8915A" w14:textId="3E995E83" w:rsidR="00E51931" w:rsidRPr="009647C1" w:rsidRDefault="00917860" w:rsidP="003D3581">
            <w:pPr>
              <w:spacing w:after="0" w:line="240" w:lineRule="auto"/>
              <w:jc w:val="both"/>
              <w:rPr>
                <w:rFonts w:eastAsia="Times New Roman" w:cstheme="minorHAnsi"/>
                <w:color w:val="000000"/>
                <w:sz w:val="20"/>
                <w:szCs w:val="20"/>
              </w:rPr>
            </w:pPr>
            <w:r w:rsidRPr="0095012E">
              <w:rPr>
                <w:rFonts w:eastAsia="Times New Roman" w:cstheme="minorHAnsi"/>
                <w:b/>
                <w:bCs/>
                <w:color w:val="000000"/>
                <w:sz w:val="20"/>
                <w:szCs w:val="20"/>
              </w:rPr>
              <w:t>RESID_PM</w:t>
            </w:r>
            <w:r w:rsidR="0062377B">
              <w:rPr>
                <w:rFonts w:eastAsia="Times New Roman" w:cstheme="minorHAnsi"/>
                <w:color w:val="000000"/>
                <w:sz w:val="20"/>
                <w:szCs w:val="20"/>
              </w:rPr>
              <w:t xml:space="preserve"> (Represents the input pollutant for a RUN_TYPE = INTEGRATE </w:t>
            </w:r>
            <w:proofErr w:type="gramStart"/>
            <w:r w:rsidR="0062377B">
              <w:rPr>
                <w:rFonts w:eastAsia="Times New Roman" w:cstheme="minorHAnsi"/>
                <w:color w:val="000000"/>
                <w:sz w:val="20"/>
                <w:szCs w:val="20"/>
              </w:rPr>
              <w:t>execution)</w:t>
            </w:r>
            <w:r w:rsidR="00064D6B">
              <w:rPr>
                <w:rFonts w:eastAsia="Times New Roman" w:cstheme="minorHAnsi"/>
                <w:color w:val="000000"/>
                <w:sz w:val="20"/>
                <w:szCs w:val="20"/>
              </w:rPr>
              <w:t>*</w:t>
            </w:r>
            <w:proofErr w:type="gramEnd"/>
          </w:p>
        </w:tc>
      </w:tr>
      <w:tr w:rsidR="003E5E36" w:rsidRPr="00E83BC4" w14:paraId="64ECF554" w14:textId="77777777" w:rsidTr="64C3EE48">
        <w:trPr>
          <w:trHeight w:val="157"/>
        </w:trPr>
        <w:tc>
          <w:tcPr>
            <w:tcW w:w="2850" w:type="dxa"/>
            <w:shd w:val="clear" w:color="auto" w:fill="auto"/>
            <w:noWrap/>
            <w:vAlign w:val="center"/>
          </w:tcPr>
          <w:p w14:paraId="5D451F07" w14:textId="19960A14" w:rsidR="003E5E36" w:rsidRDefault="003E5E36" w:rsidP="003E5E3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FCRS_FILE</w:t>
            </w:r>
          </w:p>
        </w:tc>
        <w:tc>
          <w:tcPr>
            <w:tcW w:w="6500" w:type="dxa"/>
            <w:shd w:val="clear" w:color="auto" w:fill="auto"/>
            <w:noWrap/>
            <w:vAlign w:val="center"/>
          </w:tcPr>
          <w:p w14:paraId="3FC43333" w14:textId="26688001" w:rsidR="003E5E36" w:rsidRPr="009647C1" w:rsidRDefault="001B4C05" w:rsidP="003D3581">
            <w:pPr>
              <w:spacing w:after="0" w:line="240" w:lineRule="auto"/>
              <w:jc w:val="both"/>
              <w:rPr>
                <w:rFonts w:eastAsia="Times New Roman" w:cstheme="minorHAnsi"/>
                <w:color w:val="000000"/>
                <w:sz w:val="20"/>
                <w:szCs w:val="20"/>
              </w:rPr>
            </w:pPr>
            <w:r>
              <w:rPr>
                <w:rFonts w:eastAsia="Times New Roman" w:cstheme="minorHAnsi"/>
                <w:color w:val="000000"/>
                <w:sz w:val="20"/>
                <w:szCs w:val="20"/>
              </w:rPr>
              <w:t xml:space="preserve">File name and location of the </w:t>
            </w:r>
            <w:proofErr w:type="spellStart"/>
            <w:r w:rsidR="00CF21A9">
              <w:rPr>
                <w:rFonts w:eastAsia="Times New Roman" w:cstheme="minorHAnsi"/>
                <w:color w:val="000000"/>
                <w:sz w:val="20"/>
                <w:szCs w:val="20"/>
              </w:rPr>
              <w:t>CAM</w:t>
            </w:r>
            <w:r w:rsidR="00D3223D">
              <w:rPr>
                <w:rFonts w:eastAsia="Times New Roman" w:cstheme="minorHAnsi"/>
                <w:color w:val="000000"/>
                <w:sz w:val="20"/>
                <w:szCs w:val="20"/>
              </w:rPr>
              <w:t>x</w:t>
            </w:r>
            <w:proofErr w:type="spellEnd"/>
            <w:r w:rsidR="00CF21A9">
              <w:rPr>
                <w:rFonts w:eastAsia="Times New Roman" w:cstheme="minorHAnsi"/>
                <w:color w:val="000000"/>
                <w:sz w:val="20"/>
                <w:szCs w:val="20"/>
              </w:rPr>
              <w:t xml:space="preserve"> FCRS</w:t>
            </w:r>
            <w:r>
              <w:rPr>
                <w:rFonts w:eastAsia="Times New Roman" w:cstheme="minorHAnsi"/>
                <w:color w:val="000000"/>
                <w:sz w:val="20"/>
                <w:szCs w:val="20"/>
              </w:rPr>
              <w:t xml:space="preserve"> file</w:t>
            </w:r>
            <w:r w:rsidR="00ED4374">
              <w:rPr>
                <w:rFonts w:eastAsia="Times New Roman" w:cstheme="minorHAnsi"/>
                <w:color w:val="000000"/>
                <w:sz w:val="20"/>
                <w:szCs w:val="20"/>
              </w:rPr>
              <w:t>.</w:t>
            </w:r>
          </w:p>
        </w:tc>
      </w:tr>
      <w:tr w:rsidR="003E5E36" w:rsidRPr="00E83BC4" w14:paraId="496970F1" w14:textId="77777777" w:rsidTr="64C3EE48">
        <w:trPr>
          <w:trHeight w:val="157"/>
        </w:trPr>
        <w:tc>
          <w:tcPr>
            <w:tcW w:w="2850" w:type="dxa"/>
            <w:shd w:val="clear" w:color="auto" w:fill="auto"/>
            <w:noWrap/>
            <w:vAlign w:val="center"/>
          </w:tcPr>
          <w:p w14:paraId="0DAEBB1F" w14:textId="55B72C20" w:rsidR="003E5E36" w:rsidRDefault="00E652CD" w:rsidP="003E5E3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MW</w:t>
            </w:r>
            <w:r w:rsidR="003E5E36">
              <w:rPr>
                <w:rFonts w:eastAsia="Times New Roman" w:cstheme="minorHAnsi"/>
                <w:color w:val="000000"/>
                <w:sz w:val="20"/>
                <w:szCs w:val="20"/>
              </w:rPr>
              <w:t>_FILE</w:t>
            </w:r>
          </w:p>
        </w:tc>
        <w:tc>
          <w:tcPr>
            <w:tcW w:w="6500" w:type="dxa"/>
            <w:shd w:val="clear" w:color="auto" w:fill="auto"/>
            <w:noWrap/>
            <w:vAlign w:val="center"/>
          </w:tcPr>
          <w:p w14:paraId="034D595A" w14:textId="5B3B8C58" w:rsidR="003E5E36" w:rsidRPr="009647C1" w:rsidRDefault="001B4C05" w:rsidP="003D3581">
            <w:pPr>
              <w:spacing w:after="0" w:line="240" w:lineRule="auto"/>
              <w:jc w:val="both"/>
              <w:rPr>
                <w:rFonts w:eastAsia="Times New Roman" w:cstheme="minorHAnsi"/>
                <w:color w:val="000000"/>
                <w:sz w:val="20"/>
                <w:szCs w:val="20"/>
              </w:rPr>
            </w:pPr>
            <w:r>
              <w:rPr>
                <w:rFonts w:eastAsia="Times New Roman" w:cstheme="minorHAnsi"/>
                <w:color w:val="000000"/>
                <w:sz w:val="20"/>
                <w:szCs w:val="20"/>
              </w:rPr>
              <w:t xml:space="preserve">File name and location of the </w:t>
            </w:r>
            <w:proofErr w:type="spellStart"/>
            <w:r w:rsidR="00D01390" w:rsidRPr="00D01390">
              <w:rPr>
                <w:rFonts w:eastAsia="Times New Roman" w:cstheme="minorHAnsi"/>
                <w:color w:val="000000"/>
                <w:sz w:val="20"/>
                <w:szCs w:val="20"/>
              </w:rPr>
              <w:t>mechanism_mw</w:t>
            </w:r>
            <w:proofErr w:type="spellEnd"/>
            <w:r w:rsidR="00D01390">
              <w:rPr>
                <w:rFonts w:eastAsia="Times New Roman" w:cstheme="minorHAnsi"/>
                <w:color w:val="000000"/>
                <w:sz w:val="20"/>
                <w:szCs w:val="20"/>
              </w:rPr>
              <w:t xml:space="preserve"> </w:t>
            </w:r>
            <w:r>
              <w:rPr>
                <w:rFonts w:eastAsia="Times New Roman" w:cstheme="minorHAnsi"/>
                <w:color w:val="000000"/>
                <w:sz w:val="20"/>
                <w:szCs w:val="20"/>
              </w:rPr>
              <w:t>file</w:t>
            </w:r>
            <w:r w:rsidR="00ED4374">
              <w:rPr>
                <w:rFonts w:eastAsia="Times New Roman" w:cstheme="minorHAnsi"/>
                <w:color w:val="000000"/>
                <w:sz w:val="20"/>
                <w:szCs w:val="20"/>
              </w:rPr>
              <w:t>.</w:t>
            </w:r>
          </w:p>
        </w:tc>
      </w:tr>
      <w:tr w:rsidR="003E5E36" w:rsidRPr="00E83BC4" w14:paraId="76F70007" w14:textId="77777777" w:rsidTr="64C3EE48">
        <w:trPr>
          <w:trHeight w:val="157"/>
        </w:trPr>
        <w:tc>
          <w:tcPr>
            <w:tcW w:w="2850" w:type="dxa"/>
            <w:shd w:val="clear" w:color="auto" w:fill="auto"/>
            <w:noWrap/>
            <w:vAlign w:val="center"/>
          </w:tcPr>
          <w:p w14:paraId="1181172A" w14:textId="41DEC1EC" w:rsidR="003E5E36" w:rsidRDefault="003E5E36" w:rsidP="003E5E3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M4I_FILE</w:t>
            </w:r>
          </w:p>
        </w:tc>
        <w:tc>
          <w:tcPr>
            <w:tcW w:w="6500" w:type="dxa"/>
            <w:shd w:val="clear" w:color="auto" w:fill="auto"/>
            <w:noWrap/>
            <w:vAlign w:val="center"/>
          </w:tcPr>
          <w:p w14:paraId="2062522B" w14:textId="3CAEA503" w:rsidR="003E5E36" w:rsidRPr="009647C1" w:rsidRDefault="001B4C05" w:rsidP="003D3581">
            <w:pPr>
              <w:spacing w:after="0" w:line="240" w:lineRule="auto"/>
              <w:jc w:val="both"/>
              <w:rPr>
                <w:rFonts w:eastAsia="Times New Roman" w:cstheme="minorHAnsi"/>
                <w:color w:val="000000"/>
                <w:sz w:val="20"/>
                <w:szCs w:val="20"/>
              </w:rPr>
            </w:pPr>
            <w:r>
              <w:rPr>
                <w:rFonts w:eastAsia="Times New Roman" w:cstheme="minorHAnsi"/>
                <w:color w:val="000000"/>
                <w:sz w:val="20"/>
                <w:szCs w:val="20"/>
              </w:rPr>
              <w:t xml:space="preserve">File name and location of the </w:t>
            </w:r>
            <w:r w:rsidR="00CF21A9">
              <w:rPr>
                <w:rFonts w:eastAsia="Times New Roman" w:cstheme="minorHAnsi"/>
                <w:color w:val="000000"/>
                <w:sz w:val="20"/>
                <w:szCs w:val="20"/>
              </w:rPr>
              <w:t>mechanism_forImport</w:t>
            </w:r>
            <w:r>
              <w:rPr>
                <w:rFonts w:eastAsia="Times New Roman" w:cstheme="minorHAnsi"/>
                <w:color w:val="000000"/>
                <w:sz w:val="20"/>
                <w:szCs w:val="20"/>
              </w:rPr>
              <w:t xml:space="preserve"> file</w:t>
            </w:r>
            <w:r w:rsidR="00ED4374">
              <w:rPr>
                <w:rFonts w:eastAsia="Times New Roman" w:cstheme="minorHAnsi"/>
                <w:color w:val="000000"/>
                <w:sz w:val="20"/>
                <w:szCs w:val="20"/>
              </w:rPr>
              <w:t>.</w:t>
            </w:r>
          </w:p>
        </w:tc>
      </w:tr>
      <w:tr w:rsidR="003E5E36" w:rsidRPr="00E83BC4" w14:paraId="0C1925E6" w14:textId="77777777" w:rsidTr="64C3EE48">
        <w:trPr>
          <w:trHeight w:val="157"/>
        </w:trPr>
        <w:tc>
          <w:tcPr>
            <w:tcW w:w="2850" w:type="dxa"/>
            <w:shd w:val="clear" w:color="auto" w:fill="auto"/>
            <w:noWrap/>
            <w:vAlign w:val="center"/>
          </w:tcPr>
          <w:p w14:paraId="3AC53CFD" w14:textId="3D4B840C" w:rsidR="003E5E36" w:rsidRDefault="003E5E36" w:rsidP="003E5E3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PMM_FILE</w:t>
            </w:r>
          </w:p>
        </w:tc>
        <w:tc>
          <w:tcPr>
            <w:tcW w:w="6500" w:type="dxa"/>
            <w:shd w:val="clear" w:color="auto" w:fill="auto"/>
            <w:noWrap/>
            <w:vAlign w:val="center"/>
          </w:tcPr>
          <w:p w14:paraId="3BC1925F" w14:textId="12FD3FE1" w:rsidR="003E5E36" w:rsidRPr="009647C1" w:rsidRDefault="001B4C05" w:rsidP="003D3581">
            <w:pPr>
              <w:spacing w:after="0" w:line="240" w:lineRule="auto"/>
              <w:jc w:val="both"/>
              <w:rPr>
                <w:rFonts w:eastAsia="Times New Roman" w:cstheme="minorHAnsi"/>
                <w:color w:val="000000"/>
                <w:sz w:val="20"/>
                <w:szCs w:val="20"/>
              </w:rPr>
            </w:pPr>
            <w:r>
              <w:rPr>
                <w:rFonts w:eastAsia="Times New Roman" w:cstheme="minorHAnsi"/>
                <w:color w:val="000000"/>
                <w:sz w:val="20"/>
                <w:szCs w:val="20"/>
              </w:rPr>
              <w:t xml:space="preserve">File name and location of the </w:t>
            </w:r>
            <w:r w:rsidR="00CF21A9">
              <w:rPr>
                <w:rFonts w:eastAsia="Times New Roman" w:cstheme="minorHAnsi"/>
                <w:color w:val="000000"/>
                <w:sz w:val="20"/>
                <w:szCs w:val="20"/>
              </w:rPr>
              <w:t>mech_pm</w:t>
            </w:r>
            <w:r>
              <w:rPr>
                <w:rFonts w:eastAsia="Times New Roman" w:cstheme="minorHAnsi"/>
                <w:color w:val="000000"/>
                <w:sz w:val="20"/>
                <w:szCs w:val="20"/>
              </w:rPr>
              <w:t xml:space="preserve"> file</w:t>
            </w:r>
            <w:r w:rsidR="00ED4374">
              <w:rPr>
                <w:rFonts w:eastAsia="Times New Roman" w:cstheme="minorHAnsi"/>
                <w:color w:val="000000"/>
                <w:sz w:val="20"/>
                <w:szCs w:val="20"/>
              </w:rPr>
              <w:t>.</w:t>
            </w:r>
          </w:p>
        </w:tc>
      </w:tr>
      <w:tr w:rsidR="003E5E36" w:rsidRPr="00E83BC4" w14:paraId="491C5767" w14:textId="77777777" w:rsidTr="64C3EE48">
        <w:trPr>
          <w:trHeight w:val="157"/>
        </w:trPr>
        <w:tc>
          <w:tcPr>
            <w:tcW w:w="2850" w:type="dxa"/>
            <w:shd w:val="clear" w:color="auto" w:fill="auto"/>
            <w:noWrap/>
            <w:vAlign w:val="center"/>
          </w:tcPr>
          <w:p w14:paraId="0A2E5C5E" w14:textId="67BA93E1" w:rsidR="003E5E36" w:rsidRDefault="003E5E36" w:rsidP="003E5E3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TOX_FILE</w:t>
            </w:r>
          </w:p>
        </w:tc>
        <w:tc>
          <w:tcPr>
            <w:tcW w:w="6500" w:type="dxa"/>
            <w:shd w:val="clear" w:color="auto" w:fill="auto"/>
            <w:noWrap/>
            <w:vAlign w:val="center"/>
          </w:tcPr>
          <w:p w14:paraId="2F9A2F7B" w14:textId="188861C6" w:rsidR="003E5E36" w:rsidRPr="009647C1" w:rsidRDefault="001B4C05" w:rsidP="003D3581">
            <w:pPr>
              <w:keepNext/>
              <w:spacing w:after="0" w:line="240" w:lineRule="auto"/>
              <w:jc w:val="both"/>
              <w:rPr>
                <w:rFonts w:eastAsia="Times New Roman" w:cstheme="minorHAnsi"/>
                <w:color w:val="000000"/>
                <w:sz w:val="20"/>
                <w:szCs w:val="20"/>
              </w:rPr>
            </w:pPr>
            <w:r>
              <w:rPr>
                <w:rFonts w:eastAsia="Times New Roman" w:cstheme="minorHAnsi"/>
                <w:color w:val="000000"/>
                <w:sz w:val="20"/>
                <w:szCs w:val="20"/>
              </w:rPr>
              <w:t xml:space="preserve">File name and location of the </w:t>
            </w:r>
            <w:proofErr w:type="spellStart"/>
            <w:r w:rsidR="00CF21A9">
              <w:rPr>
                <w:rFonts w:eastAsia="Times New Roman" w:cstheme="minorHAnsi"/>
                <w:color w:val="000000"/>
                <w:sz w:val="20"/>
                <w:szCs w:val="20"/>
              </w:rPr>
              <w:t>tbl_tox</w:t>
            </w:r>
            <w:proofErr w:type="spellEnd"/>
            <w:r>
              <w:rPr>
                <w:rFonts w:eastAsia="Times New Roman" w:cstheme="minorHAnsi"/>
                <w:color w:val="000000"/>
                <w:sz w:val="20"/>
                <w:szCs w:val="20"/>
              </w:rPr>
              <w:t xml:space="preserve"> file</w:t>
            </w:r>
            <w:r w:rsidR="00ED4374">
              <w:rPr>
                <w:rFonts w:eastAsia="Times New Roman" w:cstheme="minorHAnsi"/>
                <w:color w:val="000000"/>
                <w:sz w:val="20"/>
                <w:szCs w:val="20"/>
              </w:rPr>
              <w:t>.</w:t>
            </w:r>
          </w:p>
        </w:tc>
      </w:tr>
    </w:tbl>
    <w:p w14:paraId="3E4721FB" w14:textId="15B98902" w:rsidR="004136F0" w:rsidRPr="00DB40D3" w:rsidRDefault="0B1FFED6" w:rsidP="665A79EB">
      <w:pPr>
        <w:pStyle w:val="Caption"/>
        <w:spacing w:after="0"/>
        <w:jc w:val="both"/>
        <w:rPr>
          <w:b/>
          <w:bCs/>
          <w:i w:val="0"/>
          <w:iCs w:val="0"/>
          <w:color w:val="auto"/>
        </w:rPr>
      </w:pPr>
      <w:bookmarkStart w:id="745" w:name="_Ref113013359"/>
      <w:r w:rsidRPr="665A79EB">
        <w:rPr>
          <w:b/>
          <w:bCs/>
          <w:i w:val="0"/>
          <w:iCs w:val="0"/>
          <w:color w:val="auto"/>
        </w:rPr>
        <w:t xml:space="preserve">Table </w:t>
      </w:r>
      <w:ins w:id="746" w:author="Seltzer, Karl" w:date="2024-08-12T11:33:00Z">
        <w:r w:rsidR="00AE789A">
          <w:rPr>
            <w:b/>
            <w:bCs/>
            <w:i w:val="0"/>
            <w:iCs w:val="0"/>
            <w:color w:val="auto"/>
          </w:rPr>
          <w:fldChar w:fldCharType="begin"/>
        </w:r>
        <w:r w:rsidR="00AE789A">
          <w:rPr>
            <w:b/>
            <w:bCs/>
            <w:i w:val="0"/>
            <w:iCs w:val="0"/>
            <w:color w:val="auto"/>
          </w:rPr>
          <w:instrText xml:space="preserve"> SEQ Table \* ARABIC </w:instrText>
        </w:r>
      </w:ins>
      <w:r w:rsidR="00AE789A">
        <w:rPr>
          <w:b/>
          <w:bCs/>
          <w:i w:val="0"/>
          <w:iCs w:val="0"/>
          <w:color w:val="auto"/>
        </w:rPr>
        <w:fldChar w:fldCharType="separate"/>
      </w:r>
      <w:ins w:id="747" w:author="Seltzer, Karl" w:date="2024-08-12T11:33:00Z">
        <w:r w:rsidR="00AE789A">
          <w:rPr>
            <w:b/>
            <w:bCs/>
            <w:i w:val="0"/>
            <w:iCs w:val="0"/>
            <w:noProof/>
            <w:color w:val="auto"/>
          </w:rPr>
          <w:t>15</w:t>
        </w:r>
        <w:r w:rsidR="00AE789A">
          <w:rPr>
            <w:b/>
            <w:bCs/>
            <w:i w:val="0"/>
            <w:iCs w:val="0"/>
            <w:color w:val="auto"/>
          </w:rPr>
          <w:fldChar w:fldCharType="end"/>
        </w:r>
      </w:ins>
      <w:del w:id="748" w:author="Seltzer, Karl" w:date="2024-08-12T11:33:00Z">
        <w:r w:rsidR="00E51931" w:rsidRPr="665A79EB" w:rsidDel="00AE789A">
          <w:rPr>
            <w:b/>
            <w:bCs/>
            <w:i w:val="0"/>
            <w:iCs w:val="0"/>
            <w:color w:val="auto"/>
          </w:rPr>
          <w:fldChar w:fldCharType="begin"/>
        </w:r>
        <w:r w:rsidR="00E51931" w:rsidRPr="665A79EB" w:rsidDel="00AE789A">
          <w:rPr>
            <w:b/>
            <w:bCs/>
            <w:i w:val="0"/>
            <w:iCs w:val="0"/>
            <w:color w:val="auto"/>
          </w:rPr>
          <w:delInstrText xml:space="preserve"> SEQ Table \* ARABIC </w:delInstrText>
        </w:r>
        <w:r w:rsidR="00E51931" w:rsidRPr="665A79EB" w:rsidDel="00AE789A">
          <w:rPr>
            <w:b/>
            <w:bCs/>
            <w:i w:val="0"/>
            <w:iCs w:val="0"/>
            <w:color w:val="auto"/>
          </w:rPr>
          <w:fldChar w:fldCharType="separate"/>
        </w:r>
        <w:r w:rsidR="00524E1B" w:rsidDel="00AE789A">
          <w:rPr>
            <w:b/>
            <w:bCs/>
            <w:i w:val="0"/>
            <w:iCs w:val="0"/>
            <w:noProof/>
            <w:color w:val="auto"/>
          </w:rPr>
          <w:delText>15</w:delText>
        </w:r>
        <w:r w:rsidR="00E51931" w:rsidRPr="665A79EB" w:rsidDel="00AE789A">
          <w:rPr>
            <w:b/>
            <w:bCs/>
            <w:i w:val="0"/>
            <w:iCs w:val="0"/>
            <w:color w:val="auto"/>
          </w:rPr>
          <w:fldChar w:fldCharType="end"/>
        </w:r>
      </w:del>
      <w:bookmarkEnd w:id="745"/>
      <w:r w:rsidR="4E7E8B25" w:rsidRPr="665A79EB">
        <w:rPr>
          <w:b/>
          <w:bCs/>
          <w:i w:val="0"/>
          <w:iCs w:val="0"/>
          <w:color w:val="auto"/>
        </w:rPr>
        <w:t>: Runtime input variables, options, and their description. Note that the options within the S2S-Tool are case-sensitive.</w:t>
      </w:r>
    </w:p>
    <w:p w14:paraId="78ADDDF0" w14:textId="65FFB712" w:rsidR="00064D6B" w:rsidRDefault="00064D6B" w:rsidP="0095012E">
      <w:pPr>
        <w:jc w:val="both"/>
        <w:rPr>
          <w:rFonts w:ascii="Calibri" w:eastAsia="Times New Roman" w:hAnsi="Calibri" w:cs="Calibri"/>
          <w:color w:val="000000"/>
          <w:sz w:val="18"/>
          <w:szCs w:val="18"/>
        </w:rPr>
      </w:pPr>
      <w:r w:rsidRPr="009647C1">
        <w:rPr>
          <w:sz w:val="18"/>
          <w:szCs w:val="18"/>
        </w:rPr>
        <w:t>*</w:t>
      </w:r>
      <w:r w:rsidRPr="009647C1">
        <w:rPr>
          <w:rFonts w:ascii="Calibri" w:eastAsia="Times New Roman" w:hAnsi="Calibri" w:cs="Calibri"/>
          <w:color w:val="000000"/>
          <w:sz w:val="18"/>
          <w:szCs w:val="18"/>
        </w:rPr>
        <w:t xml:space="preserve"> </w:t>
      </w:r>
      <w:r>
        <w:rPr>
          <w:rFonts w:ascii="Calibri" w:eastAsia="Times New Roman" w:hAnsi="Calibri" w:cs="Calibri"/>
          <w:color w:val="000000"/>
          <w:sz w:val="18"/>
          <w:szCs w:val="18"/>
        </w:rPr>
        <w:t xml:space="preserve">Currently, NONHAPTOG is exclusively used when OUTPUT = VOC and </w:t>
      </w:r>
      <w:r w:rsidRPr="009647C1">
        <w:rPr>
          <w:rFonts w:ascii="Calibri" w:eastAsia="Times New Roman" w:hAnsi="Calibri" w:cs="Calibri"/>
          <w:color w:val="000000"/>
          <w:sz w:val="18"/>
          <w:szCs w:val="18"/>
        </w:rPr>
        <w:t>RUN_TYPE = INTEGRATE</w:t>
      </w:r>
      <w:r>
        <w:rPr>
          <w:rFonts w:ascii="Calibri" w:eastAsia="Times New Roman" w:hAnsi="Calibri" w:cs="Calibri"/>
          <w:color w:val="000000"/>
          <w:sz w:val="18"/>
          <w:szCs w:val="18"/>
        </w:rPr>
        <w:t xml:space="preserve">. TOM and RESID_PM are exclusively used when OUTPUT = PM and </w:t>
      </w:r>
      <w:r w:rsidRPr="009647C1">
        <w:rPr>
          <w:rFonts w:ascii="Calibri" w:eastAsia="Times New Roman" w:hAnsi="Calibri" w:cs="Calibri"/>
          <w:color w:val="000000"/>
          <w:sz w:val="18"/>
          <w:szCs w:val="18"/>
        </w:rPr>
        <w:t>RUN_TYPE = INTEGRATE</w:t>
      </w:r>
      <w:r>
        <w:rPr>
          <w:rFonts w:ascii="Calibri" w:eastAsia="Times New Roman" w:hAnsi="Calibri" w:cs="Calibri"/>
          <w:color w:val="000000"/>
          <w:sz w:val="18"/>
          <w:szCs w:val="18"/>
        </w:rPr>
        <w:t xml:space="preserve">, and exclusively used for speciating lumped components from MOVES. </w:t>
      </w:r>
    </w:p>
    <w:p w14:paraId="414DA797" w14:textId="73EDFD7A" w:rsidR="00487912" w:rsidRDefault="00487912" w:rsidP="009600F0">
      <w:pPr>
        <w:pStyle w:val="Heading3"/>
      </w:pPr>
      <w:bookmarkStart w:id="749" w:name="_Toc113448797"/>
      <w:bookmarkStart w:id="750" w:name="_Toc174099298"/>
      <w:r>
        <w:t>Available Configurations</w:t>
      </w:r>
      <w:bookmarkEnd w:id="749"/>
      <w:bookmarkEnd w:id="750"/>
    </w:p>
    <w:p w14:paraId="0FC1E230" w14:textId="406CAAA1" w:rsidR="00E362AF" w:rsidRDefault="00856D31" w:rsidP="00145CF0">
      <w:pPr>
        <w:jc w:val="both"/>
      </w:pPr>
      <w:r>
        <w:t xml:space="preserve">While the S2S-Tool is flexible and </w:t>
      </w:r>
      <w:r w:rsidRPr="00856D31">
        <w:t xml:space="preserve">VOC </w:t>
      </w:r>
      <w:r>
        <w:t>or</w:t>
      </w:r>
      <w:r w:rsidRPr="00856D31">
        <w:t xml:space="preserve"> PM</w:t>
      </w:r>
      <w:r w:rsidRPr="00856D31">
        <w:rPr>
          <w:vertAlign w:val="subscript"/>
        </w:rPr>
        <w:t>2.5</w:t>
      </w:r>
      <w:r w:rsidRPr="00856D31">
        <w:t xml:space="preserve"> representations </w:t>
      </w:r>
      <w:r>
        <w:t xml:space="preserve">not included in </w:t>
      </w:r>
      <w:r w:rsidR="00E03DC7" w:rsidRPr="00251D1C">
        <w:fldChar w:fldCharType="begin"/>
      </w:r>
      <w:r w:rsidR="00E03DC7" w:rsidRPr="00251D1C">
        <w:instrText xml:space="preserve"> REF _Ref113451110 \h  \* MERGEFORMAT </w:instrText>
      </w:r>
      <w:r w:rsidR="00E03DC7" w:rsidRPr="00251D1C">
        <w:fldChar w:fldCharType="separate"/>
      </w:r>
      <w:ins w:id="751" w:author="Seltzer, Karl" w:date="2023-09-06T14:06:00Z">
        <w:r w:rsidR="00524E1B" w:rsidRPr="00524E1B">
          <w:rPr>
            <w:noProof/>
          </w:rPr>
          <w:t>Table</w:t>
        </w:r>
        <w:r w:rsidR="00524E1B" w:rsidRPr="00524E1B">
          <w:t xml:space="preserve"> </w:t>
        </w:r>
        <w:r w:rsidR="00524E1B" w:rsidRPr="00524E1B">
          <w:rPr>
            <w:noProof/>
          </w:rPr>
          <w:t>16</w:t>
        </w:r>
      </w:ins>
      <w:r w:rsidR="00E03DC7" w:rsidRPr="00251D1C">
        <w:fldChar w:fldCharType="end"/>
      </w:r>
      <w:r w:rsidR="00E03DC7" w:rsidRPr="00E03DC7">
        <w:t xml:space="preserve"> </w:t>
      </w:r>
      <w:r w:rsidR="0075243E">
        <w:t xml:space="preserve">can be processed (see Section </w:t>
      </w:r>
      <w:r w:rsidR="0075243E">
        <w:fldChar w:fldCharType="begin"/>
      </w:r>
      <w:r w:rsidR="0075243E">
        <w:instrText xml:space="preserve"> REF _Ref113004529 \r \h </w:instrText>
      </w:r>
      <w:r w:rsidR="0075243E">
        <w:fldChar w:fldCharType="separate"/>
      </w:r>
      <w:r w:rsidR="00524E1B">
        <w:t>2.6</w:t>
      </w:r>
      <w:r w:rsidR="0075243E">
        <w:fldChar w:fldCharType="end"/>
      </w:r>
      <w:r w:rsidR="0075243E">
        <w:t xml:space="preserve">), </w:t>
      </w:r>
      <w:r w:rsidR="00E70A4D">
        <w:t>the Tool “out-of-the-box” is compatible with a set number of runtime configurations. These configurations fit the needs for developing “CAP-only” and “HAP-CAP” modeling platforms at the U.S. EPA, which includes profile</w:t>
      </w:r>
      <w:r w:rsidR="000B6F9A">
        <w:t>s</w:t>
      </w:r>
      <w:r w:rsidR="00E70A4D">
        <w:t xml:space="preserve"> that fit “criteria,” “integrate,” and “no-integrate” speciation (see Section </w:t>
      </w:r>
      <w:r w:rsidR="00E70A4D">
        <w:fldChar w:fldCharType="begin"/>
      </w:r>
      <w:r w:rsidR="00E70A4D">
        <w:instrText xml:space="preserve"> REF _Ref112934539 \r \h </w:instrText>
      </w:r>
      <w:r w:rsidR="00E70A4D">
        <w:fldChar w:fldCharType="separate"/>
      </w:r>
      <w:r w:rsidR="00524E1B">
        <w:t>1.1</w:t>
      </w:r>
      <w:r w:rsidR="00E70A4D">
        <w:fldChar w:fldCharType="end"/>
      </w:r>
      <w:r w:rsidR="00E70A4D">
        <w:t xml:space="preserve">). </w:t>
      </w:r>
      <w:r w:rsidR="00E55DA8">
        <w:t xml:space="preserve">In addition, as speciation of mobile source emissions now occurs outside of the MOVES modeling system, select functionalities are included within the S2S-Tool to facilitate speciation of MOVES’ VOC, NONHAPTOG, TOM, and RESID_PM emissions. </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845"/>
        <w:gridCol w:w="1940"/>
        <w:gridCol w:w="1350"/>
        <w:gridCol w:w="900"/>
        <w:gridCol w:w="1890"/>
        <w:gridCol w:w="2340"/>
      </w:tblGrid>
      <w:tr w:rsidR="0008374A" w:rsidRPr="00E83BC4" w14:paraId="37C98D3B" w14:textId="3A0B8AD5" w:rsidTr="0008374A">
        <w:trPr>
          <w:trHeight w:val="144"/>
        </w:trPr>
        <w:tc>
          <w:tcPr>
            <w:tcW w:w="845" w:type="dxa"/>
            <w:shd w:val="clear" w:color="auto" w:fill="D9D9D9" w:themeFill="background1" w:themeFillShade="D9"/>
            <w:noWrap/>
            <w:vAlign w:val="center"/>
            <w:hideMark/>
          </w:tcPr>
          <w:p w14:paraId="606EB786" w14:textId="77777777" w:rsidR="0008374A" w:rsidRPr="009647C1" w:rsidRDefault="0008374A" w:rsidP="00E83BC4">
            <w:pPr>
              <w:spacing w:after="0" w:line="240" w:lineRule="auto"/>
              <w:jc w:val="center"/>
              <w:rPr>
                <w:rFonts w:eastAsia="Times New Roman" w:cstheme="minorHAnsi"/>
                <w:b/>
                <w:bCs/>
                <w:color w:val="000000"/>
                <w:sz w:val="20"/>
                <w:szCs w:val="20"/>
              </w:rPr>
            </w:pPr>
            <w:r w:rsidRPr="009647C1">
              <w:rPr>
                <w:rFonts w:eastAsia="Times New Roman" w:cstheme="minorHAnsi"/>
                <w:b/>
                <w:bCs/>
                <w:color w:val="000000"/>
                <w:sz w:val="20"/>
                <w:szCs w:val="20"/>
              </w:rPr>
              <w:t>OUTPUT</w:t>
            </w:r>
          </w:p>
        </w:tc>
        <w:tc>
          <w:tcPr>
            <w:tcW w:w="1940" w:type="dxa"/>
            <w:shd w:val="clear" w:color="auto" w:fill="D9D9D9" w:themeFill="background1" w:themeFillShade="D9"/>
            <w:noWrap/>
            <w:vAlign w:val="center"/>
            <w:hideMark/>
          </w:tcPr>
          <w:p w14:paraId="12838BFD" w14:textId="77777777" w:rsidR="0008374A" w:rsidRPr="009647C1" w:rsidRDefault="0008374A" w:rsidP="00E83BC4">
            <w:pPr>
              <w:spacing w:after="0" w:line="240" w:lineRule="auto"/>
              <w:jc w:val="center"/>
              <w:rPr>
                <w:rFonts w:eastAsia="Times New Roman" w:cstheme="minorHAnsi"/>
                <w:b/>
                <w:bCs/>
                <w:color w:val="000000"/>
                <w:sz w:val="20"/>
                <w:szCs w:val="20"/>
              </w:rPr>
            </w:pPr>
            <w:r w:rsidRPr="009647C1">
              <w:rPr>
                <w:rFonts w:eastAsia="Times New Roman" w:cstheme="minorHAnsi"/>
                <w:b/>
                <w:bCs/>
                <w:color w:val="000000"/>
                <w:sz w:val="20"/>
                <w:szCs w:val="20"/>
              </w:rPr>
              <w:t>MECH_BASIS</w:t>
            </w:r>
          </w:p>
        </w:tc>
        <w:tc>
          <w:tcPr>
            <w:tcW w:w="1350" w:type="dxa"/>
            <w:shd w:val="clear" w:color="auto" w:fill="D9D9D9" w:themeFill="background1" w:themeFillShade="D9"/>
            <w:noWrap/>
            <w:vAlign w:val="center"/>
            <w:hideMark/>
          </w:tcPr>
          <w:p w14:paraId="5B9E297F" w14:textId="77777777" w:rsidR="0008374A" w:rsidRPr="009647C1" w:rsidRDefault="0008374A" w:rsidP="00E83BC4">
            <w:pPr>
              <w:spacing w:after="0" w:line="240" w:lineRule="auto"/>
              <w:jc w:val="center"/>
              <w:rPr>
                <w:rFonts w:eastAsia="Times New Roman" w:cstheme="minorHAnsi"/>
                <w:b/>
                <w:bCs/>
                <w:color w:val="000000"/>
                <w:sz w:val="20"/>
                <w:szCs w:val="20"/>
              </w:rPr>
            </w:pPr>
            <w:r w:rsidRPr="009647C1">
              <w:rPr>
                <w:rFonts w:eastAsia="Times New Roman" w:cstheme="minorHAnsi"/>
                <w:b/>
                <w:bCs/>
                <w:color w:val="000000"/>
                <w:sz w:val="20"/>
                <w:szCs w:val="20"/>
              </w:rPr>
              <w:t>RUN_TYPE</w:t>
            </w:r>
          </w:p>
        </w:tc>
        <w:tc>
          <w:tcPr>
            <w:tcW w:w="900" w:type="dxa"/>
            <w:shd w:val="clear" w:color="auto" w:fill="D9D9D9" w:themeFill="background1" w:themeFillShade="D9"/>
            <w:noWrap/>
            <w:vAlign w:val="center"/>
            <w:hideMark/>
          </w:tcPr>
          <w:p w14:paraId="5DAADD01" w14:textId="77777777" w:rsidR="0008374A" w:rsidRPr="009647C1" w:rsidRDefault="0008374A" w:rsidP="00E83BC4">
            <w:pPr>
              <w:spacing w:after="0" w:line="240" w:lineRule="auto"/>
              <w:jc w:val="center"/>
              <w:rPr>
                <w:rFonts w:eastAsia="Times New Roman" w:cstheme="minorHAnsi"/>
                <w:b/>
                <w:bCs/>
                <w:color w:val="000000"/>
                <w:sz w:val="20"/>
                <w:szCs w:val="20"/>
              </w:rPr>
            </w:pPr>
            <w:r w:rsidRPr="009647C1">
              <w:rPr>
                <w:rFonts w:eastAsia="Times New Roman" w:cstheme="minorHAnsi"/>
                <w:b/>
                <w:bCs/>
                <w:color w:val="000000"/>
                <w:sz w:val="20"/>
                <w:szCs w:val="20"/>
              </w:rPr>
              <w:t>AQM</w:t>
            </w:r>
          </w:p>
        </w:tc>
        <w:tc>
          <w:tcPr>
            <w:tcW w:w="1890" w:type="dxa"/>
            <w:shd w:val="clear" w:color="auto" w:fill="D9D9D9" w:themeFill="background1" w:themeFillShade="D9"/>
            <w:vAlign w:val="center"/>
            <w:hideMark/>
          </w:tcPr>
          <w:p w14:paraId="17A88A2D" w14:textId="51ABC6CC" w:rsidR="0008374A" w:rsidRPr="009647C1" w:rsidRDefault="0008374A" w:rsidP="00E83BC4">
            <w:pPr>
              <w:spacing w:after="0" w:line="240" w:lineRule="auto"/>
              <w:jc w:val="center"/>
              <w:rPr>
                <w:rFonts w:eastAsia="Times New Roman" w:cstheme="minorHAnsi"/>
                <w:b/>
                <w:bCs/>
                <w:color w:val="000000"/>
                <w:sz w:val="20"/>
                <w:szCs w:val="20"/>
              </w:rPr>
            </w:pPr>
            <w:r w:rsidRPr="009647C1">
              <w:rPr>
                <w:rFonts w:eastAsia="Times New Roman" w:cstheme="minorHAnsi"/>
                <w:b/>
                <w:bCs/>
                <w:color w:val="000000"/>
                <w:sz w:val="20"/>
                <w:szCs w:val="20"/>
              </w:rPr>
              <w:t>INPUT</w:t>
            </w:r>
            <w:r>
              <w:rPr>
                <w:rFonts w:eastAsia="Times New Roman" w:cstheme="minorHAnsi"/>
                <w:b/>
                <w:bCs/>
                <w:color w:val="000000"/>
                <w:sz w:val="20"/>
                <w:szCs w:val="20"/>
              </w:rPr>
              <w:t xml:space="preserve"> </w:t>
            </w:r>
            <w:r w:rsidRPr="009647C1">
              <w:rPr>
                <w:rFonts w:eastAsia="Times New Roman" w:cstheme="minorHAnsi"/>
                <w:b/>
                <w:bCs/>
                <w:color w:val="000000"/>
                <w:sz w:val="20"/>
                <w:szCs w:val="20"/>
              </w:rPr>
              <w:t>POLLUTANT</w:t>
            </w:r>
            <w:r w:rsidRPr="00E83BC4">
              <w:rPr>
                <w:rFonts w:eastAsia="Times New Roman" w:cstheme="minorHAnsi"/>
                <w:b/>
                <w:bCs/>
                <w:color w:val="000000"/>
                <w:sz w:val="20"/>
                <w:szCs w:val="20"/>
                <w:vertAlign w:val="superscript"/>
              </w:rPr>
              <w:t>*</w:t>
            </w:r>
          </w:p>
        </w:tc>
        <w:tc>
          <w:tcPr>
            <w:tcW w:w="2340" w:type="dxa"/>
            <w:shd w:val="clear" w:color="auto" w:fill="D9D9D9" w:themeFill="background1" w:themeFillShade="D9"/>
            <w:vAlign w:val="center"/>
          </w:tcPr>
          <w:p w14:paraId="67D9D682" w14:textId="09DE2CFE" w:rsidR="0008374A" w:rsidRPr="009647C1" w:rsidRDefault="0008374A" w:rsidP="0008374A">
            <w:pPr>
              <w:spacing w:after="0" w:line="240" w:lineRule="auto"/>
              <w:jc w:val="center"/>
              <w:rPr>
                <w:rFonts w:eastAsia="Times New Roman" w:cstheme="minorHAnsi"/>
                <w:b/>
                <w:bCs/>
                <w:color w:val="000000"/>
                <w:sz w:val="20"/>
                <w:szCs w:val="20"/>
              </w:rPr>
            </w:pPr>
            <w:r>
              <w:rPr>
                <w:rFonts w:eastAsia="Times New Roman" w:cstheme="minorHAnsi"/>
                <w:b/>
                <w:bCs/>
                <w:color w:val="000000"/>
                <w:sz w:val="20"/>
                <w:szCs w:val="20"/>
              </w:rPr>
              <w:t>TOX_FILE</w:t>
            </w:r>
          </w:p>
        </w:tc>
      </w:tr>
      <w:tr w:rsidR="0008374A" w:rsidRPr="00E83BC4" w14:paraId="492F4422" w14:textId="6DC0A279" w:rsidTr="0008374A">
        <w:trPr>
          <w:trHeight w:val="144"/>
        </w:trPr>
        <w:tc>
          <w:tcPr>
            <w:tcW w:w="845" w:type="dxa"/>
            <w:shd w:val="clear" w:color="auto" w:fill="auto"/>
            <w:noWrap/>
            <w:hideMark/>
          </w:tcPr>
          <w:p w14:paraId="4A3BE2B4" w14:textId="2E2D818B"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7674FE29" w14:textId="0CAE901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w:t>
            </w:r>
          </w:p>
        </w:tc>
        <w:tc>
          <w:tcPr>
            <w:tcW w:w="1350" w:type="dxa"/>
            <w:shd w:val="clear" w:color="auto" w:fill="auto"/>
            <w:noWrap/>
            <w:hideMark/>
          </w:tcPr>
          <w:p w14:paraId="014764E2" w14:textId="28C7041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hideMark/>
          </w:tcPr>
          <w:p w14:paraId="2AF5DA7D" w14:textId="2619A779"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0AED35A2" w14:textId="15DEB839"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12260022" w14:textId="71ABD4D8" w:rsidR="0008374A" w:rsidRPr="0008374A" w:rsidRDefault="0008374A" w:rsidP="0008374A">
            <w:pPr>
              <w:spacing w:after="0" w:line="240" w:lineRule="auto"/>
              <w:jc w:val="center"/>
              <w:rPr>
                <w:rFonts w:eastAsia="Times New Roman" w:cstheme="minorHAnsi"/>
                <w:color w:val="000000"/>
                <w:sz w:val="20"/>
                <w:szCs w:val="20"/>
              </w:rPr>
            </w:pPr>
            <w:r>
              <w:rPr>
                <w:rFonts w:eastAsia="Times New Roman" w:cstheme="minorHAnsi"/>
                <w:color w:val="000000"/>
                <w:sz w:val="20"/>
                <w:szCs w:val="20"/>
              </w:rPr>
              <w:t>n/a</w:t>
            </w:r>
          </w:p>
        </w:tc>
      </w:tr>
      <w:tr w:rsidR="0008374A" w:rsidRPr="00E83BC4" w14:paraId="1748A760" w14:textId="3F9D50B2" w:rsidTr="0008374A">
        <w:trPr>
          <w:trHeight w:val="144"/>
        </w:trPr>
        <w:tc>
          <w:tcPr>
            <w:tcW w:w="845" w:type="dxa"/>
            <w:shd w:val="clear" w:color="auto" w:fill="auto"/>
            <w:noWrap/>
            <w:hideMark/>
          </w:tcPr>
          <w:p w14:paraId="616E63BE" w14:textId="469CE439"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62F54DE8" w14:textId="02364E0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CB6R5_AE7</w:t>
            </w:r>
          </w:p>
        </w:tc>
        <w:tc>
          <w:tcPr>
            <w:tcW w:w="1350" w:type="dxa"/>
            <w:shd w:val="clear" w:color="auto" w:fill="auto"/>
            <w:noWrap/>
            <w:hideMark/>
          </w:tcPr>
          <w:p w14:paraId="77BAADF8" w14:textId="7768117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hideMark/>
          </w:tcPr>
          <w:p w14:paraId="4FB10A7D" w14:textId="402AC41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21BE2971" w14:textId="6E55F7EA"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112D8593" w14:textId="170D1633" w:rsidR="0008374A" w:rsidRPr="0008374A" w:rsidRDefault="0008374A" w:rsidP="0008374A">
            <w:pPr>
              <w:spacing w:after="0" w:line="240" w:lineRule="auto"/>
              <w:jc w:val="center"/>
              <w:rPr>
                <w:rFonts w:eastAsia="Times New Roman" w:cstheme="minorHAnsi"/>
                <w:color w:val="000000"/>
                <w:sz w:val="20"/>
                <w:szCs w:val="20"/>
              </w:rPr>
            </w:pPr>
            <w:r w:rsidRPr="00292C04">
              <w:rPr>
                <w:rFonts w:eastAsia="Times New Roman" w:cstheme="minorHAnsi"/>
                <w:color w:val="000000"/>
                <w:sz w:val="20"/>
                <w:szCs w:val="20"/>
              </w:rPr>
              <w:t>n/a</w:t>
            </w:r>
          </w:p>
        </w:tc>
      </w:tr>
      <w:tr w:rsidR="00B40221" w:rsidRPr="00E83BC4" w14:paraId="38178FFA" w14:textId="789A264B" w:rsidTr="00D75C1C">
        <w:trPr>
          <w:trHeight w:val="144"/>
        </w:trPr>
        <w:tc>
          <w:tcPr>
            <w:tcW w:w="845" w:type="dxa"/>
            <w:shd w:val="clear" w:color="auto" w:fill="auto"/>
            <w:noWrap/>
          </w:tcPr>
          <w:p w14:paraId="5949C0C0" w14:textId="1F859418" w:rsidR="00B40221" w:rsidRPr="009B54CE" w:rsidRDefault="00B40221" w:rsidP="00B40221">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7D746C66" w14:textId="3C900332" w:rsidR="00B40221" w:rsidRPr="009B54CE" w:rsidRDefault="00B40221" w:rsidP="00B40221">
            <w:pPr>
              <w:spacing w:after="0" w:line="240" w:lineRule="auto"/>
              <w:jc w:val="center"/>
              <w:rPr>
                <w:rFonts w:eastAsia="Times New Roman" w:cstheme="minorHAnsi"/>
                <w:color w:val="000000"/>
                <w:sz w:val="20"/>
                <w:szCs w:val="20"/>
              </w:rPr>
            </w:pPr>
            <w:r w:rsidRPr="009B54CE">
              <w:rPr>
                <w:sz w:val="20"/>
                <w:szCs w:val="20"/>
              </w:rPr>
              <w:t>CB</w:t>
            </w:r>
            <w:r>
              <w:rPr>
                <w:sz w:val="20"/>
                <w:szCs w:val="20"/>
              </w:rPr>
              <w:t>7</w:t>
            </w:r>
            <w:r w:rsidRPr="009B54CE">
              <w:rPr>
                <w:sz w:val="20"/>
                <w:szCs w:val="20"/>
              </w:rPr>
              <w:t>_AE7</w:t>
            </w:r>
          </w:p>
        </w:tc>
        <w:tc>
          <w:tcPr>
            <w:tcW w:w="1350" w:type="dxa"/>
            <w:shd w:val="clear" w:color="auto" w:fill="auto"/>
            <w:noWrap/>
          </w:tcPr>
          <w:p w14:paraId="766F7F69" w14:textId="285E3DF4" w:rsidR="00B40221" w:rsidRPr="009B54CE" w:rsidRDefault="00B40221" w:rsidP="00B40221">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2E77D0D0" w14:textId="427B8D7C" w:rsidR="00B40221" w:rsidRPr="009B54CE" w:rsidRDefault="00B40221" w:rsidP="00B40221">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15CEC2E5" w14:textId="18EFB1B4" w:rsidR="00B40221" w:rsidRPr="0008374A" w:rsidRDefault="00B40221" w:rsidP="00B40221">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4CBBF3C5" w14:textId="3E811032" w:rsidR="00B40221" w:rsidRPr="0008374A" w:rsidRDefault="00B40221" w:rsidP="00B40221">
            <w:pPr>
              <w:spacing w:after="0" w:line="240" w:lineRule="auto"/>
              <w:jc w:val="center"/>
              <w:rPr>
                <w:rFonts w:eastAsia="Times New Roman" w:cstheme="minorHAnsi"/>
                <w:color w:val="000000"/>
                <w:sz w:val="20"/>
                <w:szCs w:val="20"/>
              </w:rPr>
            </w:pPr>
            <w:r w:rsidRPr="00292C04">
              <w:rPr>
                <w:rFonts w:eastAsia="Times New Roman" w:cstheme="minorHAnsi"/>
                <w:color w:val="000000"/>
                <w:sz w:val="20"/>
                <w:szCs w:val="20"/>
              </w:rPr>
              <w:t>n/a</w:t>
            </w:r>
          </w:p>
        </w:tc>
      </w:tr>
      <w:tr w:rsidR="0008374A" w:rsidRPr="00E83BC4" w14:paraId="41F81144" w14:textId="6EA7B6A9" w:rsidTr="0008374A">
        <w:trPr>
          <w:trHeight w:val="144"/>
        </w:trPr>
        <w:tc>
          <w:tcPr>
            <w:tcW w:w="845" w:type="dxa"/>
            <w:shd w:val="clear" w:color="auto" w:fill="auto"/>
            <w:noWrap/>
            <w:hideMark/>
          </w:tcPr>
          <w:p w14:paraId="7AFB39EA" w14:textId="683C0BF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12E9CCE2" w14:textId="3F7A8AF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CRACMMv1.0</w:t>
            </w:r>
          </w:p>
        </w:tc>
        <w:tc>
          <w:tcPr>
            <w:tcW w:w="1350" w:type="dxa"/>
            <w:shd w:val="clear" w:color="auto" w:fill="auto"/>
            <w:noWrap/>
            <w:hideMark/>
          </w:tcPr>
          <w:p w14:paraId="2E65ABC8" w14:textId="0A1315C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hideMark/>
          </w:tcPr>
          <w:p w14:paraId="0D7BDB8B" w14:textId="7233781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27995FAC" w14:textId="13E30564"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33176430" w14:textId="086B1F43" w:rsidR="0008374A" w:rsidRPr="0008374A" w:rsidRDefault="0008374A" w:rsidP="0008374A">
            <w:pPr>
              <w:spacing w:after="0" w:line="240" w:lineRule="auto"/>
              <w:jc w:val="center"/>
              <w:rPr>
                <w:rFonts w:eastAsia="Times New Roman" w:cstheme="minorHAnsi"/>
                <w:color w:val="000000"/>
                <w:sz w:val="20"/>
                <w:szCs w:val="20"/>
              </w:rPr>
            </w:pPr>
            <w:r w:rsidRPr="00292C04">
              <w:rPr>
                <w:rFonts w:eastAsia="Times New Roman" w:cstheme="minorHAnsi"/>
                <w:color w:val="000000"/>
                <w:sz w:val="20"/>
                <w:szCs w:val="20"/>
              </w:rPr>
              <w:t>n/a</w:t>
            </w:r>
          </w:p>
        </w:tc>
      </w:tr>
      <w:tr w:rsidR="008B7E09" w:rsidRPr="00E83BC4" w14:paraId="46AD99CA" w14:textId="77777777" w:rsidTr="0008374A">
        <w:trPr>
          <w:trHeight w:val="144"/>
          <w:ins w:id="752" w:author="Seltzer, Karl" w:date="2024-08-07T14:24:00Z"/>
        </w:trPr>
        <w:tc>
          <w:tcPr>
            <w:tcW w:w="845" w:type="dxa"/>
            <w:shd w:val="clear" w:color="auto" w:fill="auto"/>
            <w:noWrap/>
          </w:tcPr>
          <w:p w14:paraId="6976DC14" w14:textId="762293EF" w:rsidR="008B7E09" w:rsidRPr="009B54CE" w:rsidRDefault="008B7E09" w:rsidP="008B7E09">
            <w:pPr>
              <w:spacing w:after="0" w:line="240" w:lineRule="auto"/>
              <w:jc w:val="center"/>
              <w:rPr>
                <w:ins w:id="753" w:author="Seltzer, Karl" w:date="2024-08-07T14:24:00Z"/>
                <w:sz w:val="20"/>
                <w:szCs w:val="20"/>
              </w:rPr>
            </w:pPr>
            <w:ins w:id="754" w:author="Seltzer, Karl" w:date="2024-08-07T14:33:00Z">
              <w:r w:rsidRPr="009B54CE">
                <w:rPr>
                  <w:sz w:val="20"/>
                  <w:szCs w:val="20"/>
                </w:rPr>
                <w:t>VOC</w:t>
              </w:r>
            </w:ins>
          </w:p>
        </w:tc>
        <w:tc>
          <w:tcPr>
            <w:tcW w:w="1940" w:type="dxa"/>
            <w:shd w:val="clear" w:color="auto" w:fill="auto"/>
            <w:noWrap/>
          </w:tcPr>
          <w:p w14:paraId="0FE5E314" w14:textId="1A6B5415" w:rsidR="008B7E09" w:rsidRPr="009B54CE" w:rsidRDefault="008B7E09" w:rsidP="008B7E09">
            <w:pPr>
              <w:spacing w:after="0" w:line="240" w:lineRule="auto"/>
              <w:jc w:val="center"/>
              <w:rPr>
                <w:ins w:id="755" w:author="Seltzer, Karl" w:date="2024-08-07T14:24:00Z"/>
                <w:sz w:val="20"/>
                <w:szCs w:val="20"/>
              </w:rPr>
            </w:pPr>
            <w:ins w:id="756" w:author="Seltzer, Karl" w:date="2024-08-07T14:33:00Z">
              <w:r w:rsidRPr="009B54CE">
                <w:rPr>
                  <w:sz w:val="20"/>
                  <w:szCs w:val="20"/>
                </w:rPr>
                <w:t>CRACMMv</w:t>
              </w:r>
              <w:r>
                <w:rPr>
                  <w:sz w:val="20"/>
                  <w:szCs w:val="20"/>
                </w:rPr>
                <w:t>2</w:t>
              </w:r>
              <w:r w:rsidRPr="009B54CE">
                <w:rPr>
                  <w:sz w:val="20"/>
                  <w:szCs w:val="20"/>
                </w:rPr>
                <w:t>.0</w:t>
              </w:r>
            </w:ins>
          </w:p>
        </w:tc>
        <w:tc>
          <w:tcPr>
            <w:tcW w:w="1350" w:type="dxa"/>
            <w:shd w:val="clear" w:color="auto" w:fill="auto"/>
            <w:noWrap/>
          </w:tcPr>
          <w:p w14:paraId="01453AC1" w14:textId="2D7F6D42" w:rsidR="008B7E09" w:rsidRPr="009B54CE" w:rsidRDefault="008B7E09" w:rsidP="008B7E09">
            <w:pPr>
              <w:spacing w:after="0" w:line="240" w:lineRule="auto"/>
              <w:jc w:val="center"/>
              <w:rPr>
                <w:ins w:id="757" w:author="Seltzer, Karl" w:date="2024-08-07T14:24:00Z"/>
                <w:sz w:val="20"/>
                <w:szCs w:val="20"/>
              </w:rPr>
            </w:pPr>
            <w:ins w:id="758" w:author="Seltzer, Karl" w:date="2024-08-07T14:33:00Z">
              <w:r w:rsidRPr="009B54CE">
                <w:rPr>
                  <w:sz w:val="20"/>
                  <w:szCs w:val="20"/>
                </w:rPr>
                <w:t>CRITERIA</w:t>
              </w:r>
            </w:ins>
          </w:p>
        </w:tc>
        <w:tc>
          <w:tcPr>
            <w:tcW w:w="900" w:type="dxa"/>
            <w:shd w:val="clear" w:color="auto" w:fill="auto"/>
            <w:noWrap/>
          </w:tcPr>
          <w:p w14:paraId="57EBB256" w14:textId="0C8F3E78" w:rsidR="008B7E09" w:rsidRPr="009B54CE" w:rsidRDefault="008B7E09" w:rsidP="008B7E09">
            <w:pPr>
              <w:spacing w:after="0" w:line="240" w:lineRule="auto"/>
              <w:jc w:val="center"/>
              <w:rPr>
                <w:ins w:id="759" w:author="Seltzer, Karl" w:date="2024-08-07T14:24:00Z"/>
                <w:sz w:val="20"/>
                <w:szCs w:val="20"/>
              </w:rPr>
            </w:pPr>
            <w:ins w:id="760" w:author="Seltzer, Karl" w:date="2024-08-07T14:33:00Z">
              <w:r w:rsidRPr="009B54CE">
                <w:rPr>
                  <w:sz w:val="20"/>
                  <w:szCs w:val="20"/>
                </w:rPr>
                <w:t>CMAQ</w:t>
              </w:r>
            </w:ins>
          </w:p>
        </w:tc>
        <w:tc>
          <w:tcPr>
            <w:tcW w:w="1890" w:type="dxa"/>
            <w:shd w:val="clear" w:color="auto" w:fill="auto"/>
            <w:noWrap/>
          </w:tcPr>
          <w:p w14:paraId="08257E3D" w14:textId="6E5C2BA0" w:rsidR="008B7E09" w:rsidRPr="0008374A" w:rsidRDefault="008B7E09" w:rsidP="008B7E09">
            <w:pPr>
              <w:spacing w:after="0" w:line="240" w:lineRule="auto"/>
              <w:jc w:val="center"/>
              <w:rPr>
                <w:ins w:id="761" w:author="Seltzer, Karl" w:date="2024-08-07T14:24:00Z"/>
                <w:sz w:val="20"/>
                <w:szCs w:val="20"/>
              </w:rPr>
            </w:pPr>
            <w:ins w:id="762" w:author="Seltzer, Karl" w:date="2024-08-07T14:33:00Z">
              <w:r w:rsidRPr="0008374A">
                <w:rPr>
                  <w:sz w:val="20"/>
                  <w:szCs w:val="20"/>
                </w:rPr>
                <w:t>TOG</w:t>
              </w:r>
            </w:ins>
          </w:p>
        </w:tc>
        <w:tc>
          <w:tcPr>
            <w:tcW w:w="2340" w:type="dxa"/>
          </w:tcPr>
          <w:p w14:paraId="2168A5CE" w14:textId="61029581" w:rsidR="008B7E09" w:rsidRPr="00292C04" w:rsidRDefault="008B7E09" w:rsidP="008B7E09">
            <w:pPr>
              <w:spacing w:after="0" w:line="240" w:lineRule="auto"/>
              <w:jc w:val="center"/>
              <w:rPr>
                <w:ins w:id="763" w:author="Seltzer, Karl" w:date="2024-08-07T14:24:00Z"/>
                <w:rFonts w:eastAsia="Times New Roman" w:cstheme="minorHAnsi"/>
                <w:color w:val="000000"/>
                <w:sz w:val="20"/>
                <w:szCs w:val="20"/>
              </w:rPr>
            </w:pPr>
            <w:ins w:id="764" w:author="Seltzer, Karl" w:date="2024-08-07T14:33:00Z">
              <w:r w:rsidRPr="00292C04">
                <w:rPr>
                  <w:rFonts w:eastAsia="Times New Roman" w:cstheme="minorHAnsi"/>
                  <w:color w:val="000000"/>
                  <w:sz w:val="20"/>
                  <w:szCs w:val="20"/>
                </w:rPr>
                <w:t>n/a</w:t>
              </w:r>
            </w:ins>
          </w:p>
        </w:tc>
      </w:tr>
      <w:tr w:rsidR="0008374A" w:rsidRPr="00E83BC4" w14:paraId="117B5980" w14:textId="2520E74C" w:rsidTr="0008374A">
        <w:trPr>
          <w:trHeight w:val="144"/>
        </w:trPr>
        <w:tc>
          <w:tcPr>
            <w:tcW w:w="845" w:type="dxa"/>
            <w:shd w:val="clear" w:color="auto" w:fill="auto"/>
            <w:noWrap/>
            <w:hideMark/>
          </w:tcPr>
          <w:p w14:paraId="64BB37FD" w14:textId="0415751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7D5FE063" w14:textId="49A8FE2A"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SAPRC07TC_AE7</w:t>
            </w:r>
          </w:p>
        </w:tc>
        <w:tc>
          <w:tcPr>
            <w:tcW w:w="1350" w:type="dxa"/>
            <w:shd w:val="clear" w:color="auto" w:fill="auto"/>
            <w:noWrap/>
            <w:hideMark/>
          </w:tcPr>
          <w:p w14:paraId="6230435A" w14:textId="396427EB"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hideMark/>
          </w:tcPr>
          <w:p w14:paraId="7094CA9B" w14:textId="38BDC6E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2441F5B1" w14:textId="715106F8"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7A56048E" w14:textId="288EC02A" w:rsidR="0008374A" w:rsidRPr="0008374A" w:rsidRDefault="0008374A" w:rsidP="0008374A">
            <w:pPr>
              <w:spacing w:after="0" w:line="240" w:lineRule="auto"/>
              <w:jc w:val="center"/>
              <w:rPr>
                <w:rFonts w:eastAsia="Times New Roman" w:cstheme="minorHAnsi"/>
                <w:color w:val="000000"/>
                <w:sz w:val="20"/>
                <w:szCs w:val="20"/>
              </w:rPr>
            </w:pPr>
            <w:r w:rsidRPr="00292C04">
              <w:rPr>
                <w:rFonts w:eastAsia="Times New Roman" w:cstheme="minorHAnsi"/>
                <w:color w:val="000000"/>
                <w:sz w:val="20"/>
                <w:szCs w:val="20"/>
              </w:rPr>
              <w:t>n/a</w:t>
            </w:r>
          </w:p>
        </w:tc>
      </w:tr>
      <w:tr w:rsidR="0008374A" w:rsidRPr="00E83BC4" w14:paraId="07513DFA" w14:textId="740EB094" w:rsidTr="0008374A">
        <w:trPr>
          <w:trHeight w:val="144"/>
        </w:trPr>
        <w:tc>
          <w:tcPr>
            <w:tcW w:w="845" w:type="dxa"/>
            <w:shd w:val="clear" w:color="auto" w:fill="auto"/>
            <w:noWrap/>
            <w:hideMark/>
          </w:tcPr>
          <w:p w14:paraId="2119931B" w14:textId="2CDBE85A"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6D2D45D4" w14:textId="0808B83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w:t>
            </w:r>
          </w:p>
        </w:tc>
        <w:tc>
          <w:tcPr>
            <w:tcW w:w="1350" w:type="dxa"/>
            <w:shd w:val="clear" w:color="auto" w:fill="auto"/>
            <w:noWrap/>
            <w:hideMark/>
          </w:tcPr>
          <w:p w14:paraId="7CDCB9BE" w14:textId="5EE1C24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3ACEA53C" w14:textId="7A0773C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28A2C44B" w14:textId="111A6D1C"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729903BE" w14:textId="3DD883D1"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59C69FE3" w14:textId="69E831E1" w:rsidTr="0008374A">
        <w:trPr>
          <w:trHeight w:val="144"/>
        </w:trPr>
        <w:tc>
          <w:tcPr>
            <w:tcW w:w="845" w:type="dxa"/>
            <w:shd w:val="clear" w:color="auto" w:fill="auto"/>
            <w:noWrap/>
            <w:hideMark/>
          </w:tcPr>
          <w:p w14:paraId="4F231B00" w14:textId="423DA18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10CFC132" w14:textId="604E4EA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CB6R5_AE7</w:t>
            </w:r>
          </w:p>
        </w:tc>
        <w:tc>
          <w:tcPr>
            <w:tcW w:w="1350" w:type="dxa"/>
            <w:shd w:val="clear" w:color="auto" w:fill="auto"/>
            <w:noWrap/>
            <w:hideMark/>
          </w:tcPr>
          <w:p w14:paraId="0D3347C0" w14:textId="21FAA28B"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03544727" w14:textId="0AD2455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308E2FA5" w14:textId="5A2F253A"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0BCE664C" w14:textId="5DB4111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B40221" w:rsidRPr="00E83BC4" w14:paraId="646D6CC4" w14:textId="02C8F961" w:rsidTr="00D75C1C">
        <w:trPr>
          <w:trHeight w:val="144"/>
        </w:trPr>
        <w:tc>
          <w:tcPr>
            <w:tcW w:w="845" w:type="dxa"/>
            <w:shd w:val="clear" w:color="auto" w:fill="auto"/>
            <w:noWrap/>
          </w:tcPr>
          <w:p w14:paraId="33F0A43A" w14:textId="7357F36A" w:rsidR="00B40221" w:rsidRPr="009B54CE" w:rsidRDefault="00B40221" w:rsidP="00B40221">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31D919F7" w14:textId="58F4A1AA" w:rsidR="00B40221" w:rsidRPr="009B54CE" w:rsidRDefault="00B40221" w:rsidP="00B40221">
            <w:pPr>
              <w:spacing w:after="0" w:line="240" w:lineRule="auto"/>
              <w:jc w:val="center"/>
              <w:rPr>
                <w:rFonts w:eastAsia="Times New Roman" w:cstheme="minorHAnsi"/>
                <w:color w:val="000000"/>
                <w:sz w:val="20"/>
                <w:szCs w:val="20"/>
              </w:rPr>
            </w:pPr>
            <w:r w:rsidRPr="009B54CE">
              <w:rPr>
                <w:sz w:val="20"/>
                <w:szCs w:val="20"/>
              </w:rPr>
              <w:t>CB</w:t>
            </w:r>
            <w:r>
              <w:rPr>
                <w:sz w:val="20"/>
                <w:szCs w:val="20"/>
              </w:rPr>
              <w:t>7</w:t>
            </w:r>
            <w:r w:rsidRPr="009B54CE">
              <w:rPr>
                <w:sz w:val="20"/>
                <w:szCs w:val="20"/>
              </w:rPr>
              <w:t>_AE7</w:t>
            </w:r>
          </w:p>
        </w:tc>
        <w:tc>
          <w:tcPr>
            <w:tcW w:w="1350" w:type="dxa"/>
            <w:shd w:val="clear" w:color="auto" w:fill="auto"/>
            <w:noWrap/>
          </w:tcPr>
          <w:p w14:paraId="70C5EAD9" w14:textId="091FE2DF" w:rsidR="00B40221" w:rsidRPr="009B54CE" w:rsidRDefault="00B40221" w:rsidP="00B40221">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73CF8A07" w14:textId="274F39EA" w:rsidR="00B40221" w:rsidRPr="009B54CE" w:rsidRDefault="00B40221" w:rsidP="00B40221">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655AB8B9" w14:textId="256D82A0" w:rsidR="00B40221" w:rsidRPr="0008374A" w:rsidRDefault="00B40221" w:rsidP="00B40221">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7313B888" w14:textId="75390BF0" w:rsidR="00B40221" w:rsidRPr="0008374A" w:rsidRDefault="00B40221" w:rsidP="00B40221">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4B52BF31" w14:textId="0FC83C80" w:rsidTr="0008374A">
        <w:trPr>
          <w:trHeight w:val="144"/>
        </w:trPr>
        <w:tc>
          <w:tcPr>
            <w:tcW w:w="845" w:type="dxa"/>
            <w:shd w:val="clear" w:color="auto" w:fill="auto"/>
            <w:noWrap/>
            <w:hideMark/>
          </w:tcPr>
          <w:p w14:paraId="54F29A0E" w14:textId="7A9302D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7A0CF8C7" w14:textId="1A6B606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CRACMMv1.0</w:t>
            </w:r>
          </w:p>
        </w:tc>
        <w:tc>
          <w:tcPr>
            <w:tcW w:w="1350" w:type="dxa"/>
            <w:shd w:val="clear" w:color="auto" w:fill="auto"/>
            <w:noWrap/>
            <w:hideMark/>
          </w:tcPr>
          <w:p w14:paraId="5EB0E77F" w14:textId="03D4FE7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43ADE10E" w14:textId="3E090BC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0EA782D4" w14:textId="34653E63"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0FC5A510" w14:textId="2B171D74"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8B7E09" w:rsidRPr="00E83BC4" w14:paraId="016AE7CF" w14:textId="77777777" w:rsidTr="0008374A">
        <w:trPr>
          <w:trHeight w:val="144"/>
          <w:ins w:id="765" w:author="Seltzer, Karl" w:date="2024-08-07T14:24:00Z"/>
        </w:trPr>
        <w:tc>
          <w:tcPr>
            <w:tcW w:w="845" w:type="dxa"/>
            <w:shd w:val="clear" w:color="auto" w:fill="auto"/>
            <w:noWrap/>
          </w:tcPr>
          <w:p w14:paraId="6B302CC1" w14:textId="409D6F74" w:rsidR="008B7E09" w:rsidRPr="009B54CE" w:rsidRDefault="008B7E09" w:rsidP="008B7E09">
            <w:pPr>
              <w:spacing w:after="0" w:line="240" w:lineRule="auto"/>
              <w:jc w:val="center"/>
              <w:rPr>
                <w:ins w:id="766" w:author="Seltzer, Karl" w:date="2024-08-07T14:24:00Z"/>
                <w:sz w:val="20"/>
                <w:szCs w:val="20"/>
              </w:rPr>
            </w:pPr>
            <w:ins w:id="767" w:author="Seltzer, Karl" w:date="2024-08-07T14:34:00Z">
              <w:r w:rsidRPr="009B54CE">
                <w:rPr>
                  <w:sz w:val="20"/>
                  <w:szCs w:val="20"/>
                </w:rPr>
                <w:t>VOC</w:t>
              </w:r>
            </w:ins>
          </w:p>
        </w:tc>
        <w:tc>
          <w:tcPr>
            <w:tcW w:w="1940" w:type="dxa"/>
            <w:shd w:val="clear" w:color="auto" w:fill="auto"/>
            <w:noWrap/>
          </w:tcPr>
          <w:p w14:paraId="3231D18A" w14:textId="5B127306" w:rsidR="008B7E09" w:rsidRPr="009B54CE" w:rsidRDefault="008B7E09" w:rsidP="008B7E09">
            <w:pPr>
              <w:spacing w:after="0" w:line="240" w:lineRule="auto"/>
              <w:jc w:val="center"/>
              <w:rPr>
                <w:ins w:id="768" w:author="Seltzer, Karl" w:date="2024-08-07T14:24:00Z"/>
                <w:sz w:val="20"/>
                <w:szCs w:val="20"/>
              </w:rPr>
            </w:pPr>
            <w:ins w:id="769" w:author="Seltzer, Karl" w:date="2024-08-07T14:34:00Z">
              <w:r w:rsidRPr="009B54CE">
                <w:rPr>
                  <w:sz w:val="20"/>
                  <w:szCs w:val="20"/>
                </w:rPr>
                <w:t>CRACMMv</w:t>
              </w:r>
              <w:r>
                <w:rPr>
                  <w:sz w:val="20"/>
                  <w:szCs w:val="20"/>
                </w:rPr>
                <w:t>2</w:t>
              </w:r>
              <w:r w:rsidRPr="009B54CE">
                <w:rPr>
                  <w:sz w:val="20"/>
                  <w:szCs w:val="20"/>
                </w:rPr>
                <w:t>.0</w:t>
              </w:r>
            </w:ins>
          </w:p>
        </w:tc>
        <w:tc>
          <w:tcPr>
            <w:tcW w:w="1350" w:type="dxa"/>
            <w:shd w:val="clear" w:color="auto" w:fill="auto"/>
            <w:noWrap/>
          </w:tcPr>
          <w:p w14:paraId="3C40647D" w14:textId="39372817" w:rsidR="008B7E09" w:rsidRPr="009B54CE" w:rsidRDefault="008B7E09" w:rsidP="008B7E09">
            <w:pPr>
              <w:spacing w:after="0" w:line="240" w:lineRule="auto"/>
              <w:jc w:val="center"/>
              <w:rPr>
                <w:ins w:id="770" w:author="Seltzer, Karl" w:date="2024-08-07T14:24:00Z"/>
                <w:sz w:val="20"/>
                <w:szCs w:val="20"/>
              </w:rPr>
            </w:pPr>
            <w:ins w:id="771" w:author="Seltzer, Karl" w:date="2024-08-07T14:34:00Z">
              <w:r w:rsidRPr="009B54CE">
                <w:rPr>
                  <w:sz w:val="20"/>
                  <w:szCs w:val="20"/>
                </w:rPr>
                <w:t>INTEGRATE</w:t>
              </w:r>
            </w:ins>
          </w:p>
        </w:tc>
        <w:tc>
          <w:tcPr>
            <w:tcW w:w="900" w:type="dxa"/>
            <w:shd w:val="clear" w:color="auto" w:fill="auto"/>
            <w:noWrap/>
          </w:tcPr>
          <w:p w14:paraId="0D5BE295" w14:textId="1409C7C2" w:rsidR="008B7E09" w:rsidRPr="009B54CE" w:rsidRDefault="008B7E09" w:rsidP="008B7E09">
            <w:pPr>
              <w:spacing w:after="0" w:line="240" w:lineRule="auto"/>
              <w:jc w:val="center"/>
              <w:rPr>
                <w:ins w:id="772" w:author="Seltzer, Karl" w:date="2024-08-07T14:24:00Z"/>
                <w:sz w:val="20"/>
                <w:szCs w:val="20"/>
              </w:rPr>
            </w:pPr>
            <w:ins w:id="773" w:author="Seltzer, Karl" w:date="2024-08-07T14:34:00Z">
              <w:r w:rsidRPr="009B54CE">
                <w:rPr>
                  <w:sz w:val="20"/>
                  <w:szCs w:val="20"/>
                </w:rPr>
                <w:t>CMAQ</w:t>
              </w:r>
            </w:ins>
          </w:p>
        </w:tc>
        <w:tc>
          <w:tcPr>
            <w:tcW w:w="1890" w:type="dxa"/>
            <w:shd w:val="clear" w:color="auto" w:fill="auto"/>
            <w:noWrap/>
          </w:tcPr>
          <w:p w14:paraId="1910396F" w14:textId="5641294E" w:rsidR="008B7E09" w:rsidRPr="0008374A" w:rsidRDefault="008B7E09" w:rsidP="008B7E09">
            <w:pPr>
              <w:spacing w:after="0" w:line="240" w:lineRule="auto"/>
              <w:jc w:val="center"/>
              <w:rPr>
                <w:ins w:id="774" w:author="Seltzer, Karl" w:date="2024-08-07T14:24:00Z"/>
                <w:sz w:val="20"/>
                <w:szCs w:val="20"/>
              </w:rPr>
            </w:pPr>
            <w:ins w:id="775" w:author="Seltzer, Karl" w:date="2024-08-07T14:34:00Z">
              <w:r w:rsidRPr="0008374A">
                <w:rPr>
                  <w:sz w:val="20"/>
                  <w:szCs w:val="20"/>
                </w:rPr>
                <w:t>NONHAPTOG</w:t>
              </w:r>
            </w:ins>
          </w:p>
        </w:tc>
        <w:tc>
          <w:tcPr>
            <w:tcW w:w="2340" w:type="dxa"/>
          </w:tcPr>
          <w:p w14:paraId="1E781FDB" w14:textId="1CDA6849" w:rsidR="008B7E09" w:rsidRPr="0008374A" w:rsidRDefault="008B7E09" w:rsidP="008B7E09">
            <w:pPr>
              <w:spacing w:after="0" w:line="240" w:lineRule="auto"/>
              <w:jc w:val="center"/>
              <w:rPr>
                <w:ins w:id="776" w:author="Seltzer, Karl" w:date="2024-08-07T14:24:00Z"/>
                <w:sz w:val="20"/>
                <w:szCs w:val="20"/>
              </w:rPr>
            </w:pPr>
            <w:ins w:id="777" w:author="Seltzer, Karl" w:date="2024-08-07T14:34:00Z">
              <w:r w:rsidRPr="0008374A">
                <w:rPr>
                  <w:sz w:val="20"/>
                  <w:szCs w:val="20"/>
                </w:rPr>
                <w:t>tbl_tox_NBAFM.csv</w:t>
              </w:r>
            </w:ins>
          </w:p>
        </w:tc>
      </w:tr>
      <w:tr w:rsidR="0008374A" w:rsidRPr="00E83BC4" w14:paraId="35B38636" w14:textId="2989A95B" w:rsidTr="0008374A">
        <w:trPr>
          <w:trHeight w:val="144"/>
        </w:trPr>
        <w:tc>
          <w:tcPr>
            <w:tcW w:w="845" w:type="dxa"/>
            <w:shd w:val="clear" w:color="auto" w:fill="auto"/>
            <w:noWrap/>
            <w:hideMark/>
          </w:tcPr>
          <w:p w14:paraId="407D9786" w14:textId="71B1616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2D2AD43C" w14:textId="2AC28DC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SAPRC07TC_AE7</w:t>
            </w:r>
          </w:p>
        </w:tc>
        <w:tc>
          <w:tcPr>
            <w:tcW w:w="1350" w:type="dxa"/>
            <w:shd w:val="clear" w:color="auto" w:fill="auto"/>
            <w:noWrap/>
            <w:hideMark/>
          </w:tcPr>
          <w:p w14:paraId="5F1CD27E" w14:textId="5613A42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6FC41DA9" w14:textId="30FBADB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487E70A0" w14:textId="79147326"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2132D0E4" w14:textId="209266BA"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0EEDB1ED" w14:textId="00EC59BC" w:rsidTr="0008374A">
        <w:trPr>
          <w:trHeight w:val="144"/>
        </w:trPr>
        <w:tc>
          <w:tcPr>
            <w:tcW w:w="845" w:type="dxa"/>
            <w:shd w:val="clear" w:color="auto" w:fill="auto"/>
            <w:noWrap/>
            <w:hideMark/>
          </w:tcPr>
          <w:p w14:paraId="54BF629E" w14:textId="2A83B029"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4D372E33" w14:textId="28E8443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w:t>
            </w:r>
          </w:p>
        </w:tc>
        <w:tc>
          <w:tcPr>
            <w:tcW w:w="1350" w:type="dxa"/>
            <w:shd w:val="clear" w:color="auto" w:fill="auto"/>
            <w:noWrap/>
            <w:hideMark/>
          </w:tcPr>
          <w:p w14:paraId="58F43C75" w14:textId="03F3FD49"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2CC03DDB" w14:textId="74BD5FA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575FBD4A" w14:textId="5C58860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063B21F8" w14:textId="4B1B96A9"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tbl_tox_MOVES_HAPS.csv</w:t>
            </w:r>
          </w:p>
        </w:tc>
      </w:tr>
      <w:tr w:rsidR="0008374A" w:rsidRPr="00E83BC4" w14:paraId="3B19D925" w14:textId="6F1F6C94" w:rsidTr="0008374A">
        <w:trPr>
          <w:trHeight w:val="144"/>
        </w:trPr>
        <w:tc>
          <w:tcPr>
            <w:tcW w:w="845" w:type="dxa"/>
            <w:shd w:val="clear" w:color="auto" w:fill="auto"/>
            <w:noWrap/>
            <w:hideMark/>
          </w:tcPr>
          <w:p w14:paraId="606E3990" w14:textId="17E222B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7FA33FB2" w14:textId="01F0DC0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CB6R5_AE7</w:t>
            </w:r>
          </w:p>
        </w:tc>
        <w:tc>
          <w:tcPr>
            <w:tcW w:w="1350" w:type="dxa"/>
            <w:shd w:val="clear" w:color="auto" w:fill="auto"/>
            <w:noWrap/>
            <w:hideMark/>
          </w:tcPr>
          <w:p w14:paraId="34CF8F91" w14:textId="18BB97E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19C389EA" w14:textId="3A75167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643407BD" w14:textId="7F7A2E3B"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239563D3" w14:textId="0D4C7A3C"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tbl_tox_MOVES_HAPS.csv</w:t>
            </w:r>
          </w:p>
        </w:tc>
      </w:tr>
      <w:tr w:rsidR="00E40C9E" w:rsidRPr="00E83BC4" w14:paraId="527A3726" w14:textId="1A1EC6B6" w:rsidTr="00D75C1C">
        <w:trPr>
          <w:trHeight w:val="144"/>
        </w:trPr>
        <w:tc>
          <w:tcPr>
            <w:tcW w:w="845" w:type="dxa"/>
            <w:shd w:val="clear" w:color="auto" w:fill="auto"/>
            <w:noWrap/>
          </w:tcPr>
          <w:p w14:paraId="69AC211A" w14:textId="2BCC9704" w:rsidR="00E40C9E" w:rsidRPr="009B54CE" w:rsidRDefault="00E40C9E" w:rsidP="00E40C9E">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0B7ED949" w14:textId="2A63FEF7" w:rsidR="00E40C9E" w:rsidRPr="009B54CE" w:rsidRDefault="00E40C9E" w:rsidP="00E40C9E">
            <w:pPr>
              <w:spacing w:after="0" w:line="240" w:lineRule="auto"/>
              <w:jc w:val="center"/>
              <w:rPr>
                <w:rFonts w:eastAsia="Times New Roman" w:cstheme="minorHAnsi"/>
                <w:color w:val="000000"/>
                <w:sz w:val="20"/>
                <w:szCs w:val="20"/>
              </w:rPr>
            </w:pPr>
            <w:r w:rsidRPr="009B54CE">
              <w:rPr>
                <w:sz w:val="20"/>
                <w:szCs w:val="20"/>
              </w:rPr>
              <w:t>CB</w:t>
            </w:r>
            <w:r>
              <w:rPr>
                <w:sz w:val="20"/>
                <w:szCs w:val="20"/>
              </w:rPr>
              <w:t>7</w:t>
            </w:r>
            <w:r w:rsidRPr="009B54CE">
              <w:rPr>
                <w:sz w:val="20"/>
                <w:szCs w:val="20"/>
              </w:rPr>
              <w:t>_AE7</w:t>
            </w:r>
          </w:p>
        </w:tc>
        <w:tc>
          <w:tcPr>
            <w:tcW w:w="1350" w:type="dxa"/>
            <w:shd w:val="clear" w:color="auto" w:fill="auto"/>
            <w:noWrap/>
          </w:tcPr>
          <w:p w14:paraId="1C627C25" w14:textId="04477AA6" w:rsidR="00E40C9E" w:rsidRPr="009B54CE" w:rsidRDefault="00E40C9E" w:rsidP="00E40C9E">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09415AE1" w14:textId="4538E721" w:rsidR="00E40C9E" w:rsidRPr="009B54CE" w:rsidRDefault="00E40C9E" w:rsidP="00E40C9E">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092B0562" w14:textId="3307B900" w:rsidR="00E40C9E" w:rsidRPr="0008374A" w:rsidRDefault="00E40C9E" w:rsidP="00E40C9E">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29B9EE1D" w14:textId="4A5110F0" w:rsidR="00E40C9E" w:rsidRPr="0008374A" w:rsidRDefault="00E40C9E" w:rsidP="00E40C9E">
            <w:pPr>
              <w:spacing w:after="0" w:line="240" w:lineRule="auto"/>
              <w:jc w:val="center"/>
              <w:rPr>
                <w:rFonts w:eastAsia="Times New Roman" w:cstheme="minorHAnsi"/>
                <w:color w:val="000000"/>
                <w:sz w:val="20"/>
                <w:szCs w:val="20"/>
              </w:rPr>
            </w:pPr>
            <w:r w:rsidRPr="0008374A">
              <w:rPr>
                <w:sz w:val="20"/>
                <w:szCs w:val="20"/>
              </w:rPr>
              <w:t>tbl_tox_MOVES_HAPS.csv</w:t>
            </w:r>
          </w:p>
        </w:tc>
      </w:tr>
      <w:tr w:rsidR="0008374A" w:rsidRPr="00E83BC4" w14:paraId="076F2C54" w14:textId="04F4C337" w:rsidTr="0008374A">
        <w:trPr>
          <w:trHeight w:val="144"/>
        </w:trPr>
        <w:tc>
          <w:tcPr>
            <w:tcW w:w="845" w:type="dxa"/>
            <w:shd w:val="clear" w:color="auto" w:fill="auto"/>
            <w:noWrap/>
          </w:tcPr>
          <w:p w14:paraId="118A7CC7" w14:textId="01EE97C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08E18DE0" w14:textId="07DA413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CRACMMv1.0</w:t>
            </w:r>
          </w:p>
        </w:tc>
        <w:tc>
          <w:tcPr>
            <w:tcW w:w="1350" w:type="dxa"/>
            <w:shd w:val="clear" w:color="auto" w:fill="auto"/>
            <w:noWrap/>
          </w:tcPr>
          <w:p w14:paraId="500C8AF6" w14:textId="0F735DD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0C3BEF3D" w14:textId="5DC5EB6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215CFD53" w14:textId="4D931823"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3CF1BAE5" w14:textId="1F11E529"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tbl_tox_MOVES_HAPS.csv</w:t>
            </w:r>
          </w:p>
        </w:tc>
      </w:tr>
      <w:tr w:rsidR="008B7E09" w:rsidRPr="00E83BC4" w14:paraId="734E2C31" w14:textId="77777777" w:rsidTr="0008374A">
        <w:trPr>
          <w:trHeight w:val="144"/>
          <w:ins w:id="778" w:author="Seltzer, Karl" w:date="2024-08-07T14:24:00Z"/>
        </w:trPr>
        <w:tc>
          <w:tcPr>
            <w:tcW w:w="845" w:type="dxa"/>
            <w:shd w:val="clear" w:color="auto" w:fill="auto"/>
            <w:noWrap/>
          </w:tcPr>
          <w:p w14:paraId="48568BEE" w14:textId="6E51EF77" w:rsidR="008B7E09" w:rsidRPr="009B54CE" w:rsidRDefault="008B7E09" w:rsidP="008B7E09">
            <w:pPr>
              <w:spacing w:after="0" w:line="240" w:lineRule="auto"/>
              <w:jc w:val="center"/>
              <w:rPr>
                <w:ins w:id="779" w:author="Seltzer, Karl" w:date="2024-08-07T14:24:00Z"/>
                <w:sz w:val="20"/>
                <w:szCs w:val="20"/>
              </w:rPr>
            </w:pPr>
            <w:ins w:id="780" w:author="Seltzer, Karl" w:date="2024-08-07T14:34:00Z">
              <w:r w:rsidRPr="009B54CE">
                <w:rPr>
                  <w:sz w:val="20"/>
                  <w:szCs w:val="20"/>
                </w:rPr>
                <w:t>VOC</w:t>
              </w:r>
            </w:ins>
          </w:p>
        </w:tc>
        <w:tc>
          <w:tcPr>
            <w:tcW w:w="1940" w:type="dxa"/>
            <w:shd w:val="clear" w:color="auto" w:fill="auto"/>
            <w:noWrap/>
          </w:tcPr>
          <w:p w14:paraId="3B430AA5" w14:textId="10EB40A0" w:rsidR="008B7E09" w:rsidRPr="009B54CE" w:rsidRDefault="008B7E09" w:rsidP="008B7E09">
            <w:pPr>
              <w:spacing w:after="0" w:line="240" w:lineRule="auto"/>
              <w:jc w:val="center"/>
              <w:rPr>
                <w:ins w:id="781" w:author="Seltzer, Karl" w:date="2024-08-07T14:24:00Z"/>
                <w:sz w:val="20"/>
                <w:szCs w:val="20"/>
              </w:rPr>
            </w:pPr>
            <w:ins w:id="782" w:author="Seltzer, Karl" w:date="2024-08-07T14:34:00Z">
              <w:r w:rsidRPr="009B54CE">
                <w:rPr>
                  <w:sz w:val="20"/>
                  <w:szCs w:val="20"/>
                </w:rPr>
                <w:t>CRACMMv</w:t>
              </w:r>
              <w:r>
                <w:rPr>
                  <w:sz w:val="20"/>
                  <w:szCs w:val="20"/>
                </w:rPr>
                <w:t>2</w:t>
              </w:r>
              <w:r w:rsidRPr="009B54CE">
                <w:rPr>
                  <w:sz w:val="20"/>
                  <w:szCs w:val="20"/>
                </w:rPr>
                <w:t>.0</w:t>
              </w:r>
            </w:ins>
          </w:p>
        </w:tc>
        <w:tc>
          <w:tcPr>
            <w:tcW w:w="1350" w:type="dxa"/>
            <w:shd w:val="clear" w:color="auto" w:fill="auto"/>
            <w:noWrap/>
          </w:tcPr>
          <w:p w14:paraId="15FC25F9" w14:textId="76743388" w:rsidR="008B7E09" w:rsidRPr="009B54CE" w:rsidRDefault="008B7E09" w:rsidP="008B7E09">
            <w:pPr>
              <w:spacing w:after="0" w:line="240" w:lineRule="auto"/>
              <w:jc w:val="center"/>
              <w:rPr>
                <w:ins w:id="783" w:author="Seltzer, Karl" w:date="2024-08-07T14:24:00Z"/>
                <w:sz w:val="20"/>
                <w:szCs w:val="20"/>
              </w:rPr>
            </w:pPr>
            <w:ins w:id="784" w:author="Seltzer, Karl" w:date="2024-08-07T14:34:00Z">
              <w:r w:rsidRPr="009B54CE">
                <w:rPr>
                  <w:sz w:val="20"/>
                  <w:szCs w:val="20"/>
                </w:rPr>
                <w:t>INTEGRATE</w:t>
              </w:r>
            </w:ins>
          </w:p>
        </w:tc>
        <w:tc>
          <w:tcPr>
            <w:tcW w:w="900" w:type="dxa"/>
            <w:shd w:val="clear" w:color="auto" w:fill="auto"/>
            <w:noWrap/>
          </w:tcPr>
          <w:p w14:paraId="0549869F" w14:textId="62E9EBAE" w:rsidR="008B7E09" w:rsidRPr="009B54CE" w:rsidRDefault="008B7E09" w:rsidP="008B7E09">
            <w:pPr>
              <w:spacing w:after="0" w:line="240" w:lineRule="auto"/>
              <w:jc w:val="center"/>
              <w:rPr>
                <w:ins w:id="785" w:author="Seltzer, Karl" w:date="2024-08-07T14:24:00Z"/>
                <w:sz w:val="20"/>
                <w:szCs w:val="20"/>
              </w:rPr>
            </w:pPr>
            <w:ins w:id="786" w:author="Seltzer, Karl" w:date="2024-08-07T14:34:00Z">
              <w:r w:rsidRPr="009B54CE">
                <w:rPr>
                  <w:sz w:val="20"/>
                  <w:szCs w:val="20"/>
                </w:rPr>
                <w:t>CMAQ</w:t>
              </w:r>
            </w:ins>
          </w:p>
        </w:tc>
        <w:tc>
          <w:tcPr>
            <w:tcW w:w="1890" w:type="dxa"/>
            <w:shd w:val="clear" w:color="auto" w:fill="auto"/>
            <w:noWrap/>
          </w:tcPr>
          <w:p w14:paraId="70BE27F9" w14:textId="4303550B" w:rsidR="008B7E09" w:rsidRPr="0008374A" w:rsidRDefault="008B7E09" w:rsidP="008B7E09">
            <w:pPr>
              <w:spacing w:after="0" w:line="240" w:lineRule="auto"/>
              <w:jc w:val="center"/>
              <w:rPr>
                <w:ins w:id="787" w:author="Seltzer, Karl" w:date="2024-08-07T14:24:00Z"/>
                <w:sz w:val="20"/>
                <w:szCs w:val="20"/>
              </w:rPr>
            </w:pPr>
            <w:ins w:id="788" w:author="Seltzer, Karl" w:date="2024-08-07T14:34:00Z">
              <w:r w:rsidRPr="0008374A">
                <w:rPr>
                  <w:sz w:val="20"/>
                  <w:szCs w:val="20"/>
                </w:rPr>
                <w:t>NONHAPTOG</w:t>
              </w:r>
            </w:ins>
          </w:p>
        </w:tc>
        <w:tc>
          <w:tcPr>
            <w:tcW w:w="2340" w:type="dxa"/>
          </w:tcPr>
          <w:p w14:paraId="4A106DB9" w14:textId="71E250DF" w:rsidR="008B7E09" w:rsidRPr="0008374A" w:rsidRDefault="008B7E09" w:rsidP="008B7E09">
            <w:pPr>
              <w:spacing w:after="0" w:line="240" w:lineRule="auto"/>
              <w:jc w:val="center"/>
              <w:rPr>
                <w:ins w:id="789" w:author="Seltzer, Karl" w:date="2024-08-07T14:24:00Z"/>
                <w:sz w:val="20"/>
                <w:szCs w:val="20"/>
              </w:rPr>
            </w:pPr>
            <w:ins w:id="790" w:author="Seltzer, Karl" w:date="2024-08-07T14:34:00Z">
              <w:r w:rsidRPr="0008374A">
                <w:rPr>
                  <w:sz w:val="20"/>
                  <w:szCs w:val="20"/>
                </w:rPr>
                <w:t>tbl_tox_MOVES_HAPS.csv</w:t>
              </w:r>
            </w:ins>
          </w:p>
        </w:tc>
      </w:tr>
      <w:tr w:rsidR="0008374A" w:rsidRPr="00E83BC4" w14:paraId="78A31987" w14:textId="4AFBD92F" w:rsidTr="0008374A">
        <w:trPr>
          <w:trHeight w:val="144"/>
        </w:trPr>
        <w:tc>
          <w:tcPr>
            <w:tcW w:w="845" w:type="dxa"/>
            <w:shd w:val="clear" w:color="auto" w:fill="auto"/>
            <w:noWrap/>
          </w:tcPr>
          <w:p w14:paraId="4F043774" w14:textId="3B9CC0F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6FD04C08" w14:textId="06BE9BE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SAPRC07TC_AE7</w:t>
            </w:r>
          </w:p>
        </w:tc>
        <w:tc>
          <w:tcPr>
            <w:tcW w:w="1350" w:type="dxa"/>
            <w:shd w:val="clear" w:color="auto" w:fill="auto"/>
            <w:noWrap/>
          </w:tcPr>
          <w:p w14:paraId="2501C884" w14:textId="2D1FDE8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5076424C" w14:textId="79A858A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5EA4F049" w14:textId="375FE24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3AC7C36E" w14:textId="74796622"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tbl_tox_MOVES_HAPS.csv</w:t>
            </w:r>
          </w:p>
        </w:tc>
      </w:tr>
      <w:tr w:rsidR="0008374A" w:rsidRPr="00E83BC4" w14:paraId="3DB36CD3" w14:textId="7DC4BD09" w:rsidTr="0008374A">
        <w:trPr>
          <w:trHeight w:val="144"/>
        </w:trPr>
        <w:tc>
          <w:tcPr>
            <w:tcW w:w="845" w:type="dxa"/>
            <w:shd w:val="clear" w:color="auto" w:fill="auto"/>
            <w:noWrap/>
          </w:tcPr>
          <w:p w14:paraId="26DF3D42" w14:textId="17F075D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5D3DCCAA" w14:textId="4266A31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w:t>
            </w:r>
          </w:p>
        </w:tc>
        <w:tc>
          <w:tcPr>
            <w:tcW w:w="1350" w:type="dxa"/>
            <w:shd w:val="clear" w:color="auto" w:fill="auto"/>
            <w:noWrap/>
          </w:tcPr>
          <w:p w14:paraId="26E17EBC" w14:textId="228CE4D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tcPr>
          <w:p w14:paraId="33C7B822" w14:textId="0ACA845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64D0EA25" w14:textId="543EA26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7F94F847" w14:textId="01EA1FB2"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0891EFB4" w14:textId="4D93DDDA" w:rsidTr="0008374A">
        <w:trPr>
          <w:trHeight w:val="144"/>
        </w:trPr>
        <w:tc>
          <w:tcPr>
            <w:tcW w:w="845" w:type="dxa"/>
            <w:shd w:val="clear" w:color="auto" w:fill="auto"/>
            <w:noWrap/>
          </w:tcPr>
          <w:p w14:paraId="1FAB9E04" w14:textId="4EBFEFC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15D9B9D3" w14:textId="4DFA5A7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CB6R5_AE7</w:t>
            </w:r>
          </w:p>
        </w:tc>
        <w:tc>
          <w:tcPr>
            <w:tcW w:w="1350" w:type="dxa"/>
            <w:shd w:val="clear" w:color="auto" w:fill="auto"/>
            <w:noWrap/>
          </w:tcPr>
          <w:p w14:paraId="5CBA9A3C" w14:textId="2FDEDCA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tcPr>
          <w:p w14:paraId="7DBBCDAE" w14:textId="439005F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07D16EBD" w14:textId="19298D57"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3CB2C318" w14:textId="6A201074"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4E368A" w:rsidRPr="00E83BC4" w14:paraId="1785DC00" w14:textId="12878C2D" w:rsidTr="0008374A">
        <w:trPr>
          <w:trHeight w:val="144"/>
        </w:trPr>
        <w:tc>
          <w:tcPr>
            <w:tcW w:w="845" w:type="dxa"/>
            <w:shd w:val="clear" w:color="auto" w:fill="auto"/>
            <w:noWrap/>
          </w:tcPr>
          <w:p w14:paraId="61A571DA" w14:textId="7DD032CC" w:rsidR="004E368A" w:rsidRPr="009B54CE" w:rsidRDefault="004E368A" w:rsidP="004E368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230DB182" w14:textId="3E59783A" w:rsidR="004E368A" w:rsidRPr="009B54CE" w:rsidRDefault="004E368A" w:rsidP="004E368A">
            <w:pPr>
              <w:spacing w:after="0" w:line="240" w:lineRule="auto"/>
              <w:jc w:val="center"/>
              <w:rPr>
                <w:rFonts w:eastAsia="Times New Roman" w:cstheme="minorHAnsi"/>
                <w:color w:val="000000"/>
                <w:sz w:val="20"/>
                <w:szCs w:val="20"/>
              </w:rPr>
            </w:pPr>
            <w:r w:rsidRPr="009B54CE">
              <w:rPr>
                <w:sz w:val="20"/>
                <w:szCs w:val="20"/>
              </w:rPr>
              <w:t>CB</w:t>
            </w:r>
            <w:r>
              <w:rPr>
                <w:sz w:val="20"/>
                <w:szCs w:val="20"/>
              </w:rPr>
              <w:t>7</w:t>
            </w:r>
            <w:r w:rsidRPr="009B54CE">
              <w:rPr>
                <w:sz w:val="20"/>
                <w:szCs w:val="20"/>
              </w:rPr>
              <w:t>_AE7</w:t>
            </w:r>
          </w:p>
        </w:tc>
        <w:tc>
          <w:tcPr>
            <w:tcW w:w="1350" w:type="dxa"/>
            <w:shd w:val="clear" w:color="auto" w:fill="auto"/>
            <w:noWrap/>
          </w:tcPr>
          <w:p w14:paraId="5F5F7E9F" w14:textId="3CC93D15" w:rsidR="004E368A" w:rsidRPr="009B54CE" w:rsidRDefault="004E368A" w:rsidP="004E368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tcPr>
          <w:p w14:paraId="6D899504" w14:textId="0F392F4A" w:rsidR="004E368A" w:rsidRPr="009B54CE" w:rsidRDefault="004E368A" w:rsidP="004E368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1B0E880B" w14:textId="1FD7E980" w:rsidR="004E368A" w:rsidRPr="0008374A" w:rsidRDefault="004E368A" w:rsidP="004E368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75194F2C" w14:textId="39258F25" w:rsidR="004E368A" w:rsidRPr="0008374A" w:rsidRDefault="004E368A" w:rsidP="004E368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323A9E28" w14:textId="673318AC" w:rsidTr="0008374A">
        <w:trPr>
          <w:trHeight w:val="144"/>
        </w:trPr>
        <w:tc>
          <w:tcPr>
            <w:tcW w:w="845" w:type="dxa"/>
            <w:shd w:val="clear" w:color="auto" w:fill="auto"/>
            <w:noWrap/>
          </w:tcPr>
          <w:p w14:paraId="0555A2DA" w14:textId="7FA9B6D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4155372C" w14:textId="629055BB"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CRACMMv1.0</w:t>
            </w:r>
          </w:p>
        </w:tc>
        <w:tc>
          <w:tcPr>
            <w:tcW w:w="1350" w:type="dxa"/>
            <w:shd w:val="clear" w:color="auto" w:fill="auto"/>
            <w:noWrap/>
          </w:tcPr>
          <w:p w14:paraId="7D3272BD" w14:textId="2947278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tcPr>
          <w:p w14:paraId="1368C21C" w14:textId="15B37DE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6610EC00" w14:textId="27D29B68"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2E4679BE" w14:textId="55A0A6DF"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8B7E09" w:rsidRPr="00E83BC4" w14:paraId="245E30CC" w14:textId="77777777" w:rsidTr="0008374A">
        <w:trPr>
          <w:trHeight w:val="144"/>
          <w:ins w:id="791" w:author="Seltzer, Karl" w:date="2024-08-07T14:24:00Z"/>
        </w:trPr>
        <w:tc>
          <w:tcPr>
            <w:tcW w:w="845" w:type="dxa"/>
            <w:shd w:val="clear" w:color="auto" w:fill="auto"/>
            <w:noWrap/>
          </w:tcPr>
          <w:p w14:paraId="29CF1DBE" w14:textId="4398D40C" w:rsidR="008B7E09" w:rsidRPr="009B54CE" w:rsidRDefault="008B7E09" w:rsidP="008B7E09">
            <w:pPr>
              <w:spacing w:after="0" w:line="240" w:lineRule="auto"/>
              <w:jc w:val="center"/>
              <w:rPr>
                <w:ins w:id="792" w:author="Seltzer, Karl" w:date="2024-08-07T14:24:00Z"/>
                <w:sz w:val="20"/>
                <w:szCs w:val="20"/>
              </w:rPr>
            </w:pPr>
            <w:ins w:id="793" w:author="Seltzer, Karl" w:date="2024-08-07T14:34:00Z">
              <w:r w:rsidRPr="009B54CE">
                <w:rPr>
                  <w:sz w:val="20"/>
                  <w:szCs w:val="20"/>
                </w:rPr>
                <w:t>VOC</w:t>
              </w:r>
            </w:ins>
          </w:p>
        </w:tc>
        <w:tc>
          <w:tcPr>
            <w:tcW w:w="1940" w:type="dxa"/>
            <w:shd w:val="clear" w:color="auto" w:fill="auto"/>
            <w:noWrap/>
          </w:tcPr>
          <w:p w14:paraId="09B4D86B" w14:textId="767F6E5B" w:rsidR="008B7E09" w:rsidRPr="009B54CE" w:rsidRDefault="008B7E09" w:rsidP="008B7E09">
            <w:pPr>
              <w:spacing w:after="0" w:line="240" w:lineRule="auto"/>
              <w:jc w:val="center"/>
              <w:rPr>
                <w:ins w:id="794" w:author="Seltzer, Karl" w:date="2024-08-07T14:24:00Z"/>
                <w:sz w:val="20"/>
                <w:szCs w:val="20"/>
              </w:rPr>
            </w:pPr>
            <w:ins w:id="795" w:author="Seltzer, Karl" w:date="2024-08-07T14:34:00Z">
              <w:r w:rsidRPr="009B54CE">
                <w:rPr>
                  <w:sz w:val="20"/>
                  <w:szCs w:val="20"/>
                </w:rPr>
                <w:t>CRACMMv</w:t>
              </w:r>
              <w:r>
                <w:rPr>
                  <w:sz w:val="20"/>
                  <w:szCs w:val="20"/>
                </w:rPr>
                <w:t>2</w:t>
              </w:r>
              <w:r w:rsidRPr="009B54CE">
                <w:rPr>
                  <w:sz w:val="20"/>
                  <w:szCs w:val="20"/>
                </w:rPr>
                <w:t>.0</w:t>
              </w:r>
            </w:ins>
          </w:p>
        </w:tc>
        <w:tc>
          <w:tcPr>
            <w:tcW w:w="1350" w:type="dxa"/>
            <w:shd w:val="clear" w:color="auto" w:fill="auto"/>
            <w:noWrap/>
          </w:tcPr>
          <w:p w14:paraId="79DF44E7" w14:textId="2E4B46AF" w:rsidR="008B7E09" w:rsidRPr="009B54CE" w:rsidRDefault="008B7E09" w:rsidP="008B7E09">
            <w:pPr>
              <w:spacing w:after="0" w:line="240" w:lineRule="auto"/>
              <w:jc w:val="center"/>
              <w:rPr>
                <w:ins w:id="796" w:author="Seltzer, Karl" w:date="2024-08-07T14:24:00Z"/>
                <w:sz w:val="20"/>
                <w:szCs w:val="20"/>
              </w:rPr>
            </w:pPr>
            <w:ins w:id="797" w:author="Seltzer, Karl" w:date="2024-08-07T14:34:00Z">
              <w:r w:rsidRPr="009B54CE">
                <w:rPr>
                  <w:sz w:val="20"/>
                  <w:szCs w:val="20"/>
                </w:rPr>
                <w:t>NOINTEGRATE</w:t>
              </w:r>
            </w:ins>
          </w:p>
        </w:tc>
        <w:tc>
          <w:tcPr>
            <w:tcW w:w="900" w:type="dxa"/>
            <w:shd w:val="clear" w:color="auto" w:fill="auto"/>
            <w:noWrap/>
          </w:tcPr>
          <w:p w14:paraId="05634F6D" w14:textId="18E3822A" w:rsidR="008B7E09" w:rsidRPr="009B54CE" w:rsidRDefault="008B7E09" w:rsidP="008B7E09">
            <w:pPr>
              <w:spacing w:after="0" w:line="240" w:lineRule="auto"/>
              <w:jc w:val="center"/>
              <w:rPr>
                <w:ins w:id="798" w:author="Seltzer, Karl" w:date="2024-08-07T14:24:00Z"/>
                <w:sz w:val="20"/>
                <w:szCs w:val="20"/>
              </w:rPr>
            </w:pPr>
            <w:ins w:id="799" w:author="Seltzer, Karl" w:date="2024-08-07T14:34:00Z">
              <w:r w:rsidRPr="009B54CE">
                <w:rPr>
                  <w:sz w:val="20"/>
                  <w:szCs w:val="20"/>
                </w:rPr>
                <w:t>CMAQ</w:t>
              </w:r>
            </w:ins>
          </w:p>
        </w:tc>
        <w:tc>
          <w:tcPr>
            <w:tcW w:w="1890" w:type="dxa"/>
            <w:shd w:val="clear" w:color="auto" w:fill="auto"/>
            <w:noWrap/>
          </w:tcPr>
          <w:p w14:paraId="4DEAC5AA" w14:textId="6B054FE2" w:rsidR="008B7E09" w:rsidRPr="0008374A" w:rsidRDefault="008B7E09" w:rsidP="008B7E09">
            <w:pPr>
              <w:spacing w:after="0" w:line="240" w:lineRule="auto"/>
              <w:jc w:val="center"/>
              <w:rPr>
                <w:ins w:id="800" w:author="Seltzer, Karl" w:date="2024-08-07T14:24:00Z"/>
                <w:sz w:val="20"/>
                <w:szCs w:val="20"/>
              </w:rPr>
            </w:pPr>
            <w:ins w:id="801" w:author="Seltzer, Karl" w:date="2024-08-07T14:34:00Z">
              <w:r w:rsidRPr="0008374A">
                <w:rPr>
                  <w:sz w:val="20"/>
                  <w:szCs w:val="20"/>
                </w:rPr>
                <w:t>TOG</w:t>
              </w:r>
            </w:ins>
          </w:p>
        </w:tc>
        <w:tc>
          <w:tcPr>
            <w:tcW w:w="2340" w:type="dxa"/>
          </w:tcPr>
          <w:p w14:paraId="42ADE605" w14:textId="45D68E02" w:rsidR="008B7E09" w:rsidRPr="0008374A" w:rsidRDefault="008B7E09" w:rsidP="008B7E09">
            <w:pPr>
              <w:spacing w:after="0" w:line="240" w:lineRule="auto"/>
              <w:jc w:val="center"/>
              <w:rPr>
                <w:ins w:id="802" w:author="Seltzer, Karl" w:date="2024-08-07T14:24:00Z"/>
                <w:sz w:val="20"/>
                <w:szCs w:val="20"/>
              </w:rPr>
            </w:pPr>
            <w:ins w:id="803" w:author="Seltzer, Karl" w:date="2024-08-07T14:34:00Z">
              <w:r w:rsidRPr="0008374A">
                <w:rPr>
                  <w:sz w:val="20"/>
                  <w:szCs w:val="20"/>
                </w:rPr>
                <w:t>tbl_tox_NBAFM.csv</w:t>
              </w:r>
            </w:ins>
          </w:p>
        </w:tc>
      </w:tr>
      <w:tr w:rsidR="0008374A" w:rsidRPr="00E83BC4" w14:paraId="24570C33" w14:textId="21EA87A8" w:rsidTr="0008374A">
        <w:trPr>
          <w:trHeight w:val="144"/>
        </w:trPr>
        <w:tc>
          <w:tcPr>
            <w:tcW w:w="845" w:type="dxa"/>
            <w:shd w:val="clear" w:color="auto" w:fill="auto"/>
            <w:noWrap/>
          </w:tcPr>
          <w:p w14:paraId="0DD23C6D" w14:textId="689E4D2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5564D78C" w14:textId="51E2793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SAPRC07TC_AE7</w:t>
            </w:r>
          </w:p>
        </w:tc>
        <w:tc>
          <w:tcPr>
            <w:tcW w:w="1350" w:type="dxa"/>
            <w:shd w:val="clear" w:color="auto" w:fill="auto"/>
            <w:noWrap/>
          </w:tcPr>
          <w:p w14:paraId="18ADE74F" w14:textId="750B1D5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tcPr>
          <w:p w14:paraId="628F862F" w14:textId="350090D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7347CB81" w14:textId="07A7F3A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3D630608" w14:textId="513BD8D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12436101" w14:textId="4867BBD9" w:rsidTr="0008374A">
        <w:trPr>
          <w:trHeight w:val="144"/>
        </w:trPr>
        <w:tc>
          <w:tcPr>
            <w:tcW w:w="845" w:type="dxa"/>
            <w:shd w:val="clear" w:color="auto" w:fill="auto"/>
            <w:noWrap/>
          </w:tcPr>
          <w:p w14:paraId="4E9B26A7" w14:textId="712BC5E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3126C01E" w14:textId="5E7F5C3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CB6R3_AE7_TRACER</w:t>
            </w:r>
          </w:p>
        </w:tc>
        <w:tc>
          <w:tcPr>
            <w:tcW w:w="1350" w:type="dxa"/>
            <w:shd w:val="clear" w:color="auto" w:fill="auto"/>
            <w:noWrap/>
          </w:tcPr>
          <w:p w14:paraId="36A50482" w14:textId="0E8F3D8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73AABF3F" w14:textId="6724F70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5A914650" w14:textId="48039FE7"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4E9E559D" w14:textId="042480AC" w:rsidR="0008374A" w:rsidRPr="0008374A" w:rsidRDefault="0008374A" w:rsidP="0008374A">
            <w:pPr>
              <w:spacing w:after="0" w:line="240" w:lineRule="auto"/>
              <w:jc w:val="center"/>
              <w:rPr>
                <w:rFonts w:eastAsia="Times New Roman" w:cstheme="minorHAnsi"/>
                <w:color w:val="000000"/>
                <w:sz w:val="20"/>
                <w:szCs w:val="20"/>
              </w:rPr>
            </w:pPr>
            <w:r>
              <w:rPr>
                <w:rFonts w:eastAsia="Times New Roman" w:cstheme="minorHAnsi"/>
                <w:color w:val="000000"/>
                <w:sz w:val="20"/>
                <w:szCs w:val="20"/>
              </w:rPr>
              <w:t>n/a</w:t>
            </w:r>
          </w:p>
        </w:tc>
      </w:tr>
      <w:tr w:rsidR="0008374A" w:rsidRPr="00E83BC4" w14:paraId="49DF9FE3" w14:textId="7E505573" w:rsidTr="0008374A">
        <w:trPr>
          <w:trHeight w:val="144"/>
        </w:trPr>
        <w:tc>
          <w:tcPr>
            <w:tcW w:w="845" w:type="dxa"/>
            <w:shd w:val="clear" w:color="auto" w:fill="auto"/>
            <w:noWrap/>
          </w:tcPr>
          <w:p w14:paraId="3DED1318" w14:textId="1899EF4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4B024E3E" w14:textId="1ABB08D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CB6R3_AE7_TRACER</w:t>
            </w:r>
          </w:p>
        </w:tc>
        <w:tc>
          <w:tcPr>
            <w:tcW w:w="1350" w:type="dxa"/>
            <w:shd w:val="clear" w:color="auto" w:fill="auto"/>
            <w:noWrap/>
          </w:tcPr>
          <w:p w14:paraId="32808827" w14:textId="04867330"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07F3FBAA" w14:textId="0348BB3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022E6B86" w14:textId="2AB708A5"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6AEB193B" w14:textId="4AD36873"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4C7DB2" w:rsidRPr="00E83BC4" w14:paraId="2C9150C6" w14:textId="77777777" w:rsidTr="0008374A">
        <w:trPr>
          <w:trHeight w:val="144"/>
        </w:trPr>
        <w:tc>
          <w:tcPr>
            <w:tcW w:w="845" w:type="dxa"/>
            <w:shd w:val="clear" w:color="auto" w:fill="auto"/>
            <w:noWrap/>
          </w:tcPr>
          <w:p w14:paraId="02CDFC7C" w14:textId="5FE23D8D" w:rsidR="004C7DB2" w:rsidRPr="009B54CE" w:rsidRDefault="004C7DB2" w:rsidP="004C7DB2">
            <w:pPr>
              <w:spacing w:after="0" w:line="240" w:lineRule="auto"/>
              <w:jc w:val="center"/>
              <w:rPr>
                <w:sz w:val="20"/>
                <w:szCs w:val="20"/>
              </w:rPr>
            </w:pPr>
            <w:r w:rsidRPr="009B54CE">
              <w:rPr>
                <w:sz w:val="20"/>
                <w:szCs w:val="20"/>
              </w:rPr>
              <w:t>VOC</w:t>
            </w:r>
          </w:p>
        </w:tc>
        <w:tc>
          <w:tcPr>
            <w:tcW w:w="1940" w:type="dxa"/>
            <w:shd w:val="clear" w:color="auto" w:fill="auto"/>
            <w:noWrap/>
          </w:tcPr>
          <w:p w14:paraId="335BDE90" w14:textId="056044E2" w:rsidR="004C7DB2" w:rsidRPr="009B54CE" w:rsidRDefault="004C7DB2" w:rsidP="004C7DB2">
            <w:pPr>
              <w:spacing w:after="0" w:line="240" w:lineRule="auto"/>
              <w:jc w:val="center"/>
              <w:rPr>
                <w:sz w:val="20"/>
                <w:szCs w:val="20"/>
              </w:rPr>
            </w:pPr>
            <w:r w:rsidRPr="009B54CE">
              <w:rPr>
                <w:sz w:val="20"/>
                <w:szCs w:val="20"/>
              </w:rPr>
              <w:t>CB6R3_AE7_TRACER</w:t>
            </w:r>
          </w:p>
        </w:tc>
        <w:tc>
          <w:tcPr>
            <w:tcW w:w="1350" w:type="dxa"/>
            <w:shd w:val="clear" w:color="auto" w:fill="auto"/>
            <w:noWrap/>
          </w:tcPr>
          <w:p w14:paraId="66761906" w14:textId="593F52D7" w:rsidR="004C7DB2" w:rsidRPr="009B54CE" w:rsidRDefault="004C7DB2" w:rsidP="004C7DB2">
            <w:pPr>
              <w:spacing w:after="0" w:line="240" w:lineRule="auto"/>
              <w:jc w:val="center"/>
              <w:rPr>
                <w:sz w:val="20"/>
                <w:szCs w:val="20"/>
              </w:rPr>
            </w:pPr>
            <w:r w:rsidRPr="009B54CE">
              <w:rPr>
                <w:sz w:val="20"/>
                <w:szCs w:val="20"/>
              </w:rPr>
              <w:t>INTEGRATE</w:t>
            </w:r>
          </w:p>
        </w:tc>
        <w:tc>
          <w:tcPr>
            <w:tcW w:w="900" w:type="dxa"/>
            <w:shd w:val="clear" w:color="auto" w:fill="auto"/>
            <w:noWrap/>
          </w:tcPr>
          <w:p w14:paraId="5BAADC6F" w14:textId="6D59D98B" w:rsidR="004C7DB2" w:rsidRPr="009B54CE" w:rsidRDefault="004C7DB2" w:rsidP="004C7DB2">
            <w:pPr>
              <w:spacing w:after="0" w:line="240" w:lineRule="auto"/>
              <w:jc w:val="center"/>
              <w:rPr>
                <w:sz w:val="20"/>
                <w:szCs w:val="20"/>
              </w:rPr>
            </w:pPr>
            <w:r w:rsidRPr="009B54CE">
              <w:rPr>
                <w:sz w:val="20"/>
                <w:szCs w:val="20"/>
              </w:rPr>
              <w:t>CMAQ</w:t>
            </w:r>
          </w:p>
        </w:tc>
        <w:tc>
          <w:tcPr>
            <w:tcW w:w="1890" w:type="dxa"/>
            <w:shd w:val="clear" w:color="auto" w:fill="auto"/>
            <w:noWrap/>
          </w:tcPr>
          <w:p w14:paraId="44D785AF" w14:textId="2AFBA8BA" w:rsidR="004C7DB2" w:rsidRPr="0008374A" w:rsidRDefault="004C7DB2" w:rsidP="004C7DB2">
            <w:pPr>
              <w:spacing w:after="0" w:line="240" w:lineRule="auto"/>
              <w:jc w:val="center"/>
              <w:rPr>
                <w:sz w:val="20"/>
                <w:szCs w:val="20"/>
              </w:rPr>
            </w:pPr>
            <w:r w:rsidRPr="0008374A">
              <w:rPr>
                <w:sz w:val="20"/>
                <w:szCs w:val="20"/>
              </w:rPr>
              <w:t>NONHAPTOG</w:t>
            </w:r>
          </w:p>
        </w:tc>
        <w:tc>
          <w:tcPr>
            <w:tcW w:w="2340" w:type="dxa"/>
          </w:tcPr>
          <w:p w14:paraId="1B3071FA" w14:textId="015E8F73" w:rsidR="004C7DB2" w:rsidRPr="0008374A" w:rsidRDefault="004C7DB2" w:rsidP="004C7DB2">
            <w:pPr>
              <w:spacing w:after="0" w:line="240" w:lineRule="auto"/>
              <w:jc w:val="center"/>
              <w:rPr>
                <w:sz w:val="20"/>
                <w:szCs w:val="20"/>
              </w:rPr>
            </w:pPr>
            <w:r w:rsidRPr="0008374A">
              <w:rPr>
                <w:sz w:val="20"/>
                <w:szCs w:val="20"/>
              </w:rPr>
              <w:t>tbl_tox_MOVES_HAPS.csv</w:t>
            </w:r>
          </w:p>
        </w:tc>
      </w:tr>
      <w:tr w:rsidR="0008374A" w:rsidRPr="00E83BC4" w14:paraId="6FA051CF" w14:textId="0BAB8421" w:rsidTr="0008374A">
        <w:trPr>
          <w:trHeight w:val="144"/>
        </w:trPr>
        <w:tc>
          <w:tcPr>
            <w:tcW w:w="845" w:type="dxa"/>
            <w:shd w:val="clear" w:color="auto" w:fill="auto"/>
            <w:noWrap/>
          </w:tcPr>
          <w:p w14:paraId="2305A7C1" w14:textId="57C0588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2B014AE4" w14:textId="573D33BA"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w:t>
            </w:r>
          </w:p>
        </w:tc>
        <w:tc>
          <w:tcPr>
            <w:tcW w:w="1350" w:type="dxa"/>
            <w:shd w:val="clear" w:color="auto" w:fill="auto"/>
            <w:noWrap/>
          </w:tcPr>
          <w:p w14:paraId="6BA2D402" w14:textId="5C36114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60AC3FFE" w14:textId="20EB7E4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39D65C51" w14:textId="5784AD1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4DF89E42" w14:textId="254FF8C4" w:rsidR="0008374A" w:rsidRPr="0008374A" w:rsidRDefault="0008374A" w:rsidP="0008374A">
            <w:pPr>
              <w:spacing w:after="0" w:line="240" w:lineRule="auto"/>
              <w:jc w:val="center"/>
              <w:rPr>
                <w:rFonts w:eastAsia="Times New Roman" w:cstheme="minorHAnsi"/>
                <w:color w:val="000000"/>
                <w:sz w:val="20"/>
                <w:szCs w:val="20"/>
              </w:rPr>
            </w:pPr>
            <w:r w:rsidRPr="00FB27E6">
              <w:rPr>
                <w:rFonts w:eastAsia="Times New Roman" w:cstheme="minorHAnsi"/>
                <w:color w:val="000000"/>
                <w:sz w:val="20"/>
                <w:szCs w:val="20"/>
              </w:rPr>
              <w:t>n/a</w:t>
            </w:r>
          </w:p>
        </w:tc>
      </w:tr>
      <w:tr w:rsidR="0008374A" w:rsidRPr="00E83BC4" w14:paraId="7D0DF282" w14:textId="73622222" w:rsidTr="0008374A">
        <w:trPr>
          <w:trHeight w:val="144"/>
        </w:trPr>
        <w:tc>
          <w:tcPr>
            <w:tcW w:w="845" w:type="dxa"/>
            <w:shd w:val="clear" w:color="auto" w:fill="auto"/>
            <w:noWrap/>
          </w:tcPr>
          <w:p w14:paraId="41ABCA0F" w14:textId="0E5651E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767383AD" w14:textId="60EC98B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CB6R5_AE7</w:t>
            </w:r>
          </w:p>
        </w:tc>
        <w:tc>
          <w:tcPr>
            <w:tcW w:w="1350" w:type="dxa"/>
            <w:shd w:val="clear" w:color="auto" w:fill="auto"/>
            <w:noWrap/>
          </w:tcPr>
          <w:p w14:paraId="488F8912" w14:textId="0CEF2B9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458A4FE1" w14:textId="77C5ED1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1E715671" w14:textId="2064C585"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16C47388" w14:textId="76F7F19B" w:rsidR="0008374A" w:rsidRPr="0008374A" w:rsidRDefault="0008374A" w:rsidP="0008374A">
            <w:pPr>
              <w:spacing w:after="0" w:line="240" w:lineRule="auto"/>
              <w:jc w:val="center"/>
              <w:rPr>
                <w:rFonts w:eastAsia="Times New Roman" w:cstheme="minorHAnsi"/>
                <w:color w:val="000000"/>
                <w:sz w:val="20"/>
                <w:szCs w:val="20"/>
              </w:rPr>
            </w:pPr>
            <w:r w:rsidRPr="00FB27E6">
              <w:rPr>
                <w:rFonts w:eastAsia="Times New Roman" w:cstheme="minorHAnsi"/>
                <w:color w:val="000000"/>
                <w:sz w:val="20"/>
                <w:szCs w:val="20"/>
              </w:rPr>
              <w:t>n/a</w:t>
            </w:r>
          </w:p>
        </w:tc>
      </w:tr>
      <w:tr w:rsidR="00611F8B" w:rsidRPr="00E83BC4" w14:paraId="7E66D11C" w14:textId="7F6C7B02" w:rsidTr="0008374A">
        <w:trPr>
          <w:trHeight w:val="144"/>
        </w:trPr>
        <w:tc>
          <w:tcPr>
            <w:tcW w:w="845" w:type="dxa"/>
            <w:shd w:val="clear" w:color="auto" w:fill="auto"/>
            <w:noWrap/>
          </w:tcPr>
          <w:p w14:paraId="1B1D4DAE" w14:textId="4E6A13A2" w:rsidR="00611F8B" w:rsidRPr="009B54CE" w:rsidRDefault="00611F8B" w:rsidP="00611F8B">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4E39C7C7" w14:textId="1F5845CD" w:rsidR="00611F8B" w:rsidRPr="009B54CE" w:rsidRDefault="00611F8B" w:rsidP="00611F8B">
            <w:pPr>
              <w:spacing w:after="0" w:line="240" w:lineRule="auto"/>
              <w:jc w:val="center"/>
              <w:rPr>
                <w:rFonts w:eastAsia="Times New Roman" w:cstheme="minorHAnsi"/>
                <w:color w:val="000000"/>
                <w:sz w:val="20"/>
                <w:szCs w:val="20"/>
              </w:rPr>
            </w:pPr>
            <w:r w:rsidRPr="009B54CE">
              <w:rPr>
                <w:sz w:val="20"/>
                <w:szCs w:val="20"/>
              </w:rPr>
              <w:t>CB</w:t>
            </w:r>
            <w:r>
              <w:rPr>
                <w:sz w:val="20"/>
                <w:szCs w:val="20"/>
              </w:rPr>
              <w:t>7</w:t>
            </w:r>
            <w:r w:rsidRPr="009B54CE">
              <w:rPr>
                <w:sz w:val="20"/>
                <w:szCs w:val="20"/>
              </w:rPr>
              <w:t>_AE7</w:t>
            </w:r>
          </w:p>
        </w:tc>
        <w:tc>
          <w:tcPr>
            <w:tcW w:w="1350" w:type="dxa"/>
            <w:shd w:val="clear" w:color="auto" w:fill="auto"/>
            <w:noWrap/>
          </w:tcPr>
          <w:p w14:paraId="19B206A5" w14:textId="06F09748" w:rsidR="00611F8B" w:rsidRPr="009B54CE" w:rsidRDefault="00611F8B" w:rsidP="00611F8B">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5DB5AA40" w14:textId="56E85303" w:rsidR="00611F8B" w:rsidRPr="009B54CE" w:rsidRDefault="00611F8B" w:rsidP="00611F8B">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365BE4D7" w14:textId="29C57A39" w:rsidR="00611F8B" w:rsidRPr="0008374A" w:rsidRDefault="00611F8B" w:rsidP="00611F8B">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7FB7E66C" w14:textId="17EEB846" w:rsidR="00611F8B" w:rsidRPr="0008374A" w:rsidRDefault="00611F8B" w:rsidP="00611F8B">
            <w:pPr>
              <w:spacing w:after="0" w:line="240" w:lineRule="auto"/>
              <w:jc w:val="center"/>
              <w:rPr>
                <w:rFonts w:eastAsia="Times New Roman" w:cstheme="minorHAnsi"/>
                <w:color w:val="000000"/>
                <w:sz w:val="20"/>
                <w:szCs w:val="20"/>
              </w:rPr>
            </w:pPr>
            <w:r w:rsidRPr="00FB27E6">
              <w:rPr>
                <w:rFonts w:eastAsia="Times New Roman" w:cstheme="minorHAnsi"/>
                <w:color w:val="000000"/>
                <w:sz w:val="20"/>
                <w:szCs w:val="20"/>
              </w:rPr>
              <w:t>n/a</w:t>
            </w:r>
          </w:p>
        </w:tc>
      </w:tr>
      <w:tr w:rsidR="0008374A" w:rsidRPr="00E83BC4" w14:paraId="7A98BFEA" w14:textId="2C360CED" w:rsidTr="0008374A">
        <w:trPr>
          <w:trHeight w:val="144"/>
        </w:trPr>
        <w:tc>
          <w:tcPr>
            <w:tcW w:w="845" w:type="dxa"/>
            <w:shd w:val="clear" w:color="auto" w:fill="auto"/>
            <w:noWrap/>
          </w:tcPr>
          <w:p w14:paraId="49712A8A" w14:textId="1C8A550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1579C448" w14:textId="6B7D2A6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CRACMMv1.0</w:t>
            </w:r>
          </w:p>
        </w:tc>
        <w:tc>
          <w:tcPr>
            <w:tcW w:w="1350" w:type="dxa"/>
            <w:shd w:val="clear" w:color="auto" w:fill="auto"/>
            <w:noWrap/>
          </w:tcPr>
          <w:p w14:paraId="7B6BB0F4" w14:textId="0A37DC1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6D7086AF" w14:textId="29F88310"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1F9A3966" w14:textId="6D47A046"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309AB524" w14:textId="4074208B" w:rsidR="0008374A" w:rsidRPr="0008374A" w:rsidRDefault="0008374A" w:rsidP="0008374A">
            <w:pPr>
              <w:spacing w:after="0" w:line="240" w:lineRule="auto"/>
              <w:jc w:val="center"/>
              <w:rPr>
                <w:rFonts w:eastAsia="Times New Roman" w:cstheme="minorHAnsi"/>
                <w:color w:val="000000"/>
                <w:sz w:val="20"/>
                <w:szCs w:val="20"/>
              </w:rPr>
            </w:pPr>
            <w:r w:rsidRPr="00FB27E6">
              <w:rPr>
                <w:rFonts w:eastAsia="Times New Roman" w:cstheme="minorHAnsi"/>
                <w:color w:val="000000"/>
                <w:sz w:val="20"/>
                <w:szCs w:val="20"/>
              </w:rPr>
              <w:t>n/a</w:t>
            </w:r>
          </w:p>
        </w:tc>
      </w:tr>
      <w:tr w:rsidR="008B7E09" w:rsidRPr="00E83BC4" w14:paraId="1D5D4D49" w14:textId="77777777" w:rsidTr="0008374A">
        <w:trPr>
          <w:trHeight w:val="144"/>
          <w:ins w:id="804" w:author="Seltzer, Karl" w:date="2024-08-07T14:24:00Z"/>
        </w:trPr>
        <w:tc>
          <w:tcPr>
            <w:tcW w:w="845" w:type="dxa"/>
            <w:shd w:val="clear" w:color="auto" w:fill="auto"/>
            <w:noWrap/>
          </w:tcPr>
          <w:p w14:paraId="4A3581AD" w14:textId="4633B9BA" w:rsidR="008B7E09" w:rsidRPr="009B54CE" w:rsidRDefault="008B7E09" w:rsidP="008B7E09">
            <w:pPr>
              <w:spacing w:after="0" w:line="240" w:lineRule="auto"/>
              <w:jc w:val="center"/>
              <w:rPr>
                <w:ins w:id="805" w:author="Seltzer, Karl" w:date="2024-08-07T14:24:00Z"/>
                <w:sz w:val="20"/>
                <w:szCs w:val="20"/>
              </w:rPr>
            </w:pPr>
            <w:ins w:id="806" w:author="Seltzer, Karl" w:date="2024-08-07T14:34:00Z">
              <w:r w:rsidRPr="009B54CE">
                <w:rPr>
                  <w:sz w:val="20"/>
                  <w:szCs w:val="20"/>
                </w:rPr>
                <w:t>VOC</w:t>
              </w:r>
            </w:ins>
          </w:p>
        </w:tc>
        <w:tc>
          <w:tcPr>
            <w:tcW w:w="1940" w:type="dxa"/>
            <w:shd w:val="clear" w:color="auto" w:fill="auto"/>
            <w:noWrap/>
          </w:tcPr>
          <w:p w14:paraId="01BC96F4" w14:textId="593EE736" w:rsidR="008B7E09" w:rsidRPr="009B54CE" w:rsidRDefault="008B7E09" w:rsidP="008B7E09">
            <w:pPr>
              <w:spacing w:after="0" w:line="240" w:lineRule="auto"/>
              <w:jc w:val="center"/>
              <w:rPr>
                <w:ins w:id="807" w:author="Seltzer, Karl" w:date="2024-08-07T14:24:00Z"/>
                <w:sz w:val="20"/>
                <w:szCs w:val="20"/>
              </w:rPr>
            </w:pPr>
            <w:ins w:id="808" w:author="Seltzer, Karl" w:date="2024-08-07T14:34:00Z">
              <w:r w:rsidRPr="009B54CE">
                <w:rPr>
                  <w:sz w:val="20"/>
                  <w:szCs w:val="20"/>
                </w:rPr>
                <w:t>CRACMMv</w:t>
              </w:r>
              <w:r>
                <w:rPr>
                  <w:sz w:val="20"/>
                  <w:szCs w:val="20"/>
                </w:rPr>
                <w:t>2</w:t>
              </w:r>
              <w:r w:rsidRPr="009B54CE">
                <w:rPr>
                  <w:sz w:val="20"/>
                  <w:szCs w:val="20"/>
                </w:rPr>
                <w:t>.0</w:t>
              </w:r>
            </w:ins>
          </w:p>
        </w:tc>
        <w:tc>
          <w:tcPr>
            <w:tcW w:w="1350" w:type="dxa"/>
            <w:shd w:val="clear" w:color="auto" w:fill="auto"/>
            <w:noWrap/>
          </w:tcPr>
          <w:p w14:paraId="3AF7BE98" w14:textId="58920F32" w:rsidR="008B7E09" w:rsidRPr="009B54CE" w:rsidRDefault="008B7E09" w:rsidP="008B7E09">
            <w:pPr>
              <w:spacing w:after="0" w:line="240" w:lineRule="auto"/>
              <w:jc w:val="center"/>
              <w:rPr>
                <w:ins w:id="809" w:author="Seltzer, Karl" w:date="2024-08-07T14:24:00Z"/>
                <w:sz w:val="20"/>
                <w:szCs w:val="20"/>
              </w:rPr>
            </w:pPr>
            <w:ins w:id="810" w:author="Seltzer, Karl" w:date="2024-08-07T14:34:00Z">
              <w:r w:rsidRPr="009B54CE">
                <w:rPr>
                  <w:sz w:val="20"/>
                  <w:szCs w:val="20"/>
                </w:rPr>
                <w:t>CRITERIA</w:t>
              </w:r>
            </w:ins>
          </w:p>
        </w:tc>
        <w:tc>
          <w:tcPr>
            <w:tcW w:w="900" w:type="dxa"/>
            <w:shd w:val="clear" w:color="auto" w:fill="auto"/>
            <w:noWrap/>
          </w:tcPr>
          <w:p w14:paraId="4D57B0A7" w14:textId="765DDBEF" w:rsidR="008B7E09" w:rsidRPr="009B54CE" w:rsidRDefault="008B7E09" w:rsidP="008B7E09">
            <w:pPr>
              <w:spacing w:after="0" w:line="240" w:lineRule="auto"/>
              <w:jc w:val="center"/>
              <w:rPr>
                <w:ins w:id="811" w:author="Seltzer, Karl" w:date="2024-08-07T14:24:00Z"/>
                <w:sz w:val="20"/>
                <w:szCs w:val="20"/>
              </w:rPr>
            </w:pPr>
            <w:ins w:id="812" w:author="Seltzer, Karl" w:date="2024-08-07T14:34:00Z">
              <w:r w:rsidRPr="009B54CE">
                <w:rPr>
                  <w:sz w:val="20"/>
                  <w:szCs w:val="20"/>
                </w:rPr>
                <w:t>CAMX</w:t>
              </w:r>
            </w:ins>
          </w:p>
        </w:tc>
        <w:tc>
          <w:tcPr>
            <w:tcW w:w="1890" w:type="dxa"/>
            <w:shd w:val="clear" w:color="auto" w:fill="auto"/>
            <w:noWrap/>
          </w:tcPr>
          <w:p w14:paraId="3820C292" w14:textId="09CB59D0" w:rsidR="008B7E09" w:rsidRPr="0008374A" w:rsidRDefault="008B7E09" w:rsidP="008B7E09">
            <w:pPr>
              <w:spacing w:after="0" w:line="240" w:lineRule="auto"/>
              <w:jc w:val="center"/>
              <w:rPr>
                <w:ins w:id="813" w:author="Seltzer, Karl" w:date="2024-08-07T14:24:00Z"/>
                <w:sz w:val="20"/>
                <w:szCs w:val="20"/>
              </w:rPr>
            </w:pPr>
            <w:ins w:id="814" w:author="Seltzer, Karl" w:date="2024-08-07T14:34:00Z">
              <w:r w:rsidRPr="0008374A">
                <w:rPr>
                  <w:sz w:val="20"/>
                  <w:szCs w:val="20"/>
                </w:rPr>
                <w:t>TOG</w:t>
              </w:r>
            </w:ins>
          </w:p>
        </w:tc>
        <w:tc>
          <w:tcPr>
            <w:tcW w:w="2340" w:type="dxa"/>
          </w:tcPr>
          <w:p w14:paraId="5BD534F4" w14:textId="594128F3" w:rsidR="008B7E09" w:rsidRPr="00FB27E6" w:rsidRDefault="008B7E09" w:rsidP="008B7E09">
            <w:pPr>
              <w:spacing w:after="0" w:line="240" w:lineRule="auto"/>
              <w:jc w:val="center"/>
              <w:rPr>
                <w:ins w:id="815" w:author="Seltzer, Karl" w:date="2024-08-07T14:24:00Z"/>
                <w:rFonts w:eastAsia="Times New Roman" w:cstheme="minorHAnsi"/>
                <w:color w:val="000000"/>
                <w:sz w:val="20"/>
                <w:szCs w:val="20"/>
              </w:rPr>
            </w:pPr>
            <w:ins w:id="816" w:author="Seltzer, Karl" w:date="2024-08-07T14:34:00Z">
              <w:r w:rsidRPr="00FB27E6">
                <w:rPr>
                  <w:rFonts w:eastAsia="Times New Roman" w:cstheme="minorHAnsi"/>
                  <w:color w:val="000000"/>
                  <w:sz w:val="20"/>
                  <w:szCs w:val="20"/>
                </w:rPr>
                <w:t>n/a</w:t>
              </w:r>
            </w:ins>
          </w:p>
        </w:tc>
      </w:tr>
      <w:tr w:rsidR="0008374A" w:rsidRPr="00E83BC4" w14:paraId="49FB0473" w14:textId="5832504F" w:rsidTr="0008374A">
        <w:trPr>
          <w:trHeight w:val="144"/>
        </w:trPr>
        <w:tc>
          <w:tcPr>
            <w:tcW w:w="845" w:type="dxa"/>
            <w:shd w:val="clear" w:color="auto" w:fill="auto"/>
            <w:noWrap/>
          </w:tcPr>
          <w:p w14:paraId="5107673F" w14:textId="6853B3E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2410C3D0" w14:textId="4A3B3B4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SAPRC07TC_AE7</w:t>
            </w:r>
          </w:p>
        </w:tc>
        <w:tc>
          <w:tcPr>
            <w:tcW w:w="1350" w:type="dxa"/>
            <w:shd w:val="clear" w:color="auto" w:fill="auto"/>
            <w:noWrap/>
          </w:tcPr>
          <w:p w14:paraId="3234D9EE" w14:textId="5884488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3099515C" w14:textId="32C7563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6FCDEC9C" w14:textId="44A6386B"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1D3FD406" w14:textId="2B8CDB36" w:rsidR="0008374A" w:rsidRPr="0008374A" w:rsidRDefault="0008374A" w:rsidP="0008374A">
            <w:pPr>
              <w:spacing w:after="0" w:line="240" w:lineRule="auto"/>
              <w:jc w:val="center"/>
              <w:rPr>
                <w:rFonts w:eastAsia="Times New Roman" w:cstheme="minorHAnsi"/>
                <w:color w:val="000000"/>
                <w:sz w:val="20"/>
                <w:szCs w:val="20"/>
              </w:rPr>
            </w:pPr>
            <w:r w:rsidRPr="00FB27E6">
              <w:rPr>
                <w:rFonts w:eastAsia="Times New Roman" w:cstheme="minorHAnsi"/>
                <w:color w:val="000000"/>
                <w:sz w:val="20"/>
                <w:szCs w:val="20"/>
              </w:rPr>
              <w:t>n/a</w:t>
            </w:r>
          </w:p>
        </w:tc>
      </w:tr>
      <w:tr w:rsidR="00F92F9B" w:rsidRPr="00E83BC4" w14:paraId="5D36082A" w14:textId="77777777" w:rsidTr="0008374A">
        <w:trPr>
          <w:trHeight w:val="144"/>
          <w:ins w:id="817" w:author="Seltzer, Karl" w:date="2024-08-07T14:38:00Z"/>
        </w:trPr>
        <w:tc>
          <w:tcPr>
            <w:tcW w:w="845" w:type="dxa"/>
            <w:shd w:val="clear" w:color="auto" w:fill="auto"/>
            <w:noWrap/>
          </w:tcPr>
          <w:p w14:paraId="063F33DC" w14:textId="3ABB87E2" w:rsidR="00F92F9B" w:rsidRPr="009B54CE" w:rsidRDefault="00F92F9B" w:rsidP="00F92F9B">
            <w:pPr>
              <w:spacing w:after="0" w:line="240" w:lineRule="auto"/>
              <w:jc w:val="center"/>
              <w:rPr>
                <w:ins w:id="818" w:author="Seltzer, Karl" w:date="2024-08-07T14:38:00Z"/>
                <w:sz w:val="20"/>
                <w:szCs w:val="20"/>
              </w:rPr>
            </w:pPr>
            <w:ins w:id="819" w:author="Seltzer, Karl" w:date="2024-08-07T14:38:00Z">
              <w:r w:rsidRPr="009B54CE">
                <w:rPr>
                  <w:sz w:val="20"/>
                  <w:szCs w:val="20"/>
                </w:rPr>
                <w:t>VOC</w:t>
              </w:r>
            </w:ins>
          </w:p>
        </w:tc>
        <w:tc>
          <w:tcPr>
            <w:tcW w:w="1940" w:type="dxa"/>
            <w:shd w:val="clear" w:color="auto" w:fill="auto"/>
            <w:noWrap/>
          </w:tcPr>
          <w:p w14:paraId="41B5376B" w14:textId="4758AB7D" w:rsidR="00F92F9B" w:rsidRPr="009B54CE" w:rsidRDefault="00F92F9B" w:rsidP="00F92F9B">
            <w:pPr>
              <w:spacing w:after="0" w:line="240" w:lineRule="auto"/>
              <w:jc w:val="center"/>
              <w:rPr>
                <w:ins w:id="820" w:author="Seltzer, Karl" w:date="2024-08-07T14:38:00Z"/>
                <w:sz w:val="20"/>
                <w:szCs w:val="20"/>
              </w:rPr>
            </w:pPr>
            <w:ins w:id="821" w:author="Seltzer, Karl" w:date="2024-08-07T14:38:00Z">
              <w:r w:rsidRPr="009B54CE">
                <w:rPr>
                  <w:sz w:val="20"/>
                  <w:szCs w:val="20"/>
                </w:rPr>
                <w:t>CB6R4_CF2</w:t>
              </w:r>
            </w:ins>
          </w:p>
        </w:tc>
        <w:tc>
          <w:tcPr>
            <w:tcW w:w="1350" w:type="dxa"/>
            <w:shd w:val="clear" w:color="auto" w:fill="auto"/>
            <w:noWrap/>
          </w:tcPr>
          <w:p w14:paraId="601BDC0F" w14:textId="2FB7B1B4" w:rsidR="00F92F9B" w:rsidRPr="009B54CE" w:rsidRDefault="00F92F9B" w:rsidP="00F92F9B">
            <w:pPr>
              <w:spacing w:after="0" w:line="240" w:lineRule="auto"/>
              <w:jc w:val="center"/>
              <w:rPr>
                <w:ins w:id="822" w:author="Seltzer, Karl" w:date="2024-08-07T14:38:00Z"/>
                <w:sz w:val="20"/>
                <w:szCs w:val="20"/>
              </w:rPr>
            </w:pPr>
            <w:ins w:id="823" w:author="Seltzer, Karl" w:date="2024-08-07T14:38:00Z">
              <w:r w:rsidRPr="009B54CE">
                <w:rPr>
                  <w:sz w:val="20"/>
                  <w:szCs w:val="20"/>
                </w:rPr>
                <w:t>CRITERIA</w:t>
              </w:r>
            </w:ins>
          </w:p>
        </w:tc>
        <w:tc>
          <w:tcPr>
            <w:tcW w:w="900" w:type="dxa"/>
            <w:shd w:val="clear" w:color="auto" w:fill="auto"/>
            <w:noWrap/>
          </w:tcPr>
          <w:p w14:paraId="27D623A3" w14:textId="35291152" w:rsidR="00F92F9B" w:rsidRPr="009B54CE" w:rsidRDefault="00F92F9B" w:rsidP="00F92F9B">
            <w:pPr>
              <w:spacing w:after="0" w:line="240" w:lineRule="auto"/>
              <w:jc w:val="center"/>
              <w:rPr>
                <w:ins w:id="824" w:author="Seltzer, Karl" w:date="2024-08-07T14:38:00Z"/>
                <w:sz w:val="20"/>
                <w:szCs w:val="20"/>
              </w:rPr>
            </w:pPr>
            <w:ins w:id="825" w:author="Seltzer, Karl" w:date="2024-08-07T14:38:00Z">
              <w:r w:rsidRPr="009B54CE">
                <w:rPr>
                  <w:sz w:val="20"/>
                  <w:szCs w:val="20"/>
                </w:rPr>
                <w:t>CAMX</w:t>
              </w:r>
            </w:ins>
          </w:p>
        </w:tc>
        <w:tc>
          <w:tcPr>
            <w:tcW w:w="1890" w:type="dxa"/>
            <w:shd w:val="clear" w:color="auto" w:fill="auto"/>
            <w:noWrap/>
          </w:tcPr>
          <w:p w14:paraId="5D21E52D" w14:textId="038A42D8" w:rsidR="00F92F9B" w:rsidRPr="0008374A" w:rsidRDefault="00F92F9B" w:rsidP="00F92F9B">
            <w:pPr>
              <w:spacing w:after="0" w:line="240" w:lineRule="auto"/>
              <w:jc w:val="center"/>
              <w:rPr>
                <w:ins w:id="826" w:author="Seltzer, Karl" w:date="2024-08-07T14:38:00Z"/>
                <w:sz w:val="20"/>
                <w:szCs w:val="20"/>
              </w:rPr>
            </w:pPr>
            <w:ins w:id="827" w:author="Seltzer, Karl" w:date="2024-08-07T14:38:00Z">
              <w:r w:rsidRPr="0008374A">
                <w:rPr>
                  <w:sz w:val="20"/>
                  <w:szCs w:val="20"/>
                </w:rPr>
                <w:t>TOG</w:t>
              </w:r>
            </w:ins>
          </w:p>
        </w:tc>
        <w:tc>
          <w:tcPr>
            <w:tcW w:w="2340" w:type="dxa"/>
          </w:tcPr>
          <w:p w14:paraId="7861DBB1" w14:textId="6A3319F4" w:rsidR="00F92F9B" w:rsidRPr="0008374A" w:rsidRDefault="00F92F9B" w:rsidP="00F92F9B">
            <w:pPr>
              <w:spacing w:after="0" w:line="240" w:lineRule="auto"/>
              <w:jc w:val="center"/>
              <w:rPr>
                <w:ins w:id="828" w:author="Seltzer, Karl" w:date="2024-08-07T14:38:00Z"/>
                <w:sz w:val="20"/>
                <w:szCs w:val="20"/>
              </w:rPr>
            </w:pPr>
            <w:ins w:id="829" w:author="Seltzer, Karl" w:date="2024-08-07T14:38:00Z">
              <w:r>
                <w:rPr>
                  <w:rFonts w:eastAsia="Times New Roman" w:cstheme="minorHAnsi"/>
                  <w:color w:val="000000"/>
                  <w:sz w:val="20"/>
                  <w:szCs w:val="20"/>
                </w:rPr>
                <w:t>n/a</w:t>
              </w:r>
            </w:ins>
          </w:p>
        </w:tc>
      </w:tr>
      <w:tr w:rsidR="00F92F9B" w:rsidRPr="00E83BC4" w14:paraId="63B423C6" w14:textId="77777777" w:rsidTr="0008374A">
        <w:trPr>
          <w:trHeight w:val="144"/>
          <w:ins w:id="830" w:author="Seltzer, Karl" w:date="2024-08-07T14:38:00Z"/>
        </w:trPr>
        <w:tc>
          <w:tcPr>
            <w:tcW w:w="845" w:type="dxa"/>
            <w:shd w:val="clear" w:color="auto" w:fill="auto"/>
            <w:noWrap/>
          </w:tcPr>
          <w:p w14:paraId="7CE41EA0" w14:textId="45779C67" w:rsidR="00F92F9B" w:rsidRPr="009B54CE" w:rsidRDefault="00F92F9B" w:rsidP="00F92F9B">
            <w:pPr>
              <w:spacing w:after="0" w:line="240" w:lineRule="auto"/>
              <w:jc w:val="center"/>
              <w:rPr>
                <w:ins w:id="831" w:author="Seltzer, Karl" w:date="2024-08-07T14:38:00Z"/>
                <w:sz w:val="20"/>
                <w:szCs w:val="20"/>
              </w:rPr>
            </w:pPr>
            <w:ins w:id="832" w:author="Seltzer, Karl" w:date="2024-08-07T14:38:00Z">
              <w:r w:rsidRPr="009B54CE">
                <w:rPr>
                  <w:sz w:val="20"/>
                  <w:szCs w:val="20"/>
                </w:rPr>
                <w:t>VOC</w:t>
              </w:r>
            </w:ins>
          </w:p>
        </w:tc>
        <w:tc>
          <w:tcPr>
            <w:tcW w:w="1940" w:type="dxa"/>
            <w:shd w:val="clear" w:color="auto" w:fill="auto"/>
            <w:noWrap/>
          </w:tcPr>
          <w:p w14:paraId="5677EB7E" w14:textId="18B7F170" w:rsidR="00F92F9B" w:rsidRPr="009B54CE" w:rsidRDefault="00F92F9B" w:rsidP="00F92F9B">
            <w:pPr>
              <w:spacing w:after="0" w:line="240" w:lineRule="auto"/>
              <w:jc w:val="center"/>
              <w:rPr>
                <w:ins w:id="833" w:author="Seltzer, Karl" w:date="2024-08-07T14:38:00Z"/>
                <w:sz w:val="20"/>
                <w:szCs w:val="20"/>
              </w:rPr>
            </w:pPr>
            <w:ins w:id="834" w:author="Seltzer, Karl" w:date="2024-08-07T14:38:00Z">
              <w:r w:rsidRPr="009B54CE">
                <w:rPr>
                  <w:sz w:val="20"/>
                  <w:szCs w:val="20"/>
                </w:rPr>
                <w:t>CB</w:t>
              </w:r>
              <w:r>
                <w:rPr>
                  <w:sz w:val="20"/>
                  <w:szCs w:val="20"/>
                </w:rPr>
                <w:t>7</w:t>
              </w:r>
              <w:r w:rsidRPr="009B54CE">
                <w:rPr>
                  <w:sz w:val="20"/>
                  <w:szCs w:val="20"/>
                </w:rPr>
                <w:t>_CF2</w:t>
              </w:r>
            </w:ins>
          </w:p>
        </w:tc>
        <w:tc>
          <w:tcPr>
            <w:tcW w:w="1350" w:type="dxa"/>
            <w:shd w:val="clear" w:color="auto" w:fill="auto"/>
            <w:noWrap/>
          </w:tcPr>
          <w:p w14:paraId="519214EB" w14:textId="63B61D3E" w:rsidR="00F92F9B" w:rsidRPr="009B54CE" w:rsidRDefault="00F92F9B" w:rsidP="00F92F9B">
            <w:pPr>
              <w:spacing w:after="0" w:line="240" w:lineRule="auto"/>
              <w:jc w:val="center"/>
              <w:rPr>
                <w:ins w:id="835" w:author="Seltzer, Karl" w:date="2024-08-07T14:38:00Z"/>
                <w:sz w:val="20"/>
                <w:szCs w:val="20"/>
              </w:rPr>
            </w:pPr>
            <w:ins w:id="836" w:author="Seltzer, Karl" w:date="2024-08-07T14:38:00Z">
              <w:r w:rsidRPr="009B54CE">
                <w:rPr>
                  <w:sz w:val="20"/>
                  <w:szCs w:val="20"/>
                </w:rPr>
                <w:t>CRITERIA</w:t>
              </w:r>
            </w:ins>
          </w:p>
        </w:tc>
        <w:tc>
          <w:tcPr>
            <w:tcW w:w="900" w:type="dxa"/>
            <w:shd w:val="clear" w:color="auto" w:fill="auto"/>
            <w:noWrap/>
          </w:tcPr>
          <w:p w14:paraId="6C395489" w14:textId="5C8CBF45" w:rsidR="00F92F9B" w:rsidRPr="009B54CE" w:rsidRDefault="00F92F9B" w:rsidP="00F92F9B">
            <w:pPr>
              <w:spacing w:after="0" w:line="240" w:lineRule="auto"/>
              <w:jc w:val="center"/>
              <w:rPr>
                <w:ins w:id="837" w:author="Seltzer, Karl" w:date="2024-08-07T14:38:00Z"/>
                <w:sz w:val="20"/>
                <w:szCs w:val="20"/>
              </w:rPr>
            </w:pPr>
            <w:ins w:id="838" w:author="Seltzer, Karl" w:date="2024-08-07T14:38:00Z">
              <w:r w:rsidRPr="009B54CE">
                <w:rPr>
                  <w:sz w:val="20"/>
                  <w:szCs w:val="20"/>
                </w:rPr>
                <w:t>CAMX</w:t>
              </w:r>
            </w:ins>
          </w:p>
        </w:tc>
        <w:tc>
          <w:tcPr>
            <w:tcW w:w="1890" w:type="dxa"/>
            <w:shd w:val="clear" w:color="auto" w:fill="auto"/>
            <w:noWrap/>
          </w:tcPr>
          <w:p w14:paraId="6E6CEB73" w14:textId="1E929B8D" w:rsidR="00F92F9B" w:rsidRPr="0008374A" w:rsidRDefault="00F92F9B" w:rsidP="00F92F9B">
            <w:pPr>
              <w:spacing w:after="0" w:line="240" w:lineRule="auto"/>
              <w:jc w:val="center"/>
              <w:rPr>
                <w:ins w:id="839" w:author="Seltzer, Karl" w:date="2024-08-07T14:38:00Z"/>
                <w:sz w:val="20"/>
                <w:szCs w:val="20"/>
              </w:rPr>
            </w:pPr>
            <w:ins w:id="840" w:author="Seltzer, Karl" w:date="2024-08-07T14:38:00Z">
              <w:r w:rsidRPr="0008374A">
                <w:rPr>
                  <w:sz w:val="20"/>
                  <w:szCs w:val="20"/>
                </w:rPr>
                <w:t>TOG</w:t>
              </w:r>
            </w:ins>
          </w:p>
        </w:tc>
        <w:tc>
          <w:tcPr>
            <w:tcW w:w="2340" w:type="dxa"/>
          </w:tcPr>
          <w:p w14:paraId="63919954" w14:textId="79662FC2" w:rsidR="00F92F9B" w:rsidRPr="0008374A" w:rsidRDefault="00F92F9B" w:rsidP="00F92F9B">
            <w:pPr>
              <w:spacing w:after="0" w:line="240" w:lineRule="auto"/>
              <w:jc w:val="center"/>
              <w:rPr>
                <w:ins w:id="841" w:author="Seltzer, Karl" w:date="2024-08-07T14:38:00Z"/>
                <w:sz w:val="20"/>
                <w:szCs w:val="20"/>
              </w:rPr>
            </w:pPr>
            <w:ins w:id="842" w:author="Seltzer, Karl" w:date="2024-08-07T14:38:00Z">
              <w:r>
                <w:rPr>
                  <w:rFonts w:eastAsia="Times New Roman" w:cstheme="minorHAnsi"/>
                  <w:color w:val="000000"/>
                  <w:sz w:val="20"/>
                  <w:szCs w:val="20"/>
                </w:rPr>
                <w:t>n/a</w:t>
              </w:r>
            </w:ins>
          </w:p>
        </w:tc>
      </w:tr>
      <w:tr w:rsidR="00F92F9B" w:rsidRPr="00E83BC4" w14:paraId="60B7F1B9" w14:textId="77777777" w:rsidTr="0008374A">
        <w:trPr>
          <w:trHeight w:val="144"/>
          <w:ins w:id="843" w:author="Seltzer, Karl" w:date="2024-08-07T14:38:00Z"/>
        </w:trPr>
        <w:tc>
          <w:tcPr>
            <w:tcW w:w="845" w:type="dxa"/>
            <w:shd w:val="clear" w:color="auto" w:fill="auto"/>
            <w:noWrap/>
          </w:tcPr>
          <w:p w14:paraId="10CD513A" w14:textId="604326E0" w:rsidR="00F92F9B" w:rsidRPr="009B54CE" w:rsidRDefault="00F92F9B" w:rsidP="00F92F9B">
            <w:pPr>
              <w:spacing w:after="0" w:line="240" w:lineRule="auto"/>
              <w:jc w:val="center"/>
              <w:rPr>
                <w:ins w:id="844" w:author="Seltzer, Karl" w:date="2024-08-07T14:38:00Z"/>
                <w:sz w:val="20"/>
                <w:szCs w:val="20"/>
              </w:rPr>
            </w:pPr>
            <w:ins w:id="845" w:author="Seltzer, Karl" w:date="2024-08-07T14:38:00Z">
              <w:r w:rsidRPr="009B54CE">
                <w:rPr>
                  <w:sz w:val="20"/>
                  <w:szCs w:val="20"/>
                </w:rPr>
                <w:t>VOC</w:t>
              </w:r>
            </w:ins>
          </w:p>
        </w:tc>
        <w:tc>
          <w:tcPr>
            <w:tcW w:w="1940" w:type="dxa"/>
            <w:shd w:val="clear" w:color="auto" w:fill="auto"/>
            <w:noWrap/>
          </w:tcPr>
          <w:p w14:paraId="2FB1DFEF" w14:textId="0B3753E4" w:rsidR="00F92F9B" w:rsidRPr="009B54CE" w:rsidRDefault="00F92F9B" w:rsidP="00F92F9B">
            <w:pPr>
              <w:spacing w:after="0" w:line="240" w:lineRule="auto"/>
              <w:jc w:val="center"/>
              <w:rPr>
                <w:ins w:id="846" w:author="Seltzer, Karl" w:date="2024-08-07T14:38:00Z"/>
                <w:sz w:val="20"/>
                <w:szCs w:val="20"/>
              </w:rPr>
            </w:pPr>
            <w:ins w:id="847" w:author="Seltzer, Karl" w:date="2024-08-07T14:38:00Z">
              <w:r w:rsidRPr="009B54CE">
                <w:rPr>
                  <w:sz w:val="20"/>
                  <w:szCs w:val="20"/>
                </w:rPr>
                <w:t>CB</w:t>
              </w:r>
              <w:r>
                <w:rPr>
                  <w:sz w:val="20"/>
                  <w:szCs w:val="20"/>
                </w:rPr>
                <w:t>7VCP</w:t>
              </w:r>
              <w:r w:rsidRPr="009B54CE">
                <w:rPr>
                  <w:sz w:val="20"/>
                  <w:szCs w:val="20"/>
                </w:rPr>
                <w:t>_CF2</w:t>
              </w:r>
            </w:ins>
          </w:p>
        </w:tc>
        <w:tc>
          <w:tcPr>
            <w:tcW w:w="1350" w:type="dxa"/>
            <w:shd w:val="clear" w:color="auto" w:fill="auto"/>
            <w:noWrap/>
          </w:tcPr>
          <w:p w14:paraId="55E8A0B3" w14:textId="649A169C" w:rsidR="00F92F9B" w:rsidRPr="009B54CE" w:rsidRDefault="00F92F9B" w:rsidP="00F92F9B">
            <w:pPr>
              <w:spacing w:after="0" w:line="240" w:lineRule="auto"/>
              <w:jc w:val="center"/>
              <w:rPr>
                <w:ins w:id="848" w:author="Seltzer, Karl" w:date="2024-08-07T14:38:00Z"/>
                <w:sz w:val="20"/>
                <w:szCs w:val="20"/>
              </w:rPr>
            </w:pPr>
            <w:ins w:id="849" w:author="Seltzer, Karl" w:date="2024-08-07T14:38:00Z">
              <w:r w:rsidRPr="009B54CE">
                <w:rPr>
                  <w:sz w:val="20"/>
                  <w:szCs w:val="20"/>
                </w:rPr>
                <w:t>CRITERIA</w:t>
              </w:r>
            </w:ins>
          </w:p>
        </w:tc>
        <w:tc>
          <w:tcPr>
            <w:tcW w:w="900" w:type="dxa"/>
            <w:shd w:val="clear" w:color="auto" w:fill="auto"/>
            <w:noWrap/>
          </w:tcPr>
          <w:p w14:paraId="5869DACD" w14:textId="06625523" w:rsidR="00F92F9B" w:rsidRPr="009B54CE" w:rsidRDefault="00F92F9B" w:rsidP="00F92F9B">
            <w:pPr>
              <w:spacing w:after="0" w:line="240" w:lineRule="auto"/>
              <w:jc w:val="center"/>
              <w:rPr>
                <w:ins w:id="850" w:author="Seltzer, Karl" w:date="2024-08-07T14:38:00Z"/>
                <w:sz w:val="20"/>
                <w:szCs w:val="20"/>
              </w:rPr>
            </w:pPr>
            <w:ins w:id="851" w:author="Seltzer, Karl" w:date="2024-08-07T14:38:00Z">
              <w:r w:rsidRPr="009B54CE">
                <w:rPr>
                  <w:sz w:val="20"/>
                  <w:szCs w:val="20"/>
                </w:rPr>
                <w:t>CAMX</w:t>
              </w:r>
            </w:ins>
          </w:p>
        </w:tc>
        <w:tc>
          <w:tcPr>
            <w:tcW w:w="1890" w:type="dxa"/>
            <w:shd w:val="clear" w:color="auto" w:fill="auto"/>
            <w:noWrap/>
          </w:tcPr>
          <w:p w14:paraId="6FFBDA43" w14:textId="0568D9DD" w:rsidR="00F92F9B" w:rsidRPr="0008374A" w:rsidRDefault="00F92F9B" w:rsidP="00F92F9B">
            <w:pPr>
              <w:spacing w:after="0" w:line="240" w:lineRule="auto"/>
              <w:jc w:val="center"/>
              <w:rPr>
                <w:ins w:id="852" w:author="Seltzer, Karl" w:date="2024-08-07T14:38:00Z"/>
                <w:sz w:val="20"/>
                <w:szCs w:val="20"/>
              </w:rPr>
            </w:pPr>
            <w:ins w:id="853" w:author="Seltzer, Karl" w:date="2024-08-07T14:38:00Z">
              <w:r w:rsidRPr="0008374A">
                <w:rPr>
                  <w:sz w:val="20"/>
                  <w:szCs w:val="20"/>
                </w:rPr>
                <w:t>TOG</w:t>
              </w:r>
            </w:ins>
          </w:p>
        </w:tc>
        <w:tc>
          <w:tcPr>
            <w:tcW w:w="2340" w:type="dxa"/>
          </w:tcPr>
          <w:p w14:paraId="2BF13CD8" w14:textId="227AA4F7" w:rsidR="00F92F9B" w:rsidRPr="0008374A" w:rsidRDefault="00F92F9B" w:rsidP="00F92F9B">
            <w:pPr>
              <w:spacing w:after="0" w:line="240" w:lineRule="auto"/>
              <w:jc w:val="center"/>
              <w:rPr>
                <w:ins w:id="854" w:author="Seltzer, Karl" w:date="2024-08-07T14:38:00Z"/>
                <w:sz w:val="20"/>
                <w:szCs w:val="20"/>
              </w:rPr>
            </w:pPr>
            <w:ins w:id="855" w:author="Seltzer, Karl" w:date="2024-08-07T14:38:00Z">
              <w:r>
                <w:rPr>
                  <w:rFonts w:eastAsia="Times New Roman" w:cstheme="minorHAnsi"/>
                  <w:color w:val="000000"/>
                  <w:sz w:val="20"/>
                  <w:szCs w:val="20"/>
                </w:rPr>
                <w:t>n/a</w:t>
              </w:r>
            </w:ins>
          </w:p>
        </w:tc>
      </w:tr>
      <w:tr w:rsidR="00F92F9B" w:rsidRPr="00E83BC4" w14:paraId="29AD63F5" w14:textId="77777777" w:rsidTr="0008374A">
        <w:trPr>
          <w:trHeight w:val="144"/>
          <w:ins w:id="856" w:author="Seltzer, Karl" w:date="2024-08-07T14:38:00Z"/>
        </w:trPr>
        <w:tc>
          <w:tcPr>
            <w:tcW w:w="845" w:type="dxa"/>
            <w:shd w:val="clear" w:color="auto" w:fill="auto"/>
            <w:noWrap/>
          </w:tcPr>
          <w:p w14:paraId="0BC13C73" w14:textId="56175B9D" w:rsidR="00F92F9B" w:rsidRPr="009B54CE" w:rsidRDefault="00F92F9B" w:rsidP="00F92F9B">
            <w:pPr>
              <w:spacing w:after="0" w:line="240" w:lineRule="auto"/>
              <w:jc w:val="center"/>
              <w:rPr>
                <w:ins w:id="857" w:author="Seltzer, Karl" w:date="2024-08-07T14:38:00Z"/>
                <w:sz w:val="20"/>
                <w:szCs w:val="20"/>
              </w:rPr>
            </w:pPr>
            <w:ins w:id="858" w:author="Seltzer, Karl" w:date="2024-08-07T14:38:00Z">
              <w:r w:rsidRPr="009B54CE">
                <w:rPr>
                  <w:sz w:val="20"/>
                  <w:szCs w:val="20"/>
                </w:rPr>
                <w:t>VOC</w:t>
              </w:r>
            </w:ins>
          </w:p>
        </w:tc>
        <w:tc>
          <w:tcPr>
            <w:tcW w:w="1940" w:type="dxa"/>
            <w:shd w:val="clear" w:color="auto" w:fill="auto"/>
            <w:noWrap/>
          </w:tcPr>
          <w:p w14:paraId="0F38AD05" w14:textId="5922859A" w:rsidR="00F92F9B" w:rsidRPr="009B54CE" w:rsidRDefault="00F92F9B" w:rsidP="00F92F9B">
            <w:pPr>
              <w:spacing w:after="0" w:line="240" w:lineRule="auto"/>
              <w:jc w:val="center"/>
              <w:rPr>
                <w:ins w:id="859" w:author="Seltzer, Karl" w:date="2024-08-07T14:38:00Z"/>
                <w:sz w:val="20"/>
                <w:szCs w:val="20"/>
              </w:rPr>
            </w:pPr>
            <w:ins w:id="860" w:author="Seltzer, Karl" w:date="2024-08-07T14:38:00Z">
              <w:r w:rsidRPr="009B54CE">
                <w:rPr>
                  <w:sz w:val="20"/>
                  <w:szCs w:val="20"/>
                </w:rPr>
                <w:t>SAPRC07_CF2</w:t>
              </w:r>
            </w:ins>
          </w:p>
        </w:tc>
        <w:tc>
          <w:tcPr>
            <w:tcW w:w="1350" w:type="dxa"/>
            <w:shd w:val="clear" w:color="auto" w:fill="auto"/>
            <w:noWrap/>
          </w:tcPr>
          <w:p w14:paraId="0C5256DC" w14:textId="1C6C508B" w:rsidR="00F92F9B" w:rsidRPr="009B54CE" w:rsidRDefault="00F92F9B" w:rsidP="00F92F9B">
            <w:pPr>
              <w:spacing w:after="0" w:line="240" w:lineRule="auto"/>
              <w:jc w:val="center"/>
              <w:rPr>
                <w:ins w:id="861" w:author="Seltzer, Karl" w:date="2024-08-07T14:38:00Z"/>
                <w:sz w:val="20"/>
                <w:szCs w:val="20"/>
              </w:rPr>
            </w:pPr>
            <w:ins w:id="862" w:author="Seltzer, Karl" w:date="2024-08-07T14:38:00Z">
              <w:r w:rsidRPr="009B54CE">
                <w:rPr>
                  <w:sz w:val="20"/>
                  <w:szCs w:val="20"/>
                </w:rPr>
                <w:t>CRITERIA</w:t>
              </w:r>
            </w:ins>
          </w:p>
        </w:tc>
        <w:tc>
          <w:tcPr>
            <w:tcW w:w="900" w:type="dxa"/>
            <w:shd w:val="clear" w:color="auto" w:fill="auto"/>
            <w:noWrap/>
          </w:tcPr>
          <w:p w14:paraId="4DDAF8AF" w14:textId="025AB80C" w:rsidR="00F92F9B" w:rsidRPr="009B54CE" w:rsidRDefault="00F92F9B" w:rsidP="00F92F9B">
            <w:pPr>
              <w:spacing w:after="0" w:line="240" w:lineRule="auto"/>
              <w:jc w:val="center"/>
              <w:rPr>
                <w:ins w:id="863" w:author="Seltzer, Karl" w:date="2024-08-07T14:38:00Z"/>
                <w:sz w:val="20"/>
                <w:szCs w:val="20"/>
              </w:rPr>
            </w:pPr>
            <w:ins w:id="864" w:author="Seltzer, Karl" w:date="2024-08-07T14:38:00Z">
              <w:r w:rsidRPr="009B54CE">
                <w:rPr>
                  <w:sz w:val="20"/>
                  <w:szCs w:val="20"/>
                </w:rPr>
                <w:t>CAMX</w:t>
              </w:r>
            </w:ins>
          </w:p>
        </w:tc>
        <w:tc>
          <w:tcPr>
            <w:tcW w:w="1890" w:type="dxa"/>
            <w:shd w:val="clear" w:color="auto" w:fill="auto"/>
            <w:noWrap/>
          </w:tcPr>
          <w:p w14:paraId="64832558" w14:textId="6D5345C6" w:rsidR="00F92F9B" w:rsidRPr="0008374A" w:rsidRDefault="00F92F9B" w:rsidP="00F92F9B">
            <w:pPr>
              <w:spacing w:after="0" w:line="240" w:lineRule="auto"/>
              <w:jc w:val="center"/>
              <w:rPr>
                <w:ins w:id="865" w:author="Seltzer, Karl" w:date="2024-08-07T14:38:00Z"/>
                <w:sz w:val="20"/>
                <w:szCs w:val="20"/>
              </w:rPr>
            </w:pPr>
            <w:ins w:id="866" w:author="Seltzer, Karl" w:date="2024-08-07T14:38:00Z">
              <w:r w:rsidRPr="0008374A">
                <w:rPr>
                  <w:sz w:val="20"/>
                  <w:szCs w:val="20"/>
                </w:rPr>
                <w:t>TOG</w:t>
              </w:r>
            </w:ins>
          </w:p>
        </w:tc>
        <w:tc>
          <w:tcPr>
            <w:tcW w:w="2340" w:type="dxa"/>
          </w:tcPr>
          <w:p w14:paraId="163C7DA8" w14:textId="2EA8BD96" w:rsidR="00F92F9B" w:rsidRPr="0008374A" w:rsidRDefault="00F92F9B" w:rsidP="00F92F9B">
            <w:pPr>
              <w:spacing w:after="0" w:line="240" w:lineRule="auto"/>
              <w:jc w:val="center"/>
              <w:rPr>
                <w:ins w:id="867" w:author="Seltzer, Karl" w:date="2024-08-07T14:38:00Z"/>
                <w:sz w:val="20"/>
                <w:szCs w:val="20"/>
              </w:rPr>
            </w:pPr>
            <w:ins w:id="868" w:author="Seltzer, Karl" w:date="2024-08-07T14:38:00Z">
              <w:r>
                <w:rPr>
                  <w:rFonts w:eastAsia="Times New Roman" w:cstheme="minorHAnsi"/>
                  <w:color w:val="000000"/>
                  <w:sz w:val="20"/>
                  <w:szCs w:val="20"/>
                </w:rPr>
                <w:t>n/a</w:t>
              </w:r>
            </w:ins>
          </w:p>
        </w:tc>
      </w:tr>
      <w:tr w:rsidR="0008374A" w:rsidRPr="00E83BC4" w14:paraId="404E87C6" w14:textId="07812EBD" w:rsidTr="0008374A">
        <w:trPr>
          <w:trHeight w:val="144"/>
        </w:trPr>
        <w:tc>
          <w:tcPr>
            <w:tcW w:w="845" w:type="dxa"/>
            <w:shd w:val="clear" w:color="auto" w:fill="auto"/>
            <w:noWrap/>
          </w:tcPr>
          <w:p w14:paraId="283B7F8D" w14:textId="132CCC4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0D9906C3" w14:textId="3EE7C85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w:t>
            </w:r>
          </w:p>
        </w:tc>
        <w:tc>
          <w:tcPr>
            <w:tcW w:w="1350" w:type="dxa"/>
            <w:shd w:val="clear" w:color="auto" w:fill="auto"/>
            <w:noWrap/>
          </w:tcPr>
          <w:p w14:paraId="42A525B4" w14:textId="24ED63C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54A45370" w14:textId="52538F6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70D541E9" w14:textId="377214AE"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01EAAEA7" w14:textId="2E901EC5"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0ED4FBF0" w14:textId="4A9D1966" w:rsidTr="0008374A">
        <w:trPr>
          <w:trHeight w:val="144"/>
        </w:trPr>
        <w:tc>
          <w:tcPr>
            <w:tcW w:w="845" w:type="dxa"/>
            <w:shd w:val="clear" w:color="auto" w:fill="auto"/>
            <w:noWrap/>
            <w:hideMark/>
          </w:tcPr>
          <w:p w14:paraId="00C561F0" w14:textId="74154D8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2F4AE44B" w14:textId="574C6CB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CB6R5_AE7</w:t>
            </w:r>
          </w:p>
        </w:tc>
        <w:tc>
          <w:tcPr>
            <w:tcW w:w="1350" w:type="dxa"/>
            <w:shd w:val="clear" w:color="auto" w:fill="auto"/>
            <w:noWrap/>
            <w:hideMark/>
          </w:tcPr>
          <w:p w14:paraId="6724DC40" w14:textId="2D38C6FB"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0C2261C7" w14:textId="1E13BCC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108664C8" w14:textId="7F3D24D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07E4471C" w14:textId="67BC3CD3"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611F8B" w:rsidRPr="00E83BC4" w14:paraId="4F9C4521" w14:textId="348FD43C" w:rsidTr="00D75C1C">
        <w:trPr>
          <w:trHeight w:val="144"/>
        </w:trPr>
        <w:tc>
          <w:tcPr>
            <w:tcW w:w="845" w:type="dxa"/>
            <w:shd w:val="clear" w:color="auto" w:fill="auto"/>
            <w:noWrap/>
          </w:tcPr>
          <w:p w14:paraId="1BD1F145" w14:textId="70AE351B" w:rsidR="00611F8B" w:rsidRPr="009B54CE" w:rsidRDefault="00611F8B" w:rsidP="00611F8B">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602197B1" w14:textId="0218E199" w:rsidR="00611F8B" w:rsidRPr="009B54CE" w:rsidRDefault="00611F8B" w:rsidP="00611F8B">
            <w:pPr>
              <w:spacing w:after="0" w:line="240" w:lineRule="auto"/>
              <w:jc w:val="center"/>
              <w:rPr>
                <w:rFonts w:eastAsia="Times New Roman" w:cstheme="minorHAnsi"/>
                <w:color w:val="000000"/>
                <w:sz w:val="20"/>
                <w:szCs w:val="20"/>
              </w:rPr>
            </w:pPr>
            <w:r w:rsidRPr="009B54CE">
              <w:rPr>
                <w:sz w:val="20"/>
                <w:szCs w:val="20"/>
              </w:rPr>
              <w:t>CB</w:t>
            </w:r>
            <w:r>
              <w:rPr>
                <w:sz w:val="20"/>
                <w:szCs w:val="20"/>
              </w:rPr>
              <w:t>7</w:t>
            </w:r>
            <w:r w:rsidRPr="009B54CE">
              <w:rPr>
                <w:sz w:val="20"/>
                <w:szCs w:val="20"/>
              </w:rPr>
              <w:t>_AE7</w:t>
            </w:r>
          </w:p>
        </w:tc>
        <w:tc>
          <w:tcPr>
            <w:tcW w:w="1350" w:type="dxa"/>
            <w:shd w:val="clear" w:color="auto" w:fill="auto"/>
            <w:noWrap/>
          </w:tcPr>
          <w:p w14:paraId="03C540EA" w14:textId="191D474F" w:rsidR="00611F8B" w:rsidRPr="009B54CE" w:rsidRDefault="00611F8B" w:rsidP="00611F8B">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4157FBCB" w14:textId="13456570" w:rsidR="00611F8B" w:rsidRPr="009B54CE" w:rsidRDefault="00611F8B" w:rsidP="00611F8B">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6405DA80" w14:textId="685134F4" w:rsidR="00611F8B" w:rsidRPr="0008374A" w:rsidRDefault="00611F8B" w:rsidP="00611F8B">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0CCDDB90" w14:textId="0E69687C" w:rsidR="00611F8B" w:rsidRPr="0008374A" w:rsidRDefault="00611F8B" w:rsidP="00611F8B">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5951703A" w14:textId="11D68D96" w:rsidTr="0008374A">
        <w:trPr>
          <w:trHeight w:val="144"/>
        </w:trPr>
        <w:tc>
          <w:tcPr>
            <w:tcW w:w="845" w:type="dxa"/>
            <w:shd w:val="clear" w:color="auto" w:fill="auto"/>
            <w:noWrap/>
            <w:hideMark/>
          </w:tcPr>
          <w:p w14:paraId="3914DAA8" w14:textId="4F36ABF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7015266F" w14:textId="6586B74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CRACMMv1.0</w:t>
            </w:r>
          </w:p>
        </w:tc>
        <w:tc>
          <w:tcPr>
            <w:tcW w:w="1350" w:type="dxa"/>
            <w:shd w:val="clear" w:color="auto" w:fill="auto"/>
            <w:noWrap/>
            <w:hideMark/>
          </w:tcPr>
          <w:p w14:paraId="7670747F" w14:textId="2DBDEB2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533215DC" w14:textId="22FEBD3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59597E5C" w14:textId="37616730"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6F025C7A" w14:textId="2EC05EA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8B7E09" w:rsidRPr="00E83BC4" w14:paraId="3C907F88" w14:textId="77777777" w:rsidTr="0008374A">
        <w:trPr>
          <w:trHeight w:val="144"/>
          <w:ins w:id="869" w:author="Seltzer, Karl" w:date="2024-08-07T14:25:00Z"/>
        </w:trPr>
        <w:tc>
          <w:tcPr>
            <w:tcW w:w="845" w:type="dxa"/>
            <w:shd w:val="clear" w:color="auto" w:fill="auto"/>
            <w:noWrap/>
          </w:tcPr>
          <w:p w14:paraId="76F2C0E6" w14:textId="5B243B60" w:rsidR="008B7E09" w:rsidRPr="009B54CE" w:rsidRDefault="008B7E09" w:rsidP="008B7E09">
            <w:pPr>
              <w:spacing w:after="0" w:line="240" w:lineRule="auto"/>
              <w:jc w:val="center"/>
              <w:rPr>
                <w:ins w:id="870" w:author="Seltzer, Karl" w:date="2024-08-07T14:25:00Z"/>
                <w:sz w:val="20"/>
                <w:szCs w:val="20"/>
              </w:rPr>
            </w:pPr>
            <w:ins w:id="871" w:author="Seltzer, Karl" w:date="2024-08-07T14:34:00Z">
              <w:r w:rsidRPr="009B54CE">
                <w:rPr>
                  <w:sz w:val="20"/>
                  <w:szCs w:val="20"/>
                </w:rPr>
                <w:t>VOC</w:t>
              </w:r>
            </w:ins>
          </w:p>
        </w:tc>
        <w:tc>
          <w:tcPr>
            <w:tcW w:w="1940" w:type="dxa"/>
            <w:shd w:val="clear" w:color="auto" w:fill="auto"/>
            <w:noWrap/>
          </w:tcPr>
          <w:p w14:paraId="59DF4086" w14:textId="101897EF" w:rsidR="008B7E09" w:rsidRPr="009B54CE" w:rsidRDefault="008B7E09" w:rsidP="008B7E09">
            <w:pPr>
              <w:spacing w:after="0" w:line="240" w:lineRule="auto"/>
              <w:jc w:val="center"/>
              <w:rPr>
                <w:ins w:id="872" w:author="Seltzer, Karl" w:date="2024-08-07T14:25:00Z"/>
                <w:sz w:val="20"/>
                <w:szCs w:val="20"/>
              </w:rPr>
            </w:pPr>
            <w:ins w:id="873" w:author="Seltzer, Karl" w:date="2024-08-07T14:34:00Z">
              <w:r w:rsidRPr="009B54CE">
                <w:rPr>
                  <w:sz w:val="20"/>
                  <w:szCs w:val="20"/>
                </w:rPr>
                <w:t>CRACMMv</w:t>
              </w:r>
              <w:r>
                <w:rPr>
                  <w:sz w:val="20"/>
                  <w:szCs w:val="20"/>
                </w:rPr>
                <w:t>2</w:t>
              </w:r>
              <w:r w:rsidRPr="009B54CE">
                <w:rPr>
                  <w:sz w:val="20"/>
                  <w:szCs w:val="20"/>
                </w:rPr>
                <w:t>.0</w:t>
              </w:r>
            </w:ins>
          </w:p>
        </w:tc>
        <w:tc>
          <w:tcPr>
            <w:tcW w:w="1350" w:type="dxa"/>
            <w:shd w:val="clear" w:color="auto" w:fill="auto"/>
            <w:noWrap/>
          </w:tcPr>
          <w:p w14:paraId="64BB3004" w14:textId="55BF3D14" w:rsidR="008B7E09" w:rsidRPr="009B54CE" w:rsidRDefault="008B7E09" w:rsidP="008B7E09">
            <w:pPr>
              <w:spacing w:after="0" w:line="240" w:lineRule="auto"/>
              <w:jc w:val="center"/>
              <w:rPr>
                <w:ins w:id="874" w:author="Seltzer, Karl" w:date="2024-08-07T14:25:00Z"/>
                <w:sz w:val="20"/>
                <w:szCs w:val="20"/>
              </w:rPr>
            </w:pPr>
            <w:ins w:id="875" w:author="Seltzer, Karl" w:date="2024-08-07T14:34:00Z">
              <w:r w:rsidRPr="009B54CE">
                <w:rPr>
                  <w:sz w:val="20"/>
                  <w:szCs w:val="20"/>
                </w:rPr>
                <w:t>INTEGRATE</w:t>
              </w:r>
            </w:ins>
          </w:p>
        </w:tc>
        <w:tc>
          <w:tcPr>
            <w:tcW w:w="900" w:type="dxa"/>
            <w:shd w:val="clear" w:color="auto" w:fill="auto"/>
            <w:noWrap/>
          </w:tcPr>
          <w:p w14:paraId="7C2DF366" w14:textId="24970F72" w:rsidR="008B7E09" w:rsidRPr="009B54CE" w:rsidRDefault="008B7E09" w:rsidP="008B7E09">
            <w:pPr>
              <w:spacing w:after="0" w:line="240" w:lineRule="auto"/>
              <w:jc w:val="center"/>
              <w:rPr>
                <w:ins w:id="876" w:author="Seltzer, Karl" w:date="2024-08-07T14:25:00Z"/>
                <w:sz w:val="20"/>
                <w:szCs w:val="20"/>
              </w:rPr>
            </w:pPr>
            <w:ins w:id="877" w:author="Seltzer, Karl" w:date="2024-08-07T14:34:00Z">
              <w:r w:rsidRPr="009B54CE">
                <w:rPr>
                  <w:sz w:val="20"/>
                  <w:szCs w:val="20"/>
                </w:rPr>
                <w:t>CAMX</w:t>
              </w:r>
            </w:ins>
          </w:p>
        </w:tc>
        <w:tc>
          <w:tcPr>
            <w:tcW w:w="1890" w:type="dxa"/>
            <w:shd w:val="clear" w:color="auto" w:fill="auto"/>
            <w:noWrap/>
          </w:tcPr>
          <w:p w14:paraId="09DF8A1E" w14:textId="52384076" w:rsidR="008B7E09" w:rsidRPr="0008374A" w:rsidRDefault="008B7E09" w:rsidP="008B7E09">
            <w:pPr>
              <w:spacing w:after="0" w:line="240" w:lineRule="auto"/>
              <w:jc w:val="center"/>
              <w:rPr>
                <w:ins w:id="878" w:author="Seltzer, Karl" w:date="2024-08-07T14:25:00Z"/>
                <w:sz w:val="20"/>
                <w:szCs w:val="20"/>
              </w:rPr>
            </w:pPr>
            <w:ins w:id="879" w:author="Seltzer, Karl" w:date="2024-08-07T14:34:00Z">
              <w:r w:rsidRPr="0008374A">
                <w:rPr>
                  <w:sz w:val="20"/>
                  <w:szCs w:val="20"/>
                </w:rPr>
                <w:t>NONHAPTOG</w:t>
              </w:r>
            </w:ins>
          </w:p>
        </w:tc>
        <w:tc>
          <w:tcPr>
            <w:tcW w:w="2340" w:type="dxa"/>
          </w:tcPr>
          <w:p w14:paraId="5FC25054" w14:textId="530DC39C" w:rsidR="008B7E09" w:rsidRPr="0008374A" w:rsidRDefault="008B7E09" w:rsidP="008B7E09">
            <w:pPr>
              <w:spacing w:after="0" w:line="240" w:lineRule="auto"/>
              <w:jc w:val="center"/>
              <w:rPr>
                <w:ins w:id="880" w:author="Seltzer, Karl" w:date="2024-08-07T14:25:00Z"/>
                <w:sz w:val="20"/>
                <w:szCs w:val="20"/>
              </w:rPr>
            </w:pPr>
            <w:ins w:id="881" w:author="Seltzer, Karl" w:date="2024-08-07T14:34:00Z">
              <w:r w:rsidRPr="0008374A">
                <w:rPr>
                  <w:sz w:val="20"/>
                  <w:szCs w:val="20"/>
                </w:rPr>
                <w:t>tbl_tox_NBAFM.csv</w:t>
              </w:r>
            </w:ins>
          </w:p>
        </w:tc>
      </w:tr>
      <w:tr w:rsidR="0008374A" w:rsidRPr="00E83BC4" w14:paraId="60B9D220" w14:textId="125CE1CD" w:rsidTr="0008374A">
        <w:trPr>
          <w:trHeight w:val="144"/>
        </w:trPr>
        <w:tc>
          <w:tcPr>
            <w:tcW w:w="845" w:type="dxa"/>
            <w:shd w:val="clear" w:color="auto" w:fill="auto"/>
            <w:noWrap/>
            <w:hideMark/>
          </w:tcPr>
          <w:p w14:paraId="244B54FD" w14:textId="50FAABB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7908214F" w14:textId="4E2550C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SAPRC07TC_AE7</w:t>
            </w:r>
          </w:p>
        </w:tc>
        <w:tc>
          <w:tcPr>
            <w:tcW w:w="1350" w:type="dxa"/>
            <w:shd w:val="clear" w:color="auto" w:fill="auto"/>
            <w:noWrap/>
            <w:hideMark/>
          </w:tcPr>
          <w:p w14:paraId="47F2C4C4" w14:textId="13886E3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477370CA" w14:textId="25B62E3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71979EF3" w14:textId="13988A10"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104F334B" w14:textId="5DF5531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F92F9B" w:rsidRPr="00E83BC4" w14:paraId="5755313C" w14:textId="77777777" w:rsidTr="0008374A">
        <w:trPr>
          <w:trHeight w:val="144"/>
          <w:ins w:id="882" w:author="Seltzer, Karl" w:date="2024-08-07T14:38:00Z"/>
        </w:trPr>
        <w:tc>
          <w:tcPr>
            <w:tcW w:w="845" w:type="dxa"/>
            <w:shd w:val="clear" w:color="auto" w:fill="auto"/>
            <w:noWrap/>
          </w:tcPr>
          <w:p w14:paraId="0283B388" w14:textId="2AEFFE1E" w:rsidR="00F92F9B" w:rsidRPr="009B54CE" w:rsidRDefault="00F92F9B" w:rsidP="00F92F9B">
            <w:pPr>
              <w:spacing w:after="0" w:line="240" w:lineRule="auto"/>
              <w:jc w:val="center"/>
              <w:rPr>
                <w:ins w:id="883" w:author="Seltzer, Karl" w:date="2024-08-07T14:38:00Z"/>
                <w:sz w:val="20"/>
                <w:szCs w:val="20"/>
              </w:rPr>
            </w:pPr>
            <w:ins w:id="884" w:author="Seltzer, Karl" w:date="2024-08-07T14:39:00Z">
              <w:r w:rsidRPr="009B54CE">
                <w:rPr>
                  <w:sz w:val="20"/>
                  <w:szCs w:val="20"/>
                </w:rPr>
                <w:t>VOC</w:t>
              </w:r>
            </w:ins>
          </w:p>
        </w:tc>
        <w:tc>
          <w:tcPr>
            <w:tcW w:w="1940" w:type="dxa"/>
            <w:shd w:val="clear" w:color="auto" w:fill="auto"/>
            <w:noWrap/>
          </w:tcPr>
          <w:p w14:paraId="118B1DAF" w14:textId="53F483B0" w:rsidR="00F92F9B" w:rsidRPr="009B54CE" w:rsidRDefault="00F92F9B" w:rsidP="00F92F9B">
            <w:pPr>
              <w:spacing w:after="0" w:line="240" w:lineRule="auto"/>
              <w:jc w:val="center"/>
              <w:rPr>
                <w:ins w:id="885" w:author="Seltzer, Karl" w:date="2024-08-07T14:38:00Z"/>
                <w:sz w:val="20"/>
                <w:szCs w:val="20"/>
              </w:rPr>
            </w:pPr>
            <w:ins w:id="886" w:author="Seltzer, Karl" w:date="2024-08-07T14:39:00Z">
              <w:r w:rsidRPr="009B54CE">
                <w:rPr>
                  <w:sz w:val="20"/>
                  <w:szCs w:val="20"/>
                </w:rPr>
                <w:t>CB6R4_CF2</w:t>
              </w:r>
            </w:ins>
          </w:p>
        </w:tc>
        <w:tc>
          <w:tcPr>
            <w:tcW w:w="1350" w:type="dxa"/>
            <w:shd w:val="clear" w:color="auto" w:fill="auto"/>
            <w:noWrap/>
          </w:tcPr>
          <w:p w14:paraId="20FE7BAD" w14:textId="666CD904" w:rsidR="00F92F9B" w:rsidRPr="009B54CE" w:rsidRDefault="00F92F9B" w:rsidP="00F92F9B">
            <w:pPr>
              <w:spacing w:after="0" w:line="240" w:lineRule="auto"/>
              <w:jc w:val="center"/>
              <w:rPr>
                <w:ins w:id="887" w:author="Seltzer, Karl" w:date="2024-08-07T14:38:00Z"/>
                <w:sz w:val="20"/>
                <w:szCs w:val="20"/>
              </w:rPr>
            </w:pPr>
            <w:ins w:id="888" w:author="Seltzer, Karl" w:date="2024-08-07T14:39:00Z">
              <w:r w:rsidRPr="009B54CE">
                <w:rPr>
                  <w:sz w:val="20"/>
                  <w:szCs w:val="20"/>
                </w:rPr>
                <w:t>INTEGRATE</w:t>
              </w:r>
            </w:ins>
          </w:p>
        </w:tc>
        <w:tc>
          <w:tcPr>
            <w:tcW w:w="900" w:type="dxa"/>
            <w:shd w:val="clear" w:color="auto" w:fill="auto"/>
            <w:noWrap/>
          </w:tcPr>
          <w:p w14:paraId="5DDB4FB2" w14:textId="78CE65BC" w:rsidR="00F92F9B" w:rsidRPr="009B54CE" w:rsidRDefault="00F92F9B" w:rsidP="00F92F9B">
            <w:pPr>
              <w:spacing w:after="0" w:line="240" w:lineRule="auto"/>
              <w:jc w:val="center"/>
              <w:rPr>
                <w:ins w:id="889" w:author="Seltzer, Karl" w:date="2024-08-07T14:38:00Z"/>
                <w:sz w:val="20"/>
                <w:szCs w:val="20"/>
              </w:rPr>
            </w:pPr>
            <w:ins w:id="890" w:author="Seltzer, Karl" w:date="2024-08-07T14:39:00Z">
              <w:r w:rsidRPr="009B54CE">
                <w:rPr>
                  <w:sz w:val="20"/>
                  <w:szCs w:val="20"/>
                </w:rPr>
                <w:t>CAMX</w:t>
              </w:r>
            </w:ins>
          </w:p>
        </w:tc>
        <w:tc>
          <w:tcPr>
            <w:tcW w:w="1890" w:type="dxa"/>
            <w:shd w:val="clear" w:color="auto" w:fill="auto"/>
            <w:noWrap/>
          </w:tcPr>
          <w:p w14:paraId="418D542E" w14:textId="2121E418" w:rsidR="00F92F9B" w:rsidRPr="0008374A" w:rsidRDefault="00F92F9B" w:rsidP="00F92F9B">
            <w:pPr>
              <w:spacing w:after="0" w:line="240" w:lineRule="auto"/>
              <w:jc w:val="center"/>
              <w:rPr>
                <w:ins w:id="891" w:author="Seltzer, Karl" w:date="2024-08-07T14:38:00Z"/>
                <w:sz w:val="20"/>
                <w:szCs w:val="20"/>
              </w:rPr>
            </w:pPr>
            <w:ins w:id="892" w:author="Seltzer, Karl" w:date="2024-08-07T14:39:00Z">
              <w:r w:rsidRPr="0008374A">
                <w:rPr>
                  <w:sz w:val="20"/>
                  <w:szCs w:val="20"/>
                </w:rPr>
                <w:t>NONHAPTOG</w:t>
              </w:r>
            </w:ins>
          </w:p>
        </w:tc>
        <w:tc>
          <w:tcPr>
            <w:tcW w:w="2340" w:type="dxa"/>
          </w:tcPr>
          <w:p w14:paraId="65E32D7E" w14:textId="2C383DDE" w:rsidR="00F92F9B" w:rsidRPr="0008374A" w:rsidRDefault="00F92F9B" w:rsidP="00F92F9B">
            <w:pPr>
              <w:spacing w:after="0" w:line="240" w:lineRule="auto"/>
              <w:jc w:val="center"/>
              <w:rPr>
                <w:ins w:id="893" w:author="Seltzer, Karl" w:date="2024-08-07T14:38:00Z"/>
                <w:sz w:val="20"/>
                <w:szCs w:val="20"/>
              </w:rPr>
            </w:pPr>
            <w:ins w:id="894" w:author="Seltzer, Karl" w:date="2024-08-07T14:39:00Z">
              <w:r w:rsidRPr="0008374A">
                <w:rPr>
                  <w:sz w:val="20"/>
                  <w:szCs w:val="20"/>
                </w:rPr>
                <w:t>tbl_tox_NBAFM.csv</w:t>
              </w:r>
            </w:ins>
          </w:p>
        </w:tc>
      </w:tr>
      <w:tr w:rsidR="00F92F9B" w:rsidRPr="00E83BC4" w14:paraId="40CC3148" w14:textId="77777777" w:rsidTr="0008374A">
        <w:trPr>
          <w:trHeight w:val="144"/>
          <w:ins w:id="895" w:author="Seltzer, Karl" w:date="2024-08-07T14:38:00Z"/>
        </w:trPr>
        <w:tc>
          <w:tcPr>
            <w:tcW w:w="845" w:type="dxa"/>
            <w:shd w:val="clear" w:color="auto" w:fill="auto"/>
            <w:noWrap/>
          </w:tcPr>
          <w:p w14:paraId="7A4EAB4D" w14:textId="04AA3CA0" w:rsidR="00F92F9B" w:rsidRPr="009B54CE" w:rsidRDefault="00F92F9B" w:rsidP="00F92F9B">
            <w:pPr>
              <w:spacing w:after="0" w:line="240" w:lineRule="auto"/>
              <w:jc w:val="center"/>
              <w:rPr>
                <w:ins w:id="896" w:author="Seltzer, Karl" w:date="2024-08-07T14:38:00Z"/>
                <w:sz w:val="20"/>
                <w:szCs w:val="20"/>
              </w:rPr>
            </w:pPr>
            <w:ins w:id="897" w:author="Seltzer, Karl" w:date="2024-08-07T14:39:00Z">
              <w:r w:rsidRPr="009B54CE">
                <w:rPr>
                  <w:sz w:val="20"/>
                  <w:szCs w:val="20"/>
                </w:rPr>
                <w:t>VOC</w:t>
              </w:r>
            </w:ins>
          </w:p>
        </w:tc>
        <w:tc>
          <w:tcPr>
            <w:tcW w:w="1940" w:type="dxa"/>
            <w:shd w:val="clear" w:color="auto" w:fill="auto"/>
            <w:noWrap/>
          </w:tcPr>
          <w:p w14:paraId="370EA761" w14:textId="11E48AD6" w:rsidR="00F92F9B" w:rsidRPr="009B54CE" w:rsidRDefault="00F92F9B" w:rsidP="00F92F9B">
            <w:pPr>
              <w:spacing w:after="0" w:line="240" w:lineRule="auto"/>
              <w:jc w:val="center"/>
              <w:rPr>
                <w:ins w:id="898" w:author="Seltzer, Karl" w:date="2024-08-07T14:38:00Z"/>
                <w:sz w:val="20"/>
                <w:szCs w:val="20"/>
              </w:rPr>
            </w:pPr>
            <w:ins w:id="899" w:author="Seltzer, Karl" w:date="2024-08-07T14:39:00Z">
              <w:r w:rsidRPr="009B54CE">
                <w:rPr>
                  <w:sz w:val="20"/>
                  <w:szCs w:val="20"/>
                </w:rPr>
                <w:t>CB</w:t>
              </w:r>
              <w:r>
                <w:rPr>
                  <w:sz w:val="20"/>
                  <w:szCs w:val="20"/>
                </w:rPr>
                <w:t>7</w:t>
              </w:r>
              <w:r w:rsidRPr="009B54CE">
                <w:rPr>
                  <w:sz w:val="20"/>
                  <w:szCs w:val="20"/>
                </w:rPr>
                <w:t>_CF2</w:t>
              </w:r>
            </w:ins>
          </w:p>
        </w:tc>
        <w:tc>
          <w:tcPr>
            <w:tcW w:w="1350" w:type="dxa"/>
            <w:shd w:val="clear" w:color="auto" w:fill="auto"/>
            <w:noWrap/>
          </w:tcPr>
          <w:p w14:paraId="4837F833" w14:textId="07AEFCE0" w:rsidR="00F92F9B" w:rsidRPr="009B54CE" w:rsidRDefault="00F92F9B" w:rsidP="00F92F9B">
            <w:pPr>
              <w:spacing w:after="0" w:line="240" w:lineRule="auto"/>
              <w:jc w:val="center"/>
              <w:rPr>
                <w:ins w:id="900" w:author="Seltzer, Karl" w:date="2024-08-07T14:38:00Z"/>
                <w:sz w:val="20"/>
                <w:szCs w:val="20"/>
              </w:rPr>
            </w:pPr>
            <w:ins w:id="901" w:author="Seltzer, Karl" w:date="2024-08-07T14:39:00Z">
              <w:r w:rsidRPr="009B54CE">
                <w:rPr>
                  <w:sz w:val="20"/>
                  <w:szCs w:val="20"/>
                </w:rPr>
                <w:t>INTEGRATE</w:t>
              </w:r>
            </w:ins>
          </w:p>
        </w:tc>
        <w:tc>
          <w:tcPr>
            <w:tcW w:w="900" w:type="dxa"/>
            <w:shd w:val="clear" w:color="auto" w:fill="auto"/>
            <w:noWrap/>
          </w:tcPr>
          <w:p w14:paraId="26398CB4" w14:textId="5F27DBA4" w:rsidR="00F92F9B" w:rsidRPr="009B54CE" w:rsidRDefault="00F92F9B" w:rsidP="00F92F9B">
            <w:pPr>
              <w:spacing w:after="0" w:line="240" w:lineRule="auto"/>
              <w:jc w:val="center"/>
              <w:rPr>
                <w:ins w:id="902" w:author="Seltzer, Karl" w:date="2024-08-07T14:38:00Z"/>
                <w:sz w:val="20"/>
                <w:szCs w:val="20"/>
              </w:rPr>
            </w:pPr>
            <w:ins w:id="903" w:author="Seltzer, Karl" w:date="2024-08-07T14:39:00Z">
              <w:r w:rsidRPr="009B54CE">
                <w:rPr>
                  <w:sz w:val="20"/>
                  <w:szCs w:val="20"/>
                </w:rPr>
                <w:t>CAMX</w:t>
              </w:r>
            </w:ins>
          </w:p>
        </w:tc>
        <w:tc>
          <w:tcPr>
            <w:tcW w:w="1890" w:type="dxa"/>
            <w:shd w:val="clear" w:color="auto" w:fill="auto"/>
            <w:noWrap/>
          </w:tcPr>
          <w:p w14:paraId="08D79682" w14:textId="1721FA3F" w:rsidR="00F92F9B" w:rsidRPr="0008374A" w:rsidRDefault="00F92F9B" w:rsidP="00F92F9B">
            <w:pPr>
              <w:spacing w:after="0" w:line="240" w:lineRule="auto"/>
              <w:jc w:val="center"/>
              <w:rPr>
                <w:ins w:id="904" w:author="Seltzer, Karl" w:date="2024-08-07T14:38:00Z"/>
                <w:sz w:val="20"/>
                <w:szCs w:val="20"/>
              </w:rPr>
            </w:pPr>
            <w:ins w:id="905" w:author="Seltzer, Karl" w:date="2024-08-07T14:39:00Z">
              <w:r w:rsidRPr="0008374A">
                <w:rPr>
                  <w:sz w:val="20"/>
                  <w:szCs w:val="20"/>
                </w:rPr>
                <w:t>NONHAPTOG</w:t>
              </w:r>
            </w:ins>
          </w:p>
        </w:tc>
        <w:tc>
          <w:tcPr>
            <w:tcW w:w="2340" w:type="dxa"/>
          </w:tcPr>
          <w:p w14:paraId="51B5A6C8" w14:textId="0D8A0A4C" w:rsidR="00F92F9B" w:rsidRPr="0008374A" w:rsidRDefault="00F92F9B" w:rsidP="00F92F9B">
            <w:pPr>
              <w:spacing w:after="0" w:line="240" w:lineRule="auto"/>
              <w:jc w:val="center"/>
              <w:rPr>
                <w:ins w:id="906" w:author="Seltzer, Karl" w:date="2024-08-07T14:38:00Z"/>
                <w:sz w:val="20"/>
                <w:szCs w:val="20"/>
              </w:rPr>
            </w:pPr>
            <w:ins w:id="907" w:author="Seltzer, Karl" w:date="2024-08-07T14:39:00Z">
              <w:r w:rsidRPr="0008374A">
                <w:rPr>
                  <w:sz w:val="20"/>
                  <w:szCs w:val="20"/>
                </w:rPr>
                <w:t>tbl_tox_NBAFM.csv</w:t>
              </w:r>
            </w:ins>
          </w:p>
        </w:tc>
      </w:tr>
      <w:tr w:rsidR="00F92F9B" w:rsidRPr="00E83BC4" w14:paraId="738E2EF7" w14:textId="77777777" w:rsidTr="0008374A">
        <w:trPr>
          <w:trHeight w:val="144"/>
          <w:ins w:id="908" w:author="Seltzer, Karl" w:date="2024-08-07T14:38:00Z"/>
        </w:trPr>
        <w:tc>
          <w:tcPr>
            <w:tcW w:w="845" w:type="dxa"/>
            <w:shd w:val="clear" w:color="auto" w:fill="auto"/>
            <w:noWrap/>
          </w:tcPr>
          <w:p w14:paraId="748B5CD6" w14:textId="03B9BD0F" w:rsidR="00F92F9B" w:rsidRPr="009B54CE" w:rsidRDefault="00F92F9B" w:rsidP="00F92F9B">
            <w:pPr>
              <w:spacing w:after="0" w:line="240" w:lineRule="auto"/>
              <w:jc w:val="center"/>
              <w:rPr>
                <w:ins w:id="909" w:author="Seltzer, Karl" w:date="2024-08-07T14:38:00Z"/>
                <w:sz w:val="20"/>
                <w:szCs w:val="20"/>
              </w:rPr>
            </w:pPr>
            <w:ins w:id="910" w:author="Seltzer, Karl" w:date="2024-08-07T14:39:00Z">
              <w:r w:rsidRPr="009B54CE">
                <w:rPr>
                  <w:sz w:val="20"/>
                  <w:szCs w:val="20"/>
                </w:rPr>
                <w:t>VOC</w:t>
              </w:r>
            </w:ins>
          </w:p>
        </w:tc>
        <w:tc>
          <w:tcPr>
            <w:tcW w:w="1940" w:type="dxa"/>
            <w:shd w:val="clear" w:color="auto" w:fill="auto"/>
            <w:noWrap/>
          </w:tcPr>
          <w:p w14:paraId="21757B19" w14:textId="0796ABD0" w:rsidR="00F92F9B" w:rsidRPr="009B54CE" w:rsidRDefault="00F92F9B" w:rsidP="00F92F9B">
            <w:pPr>
              <w:spacing w:after="0" w:line="240" w:lineRule="auto"/>
              <w:jc w:val="center"/>
              <w:rPr>
                <w:ins w:id="911" w:author="Seltzer, Karl" w:date="2024-08-07T14:38:00Z"/>
                <w:sz w:val="20"/>
                <w:szCs w:val="20"/>
              </w:rPr>
            </w:pPr>
            <w:ins w:id="912" w:author="Seltzer, Karl" w:date="2024-08-07T14:39:00Z">
              <w:r w:rsidRPr="009B54CE">
                <w:rPr>
                  <w:sz w:val="20"/>
                  <w:szCs w:val="20"/>
                </w:rPr>
                <w:t>CB</w:t>
              </w:r>
              <w:r>
                <w:rPr>
                  <w:sz w:val="20"/>
                  <w:szCs w:val="20"/>
                </w:rPr>
                <w:t>7VCP</w:t>
              </w:r>
              <w:r w:rsidRPr="009B54CE">
                <w:rPr>
                  <w:sz w:val="20"/>
                  <w:szCs w:val="20"/>
                </w:rPr>
                <w:t xml:space="preserve"> _CF2</w:t>
              </w:r>
            </w:ins>
          </w:p>
        </w:tc>
        <w:tc>
          <w:tcPr>
            <w:tcW w:w="1350" w:type="dxa"/>
            <w:shd w:val="clear" w:color="auto" w:fill="auto"/>
            <w:noWrap/>
          </w:tcPr>
          <w:p w14:paraId="33004394" w14:textId="3A4A095A" w:rsidR="00F92F9B" w:rsidRPr="009B54CE" w:rsidRDefault="00F92F9B" w:rsidP="00F92F9B">
            <w:pPr>
              <w:spacing w:after="0" w:line="240" w:lineRule="auto"/>
              <w:jc w:val="center"/>
              <w:rPr>
                <w:ins w:id="913" w:author="Seltzer, Karl" w:date="2024-08-07T14:38:00Z"/>
                <w:sz w:val="20"/>
                <w:szCs w:val="20"/>
              </w:rPr>
            </w:pPr>
            <w:ins w:id="914" w:author="Seltzer, Karl" w:date="2024-08-07T14:39:00Z">
              <w:r w:rsidRPr="009B54CE">
                <w:rPr>
                  <w:sz w:val="20"/>
                  <w:szCs w:val="20"/>
                </w:rPr>
                <w:t>INTEGRATE</w:t>
              </w:r>
            </w:ins>
          </w:p>
        </w:tc>
        <w:tc>
          <w:tcPr>
            <w:tcW w:w="900" w:type="dxa"/>
            <w:shd w:val="clear" w:color="auto" w:fill="auto"/>
            <w:noWrap/>
          </w:tcPr>
          <w:p w14:paraId="2C2D41E9" w14:textId="4555A3C7" w:rsidR="00F92F9B" w:rsidRPr="009B54CE" w:rsidRDefault="00F92F9B" w:rsidP="00F92F9B">
            <w:pPr>
              <w:spacing w:after="0" w:line="240" w:lineRule="auto"/>
              <w:jc w:val="center"/>
              <w:rPr>
                <w:ins w:id="915" w:author="Seltzer, Karl" w:date="2024-08-07T14:38:00Z"/>
                <w:sz w:val="20"/>
                <w:szCs w:val="20"/>
              </w:rPr>
            </w:pPr>
            <w:ins w:id="916" w:author="Seltzer, Karl" w:date="2024-08-07T14:39:00Z">
              <w:r w:rsidRPr="009B54CE">
                <w:rPr>
                  <w:sz w:val="20"/>
                  <w:szCs w:val="20"/>
                </w:rPr>
                <w:t>CAMX</w:t>
              </w:r>
            </w:ins>
          </w:p>
        </w:tc>
        <w:tc>
          <w:tcPr>
            <w:tcW w:w="1890" w:type="dxa"/>
            <w:shd w:val="clear" w:color="auto" w:fill="auto"/>
            <w:noWrap/>
          </w:tcPr>
          <w:p w14:paraId="5F464383" w14:textId="0178DA38" w:rsidR="00F92F9B" w:rsidRPr="0008374A" w:rsidRDefault="00F92F9B" w:rsidP="00F92F9B">
            <w:pPr>
              <w:spacing w:after="0" w:line="240" w:lineRule="auto"/>
              <w:jc w:val="center"/>
              <w:rPr>
                <w:ins w:id="917" w:author="Seltzer, Karl" w:date="2024-08-07T14:38:00Z"/>
                <w:sz w:val="20"/>
                <w:szCs w:val="20"/>
              </w:rPr>
            </w:pPr>
            <w:ins w:id="918" w:author="Seltzer, Karl" w:date="2024-08-07T14:39:00Z">
              <w:r w:rsidRPr="0008374A">
                <w:rPr>
                  <w:sz w:val="20"/>
                  <w:szCs w:val="20"/>
                </w:rPr>
                <w:t>NONHAPTOG</w:t>
              </w:r>
            </w:ins>
          </w:p>
        </w:tc>
        <w:tc>
          <w:tcPr>
            <w:tcW w:w="2340" w:type="dxa"/>
          </w:tcPr>
          <w:p w14:paraId="2598D773" w14:textId="1458506B" w:rsidR="00F92F9B" w:rsidRPr="0008374A" w:rsidRDefault="00F92F9B" w:rsidP="00F92F9B">
            <w:pPr>
              <w:spacing w:after="0" w:line="240" w:lineRule="auto"/>
              <w:jc w:val="center"/>
              <w:rPr>
                <w:ins w:id="919" w:author="Seltzer, Karl" w:date="2024-08-07T14:38:00Z"/>
                <w:sz w:val="20"/>
                <w:szCs w:val="20"/>
              </w:rPr>
            </w:pPr>
            <w:ins w:id="920" w:author="Seltzer, Karl" w:date="2024-08-07T14:39:00Z">
              <w:r w:rsidRPr="0008374A">
                <w:rPr>
                  <w:sz w:val="20"/>
                  <w:szCs w:val="20"/>
                </w:rPr>
                <w:t>tbl_tox_NBAFM.csv</w:t>
              </w:r>
            </w:ins>
          </w:p>
        </w:tc>
      </w:tr>
      <w:tr w:rsidR="00F92F9B" w:rsidRPr="00E83BC4" w14:paraId="65DAB076" w14:textId="77777777" w:rsidTr="0008374A">
        <w:trPr>
          <w:trHeight w:val="144"/>
          <w:ins w:id="921" w:author="Seltzer, Karl" w:date="2024-08-07T14:38:00Z"/>
        </w:trPr>
        <w:tc>
          <w:tcPr>
            <w:tcW w:w="845" w:type="dxa"/>
            <w:shd w:val="clear" w:color="auto" w:fill="auto"/>
            <w:noWrap/>
          </w:tcPr>
          <w:p w14:paraId="30ACB1EB" w14:textId="1B11C395" w:rsidR="00F92F9B" w:rsidRPr="009B54CE" w:rsidRDefault="00F92F9B" w:rsidP="00F92F9B">
            <w:pPr>
              <w:spacing w:after="0" w:line="240" w:lineRule="auto"/>
              <w:jc w:val="center"/>
              <w:rPr>
                <w:ins w:id="922" w:author="Seltzer, Karl" w:date="2024-08-07T14:38:00Z"/>
                <w:sz w:val="20"/>
                <w:szCs w:val="20"/>
              </w:rPr>
            </w:pPr>
            <w:ins w:id="923" w:author="Seltzer, Karl" w:date="2024-08-07T14:39:00Z">
              <w:r w:rsidRPr="009B54CE">
                <w:rPr>
                  <w:sz w:val="20"/>
                  <w:szCs w:val="20"/>
                </w:rPr>
                <w:t>VOC</w:t>
              </w:r>
            </w:ins>
          </w:p>
        </w:tc>
        <w:tc>
          <w:tcPr>
            <w:tcW w:w="1940" w:type="dxa"/>
            <w:shd w:val="clear" w:color="auto" w:fill="auto"/>
            <w:noWrap/>
          </w:tcPr>
          <w:p w14:paraId="6C324555" w14:textId="1388FEA4" w:rsidR="00F92F9B" w:rsidRPr="009B54CE" w:rsidRDefault="00F92F9B" w:rsidP="00F92F9B">
            <w:pPr>
              <w:spacing w:after="0" w:line="240" w:lineRule="auto"/>
              <w:jc w:val="center"/>
              <w:rPr>
                <w:ins w:id="924" w:author="Seltzer, Karl" w:date="2024-08-07T14:38:00Z"/>
                <w:sz w:val="20"/>
                <w:szCs w:val="20"/>
              </w:rPr>
            </w:pPr>
            <w:ins w:id="925" w:author="Seltzer, Karl" w:date="2024-08-07T14:39:00Z">
              <w:r w:rsidRPr="009B54CE">
                <w:rPr>
                  <w:sz w:val="20"/>
                  <w:szCs w:val="20"/>
                </w:rPr>
                <w:t>SAPRC07_CF2</w:t>
              </w:r>
            </w:ins>
          </w:p>
        </w:tc>
        <w:tc>
          <w:tcPr>
            <w:tcW w:w="1350" w:type="dxa"/>
            <w:shd w:val="clear" w:color="auto" w:fill="auto"/>
            <w:noWrap/>
          </w:tcPr>
          <w:p w14:paraId="5F9ABA39" w14:textId="099D8AB3" w:rsidR="00F92F9B" w:rsidRPr="009B54CE" w:rsidRDefault="00F92F9B" w:rsidP="00F92F9B">
            <w:pPr>
              <w:spacing w:after="0" w:line="240" w:lineRule="auto"/>
              <w:jc w:val="center"/>
              <w:rPr>
                <w:ins w:id="926" w:author="Seltzer, Karl" w:date="2024-08-07T14:38:00Z"/>
                <w:sz w:val="20"/>
                <w:szCs w:val="20"/>
              </w:rPr>
            </w:pPr>
            <w:ins w:id="927" w:author="Seltzer, Karl" w:date="2024-08-07T14:39:00Z">
              <w:r w:rsidRPr="009B54CE">
                <w:rPr>
                  <w:sz w:val="20"/>
                  <w:szCs w:val="20"/>
                </w:rPr>
                <w:t>INTEGRATE</w:t>
              </w:r>
            </w:ins>
          </w:p>
        </w:tc>
        <w:tc>
          <w:tcPr>
            <w:tcW w:w="900" w:type="dxa"/>
            <w:shd w:val="clear" w:color="auto" w:fill="auto"/>
            <w:noWrap/>
          </w:tcPr>
          <w:p w14:paraId="4DE70FB9" w14:textId="7BDE97D4" w:rsidR="00F92F9B" w:rsidRPr="009B54CE" w:rsidRDefault="00F92F9B" w:rsidP="00F92F9B">
            <w:pPr>
              <w:spacing w:after="0" w:line="240" w:lineRule="auto"/>
              <w:jc w:val="center"/>
              <w:rPr>
                <w:ins w:id="928" w:author="Seltzer, Karl" w:date="2024-08-07T14:38:00Z"/>
                <w:sz w:val="20"/>
                <w:szCs w:val="20"/>
              </w:rPr>
            </w:pPr>
            <w:ins w:id="929" w:author="Seltzer, Karl" w:date="2024-08-07T14:39:00Z">
              <w:r w:rsidRPr="009B54CE">
                <w:rPr>
                  <w:sz w:val="20"/>
                  <w:szCs w:val="20"/>
                </w:rPr>
                <w:t>CAMX</w:t>
              </w:r>
            </w:ins>
          </w:p>
        </w:tc>
        <w:tc>
          <w:tcPr>
            <w:tcW w:w="1890" w:type="dxa"/>
            <w:shd w:val="clear" w:color="auto" w:fill="auto"/>
            <w:noWrap/>
          </w:tcPr>
          <w:p w14:paraId="3452FF14" w14:textId="25739B50" w:rsidR="00F92F9B" w:rsidRPr="0008374A" w:rsidRDefault="00F92F9B" w:rsidP="00F92F9B">
            <w:pPr>
              <w:spacing w:after="0" w:line="240" w:lineRule="auto"/>
              <w:jc w:val="center"/>
              <w:rPr>
                <w:ins w:id="930" w:author="Seltzer, Karl" w:date="2024-08-07T14:38:00Z"/>
                <w:sz w:val="20"/>
                <w:szCs w:val="20"/>
              </w:rPr>
            </w:pPr>
            <w:ins w:id="931" w:author="Seltzer, Karl" w:date="2024-08-07T14:39:00Z">
              <w:r w:rsidRPr="0008374A">
                <w:rPr>
                  <w:sz w:val="20"/>
                  <w:szCs w:val="20"/>
                </w:rPr>
                <w:t>NONHAPTOG</w:t>
              </w:r>
            </w:ins>
          </w:p>
        </w:tc>
        <w:tc>
          <w:tcPr>
            <w:tcW w:w="2340" w:type="dxa"/>
          </w:tcPr>
          <w:p w14:paraId="6F10780E" w14:textId="5F1A0E86" w:rsidR="00F92F9B" w:rsidRPr="0008374A" w:rsidRDefault="00F92F9B" w:rsidP="00F92F9B">
            <w:pPr>
              <w:spacing w:after="0" w:line="240" w:lineRule="auto"/>
              <w:jc w:val="center"/>
              <w:rPr>
                <w:ins w:id="932" w:author="Seltzer, Karl" w:date="2024-08-07T14:38:00Z"/>
                <w:sz w:val="20"/>
                <w:szCs w:val="20"/>
              </w:rPr>
            </w:pPr>
            <w:ins w:id="933" w:author="Seltzer, Karl" w:date="2024-08-07T14:39:00Z">
              <w:r w:rsidRPr="0008374A">
                <w:rPr>
                  <w:sz w:val="20"/>
                  <w:szCs w:val="20"/>
                </w:rPr>
                <w:t>tbl_tox_NBAFM.csv</w:t>
              </w:r>
            </w:ins>
          </w:p>
        </w:tc>
      </w:tr>
      <w:tr w:rsidR="0008374A" w:rsidRPr="00E83BC4" w14:paraId="176F9BEE" w14:textId="674B279E" w:rsidTr="0008374A">
        <w:trPr>
          <w:trHeight w:val="144"/>
        </w:trPr>
        <w:tc>
          <w:tcPr>
            <w:tcW w:w="845" w:type="dxa"/>
            <w:shd w:val="clear" w:color="auto" w:fill="auto"/>
            <w:noWrap/>
            <w:hideMark/>
          </w:tcPr>
          <w:p w14:paraId="1E6BA125" w14:textId="09ABC12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2211C0A4" w14:textId="4460B2C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w:t>
            </w:r>
          </w:p>
        </w:tc>
        <w:tc>
          <w:tcPr>
            <w:tcW w:w="1350" w:type="dxa"/>
            <w:shd w:val="clear" w:color="auto" w:fill="auto"/>
            <w:noWrap/>
            <w:hideMark/>
          </w:tcPr>
          <w:p w14:paraId="1E180FE6" w14:textId="1F5C4D5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1C26A680" w14:textId="7615028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23ABF8AC" w14:textId="76414CC2"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493BBD8D" w14:textId="422AA397"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tbl_tox_MOVES_HAPS.csv</w:t>
            </w:r>
          </w:p>
        </w:tc>
      </w:tr>
      <w:tr w:rsidR="0008374A" w:rsidRPr="00E83BC4" w14:paraId="3B8919D6" w14:textId="71987EAB" w:rsidTr="0008374A">
        <w:trPr>
          <w:trHeight w:val="144"/>
        </w:trPr>
        <w:tc>
          <w:tcPr>
            <w:tcW w:w="845" w:type="dxa"/>
            <w:shd w:val="clear" w:color="auto" w:fill="auto"/>
            <w:noWrap/>
            <w:hideMark/>
          </w:tcPr>
          <w:p w14:paraId="780A1345" w14:textId="56D5A68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35922ED6" w14:textId="0A2EC18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CB6R5_AE7</w:t>
            </w:r>
          </w:p>
        </w:tc>
        <w:tc>
          <w:tcPr>
            <w:tcW w:w="1350" w:type="dxa"/>
            <w:shd w:val="clear" w:color="auto" w:fill="auto"/>
            <w:noWrap/>
            <w:hideMark/>
          </w:tcPr>
          <w:p w14:paraId="441B8974" w14:textId="1BEC08C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6F750C71" w14:textId="5FCE45F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77BA2778" w14:textId="677A7116"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02404A28" w14:textId="5F5143C3"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tbl_tox_MOVES_HAPS.csv</w:t>
            </w:r>
          </w:p>
        </w:tc>
      </w:tr>
      <w:tr w:rsidR="00214E68" w:rsidRPr="00E83BC4" w14:paraId="68521948" w14:textId="01F9C7F4" w:rsidTr="00D75C1C">
        <w:trPr>
          <w:trHeight w:val="144"/>
        </w:trPr>
        <w:tc>
          <w:tcPr>
            <w:tcW w:w="845" w:type="dxa"/>
            <w:shd w:val="clear" w:color="auto" w:fill="auto"/>
            <w:noWrap/>
          </w:tcPr>
          <w:p w14:paraId="15B0E84F" w14:textId="2DC4FBDC" w:rsidR="00214E68" w:rsidRPr="009B54CE" w:rsidRDefault="00214E68" w:rsidP="00214E68">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3ECCCFB4" w14:textId="67EA7E9A" w:rsidR="00214E68" w:rsidRPr="009B54CE" w:rsidRDefault="00214E68" w:rsidP="00214E68">
            <w:pPr>
              <w:spacing w:after="0" w:line="240" w:lineRule="auto"/>
              <w:jc w:val="center"/>
              <w:rPr>
                <w:rFonts w:eastAsia="Times New Roman" w:cstheme="minorHAnsi"/>
                <w:color w:val="000000"/>
                <w:sz w:val="20"/>
                <w:szCs w:val="20"/>
              </w:rPr>
            </w:pPr>
            <w:r w:rsidRPr="009B54CE">
              <w:rPr>
                <w:sz w:val="20"/>
                <w:szCs w:val="20"/>
              </w:rPr>
              <w:t>CB</w:t>
            </w:r>
            <w:r>
              <w:rPr>
                <w:sz w:val="20"/>
                <w:szCs w:val="20"/>
              </w:rPr>
              <w:t>7</w:t>
            </w:r>
            <w:r w:rsidRPr="009B54CE">
              <w:rPr>
                <w:sz w:val="20"/>
                <w:szCs w:val="20"/>
              </w:rPr>
              <w:t>_AE7</w:t>
            </w:r>
          </w:p>
        </w:tc>
        <w:tc>
          <w:tcPr>
            <w:tcW w:w="1350" w:type="dxa"/>
            <w:shd w:val="clear" w:color="auto" w:fill="auto"/>
            <w:noWrap/>
          </w:tcPr>
          <w:p w14:paraId="5248FE49" w14:textId="659CDAC0" w:rsidR="00214E68" w:rsidRPr="009B54CE" w:rsidRDefault="00214E68" w:rsidP="00214E68">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555024D0" w14:textId="4D80D3D6" w:rsidR="00214E68" w:rsidRPr="009B54CE" w:rsidRDefault="00214E68" w:rsidP="00214E68">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5DBAF4E7" w14:textId="624B9BA5" w:rsidR="00214E68" w:rsidRPr="0008374A" w:rsidRDefault="00214E68" w:rsidP="00214E68">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66789316" w14:textId="099F0028" w:rsidR="00214E68" w:rsidRPr="0008374A" w:rsidRDefault="00214E68" w:rsidP="00214E68">
            <w:pPr>
              <w:spacing w:after="0" w:line="240" w:lineRule="auto"/>
              <w:jc w:val="center"/>
              <w:rPr>
                <w:rFonts w:eastAsia="Times New Roman" w:cstheme="minorHAnsi"/>
                <w:color w:val="000000"/>
                <w:sz w:val="20"/>
                <w:szCs w:val="20"/>
              </w:rPr>
            </w:pPr>
            <w:r w:rsidRPr="0008374A">
              <w:rPr>
                <w:sz w:val="20"/>
                <w:szCs w:val="20"/>
              </w:rPr>
              <w:t>tbl_tox_MOVES_HAPS.csv</w:t>
            </w:r>
          </w:p>
        </w:tc>
      </w:tr>
      <w:tr w:rsidR="0008374A" w:rsidRPr="00E83BC4" w14:paraId="55046663" w14:textId="16508A3C" w:rsidTr="0008374A">
        <w:trPr>
          <w:trHeight w:val="144"/>
        </w:trPr>
        <w:tc>
          <w:tcPr>
            <w:tcW w:w="845" w:type="dxa"/>
            <w:shd w:val="clear" w:color="auto" w:fill="auto"/>
            <w:noWrap/>
            <w:hideMark/>
          </w:tcPr>
          <w:p w14:paraId="30A0D76B" w14:textId="4D16D73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2574EBCE" w14:textId="6486DEC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CRACMMv1.0</w:t>
            </w:r>
          </w:p>
        </w:tc>
        <w:tc>
          <w:tcPr>
            <w:tcW w:w="1350" w:type="dxa"/>
            <w:shd w:val="clear" w:color="auto" w:fill="auto"/>
            <w:noWrap/>
            <w:hideMark/>
          </w:tcPr>
          <w:p w14:paraId="1186FFB3" w14:textId="2C5DEC9B"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030C42E8" w14:textId="139E8DCA"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05381EDB" w14:textId="48E98120"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2AD3CB2F" w14:textId="410B91D3"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tbl_tox_MOVES_HAPS.csv</w:t>
            </w:r>
          </w:p>
        </w:tc>
      </w:tr>
      <w:tr w:rsidR="008B7E09" w:rsidRPr="00E83BC4" w14:paraId="0BD2338C" w14:textId="77777777" w:rsidTr="0008374A">
        <w:trPr>
          <w:trHeight w:val="144"/>
          <w:ins w:id="934" w:author="Seltzer, Karl" w:date="2024-08-07T14:25:00Z"/>
        </w:trPr>
        <w:tc>
          <w:tcPr>
            <w:tcW w:w="845" w:type="dxa"/>
            <w:shd w:val="clear" w:color="auto" w:fill="auto"/>
            <w:noWrap/>
          </w:tcPr>
          <w:p w14:paraId="20DFEE53" w14:textId="21ABC9E4" w:rsidR="008B7E09" w:rsidRPr="009B54CE" w:rsidRDefault="008B7E09" w:rsidP="008B7E09">
            <w:pPr>
              <w:spacing w:after="0" w:line="240" w:lineRule="auto"/>
              <w:jc w:val="center"/>
              <w:rPr>
                <w:ins w:id="935" w:author="Seltzer, Karl" w:date="2024-08-07T14:25:00Z"/>
                <w:sz w:val="20"/>
                <w:szCs w:val="20"/>
              </w:rPr>
            </w:pPr>
            <w:ins w:id="936" w:author="Seltzer, Karl" w:date="2024-08-07T14:34:00Z">
              <w:r w:rsidRPr="009B54CE">
                <w:rPr>
                  <w:sz w:val="20"/>
                  <w:szCs w:val="20"/>
                </w:rPr>
                <w:t>VOC</w:t>
              </w:r>
            </w:ins>
          </w:p>
        </w:tc>
        <w:tc>
          <w:tcPr>
            <w:tcW w:w="1940" w:type="dxa"/>
            <w:shd w:val="clear" w:color="auto" w:fill="auto"/>
            <w:noWrap/>
          </w:tcPr>
          <w:p w14:paraId="49C6A072" w14:textId="0A45A9C9" w:rsidR="008B7E09" w:rsidRPr="009B54CE" w:rsidRDefault="008B7E09" w:rsidP="008B7E09">
            <w:pPr>
              <w:spacing w:after="0" w:line="240" w:lineRule="auto"/>
              <w:jc w:val="center"/>
              <w:rPr>
                <w:ins w:id="937" w:author="Seltzer, Karl" w:date="2024-08-07T14:25:00Z"/>
                <w:sz w:val="20"/>
                <w:szCs w:val="20"/>
              </w:rPr>
            </w:pPr>
            <w:ins w:id="938" w:author="Seltzer, Karl" w:date="2024-08-07T14:34:00Z">
              <w:r w:rsidRPr="009B54CE">
                <w:rPr>
                  <w:sz w:val="20"/>
                  <w:szCs w:val="20"/>
                </w:rPr>
                <w:t>CRACMMv</w:t>
              </w:r>
              <w:r>
                <w:rPr>
                  <w:sz w:val="20"/>
                  <w:szCs w:val="20"/>
                </w:rPr>
                <w:t>2</w:t>
              </w:r>
              <w:r w:rsidRPr="009B54CE">
                <w:rPr>
                  <w:sz w:val="20"/>
                  <w:szCs w:val="20"/>
                </w:rPr>
                <w:t>.0</w:t>
              </w:r>
            </w:ins>
          </w:p>
        </w:tc>
        <w:tc>
          <w:tcPr>
            <w:tcW w:w="1350" w:type="dxa"/>
            <w:shd w:val="clear" w:color="auto" w:fill="auto"/>
            <w:noWrap/>
          </w:tcPr>
          <w:p w14:paraId="64061B64" w14:textId="2BE5A72A" w:rsidR="008B7E09" w:rsidRPr="009B54CE" w:rsidRDefault="008B7E09" w:rsidP="008B7E09">
            <w:pPr>
              <w:spacing w:after="0" w:line="240" w:lineRule="auto"/>
              <w:jc w:val="center"/>
              <w:rPr>
                <w:ins w:id="939" w:author="Seltzer, Karl" w:date="2024-08-07T14:25:00Z"/>
                <w:sz w:val="20"/>
                <w:szCs w:val="20"/>
              </w:rPr>
            </w:pPr>
            <w:ins w:id="940" w:author="Seltzer, Karl" w:date="2024-08-07T14:34:00Z">
              <w:r w:rsidRPr="009B54CE">
                <w:rPr>
                  <w:sz w:val="20"/>
                  <w:szCs w:val="20"/>
                </w:rPr>
                <w:t>INTEGRATE</w:t>
              </w:r>
            </w:ins>
          </w:p>
        </w:tc>
        <w:tc>
          <w:tcPr>
            <w:tcW w:w="900" w:type="dxa"/>
            <w:shd w:val="clear" w:color="auto" w:fill="auto"/>
            <w:noWrap/>
          </w:tcPr>
          <w:p w14:paraId="5955AD55" w14:textId="244AB008" w:rsidR="008B7E09" w:rsidRPr="009B54CE" w:rsidRDefault="008B7E09" w:rsidP="008B7E09">
            <w:pPr>
              <w:spacing w:after="0" w:line="240" w:lineRule="auto"/>
              <w:jc w:val="center"/>
              <w:rPr>
                <w:ins w:id="941" w:author="Seltzer, Karl" w:date="2024-08-07T14:25:00Z"/>
                <w:sz w:val="20"/>
                <w:szCs w:val="20"/>
              </w:rPr>
            </w:pPr>
            <w:ins w:id="942" w:author="Seltzer, Karl" w:date="2024-08-07T14:34:00Z">
              <w:r w:rsidRPr="009B54CE">
                <w:rPr>
                  <w:sz w:val="20"/>
                  <w:szCs w:val="20"/>
                </w:rPr>
                <w:t>CAMX</w:t>
              </w:r>
            </w:ins>
          </w:p>
        </w:tc>
        <w:tc>
          <w:tcPr>
            <w:tcW w:w="1890" w:type="dxa"/>
            <w:shd w:val="clear" w:color="auto" w:fill="auto"/>
            <w:noWrap/>
          </w:tcPr>
          <w:p w14:paraId="46E78632" w14:textId="604FD81B" w:rsidR="008B7E09" w:rsidRPr="0008374A" w:rsidRDefault="008B7E09" w:rsidP="008B7E09">
            <w:pPr>
              <w:spacing w:after="0" w:line="240" w:lineRule="auto"/>
              <w:jc w:val="center"/>
              <w:rPr>
                <w:ins w:id="943" w:author="Seltzer, Karl" w:date="2024-08-07T14:25:00Z"/>
                <w:sz w:val="20"/>
                <w:szCs w:val="20"/>
              </w:rPr>
            </w:pPr>
            <w:ins w:id="944" w:author="Seltzer, Karl" w:date="2024-08-07T14:34:00Z">
              <w:r w:rsidRPr="0008374A">
                <w:rPr>
                  <w:sz w:val="20"/>
                  <w:szCs w:val="20"/>
                </w:rPr>
                <w:t>NONHAPTOG</w:t>
              </w:r>
            </w:ins>
          </w:p>
        </w:tc>
        <w:tc>
          <w:tcPr>
            <w:tcW w:w="2340" w:type="dxa"/>
          </w:tcPr>
          <w:p w14:paraId="3B1410B8" w14:textId="72225C4C" w:rsidR="008B7E09" w:rsidRPr="0008374A" w:rsidRDefault="008B7E09" w:rsidP="008B7E09">
            <w:pPr>
              <w:spacing w:after="0" w:line="240" w:lineRule="auto"/>
              <w:jc w:val="center"/>
              <w:rPr>
                <w:ins w:id="945" w:author="Seltzer, Karl" w:date="2024-08-07T14:25:00Z"/>
                <w:sz w:val="20"/>
                <w:szCs w:val="20"/>
              </w:rPr>
            </w:pPr>
            <w:ins w:id="946" w:author="Seltzer, Karl" w:date="2024-08-07T14:34:00Z">
              <w:r w:rsidRPr="0008374A">
                <w:rPr>
                  <w:sz w:val="20"/>
                  <w:szCs w:val="20"/>
                </w:rPr>
                <w:t>tbl_tox_MOVES_HAPS.csv</w:t>
              </w:r>
            </w:ins>
          </w:p>
        </w:tc>
      </w:tr>
      <w:tr w:rsidR="0008374A" w:rsidRPr="00E83BC4" w14:paraId="06C3059F" w14:textId="2FDF3612" w:rsidTr="0008374A">
        <w:trPr>
          <w:trHeight w:val="144"/>
        </w:trPr>
        <w:tc>
          <w:tcPr>
            <w:tcW w:w="845" w:type="dxa"/>
            <w:shd w:val="clear" w:color="auto" w:fill="auto"/>
            <w:noWrap/>
            <w:hideMark/>
          </w:tcPr>
          <w:p w14:paraId="24D8D1F6" w14:textId="1DF41B6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2CFB96B8" w14:textId="2A050EFA"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SAPRC07TC_AE7</w:t>
            </w:r>
          </w:p>
        </w:tc>
        <w:tc>
          <w:tcPr>
            <w:tcW w:w="1350" w:type="dxa"/>
            <w:shd w:val="clear" w:color="auto" w:fill="auto"/>
            <w:noWrap/>
            <w:hideMark/>
          </w:tcPr>
          <w:p w14:paraId="4AD1EE34" w14:textId="04B0C54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72AC272A" w14:textId="06E2101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7808DAE9" w14:textId="5F5BA2E4"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212A18FF" w14:textId="5984F9A4"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tbl_tox_MOVES_HAPS.csv</w:t>
            </w:r>
          </w:p>
        </w:tc>
      </w:tr>
      <w:tr w:rsidR="00F92F9B" w:rsidRPr="00E83BC4" w14:paraId="26F8BFA5" w14:textId="77777777" w:rsidTr="0008374A">
        <w:trPr>
          <w:trHeight w:val="144"/>
          <w:ins w:id="947" w:author="Seltzer, Karl" w:date="2024-08-07T14:38:00Z"/>
        </w:trPr>
        <w:tc>
          <w:tcPr>
            <w:tcW w:w="845" w:type="dxa"/>
            <w:shd w:val="clear" w:color="auto" w:fill="auto"/>
            <w:noWrap/>
          </w:tcPr>
          <w:p w14:paraId="3EB89185" w14:textId="140B88F5" w:rsidR="00F92F9B" w:rsidRPr="009B54CE" w:rsidRDefault="00F92F9B" w:rsidP="00F92F9B">
            <w:pPr>
              <w:spacing w:after="0" w:line="240" w:lineRule="auto"/>
              <w:jc w:val="center"/>
              <w:rPr>
                <w:ins w:id="948" w:author="Seltzer, Karl" w:date="2024-08-07T14:38:00Z"/>
                <w:sz w:val="20"/>
                <w:szCs w:val="20"/>
              </w:rPr>
            </w:pPr>
            <w:ins w:id="949" w:author="Seltzer, Karl" w:date="2024-08-07T14:39:00Z">
              <w:r w:rsidRPr="009B54CE">
                <w:rPr>
                  <w:sz w:val="20"/>
                  <w:szCs w:val="20"/>
                </w:rPr>
                <w:t>VOC</w:t>
              </w:r>
            </w:ins>
          </w:p>
        </w:tc>
        <w:tc>
          <w:tcPr>
            <w:tcW w:w="1940" w:type="dxa"/>
            <w:shd w:val="clear" w:color="auto" w:fill="auto"/>
            <w:noWrap/>
          </w:tcPr>
          <w:p w14:paraId="49B36E43" w14:textId="1991C8BE" w:rsidR="00F92F9B" w:rsidRPr="009B54CE" w:rsidRDefault="00F92F9B" w:rsidP="00F92F9B">
            <w:pPr>
              <w:spacing w:after="0" w:line="240" w:lineRule="auto"/>
              <w:jc w:val="center"/>
              <w:rPr>
                <w:ins w:id="950" w:author="Seltzer, Karl" w:date="2024-08-07T14:38:00Z"/>
                <w:sz w:val="20"/>
                <w:szCs w:val="20"/>
              </w:rPr>
            </w:pPr>
            <w:ins w:id="951" w:author="Seltzer, Karl" w:date="2024-08-07T14:39:00Z">
              <w:r w:rsidRPr="009B54CE">
                <w:rPr>
                  <w:sz w:val="20"/>
                  <w:szCs w:val="20"/>
                </w:rPr>
                <w:t>CB6R4_CF2</w:t>
              </w:r>
            </w:ins>
          </w:p>
        </w:tc>
        <w:tc>
          <w:tcPr>
            <w:tcW w:w="1350" w:type="dxa"/>
            <w:shd w:val="clear" w:color="auto" w:fill="auto"/>
            <w:noWrap/>
          </w:tcPr>
          <w:p w14:paraId="0399DD1B" w14:textId="08CEDB2C" w:rsidR="00F92F9B" w:rsidRPr="009B54CE" w:rsidRDefault="00F92F9B" w:rsidP="00F92F9B">
            <w:pPr>
              <w:spacing w:after="0" w:line="240" w:lineRule="auto"/>
              <w:jc w:val="center"/>
              <w:rPr>
                <w:ins w:id="952" w:author="Seltzer, Karl" w:date="2024-08-07T14:38:00Z"/>
                <w:sz w:val="20"/>
                <w:szCs w:val="20"/>
              </w:rPr>
            </w:pPr>
            <w:ins w:id="953" w:author="Seltzer, Karl" w:date="2024-08-07T14:39:00Z">
              <w:r w:rsidRPr="009B54CE">
                <w:rPr>
                  <w:sz w:val="20"/>
                  <w:szCs w:val="20"/>
                </w:rPr>
                <w:t>INTEGRATE</w:t>
              </w:r>
            </w:ins>
          </w:p>
        </w:tc>
        <w:tc>
          <w:tcPr>
            <w:tcW w:w="900" w:type="dxa"/>
            <w:shd w:val="clear" w:color="auto" w:fill="auto"/>
            <w:noWrap/>
          </w:tcPr>
          <w:p w14:paraId="40C40357" w14:textId="02BAD8AA" w:rsidR="00F92F9B" w:rsidRPr="009B54CE" w:rsidRDefault="00F92F9B" w:rsidP="00F92F9B">
            <w:pPr>
              <w:spacing w:after="0" w:line="240" w:lineRule="auto"/>
              <w:jc w:val="center"/>
              <w:rPr>
                <w:ins w:id="954" w:author="Seltzer, Karl" w:date="2024-08-07T14:38:00Z"/>
                <w:sz w:val="20"/>
                <w:szCs w:val="20"/>
              </w:rPr>
            </w:pPr>
            <w:ins w:id="955" w:author="Seltzer, Karl" w:date="2024-08-07T14:39:00Z">
              <w:r w:rsidRPr="009B54CE">
                <w:rPr>
                  <w:sz w:val="20"/>
                  <w:szCs w:val="20"/>
                </w:rPr>
                <w:t>CAMX</w:t>
              </w:r>
            </w:ins>
          </w:p>
        </w:tc>
        <w:tc>
          <w:tcPr>
            <w:tcW w:w="1890" w:type="dxa"/>
            <w:shd w:val="clear" w:color="auto" w:fill="auto"/>
            <w:noWrap/>
          </w:tcPr>
          <w:p w14:paraId="3AC0F2BA" w14:textId="5516B5A4" w:rsidR="00F92F9B" w:rsidRPr="0008374A" w:rsidRDefault="00F92F9B" w:rsidP="00F92F9B">
            <w:pPr>
              <w:spacing w:after="0" w:line="240" w:lineRule="auto"/>
              <w:jc w:val="center"/>
              <w:rPr>
                <w:ins w:id="956" w:author="Seltzer, Karl" w:date="2024-08-07T14:38:00Z"/>
                <w:sz w:val="20"/>
                <w:szCs w:val="20"/>
              </w:rPr>
            </w:pPr>
            <w:ins w:id="957" w:author="Seltzer, Karl" w:date="2024-08-07T14:39:00Z">
              <w:r w:rsidRPr="0008374A">
                <w:rPr>
                  <w:sz w:val="20"/>
                  <w:szCs w:val="20"/>
                </w:rPr>
                <w:t>NONHAPTOG</w:t>
              </w:r>
            </w:ins>
          </w:p>
        </w:tc>
        <w:tc>
          <w:tcPr>
            <w:tcW w:w="2340" w:type="dxa"/>
          </w:tcPr>
          <w:p w14:paraId="172CA669" w14:textId="63434426" w:rsidR="00F92F9B" w:rsidRPr="0008374A" w:rsidRDefault="00F92F9B" w:rsidP="00F92F9B">
            <w:pPr>
              <w:spacing w:after="0" w:line="240" w:lineRule="auto"/>
              <w:jc w:val="center"/>
              <w:rPr>
                <w:ins w:id="958" w:author="Seltzer, Karl" w:date="2024-08-07T14:38:00Z"/>
                <w:sz w:val="20"/>
                <w:szCs w:val="20"/>
              </w:rPr>
            </w:pPr>
            <w:ins w:id="959" w:author="Seltzer, Karl" w:date="2024-08-07T14:39:00Z">
              <w:r w:rsidRPr="0008374A">
                <w:rPr>
                  <w:sz w:val="20"/>
                  <w:szCs w:val="20"/>
                </w:rPr>
                <w:t>tbl_tox_MOVES_HAPS.csv</w:t>
              </w:r>
            </w:ins>
          </w:p>
        </w:tc>
      </w:tr>
      <w:tr w:rsidR="00F92F9B" w:rsidRPr="00E83BC4" w14:paraId="00030961" w14:textId="77777777" w:rsidTr="0008374A">
        <w:trPr>
          <w:trHeight w:val="144"/>
          <w:ins w:id="960" w:author="Seltzer, Karl" w:date="2024-08-07T14:38:00Z"/>
        </w:trPr>
        <w:tc>
          <w:tcPr>
            <w:tcW w:w="845" w:type="dxa"/>
            <w:shd w:val="clear" w:color="auto" w:fill="auto"/>
            <w:noWrap/>
          </w:tcPr>
          <w:p w14:paraId="2FDCEAF1" w14:textId="269A420B" w:rsidR="00F92F9B" w:rsidRPr="009B54CE" w:rsidRDefault="00F92F9B" w:rsidP="00F92F9B">
            <w:pPr>
              <w:spacing w:after="0" w:line="240" w:lineRule="auto"/>
              <w:jc w:val="center"/>
              <w:rPr>
                <w:ins w:id="961" w:author="Seltzer, Karl" w:date="2024-08-07T14:38:00Z"/>
                <w:sz w:val="20"/>
                <w:szCs w:val="20"/>
              </w:rPr>
            </w:pPr>
            <w:ins w:id="962" w:author="Seltzer, Karl" w:date="2024-08-07T14:39:00Z">
              <w:r w:rsidRPr="009B54CE">
                <w:rPr>
                  <w:sz w:val="20"/>
                  <w:szCs w:val="20"/>
                </w:rPr>
                <w:t>VOC</w:t>
              </w:r>
            </w:ins>
          </w:p>
        </w:tc>
        <w:tc>
          <w:tcPr>
            <w:tcW w:w="1940" w:type="dxa"/>
            <w:shd w:val="clear" w:color="auto" w:fill="auto"/>
            <w:noWrap/>
          </w:tcPr>
          <w:p w14:paraId="492DFCC3" w14:textId="06E46A7B" w:rsidR="00F92F9B" w:rsidRPr="009B54CE" w:rsidRDefault="00F92F9B" w:rsidP="00F92F9B">
            <w:pPr>
              <w:spacing w:after="0" w:line="240" w:lineRule="auto"/>
              <w:jc w:val="center"/>
              <w:rPr>
                <w:ins w:id="963" w:author="Seltzer, Karl" w:date="2024-08-07T14:38:00Z"/>
                <w:sz w:val="20"/>
                <w:szCs w:val="20"/>
              </w:rPr>
            </w:pPr>
            <w:ins w:id="964" w:author="Seltzer, Karl" w:date="2024-08-07T14:39:00Z">
              <w:r w:rsidRPr="009B54CE">
                <w:rPr>
                  <w:sz w:val="20"/>
                  <w:szCs w:val="20"/>
                </w:rPr>
                <w:t>CB</w:t>
              </w:r>
              <w:r>
                <w:rPr>
                  <w:sz w:val="20"/>
                  <w:szCs w:val="20"/>
                </w:rPr>
                <w:t>7</w:t>
              </w:r>
              <w:r w:rsidRPr="009B54CE">
                <w:rPr>
                  <w:sz w:val="20"/>
                  <w:szCs w:val="20"/>
                </w:rPr>
                <w:t>_CF2</w:t>
              </w:r>
            </w:ins>
          </w:p>
        </w:tc>
        <w:tc>
          <w:tcPr>
            <w:tcW w:w="1350" w:type="dxa"/>
            <w:shd w:val="clear" w:color="auto" w:fill="auto"/>
            <w:noWrap/>
          </w:tcPr>
          <w:p w14:paraId="04469D2F" w14:textId="03D592EE" w:rsidR="00F92F9B" w:rsidRPr="009B54CE" w:rsidRDefault="00F92F9B" w:rsidP="00F92F9B">
            <w:pPr>
              <w:spacing w:after="0" w:line="240" w:lineRule="auto"/>
              <w:jc w:val="center"/>
              <w:rPr>
                <w:ins w:id="965" w:author="Seltzer, Karl" w:date="2024-08-07T14:38:00Z"/>
                <w:sz w:val="20"/>
                <w:szCs w:val="20"/>
              </w:rPr>
            </w:pPr>
            <w:ins w:id="966" w:author="Seltzer, Karl" w:date="2024-08-07T14:39:00Z">
              <w:r w:rsidRPr="009B54CE">
                <w:rPr>
                  <w:sz w:val="20"/>
                  <w:szCs w:val="20"/>
                </w:rPr>
                <w:t>INTEGRATE</w:t>
              </w:r>
            </w:ins>
          </w:p>
        </w:tc>
        <w:tc>
          <w:tcPr>
            <w:tcW w:w="900" w:type="dxa"/>
            <w:shd w:val="clear" w:color="auto" w:fill="auto"/>
            <w:noWrap/>
          </w:tcPr>
          <w:p w14:paraId="2408CD79" w14:textId="33726850" w:rsidR="00F92F9B" w:rsidRPr="009B54CE" w:rsidRDefault="00F92F9B" w:rsidP="00F92F9B">
            <w:pPr>
              <w:spacing w:after="0" w:line="240" w:lineRule="auto"/>
              <w:jc w:val="center"/>
              <w:rPr>
                <w:ins w:id="967" w:author="Seltzer, Karl" w:date="2024-08-07T14:38:00Z"/>
                <w:sz w:val="20"/>
                <w:szCs w:val="20"/>
              </w:rPr>
            </w:pPr>
            <w:ins w:id="968" w:author="Seltzer, Karl" w:date="2024-08-07T14:39:00Z">
              <w:r w:rsidRPr="009B54CE">
                <w:rPr>
                  <w:sz w:val="20"/>
                  <w:szCs w:val="20"/>
                </w:rPr>
                <w:t>CAMX</w:t>
              </w:r>
            </w:ins>
          </w:p>
        </w:tc>
        <w:tc>
          <w:tcPr>
            <w:tcW w:w="1890" w:type="dxa"/>
            <w:shd w:val="clear" w:color="auto" w:fill="auto"/>
            <w:noWrap/>
          </w:tcPr>
          <w:p w14:paraId="00BF53AF" w14:textId="47189336" w:rsidR="00F92F9B" w:rsidRPr="0008374A" w:rsidRDefault="00F92F9B" w:rsidP="00F92F9B">
            <w:pPr>
              <w:spacing w:after="0" w:line="240" w:lineRule="auto"/>
              <w:jc w:val="center"/>
              <w:rPr>
                <w:ins w:id="969" w:author="Seltzer, Karl" w:date="2024-08-07T14:38:00Z"/>
                <w:sz w:val="20"/>
                <w:szCs w:val="20"/>
              </w:rPr>
            </w:pPr>
            <w:ins w:id="970" w:author="Seltzer, Karl" w:date="2024-08-07T14:39:00Z">
              <w:r w:rsidRPr="0008374A">
                <w:rPr>
                  <w:sz w:val="20"/>
                  <w:szCs w:val="20"/>
                </w:rPr>
                <w:t>NONHAPTOG</w:t>
              </w:r>
            </w:ins>
          </w:p>
        </w:tc>
        <w:tc>
          <w:tcPr>
            <w:tcW w:w="2340" w:type="dxa"/>
          </w:tcPr>
          <w:p w14:paraId="46FA00F1" w14:textId="14D469C5" w:rsidR="00F92F9B" w:rsidRPr="0008374A" w:rsidRDefault="00F92F9B" w:rsidP="00F92F9B">
            <w:pPr>
              <w:spacing w:after="0" w:line="240" w:lineRule="auto"/>
              <w:jc w:val="center"/>
              <w:rPr>
                <w:ins w:id="971" w:author="Seltzer, Karl" w:date="2024-08-07T14:38:00Z"/>
                <w:sz w:val="20"/>
                <w:szCs w:val="20"/>
              </w:rPr>
            </w:pPr>
            <w:ins w:id="972" w:author="Seltzer, Karl" w:date="2024-08-07T14:39:00Z">
              <w:r w:rsidRPr="0008374A">
                <w:rPr>
                  <w:sz w:val="20"/>
                  <w:szCs w:val="20"/>
                </w:rPr>
                <w:t>tbl_tox_MOVES_HAPS.csv</w:t>
              </w:r>
            </w:ins>
          </w:p>
        </w:tc>
      </w:tr>
      <w:tr w:rsidR="00F92F9B" w:rsidRPr="00E83BC4" w14:paraId="7130A977" w14:textId="77777777" w:rsidTr="0008374A">
        <w:trPr>
          <w:trHeight w:val="144"/>
          <w:ins w:id="973" w:author="Seltzer, Karl" w:date="2024-08-07T14:38:00Z"/>
        </w:trPr>
        <w:tc>
          <w:tcPr>
            <w:tcW w:w="845" w:type="dxa"/>
            <w:shd w:val="clear" w:color="auto" w:fill="auto"/>
            <w:noWrap/>
          </w:tcPr>
          <w:p w14:paraId="0F8B756E" w14:textId="33EA544D" w:rsidR="00F92F9B" w:rsidRPr="009B54CE" w:rsidRDefault="00F92F9B" w:rsidP="00F92F9B">
            <w:pPr>
              <w:spacing w:after="0" w:line="240" w:lineRule="auto"/>
              <w:jc w:val="center"/>
              <w:rPr>
                <w:ins w:id="974" w:author="Seltzer, Karl" w:date="2024-08-07T14:38:00Z"/>
                <w:sz w:val="20"/>
                <w:szCs w:val="20"/>
              </w:rPr>
            </w:pPr>
            <w:ins w:id="975" w:author="Seltzer, Karl" w:date="2024-08-07T14:39:00Z">
              <w:r w:rsidRPr="009B54CE">
                <w:rPr>
                  <w:sz w:val="20"/>
                  <w:szCs w:val="20"/>
                </w:rPr>
                <w:t>VOC</w:t>
              </w:r>
            </w:ins>
          </w:p>
        </w:tc>
        <w:tc>
          <w:tcPr>
            <w:tcW w:w="1940" w:type="dxa"/>
            <w:shd w:val="clear" w:color="auto" w:fill="auto"/>
            <w:noWrap/>
          </w:tcPr>
          <w:p w14:paraId="7424B05C" w14:textId="3FB0EE7B" w:rsidR="00F92F9B" w:rsidRPr="009B54CE" w:rsidRDefault="00F92F9B" w:rsidP="00F92F9B">
            <w:pPr>
              <w:spacing w:after="0" w:line="240" w:lineRule="auto"/>
              <w:jc w:val="center"/>
              <w:rPr>
                <w:ins w:id="976" w:author="Seltzer, Karl" w:date="2024-08-07T14:38:00Z"/>
                <w:sz w:val="20"/>
                <w:szCs w:val="20"/>
              </w:rPr>
            </w:pPr>
            <w:ins w:id="977" w:author="Seltzer, Karl" w:date="2024-08-07T14:39:00Z">
              <w:r w:rsidRPr="009B54CE">
                <w:rPr>
                  <w:sz w:val="20"/>
                  <w:szCs w:val="20"/>
                </w:rPr>
                <w:t>CB</w:t>
              </w:r>
              <w:r>
                <w:rPr>
                  <w:sz w:val="20"/>
                  <w:szCs w:val="20"/>
                </w:rPr>
                <w:t>7VCP</w:t>
              </w:r>
              <w:r w:rsidRPr="009B54CE">
                <w:rPr>
                  <w:sz w:val="20"/>
                  <w:szCs w:val="20"/>
                </w:rPr>
                <w:t xml:space="preserve"> _CF2</w:t>
              </w:r>
            </w:ins>
          </w:p>
        </w:tc>
        <w:tc>
          <w:tcPr>
            <w:tcW w:w="1350" w:type="dxa"/>
            <w:shd w:val="clear" w:color="auto" w:fill="auto"/>
            <w:noWrap/>
          </w:tcPr>
          <w:p w14:paraId="3E8EB850" w14:textId="01B9BCBA" w:rsidR="00F92F9B" w:rsidRPr="009B54CE" w:rsidRDefault="00F92F9B" w:rsidP="00F92F9B">
            <w:pPr>
              <w:spacing w:after="0" w:line="240" w:lineRule="auto"/>
              <w:jc w:val="center"/>
              <w:rPr>
                <w:ins w:id="978" w:author="Seltzer, Karl" w:date="2024-08-07T14:38:00Z"/>
                <w:sz w:val="20"/>
                <w:szCs w:val="20"/>
              </w:rPr>
            </w:pPr>
            <w:ins w:id="979" w:author="Seltzer, Karl" w:date="2024-08-07T14:39:00Z">
              <w:r w:rsidRPr="009B54CE">
                <w:rPr>
                  <w:sz w:val="20"/>
                  <w:szCs w:val="20"/>
                </w:rPr>
                <w:t>INTEGRATE</w:t>
              </w:r>
            </w:ins>
          </w:p>
        </w:tc>
        <w:tc>
          <w:tcPr>
            <w:tcW w:w="900" w:type="dxa"/>
            <w:shd w:val="clear" w:color="auto" w:fill="auto"/>
            <w:noWrap/>
          </w:tcPr>
          <w:p w14:paraId="0441B31A" w14:textId="4D89EF74" w:rsidR="00F92F9B" w:rsidRPr="009B54CE" w:rsidRDefault="00F92F9B" w:rsidP="00F92F9B">
            <w:pPr>
              <w:spacing w:after="0" w:line="240" w:lineRule="auto"/>
              <w:jc w:val="center"/>
              <w:rPr>
                <w:ins w:id="980" w:author="Seltzer, Karl" w:date="2024-08-07T14:38:00Z"/>
                <w:sz w:val="20"/>
                <w:szCs w:val="20"/>
              </w:rPr>
            </w:pPr>
            <w:ins w:id="981" w:author="Seltzer, Karl" w:date="2024-08-07T14:39:00Z">
              <w:r w:rsidRPr="009B54CE">
                <w:rPr>
                  <w:sz w:val="20"/>
                  <w:szCs w:val="20"/>
                </w:rPr>
                <w:t>CAMX</w:t>
              </w:r>
            </w:ins>
          </w:p>
        </w:tc>
        <w:tc>
          <w:tcPr>
            <w:tcW w:w="1890" w:type="dxa"/>
            <w:shd w:val="clear" w:color="auto" w:fill="auto"/>
            <w:noWrap/>
          </w:tcPr>
          <w:p w14:paraId="67809E58" w14:textId="3FB424B6" w:rsidR="00F92F9B" w:rsidRPr="0008374A" w:rsidRDefault="00F92F9B" w:rsidP="00F92F9B">
            <w:pPr>
              <w:spacing w:after="0" w:line="240" w:lineRule="auto"/>
              <w:jc w:val="center"/>
              <w:rPr>
                <w:ins w:id="982" w:author="Seltzer, Karl" w:date="2024-08-07T14:38:00Z"/>
                <w:sz w:val="20"/>
                <w:szCs w:val="20"/>
              </w:rPr>
            </w:pPr>
            <w:ins w:id="983" w:author="Seltzer, Karl" w:date="2024-08-07T14:39:00Z">
              <w:r w:rsidRPr="0008374A">
                <w:rPr>
                  <w:sz w:val="20"/>
                  <w:szCs w:val="20"/>
                </w:rPr>
                <w:t>NONHAPTOG</w:t>
              </w:r>
            </w:ins>
          </w:p>
        </w:tc>
        <w:tc>
          <w:tcPr>
            <w:tcW w:w="2340" w:type="dxa"/>
          </w:tcPr>
          <w:p w14:paraId="4C47951F" w14:textId="7CF1365A" w:rsidR="00F92F9B" w:rsidRPr="0008374A" w:rsidRDefault="00F92F9B" w:rsidP="00F92F9B">
            <w:pPr>
              <w:spacing w:after="0" w:line="240" w:lineRule="auto"/>
              <w:jc w:val="center"/>
              <w:rPr>
                <w:ins w:id="984" w:author="Seltzer, Karl" w:date="2024-08-07T14:38:00Z"/>
                <w:sz w:val="20"/>
                <w:szCs w:val="20"/>
              </w:rPr>
            </w:pPr>
            <w:ins w:id="985" w:author="Seltzer, Karl" w:date="2024-08-07T14:39:00Z">
              <w:r w:rsidRPr="0008374A">
                <w:rPr>
                  <w:sz w:val="20"/>
                  <w:szCs w:val="20"/>
                </w:rPr>
                <w:t>tbl_tox_MOVES_HAPS.csv</w:t>
              </w:r>
            </w:ins>
          </w:p>
        </w:tc>
      </w:tr>
      <w:tr w:rsidR="00F92F9B" w:rsidRPr="00E83BC4" w14:paraId="5103DF34" w14:textId="77777777" w:rsidTr="0008374A">
        <w:trPr>
          <w:trHeight w:val="144"/>
          <w:ins w:id="986" w:author="Seltzer, Karl" w:date="2024-08-07T14:38:00Z"/>
        </w:trPr>
        <w:tc>
          <w:tcPr>
            <w:tcW w:w="845" w:type="dxa"/>
            <w:shd w:val="clear" w:color="auto" w:fill="auto"/>
            <w:noWrap/>
          </w:tcPr>
          <w:p w14:paraId="72E226F3" w14:textId="4CBF0B89" w:rsidR="00F92F9B" w:rsidRPr="009B54CE" w:rsidRDefault="00F92F9B" w:rsidP="00F92F9B">
            <w:pPr>
              <w:spacing w:after="0" w:line="240" w:lineRule="auto"/>
              <w:jc w:val="center"/>
              <w:rPr>
                <w:ins w:id="987" w:author="Seltzer, Karl" w:date="2024-08-07T14:38:00Z"/>
                <w:sz w:val="20"/>
                <w:szCs w:val="20"/>
              </w:rPr>
            </w:pPr>
            <w:ins w:id="988" w:author="Seltzer, Karl" w:date="2024-08-07T14:39:00Z">
              <w:r w:rsidRPr="009B54CE">
                <w:rPr>
                  <w:sz w:val="20"/>
                  <w:szCs w:val="20"/>
                </w:rPr>
                <w:t>VOC</w:t>
              </w:r>
            </w:ins>
          </w:p>
        </w:tc>
        <w:tc>
          <w:tcPr>
            <w:tcW w:w="1940" w:type="dxa"/>
            <w:shd w:val="clear" w:color="auto" w:fill="auto"/>
            <w:noWrap/>
          </w:tcPr>
          <w:p w14:paraId="68FD27B2" w14:textId="582A75E3" w:rsidR="00F92F9B" w:rsidRPr="009B54CE" w:rsidRDefault="00F92F9B" w:rsidP="00F92F9B">
            <w:pPr>
              <w:spacing w:after="0" w:line="240" w:lineRule="auto"/>
              <w:jc w:val="center"/>
              <w:rPr>
                <w:ins w:id="989" w:author="Seltzer, Karl" w:date="2024-08-07T14:38:00Z"/>
                <w:sz w:val="20"/>
                <w:szCs w:val="20"/>
              </w:rPr>
            </w:pPr>
            <w:ins w:id="990" w:author="Seltzer, Karl" w:date="2024-08-07T14:39:00Z">
              <w:r w:rsidRPr="009B54CE">
                <w:rPr>
                  <w:sz w:val="20"/>
                  <w:szCs w:val="20"/>
                </w:rPr>
                <w:t>SAPRC07_CF2</w:t>
              </w:r>
            </w:ins>
          </w:p>
        </w:tc>
        <w:tc>
          <w:tcPr>
            <w:tcW w:w="1350" w:type="dxa"/>
            <w:shd w:val="clear" w:color="auto" w:fill="auto"/>
            <w:noWrap/>
          </w:tcPr>
          <w:p w14:paraId="52E8B566" w14:textId="6FF96D9D" w:rsidR="00F92F9B" w:rsidRPr="009B54CE" w:rsidRDefault="00F92F9B" w:rsidP="00F92F9B">
            <w:pPr>
              <w:spacing w:after="0" w:line="240" w:lineRule="auto"/>
              <w:jc w:val="center"/>
              <w:rPr>
                <w:ins w:id="991" w:author="Seltzer, Karl" w:date="2024-08-07T14:38:00Z"/>
                <w:sz w:val="20"/>
                <w:szCs w:val="20"/>
              </w:rPr>
            </w:pPr>
            <w:ins w:id="992" w:author="Seltzer, Karl" w:date="2024-08-07T14:39:00Z">
              <w:r w:rsidRPr="009B54CE">
                <w:rPr>
                  <w:sz w:val="20"/>
                  <w:szCs w:val="20"/>
                </w:rPr>
                <w:t>INTEGRATE</w:t>
              </w:r>
            </w:ins>
          </w:p>
        </w:tc>
        <w:tc>
          <w:tcPr>
            <w:tcW w:w="900" w:type="dxa"/>
            <w:shd w:val="clear" w:color="auto" w:fill="auto"/>
            <w:noWrap/>
          </w:tcPr>
          <w:p w14:paraId="4483ECCF" w14:textId="4EEF0C4E" w:rsidR="00F92F9B" w:rsidRPr="009B54CE" w:rsidRDefault="00F92F9B" w:rsidP="00F92F9B">
            <w:pPr>
              <w:spacing w:after="0" w:line="240" w:lineRule="auto"/>
              <w:jc w:val="center"/>
              <w:rPr>
                <w:ins w:id="993" w:author="Seltzer, Karl" w:date="2024-08-07T14:38:00Z"/>
                <w:sz w:val="20"/>
                <w:szCs w:val="20"/>
              </w:rPr>
            </w:pPr>
            <w:ins w:id="994" w:author="Seltzer, Karl" w:date="2024-08-07T14:39:00Z">
              <w:r w:rsidRPr="009B54CE">
                <w:rPr>
                  <w:sz w:val="20"/>
                  <w:szCs w:val="20"/>
                </w:rPr>
                <w:t>CAMX</w:t>
              </w:r>
            </w:ins>
          </w:p>
        </w:tc>
        <w:tc>
          <w:tcPr>
            <w:tcW w:w="1890" w:type="dxa"/>
            <w:shd w:val="clear" w:color="auto" w:fill="auto"/>
            <w:noWrap/>
          </w:tcPr>
          <w:p w14:paraId="1420AA7A" w14:textId="43B7F84F" w:rsidR="00F92F9B" w:rsidRPr="0008374A" w:rsidRDefault="00F92F9B" w:rsidP="00F92F9B">
            <w:pPr>
              <w:spacing w:after="0" w:line="240" w:lineRule="auto"/>
              <w:jc w:val="center"/>
              <w:rPr>
                <w:ins w:id="995" w:author="Seltzer, Karl" w:date="2024-08-07T14:38:00Z"/>
                <w:sz w:val="20"/>
                <w:szCs w:val="20"/>
              </w:rPr>
            </w:pPr>
            <w:ins w:id="996" w:author="Seltzer, Karl" w:date="2024-08-07T14:39:00Z">
              <w:r w:rsidRPr="0008374A">
                <w:rPr>
                  <w:sz w:val="20"/>
                  <w:szCs w:val="20"/>
                </w:rPr>
                <w:t>NONHAPTOG</w:t>
              </w:r>
            </w:ins>
          </w:p>
        </w:tc>
        <w:tc>
          <w:tcPr>
            <w:tcW w:w="2340" w:type="dxa"/>
          </w:tcPr>
          <w:p w14:paraId="4438C5AA" w14:textId="03BDBEBA" w:rsidR="00F92F9B" w:rsidRPr="0008374A" w:rsidRDefault="00F92F9B" w:rsidP="00F92F9B">
            <w:pPr>
              <w:spacing w:after="0" w:line="240" w:lineRule="auto"/>
              <w:jc w:val="center"/>
              <w:rPr>
                <w:ins w:id="997" w:author="Seltzer, Karl" w:date="2024-08-07T14:38:00Z"/>
                <w:sz w:val="20"/>
                <w:szCs w:val="20"/>
              </w:rPr>
            </w:pPr>
            <w:ins w:id="998" w:author="Seltzer, Karl" w:date="2024-08-07T14:39:00Z">
              <w:r w:rsidRPr="0008374A">
                <w:rPr>
                  <w:sz w:val="20"/>
                  <w:szCs w:val="20"/>
                </w:rPr>
                <w:t>tbl_tox_MOVES_HAPS.csv</w:t>
              </w:r>
            </w:ins>
          </w:p>
        </w:tc>
      </w:tr>
      <w:tr w:rsidR="0008374A" w:rsidRPr="00E83BC4" w14:paraId="46F8D899" w14:textId="48C4E034" w:rsidTr="0008374A">
        <w:trPr>
          <w:trHeight w:val="144"/>
        </w:trPr>
        <w:tc>
          <w:tcPr>
            <w:tcW w:w="845" w:type="dxa"/>
            <w:shd w:val="clear" w:color="auto" w:fill="auto"/>
            <w:noWrap/>
            <w:hideMark/>
          </w:tcPr>
          <w:p w14:paraId="42DDC5C4" w14:textId="4B5A484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50F8BD14" w14:textId="0013CFA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w:t>
            </w:r>
          </w:p>
        </w:tc>
        <w:tc>
          <w:tcPr>
            <w:tcW w:w="1350" w:type="dxa"/>
            <w:shd w:val="clear" w:color="auto" w:fill="auto"/>
            <w:noWrap/>
            <w:hideMark/>
          </w:tcPr>
          <w:p w14:paraId="717A900A" w14:textId="3F82BED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hideMark/>
          </w:tcPr>
          <w:p w14:paraId="05F4BF6E" w14:textId="55F157D0"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396DDE60" w14:textId="63EBC3A1"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43DA0255" w14:textId="66BCEE8C"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7E606D21" w14:textId="20D2A849" w:rsidTr="0008374A">
        <w:trPr>
          <w:trHeight w:val="144"/>
        </w:trPr>
        <w:tc>
          <w:tcPr>
            <w:tcW w:w="845" w:type="dxa"/>
            <w:shd w:val="clear" w:color="auto" w:fill="auto"/>
            <w:noWrap/>
            <w:hideMark/>
          </w:tcPr>
          <w:p w14:paraId="3975DBDA" w14:textId="533AB5BB"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79800D10" w14:textId="49E16F0B"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CB6R5_AE7</w:t>
            </w:r>
          </w:p>
        </w:tc>
        <w:tc>
          <w:tcPr>
            <w:tcW w:w="1350" w:type="dxa"/>
            <w:shd w:val="clear" w:color="auto" w:fill="auto"/>
            <w:noWrap/>
            <w:hideMark/>
          </w:tcPr>
          <w:p w14:paraId="40821AF8" w14:textId="3F975B80"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hideMark/>
          </w:tcPr>
          <w:p w14:paraId="5A51752F" w14:textId="47935A8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04E91F3F" w14:textId="790BC72B"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4C8EAC5F" w14:textId="53E4C5E4"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F90AF4" w:rsidRPr="00E83BC4" w14:paraId="413D1C80" w14:textId="13006099" w:rsidTr="00D75C1C">
        <w:trPr>
          <w:trHeight w:val="144"/>
        </w:trPr>
        <w:tc>
          <w:tcPr>
            <w:tcW w:w="845" w:type="dxa"/>
            <w:shd w:val="clear" w:color="auto" w:fill="auto"/>
            <w:noWrap/>
          </w:tcPr>
          <w:p w14:paraId="5447827F" w14:textId="6A52624A" w:rsidR="00F90AF4" w:rsidRPr="009B54CE" w:rsidRDefault="00F90AF4" w:rsidP="00F90AF4">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5666378C" w14:textId="7405B679" w:rsidR="00F90AF4" w:rsidRPr="009B54CE" w:rsidRDefault="00F90AF4" w:rsidP="00F90AF4">
            <w:pPr>
              <w:spacing w:after="0" w:line="240" w:lineRule="auto"/>
              <w:jc w:val="center"/>
              <w:rPr>
                <w:rFonts w:eastAsia="Times New Roman" w:cstheme="minorHAnsi"/>
                <w:color w:val="000000"/>
                <w:sz w:val="20"/>
                <w:szCs w:val="20"/>
              </w:rPr>
            </w:pPr>
            <w:r w:rsidRPr="009B54CE">
              <w:rPr>
                <w:sz w:val="20"/>
                <w:szCs w:val="20"/>
              </w:rPr>
              <w:t>CB</w:t>
            </w:r>
            <w:r>
              <w:rPr>
                <w:sz w:val="20"/>
                <w:szCs w:val="20"/>
              </w:rPr>
              <w:t>7</w:t>
            </w:r>
            <w:r w:rsidRPr="009B54CE">
              <w:rPr>
                <w:sz w:val="20"/>
                <w:szCs w:val="20"/>
              </w:rPr>
              <w:t>_AE7</w:t>
            </w:r>
          </w:p>
        </w:tc>
        <w:tc>
          <w:tcPr>
            <w:tcW w:w="1350" w:type="dxa"/>
            <w:shd w:val="clear" w:color="auto" w:fill="auto"/>
            <w:noWrap/>
          </w:tcPr>
          <w:p w14:paraId="2A6DE7E7" w14:textId="70DBEF51" w:rsidR="00F90AF4" w:rsidRPr="009B54CE" w:rsidRDefault="00F90AF4" w:rsidP="00F90AF4">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tcPr>
          <w:p w14:paraId="55664DED" w14:textId="4078F13C" w:rsidR="00F90AF4" w:rsidRPr="009B54CE" w:rsidRDefault="00F90AF4" w:rsidP="00F90AF4">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675BA105" w14:textId="7ACB598B" w:rsidR="00F90AF4" w:rsidRPr="0008374A" w:rsidRDefault="00F90AF4" w:rsidP="00F90AF4">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108687BB" w14:textId="66372606" w:rsidR="00F90AF4" w:rsidRPr="0008374A" w:rsidRDefault="00F90AF4" w:rsidP="00F90AF4">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328B770D" w14:textId="76865AF0" w:rsidTr="0008374A">
        <w:trPr>
          <w:trHeight w:val="144"/>
        </w:trPr>
        <w:tc>
          <w:tcPr>
            <w:tcW w:w="845" w:type="dxa"/>
            <w:shd w:val="clear" w:color="auto" w:fill="auto"/>
            <w:noWrap/>
            <w:hideMark/>
          </w:tcPr>
          <w:p w14:paraId="607B329D" w14:textId="2607A3F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7151A240" w14:textId="7FEDF080"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CRACMMv1.0</w:t>
            </w:r>
          </w:p>
        </w:tc>
        <w:tc>
          <w:tcPr>
            <w:tcW w:w="1350" w:type="dxa"/>
            <w:shd w:val="clear" w:color="auto" w:fill="auto"/>
            <w:noWrap/>
            <w:hideMark/>
          </w:tcPr>
          <w:p w14:paraId="63CA5CB2" w14:textId="3CE2F649"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hideMark/>
          </w:tcPr>
          <w:p w14:paraId="655304C9" w14:textId="5F39495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2F503199" w14:textId="25895807"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1B5B94C9" w14:textId="2102BB8B"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8B7E09" w:rsidRPr="00E83BC4" w14:paraId="59C97017" w14:textId="77777777" w:rsidTr="0008374A">
        <w:trPr>
          <w:trHeight w:val="144"/>
          <w:ins w:id="999" w:author="Seltzer, Karl" w:date="2024-08-07T14:25:00Z"/>
        </w:trPr>
        <w:tc>
          <w:tcPr>
            <w:tcW w:w="845" w:type="dxa"/>
            <w:shd w:val="clear" w:color="auto" w:fill="auto"/>
            <w:noWrap/>
          </w:tcPr>
          <w:p w14:paraId="3ECCCF27" w14:textId="2516EBFC" w:rsidR="008B7E09" w:rsidRPr="009B54CE" w:rsidRDefault="008B7E09" w:rsidP="008B7E09">
            <w:pPr>
              <w:spacing w:after="0" w:line="240" w:lineRule="auto"/>
              <w:jc w:val="center"/>
              <w:rPr>
                <w:ins w:id="1000" w:author="Seltzer, Karl" w:date="2024-08-07T14:25:00Z"/>
                <w:sz w:val="20"/>
                <w:szCs w:val="20"/>
              </w:rPr>
            </w:pPr>
            <w:ins w:id="1001" w:author="Seltzer, Karl" w:date="2024-08-07T14:34:00Z">
              <w:r w:rsidRPr="009B54CE">
                <w:rPr>
                  <w:sz w:val="20"/>
                  <w:szCs w:val="20"/>
                </w:rPr>
                <w:t>VOC</w:t>
              </w:r>
            </w:ins>
          </w:p>
        </w:tc>
        <w:tc>
          <w:tcPr>
            <w:tcW w:w="1940" w:type="dxa"/>
            <w:shd w:val="clear" w:color="auto" w:fill="auto"/>
            <w:noWrap/>
          </w:tcPr>
          <w:p w14:paraId="5233DE6A" w14:textId="63D86A53" w:rsidR="008B7E09" w:rsidRPr="009B54CE" w:rsidRDefault="008B7E09" w:rsidP="008B7E09">
            <w:pPr>
              <w:spacing w:after="0" w:line="240" w:lineRule="auto"/>
              <w:jc w:val="center"/>
              <w:rPr>
                <w:ins w:id="1002" w:author="Seltzer, Karl" w:date="2024-08-07T14:25:00Z"/>
                <w:sz w:val="20"/>
                <w:szCs w:val="20"/>
              </w:rPr>
            </w:pPr>
            <w:ins w:id="1003" w:author="Seltzer, Karl" w:date="2024-08-07T14:34:00Z">
              <w:r w:rsidRPr="009B54CE">
                <w:rPr>
                  <w:sz w:val="20"/>
                  <w:szCs w:val="20"/>
                </w:rPr>
                <w:t>CRACMMv</w:t>
              </w:r>
              <w:r>
                <w:rPr>
                  <w:sz w:val="20"/>
                  <w:szCs w:val="20"/>
                </w:rPr>
                <w:t>2</w:t>
              </w:r>
              <w:r w:rsidRPr="009B54CE">
                <w:rPr>
                  <w:sz w:val="20"/>
                  <w:szCs w:val="20"/>
                </w:rPr>
                <w:t>.0</w:t>
              </w:r>
            </w:ins>
          </w:p>
        </w:tc>
        <w:tc>
          <w:tcPr>
            <w:tcW w:w="1350" w:type="dxa"/>
            <w:shd w:val="clear" w:color="auto" w:fill="auto"/>
            <w:noWrap/>
          </w:tcPr>
          <w:p w14:paraId="2AE85AC8" w14:textId="5CA0F249" w:rsidR="008B7E09" w:rsidRPr="009B54CE" w:rsidRDefault="008B7E09" w:rsidP="008B7E09">
            <w:pPr>
              <w:spacing w:after="0" w:line="240" w:lineRule="auto"/>
              <w:jc w:val="center"/>
              <w:rPr>
                <w:ins w:id="1004" w:author="Seltzer, Karl" w:date="2024-08-07T14:25:00Z"/>
                <w:sz w:val="20"/>
                <w:szCs w:val="20"/>
              </w:rPr>
            </w:pPr>
            <w:ins w:id="1005" w:author="Seltzer, Karl" w:date="2024-08-07T14:34:00Z">
              <w:r w:rsidRPr="009B54CE">
                <w:rPr>
                  <w:sz w:val="20"/>
                  <w:szCs w:val="20"/>
                </w:rPr>
                <w:t>NOINTEGRATE</w:t>
              </w:r>
            </w:ins>
          </w:p>
        </w:tc>
        <w:tc>
          <w:tcPr>
            <w:tcW w:w="900" w:type="dxa"/>
            <w:shd w:val="clear" w:color="auto" w:fill="auto"/>
            <w:noWrap/>
          </w:tcPr>
          <w:p w14:paraId="2EEF6F11" w14:textId="257BC598" w:rsidR="008B7E09" w:rsidRPr="009B54CE" w:rsidRDefault="008B7E09" w:rsidP="008B7E09">
            <w:pPr>
              <w:spacing w:after="0" w:line="240" w:lineRule="auto"/>
              <w:jc w:val="center"/>
              <w:rPr>
                <w:ins w:id="1006" w:author="Seltzer, Karl" w:date="2024-08-07T14:25:00Z"/>
                <w:sz w:val="20"/>
                <w:szCs w:val="20"/>
              </w:rPr>
            </w:pPr>
            <w:ins w:id="1007" w:author="Seltzer, Karl" w:date="2024-08-07T14:34:00Z">
              <w:r w:rsidRPr="009B54CE">
                <w:rPr>
                  <w:sz w:val="20"/>
                  <w:szCs w:val="20"/>
                </w:rPr>
                <w:t>CAMX</w:t>
              </w:r>
            </w:ins>
          </w:p>
        </w:tc>
        <w:tc>
          <w:tcPr>
            <w:tcW w:w="1890" w:type="dxa"/>
            <w:shd w:val="clear" w:color="auto" w:fill="auto"/>
            <w:noWrap/>
          </w:tcPr>
          <w:p w14:paraId="3284B2CC" w14:textId="1858215A" w:rsidR="008B7E09" w:rsidRPr="0008374A" w:rsidRDefault="008B7E09" w:rsidP="008B7E09">
            <w:pPr>
              <w:spacing w:after="0" w:line="240" w:lineRule="auto"/>
              <w:jc w:val="center"/>
              <w:rPr>
                <w:ins w:id="1008" w:author="Seltzer, Karl" w:date="2024-08-07T14:25:00Z"/>
                <w:sz w:val="20"/>
                <w:szCs w:val="20"/>
              </w:rPr>
            </w:pPr>
            <w:ins w:id="1009" w:author="Seltzer, Karl" w:date="2024-08-07T14:34:00Z">
              <w:r w:rsidRPr="0008374A">
                <w:rPr>
                  <w:sz w:val="20"/>
                  <w:szCs w:val="20"/>
                </w:rPr>
                <w:t>TOG</w:t>
              </w:r>
            </w:ins>
          </w:p>
        </w:tc>
        <w:tc>
          <w:tcPr>
            <w:tcW w:w="2340" w:type="dxa"/>
          </w:tcPr>
          <w:p w14:paraId="27CC0ADC" w14:textId="080437F7" w:rsidR="008B7E09" w:rsidRPr="0008374A" w:rsidRDefault="008B7E09" w:rsidP="008B7E09">
            <w:pPr>
              <w:spacing w:after="0" w:line="240" w:lineRule="auto"/>
              <w:jc w:val="center"/>
              <w:rPr>
                <w:ins w:id="1010" w:author="Seltzer, Karl" w:date="2024-08-07T14:25:00Z"/>
                <w:sz w:val="20"/>
                <w:szCs w:val="20"/>
              </w:rPr>
            </w:pPr>
            <w:ins w:id="1011" w:author="Seltzer, Karl" w:date="2024-08-07T14:34:00Z">
              <w:r w:rsidRPr="0008374A">
                <w:rPr>
                  <w:sz w:val="20"/>
                  <w:szCs w:val="20"/>
                </w:rPr>
                <w:t>tbl_tox_NBAFM.csv</w:t>
              </w:r>
            </w:ins>
          </w:p>
        </w:tc>
      </w:tr>
      <w:tr w:rsidR="0008374A" w:rsidRPr="00E83BC4" w14:paraId="5C5A5B99" w14:textId="3DBF82CB" w:rsidTr="0008374A">
        <w:trPr>
          <w:trHeight w:val="144"/>
        </w:trPr>
        <w:tc>
          <w:tcPr>
            <w:tcW w:w="845" w:type="dxa"/>
            <w:shd w:val="clear" w:color="auto" w:fill="auto"/>
            <w:noWrap/>
            <w:hideMark/>
          </w:tcPr>
          <w:p w14:paraId="2B62F79B" w14:textId="67B6BC4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0EC1AC89" w14:textId="701B2D9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SAPRC07TC_AE7</w:t>
            </w:r>
          </w:p>
        </w:tc>
        <w:tc>
          <w:tcPr>
            <w:tcW w:w="1350" w:type="dxa"/>
            <w:shd w:val="clear" w:color="auto" w:fill="auto"/>
            <w:noWrap/>
            <w:hideMark/>
          </w:tcPr>
          <w:p w14:paraId="3704B23A" w14:textId="0398296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hideMark/>
          </w:tcPr>
          <w:p w14:paraId="4A362639" w14:textId="435285D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242FE469" w14:textId="667B2AA9"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77097ADD" w14:textId="1E20753B"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rsidDel="00F92F9B" w14:paraId="067E7D5F" w14:textId="1CF0EA04" w:rsidTr="0008374A">
        <w:trPr>
          <w:trHeight w:val="144"/>
          <w:del w:id="1012" w:author="Seltzer, Karl" w:date="2024-08-07T14:38:00Z"/>
        </w:trPr>
        <w:tc>
          <w:tcPr>
            <w:tcW w:w="845" w:type="dxa"/>
            <w:shd w:val="clear" w:color="auto" w:fill="auto"/>
            <w:noWrap/>
          </w:tcPr>
          <w:p w14:paraId="77E9FDEF" w14:textId="73EB7C42" w:rsidR="0008374A" w:rsidRPr="009B54CE" w:rsidDel="00F92F9B" w:rsidRDefault="0008374A" w:rsidP="0008374A">
            <w:pPr>
              <w:spacing w:after="0" w:line="240" w:lineRule="auto"/>
              <w:jc w:val="center"/>
              <w:rPr>
                <w:del w:id="1013" w:author="Seltzer, Karl" w:date="2024-08-07T14:38:00Z"/>
                <w:rFonts w:eastAsia="Times New Roman" w:cstheme="minorHAnsi"/>
                <w:color w:val="000000"/>
                <w:sz w:val="20"/>
                <w:szCs w:val="20"/>
              </w:rPr>
            </w:pPr>
            <w:del w:id="1014" w:author="Seltzer, Karl" w:date="2024-08-07T14:38:00Z">
              <w:r w:rsidRPr="009B54CE" w:rsidDel="00F92F9B">
                <w:rPr>
                  <w:sz w:val="20"/>
                  <w:szCs w:val="20"/>
                </w:rPr>
                <w:delText>VOC</w:delText>
              </w:r>
            </w:del>
          </w:p>
        </w:tc>
        <w:tc>
          <w:tcPr>
            <w:tcW w:w="1940" w:type="dxa"/>
            <w:shd w:val="clear" w:color="auto" w:fill="auto"/>
            <w:noWrap/>
          </w:tcPr>
          <w:p w14:paraId="66BFA665" w14:textId="36EFB199" w:rsidR="0008374A" w:rsidRPr="009B54CE" w:rsidDel="00F92F9B" w:rsidRDefault="0008374A" w:rsidP="0008374A">
            <w:pPr>
              <w:spacing w:after="0" w:line="240" w:lineRule="auto"/>
              <w:jc w:val="center"/>
              <w:rPr>
                <w:del w:id="1015" w:author="Seltzer, Karl" w:date="2024-08-07T14:38:00Z"/>
                <w:rFonts w:eastAsia="Times New Roman" w:cstheme="minorHAnsi"/>
                <w:color w:val="000000"/>
                <w:sz w:val="20"/>
                <w:szCs w:val="20"/>
              </w:rPr>
            </w:pPr>
            <w:del w:id="1016" w:author="Seltzer, Karl" w:date="2024-08-07T14:38:00Z">
              <w:r w:rsidRPr="009B54CE" w:rsidDel="00F92F9B">
                <w:rPr>
                  <w:sz w:val="20"/>
                  <w:szCs w:val="20"/>
                </w:rPr>
                <w:delText>CB6R4_CF2</w:delText>
              </w:r>
            </w:del>
          </w:p>
        </w:tc>
        <w:tc>
          <w:tcPr>
            <w:tcW w:w="1350" w:type="dxa"/>
            <w:shd w:val="clear" w:color="auto" w:fill="auto"/>
            <w:noWrap/>
          </w:tcPr>
          <w:p w14:paraId="615F522C" w14:textId="6E3A5CC2" w:rsidR="0008374A" w:rsidRPr="009B54CE" w:rsidDel="00F92F9B" w:rsidRDefault="0008374A" w:rsidP="0008374A">
            <w:pPr>
              <w:spacing w:after="0" w:line="240" w:lineRule="auto"/>
              <w:jc w:val="center"/>
              <w:rPr>
                <w:del w:id="1017" w:author="Seltzer, Karl" w:date="2024-08-07T14:38:00Z"/>
                <w:rFonts w:eastAsia="Times New Roman" w:cstheme="minorHAnsi"/>
                <w:color w:val="000000"/>
                <w:sz w:val="20"/>
                <w:szCs w:val="20"/>
              </w:rPr>
            </w:pPr>
            <w:del w:id="1018" w:author="Seltzer, Karl" w:date="2024-08-07T14:38:00Z">
              <w:r w:rsidRPr="009B54CE" w:rsidDel="00F92F9B">
                <w:rPr>
                  <w:sz w:val="20"/>
                  <w:szCs w:val="20"/>
                </w:rPr>
                <w:delText>CRITERIA</w:delText>
              </w:r>
            </w:del>
          </w:p>
        </w:tc>
        <w:tc>
          <w:tcPr>
            <w:tcW w:w="900" w:type="dxa"/>
            <w:shd w:val="clear" w:color="auto" w:fill="auto"/>
            <w:noWrap/>
          </w:tcPr>
          <w:p w14:paraId="20E047E4" w14:textId="795EBE7B" w:rsidR="0008374A" w:rsidRPr="009B54CE" w:rsidDel="00F92F9B" w:rsidRDefault="0008374A" w:rsidP="0008374A">
            <w:pPr>
              <w:spacing w:after="0" w:line="240" w:lineRule="auto"/>
              <w:jc w:val="center"/>
              <w:rPr>
                <w:del w:id="1019" w:author="Seltzer, Karl" w:date="2024-08-07T14:38:00Z"/>
                <w:rFonts w:eastAsia="Times New Roman" w:cstheme="minorHAnsi"/>
                <w:color w:val="000000"/>
                <w:sz w:val="20"/>
                <w:szCs w:val="20"/>
              </w:rPr>
            </w:pPr>
            <w:del w:id="1020" w:author="Seltzer, Karl" w:date="2024-08-07T14:38:00Z">
              <w:r w:rsidRPr="009B54CE" w:rsidDel="00F92F9B">
                <w:rPr>
                  <w:sz w:val="20"/>
                  <w:szCs w:val="20"/>
                </w:rPr>
                <w:delText>CAMX</w:delText>
              </w:r>
            </w:del>
          </w:p>
        </w:tc>
        <w:tc>
          <w:tcPr>
            <w:tcW w:w="1890" w:type="dxa"/>
            <w:shd w:val="clear" w:color="auto" w:fill="auto"/>
            <w:noWrap/>
          </w:tcPr>
          <w:p w14:paraId="6F32AF5D" w14:textId="1EB9A43F" w:rsidR="0008374A" w:rsidRPr="0008374A" w:rsidDel="00F92F9B" w:rsidRDefault="0008374A" w:rsidP="0008374A">
            <w:pPr>
              <w:keepNext/>
              <w:spacing w:after="0" w:line="240" w:lineRule="auto"/>
              <w:jc w:val="center"/>
              <w:rPr>
                <w:del w:id="1021" w:author="Seltzer, Karl" w:date="2024-08-07T14:38:00Z"/>
                <w:rFonts w:eastAsia="Times New Roman" w:cstheme="minorHAnsi"/>
                <w:color w:val="000000"/>
                <w:sz w:val="20"/>
                <w:szCs w:val="20"/>
              </w:rPr>
            </w:pPr>
            <w:del w:id="1022" w:author="Seltzer, Karl" w:date="2024-08-07T14:38:00Z">
              <w:r w:rsidRPr="0008374A" w:rsidDel="00F92F9B">
                <w:rPr>
                  <w:sz w:val="20"/>
                  <w:szCs w:val="20"/>
                </w:rPr>
                <w:delText>TOG</w:delText>
              </w:r>
            </w:del>
          </w:p>
        </w:tc>
        <w:tc>
          <w:tcPr>
            <w:tcW w:w="2340" w:type="dxa"/>
          </w:tcPr>
          <w:p w14:paraId="535514DA" w14:textId="48E89034" w:rsidR="0008374A" w:rsidRPr="0008374A" w:rsidDel="00F92F9B" w:rsidRDefault="0008374A" w:rsidP="0008374A">
            <w:pPr>
              <w:keepNext/>
              <w:spacing w:after="0" w:line="240" w:lineRule="auto"/>
              <w:jc w:val="center"/>
              <w:rPr>
                <w:del w:id="1023" w:author="Seltzer, Karl" w:date="2024-08-07T14:38:00Z"/>
                <w:rFonts w:eastAsia="Times New Roman" w:cstheme="minorHAnsi"/>
                <w:color w:val="000000"/>
                <w:sz w:val="20"/>
                <w:szCs w:val="20"/>
              </w:rPr>
            </w:pPr>
            <w:del w:id="1024" w:author="Seltzer, Karl" w:date="2024-08-07T14:38:00Z">
              <w:r w:rsidDel="00F92F9B">
                <w:rPr>
                  <w:rFonts w:eastAsia="Times New Roman" w:cstheme="minorHAnsi"/>
                  <w:color w:val="000000"/>
                  <w:sz w:val="20"/>
                  <w:szCs w:val="20"/>
                </w:rPr>
                <w:delText>n/a</w:delText>
              </w:r>
            </w:del>
          </w:p>
        </w:tc>
      </w:tr>
      <w:tr w:rsidR="0008374A" w:rsidRPr="00E83BC4" w:rsidDel="00F92F9B" w14:paraId="3A24B497" w14:textId="7FE8E4C5" w:rsidTr="0008374A">
        <w:trPr>
          <w:trHeight w:val="144"/>
          <w:del w:id="1025" w:author="Seltzer, Karl" w:date="2024-08-07T14:39:00Z"/>
        </w:trPr>
        <w:tc>
          <w:tcPr>
            <w:tcW w:w="845" w:type="dxa"/>
            <w:shd w:val="clear" w:color="auto" w:fill="auto"/>
            <w:noWrap/>
          </w:tcPr>
          <w:p w14:paraId="3D9C5F48" w14:textId="3BBE3340" w:rsidR="0008374A" w:rsidRPr="009B54CE" w:rsidDel="00F92F9B" w:rsidRDefault="0008374A" w:rsidP="0008374A">
            <w:pPr>
              <w:spacing w:after="0" w:line="240" w:lineRule="auto"/>
              <w:jc w:val="center"/>
              <w:rPr>
                <w:del w:id="1026" w:author="Seltzer, Karl" w:date="2024-08-07T14:39:00Z"/>
                <w:rFonts w:eastAsia="Times New Roman" w:cstheme="minorHAnsi"/>
                <w:color w:val="000000"/>
                <w:sz w:val="20"/>
                <w:szCs w:val="20"/>
              </w:rPr>
            </w:pPr>
            <w:del w:id="1027" w:author="Seltzer, Karl" w:date="2024-08-07T14:39:00Z">
              <w:r w:rsidRPr="009B54CE" w:rsidDel="00F92F9B">
                <w:rPr>
                  <w:sz w:val="20"/>
                  <w:szCs w:val="20"/>
                </w:rPr>
                <w:delText>VOC</w:delText>
              </w:r>
            </w:del>
          </w:p>
        </w:tc>
        <w:tc>
          <w:tcPr>
            <w:tcW w:w="1940" w:type="dxa"/>
            <w:shd w:val="clear" w:color="auto" w:fill="auto"/>
            <w:noWrap/>
          </w:tcPr>
          <w:p w14:paraId="330028B8" w14:textId="274DE3CA" w:rsidR="0008374A" w:rsidRPr="009B54CE" w:rsidDel="00F92F9B" w:rsidRDefault="0008374A" w:rsidP="0008374A">
            <w:pPr>
              <w:spacing w:after="0" w:line="240" w:lineRule="auto"/>
              <w:jc w:val="center"/>
              <w:rPr>
                <w:del w:id="1028" w:author="Seltzer, Karl" w:date="2024-08-07T14:39:00Z"/>
                <w:rFonts w:eastAsia="Times New Roman" w:cstheme="minorHAnsi"/>
                <w:color w:val="000000"/>
                <w:sz w:val="20"/>
                <w:szCs w:val="20"/>
              </w:rPr>
            </w:pPr>
            <w:del w:id="1029" w:author="Seltzer, Karl" w:date="2024-08-07T14:39:00Z">
              <w:r w:rsidRPr="009B54CE" w:rsidDel="00F92F9B">
                <w:rPr>
                  <w:sz w:val="20"/>
                  <w:szCs w:val="20"/>
                </w:rPr>
                <w:delText>CB6R4_CF2</w:delText>
              </w:r>
            </w:del>
          </w:p>
        </w:tc>
        <w:tc>
          <w:tcPr>
            <w:tcW w:w="1350" w:type="dxa"/>
            <w:shd w:val="clear" w:color="auto" w:fill="auto"/>
            <w:noWrap/>
          </w:tcPr>
          <w:p w14:paraId="2826F356" w14:textId="16D63FE3" w:rsidR="0008374A" w:rsidRPr="009B54CE" w:rsidDel="00F92F9B" w:rsidRDefault="0008374A" w:rsidP="0008374A">
            <w:pPr>
              <w:spacing w:after="0" w:line="240" w:lineRule="auto"/>
              <w:jc w:val="center"/>
              <w:rPr>
                <w:del w:id="1030" w:author="Seltzer, Karl" w:date="2024-08-07T14:39:00Z"/>
                <w:rFonts w:eastAsia="Times New Roman" w:cstheme="minorHAnsi"/>
                <w:color w:val="000000"/>
                <w:sz w:val="20"/>
                <w:szCs w:val="20"/>
              </w:rPr>
            </w:pPr>
            <w:del w:id="1031" w:author="Seltzer, Karl" w:date="2024-08-07T14:39:00Z">
              <w:r w:rsidRPr="009B54CE" w:rsidDel="00F92F9B">
                <w:rPr>
                  <w:sz w:val="20"/>
                  <w:szCs w:val="20"/>
                </w:rPr>
                <w:delText>INTEGRATE</w:delText>
              </w:r>
            </w:del>
          </w:p>
        </w:tc>
        <w:tc>
          <w:tcPr>
            <w:tcW w:w="900" w:type="dxa"/>
            <w:shd w:val="clear" w:color="auto" w:fill="auto"/>
            <w:noWrap/>
          </w:tcPr>
          <w:p w14:paraId="7951F192" w14:textId="06DCD7EA" w:rsidR="0008374A" w:rsidRPr="009B54CE" w:rsidDel="00F92F9B" w:rsidRDefault="0008374A" w:rsidP="0008374A">
            <w:pPr>
              <w:spacing w:after="0" w:line="240" w:lineRule="auto"/>
              <w:jc w:val="center"/>
              <w:rPr>
                <w:del w:id="1032" w:author="Seltzer, Karl" w:date="2024-08-07T14:39:00Z"/>
                <w:rFonts w:eastAsia="Times New Roman" w:cstheme="minorHAnsi"/>
                <w:color w:val="000000"/>
                <w:sz w:val="20"/>
                <w:szCs w:val="20"/>
              </w:rPr>
            </w:pPr>
            <w:del w:id="1033" w:author="Seltzer, Karl" w:date="2024-08-07T14:39:00Z">
              <w:r w:rsidRPr="009B54CE" w:rsidDel="00F92F9B">
                <w:rPr>
                  <w:sz w:val="20"/>
                  <w:szCs w:val="20"/>
                </w:rPr>
                <w:delText>CAMX</w:delText>
              </w:r>
            </w:del>
          </w:p>
        </w:tc>
        <w:tc>
          <w:tcPr>
            <w:tcW w:w="1890" w:type="dxa"/>
            <w:shd w:val="clear" w:color="auto" w:fill="auto"/>
            <w:noWrap/>
          </w:tcPr>
          <w:p w14:paraId="72A835CB" w14:textId="6B2718E7" w:rsidR="0008374A" w:rsidRPr="0008374A" w:rsidDel="00F92F9B" w:rsidRDefault="0008374A" w:rsidP="0008374A">
            <w:pPr>
              <w:keepNext/>
              <w:spacing w:after="0" w:line="240" w:lineRule="auto"/>
              <w:jc w:val="center"/>
              <w:rPr>
                <w:del w:id="1034" w:author="Seltzer, Karl" w:date="2024-08-07T14:39:00Z"/>
                <w:rFonts w:eastAsia="Times New Roman" w:cstheme="minorHAnsi"/>
                <w:color w:val="000000"/>
                <w:sz w:val="20"/>
                <w:szCs w:val="20"/>
              </w:rPr>
            </w:pPr>
            <w:del w:id="1035" w:author="Seltzer, Karl" w:date="2024-08-07T14:39:00Z">
              <w:r w:rsidRPr="0008374A" w:rsidDel="00F92F9B">
                <w:rPr>
                  <w:sz w:val="20"/>
                  <w:szCs w:val="20"/>
                </w:rPr>
                <w:delText>NONHAPTOG</w:delText>
              </w:r>
            </w:del>
          </w:p>
        </w:tc>
        <w:tc>
          <w:tcPr>
            <w:tcW w:w="2340" w:type="dxa"/>
          </w:tcPr>
          <w:p w14:paraId="4641EEBF" w14:textId="735E3374" w:rsidR="0008374A" w:rsidRPr="0008374A" w:rsidDel="00F92F9B" w:rsidRDefault="0008374A" w:rsidP="0008374A">
            <w:pPr>
              <w:keepNext/>
              <w:spacing w:after="0" w:line="240" w:lineRule="auto"/>
              <w:jc w:val="center"/>
              <w:rPr>
                <w:del w:id="1036" w:author="Seltzer, Karl" w:date="2024-08-07T14:39:00Z"/>
                <w:rFonts w:eastAsia="Times New Roman" w:cstheme="minorHAnsi"/>
                <w:color w:val="000000"/>
                <w:sz w:val="20"/>
                <w:szCs w:val="20"/>
              </w:rPr>
            </w:pPr>
            <w:del w:id="1037" w:author="Seltzer, Karl" w:date="2024-08-07T14:39:00Z">
              <w:r w:rsidRPr="0008374A" w:rsidDel="00F92F9B">
                <w:rPr>
                  <w:sz w:val="20"/>
                  <w:szCs w:val="20"/>
                </w:rPr>
                <w:delText>tbl_tox_NBAFM.csv</w:delText>
              </w:r>
            </w:del>
          </w:p>
        </w:tc>
      </w:tr>
      <w:tr w:rsidR="0008374A" w:rsidRPr="00E83BC4" w:rsidDel="00F92F9B" w14:paraId="7E96CD9F" w14:textId="75F3E21C" w:rsidTr="0008374A">
        <w:trPr>
          <w:trHeight w:val="144"/>
          <w:del w:id="1038" w:author="Seltzer, Karl" w:date="2024-08-07T14:39:00Z"/>
        </w:trPr>
        <w:tc>
          <w:tcPr>
            <w:tcW w:w="845" w:type="dxa"/>
            <w:shd w:val="clear" w:color="auto" w:fill="auto"/>
            <w:noWrap/>
          </w:tcPr>
          <w:p w14:paraId="2D30EAD6" w14:textId="750FAEA7" w:rsidR="0008374A" w:rsidRPr="009B54CE" w:rsidDel="00F92F9B" w:rsidRDefault="0008374A" w:rsidP="0008374A">
            <w:pPr>
              <w:spacing w:after="0" w:line="240" w:lineRule="auto"/>
              <w:jc w:val="center"/>
              <w:rPr>
                <w:del w:id="1039" w:author="Seltzer, Karl" w:date="2024-08-07T14:39:00Z"/>
                <w:rFonts w:eastAsia="Times New Roman" w:cstheme="minorHAnsi"/>
                <w:color w:val="000000"/>
                <w:sz w:val="20"/>
                <w:szCs w:val="20"/>
              </w:rPr>
            </w:pPr>
            <w:del w:id="1040" w:author="Seltzer, Karl" w:date="2024-08-07T14:39:00Z">
              <w:r w:rsidRPr="009B54CE" w:rsidDel="00F92F9B">
                <w:rPr>
                  <w:sz w:val="20"/>
                  <w:szCs w:val="20"/>
                </w:rPr>
                <w:delText>VOC</w:delText>
              </w:r>
            </w:del>
          </w:p>
        </w:tc>
        <w:tc>
          <w:tcPr>
            <w:tcW w:w="1940" w:type="dxa"/>
            <w:shd w:val="clear" w:color="auto" w:fill="auto"/>
            <w:noWrap/>
          </w:tcPr>
          <w:p w14:paraId="48ADCF63" w14:textId="68FBE789" w:rsidR="0008374A" w:rsidRPr="009B54CE" w:rsidDel="00F92F9B" w:rsidRDefault="0008374A" w:rsidP="0008374A">
            <w:pPr>
              <w:spacing w:after="0" w:line="240" w:lineRule="auto"/>
              <w:jc w:val="center"/>
              <w:rPr>
                <w:del w:id="1041" w:author="Seltzer, Karl" w:date="2024-08-07T14:39:00Z"/>
                <w:rFonts w:eastAsia="Times New Roman" w:cstheme="minorHAnsi"/>
                <w:color w:val="000000"/>
                <w:sz w:val="20"/>
                <w:szCs w:val="20"/>
              </w:rPr>
            </w:pPr>
            <w:del w:id="1042" w:author="Seltzer, Karl" w:date="2024-08-07T14:39:00Z">
              <w:r w:rsidRPr="009B54CE" w:rsidDel="00F92F9B">
                <w:rPr>
                  <w:sz w:val="20"/>
                  <w:szCs w:val="20"/>
                </w:rPr>
                <w:delText>CB6R4_CF2</w:delText>
              </w:r>
            </w:del>
          </w:p>
        </w:tc>
        <w:tc>
          <w:tcPr>
            <w:tcW w:w="1350" w:type="dxa"/>
            <w:shd w:val="clear" w:color="auto" w:fill="auto"/>
            <w:noWrap/>
          </w:tcPr>
          <w:p w14:paraId="4EF9D2EB" w14:textId="2F3C5D76" w:rsidR="0008374A" w:rsidRPr="009B54CE" w:rsidDel="00F92F9B" w:rsidRDefault="0008374A" w:rsidP="0008374A">
            <w:pPr>
              <w:spacing w:after="0" w:line="240" w:lineRule="auto"/>
              <w:jc w:val="center"/>
              <w:rPr>
                <w:del w:id="1043" w:author="Seltzer, Karl" w:date="2024-08-07T14:39:00Z"/>
                <w:rFonts w:eastAsia="Times New Roman" w:cstheme="minorHAnsi"/>
                <w:color w:val="000000"/>
                <w:sz w:val="20"/>
                <w:szCs w:val="20"/>
              </w:rPr>
            </w:pPr>
            <w:del w:id="1044" w:author="Seltzer, Karl" w:date="2024-08-07T14:39:00Z">
              <w:r w:rsidRPr="009B54CE" w:rsidDel="00F92F9B">
                <w:rPr>
                  <w:sz w:val="20"/>
                  <w:szCs w:val="20"/>
                </w:rPr>
                <w:delText>INTEGRATE</w:delText>
              </w:r>
            </w:del>
          </w:p>
        </w:tc>
        <w:tc>
          <w:tcPr>
            <w:tcW w:w="900" w:type="dxa"/>
            <w:shd w:val="clear" w:color="auto" w:fill="auto"/>
            <w:noWrap/>
          </w:tcPr>
          <w:p w14:paraId="611D65EC" w14:textId="03F1074C" w:rsidR="0008374A" w:rsidRPr="009B54CE" w:rsidDel="00F92F9B" w:rsidRDefault="0008374A" w:rsidP="0008374A">
            <w:pPr>
              <w:spacing w:after="0" w:line="240" w:lineRule="auto"/>
              <w:jc w:val="center"/>
              <w:rPr>
                <w:del w:id="1045" w:author="Seltzer, Karl" w:date="2024-08-07T14:39:00Z"/>
                <w:rFonts w:eastAsia="Times New Roman" w:cstheme="minorHAnsi"/>
                <w:color w:val="000000"/>
                <w:sz w:val="20"/>
                <w:szCs w:val="20"/>
              </w:rPr>
            </w:pPr>
            <w:del w:id="1046" w:author="Seltzer, Karl" w:date="2024-08-07T14:39:00Z">
              <w:r w:rsidRPr="009B54CE" w:rsidDel="00F92F9B">
                <w:rPr>
                  <w:sz w:val="20"/>
                  <w:szCs w:val="20"/>
                </w:rPr>
                <w:delText>CAMX</w:delText>
              </w:r>
            </w:del>
          </w:p>
        </w:tc>
        <w:tc>
          <w:tcPr>
            <w:tcW w:w="1890" w:type="dxa"/>
            <w:shd w:val="clear" w:color="auto" w:fill="auto"/>
            <w:noWrap/>
          </w:tcPr>
          <w:p w14:paraId="382500A7" w14:textId="49423C10" w:rsidR="0008374A" w:rsidRPr="0008374A" w:rsidDel="00F92F9B" w:rsidRDefault="0008374A" w:rsidP="0008374A">
            <w:pPr>
              <w:keepNext/>
              <w:spacing w:after="0" w:line="240" w:lineRule="auto"/>
              <w:jc w:val="center"/>
              <w:rPr>
                <w:del w:id="1047" w:author="Seltzer, Karl" w:date="2024-08-07T14:39:00Z"/>
                <w:rFonts w:eastAsia="Times New Roman" w:cstheme="minorHAnsi"/>
                <w:color w:val="000000"/>
                <w:sz w:val="20"/>
                <w:szCs w:val="20"/>
              </w:rPr>
            </w:pPr>
            <w:del w:id="1048" w:author="Seltzer, Karl" w:date="2024-08-07T14:39:00Z">
              <w:r w:rsidRPr="0008374A" w:rsidDel="00F92F9B">
                <w:rPr>
                  <w:sz w:val="20"/>
                  <w:szCs w:val="20"/>
                </w:rPr>
                <w:delText>NONHAPTOG</w:delText>
              </w:r>
            </w:del>
          </w:p>
        </w:tc>
        <w:tc>
          <w:tcPr>
            <w:tcW w:w="2340" w:type="dxa"/>
          </w:tcPr>
          <w:p w14:paraId="4DEC2383" w14:textId="6045EF22" w:rsidR="0008374A" w:rsidRPr="0008374A" w:rsidDel="00F92F9B" w:rsidRDefault="0008374A" w:rsidP="0008374A">
            <w:pPr>
              <w:keepNext/>
              <w:spacing w:after="0" w:line="240" w:lineRule="auto"/>
              <w:jc w:val="center"/>
              <w:rPr>
                <w:del w:id="1049" w:author="Seltzer, Karl" w:date="2024-08-07T14:39:00Z"/>
                <w:rFonts w:eastAsia="Times New Roman" w:cstheme="minorHAnsi"/>
                <w:color w:val="000000"/>
                <w:sz w:val="20"/>
                <w:szCs w:val="20"/>
              </w:rPr>
            </w:pPr>
            <w:del w:id="1050" w:author="Seltzer, Karl" w:date="2024-08-07T14:39:00Z">
              <w:r w:rsidRPr="0008374A" w:rsidDel="00F92F9B">
                <w:rPr>
                  <w:sz w:val="20"/>
                  <w:szCs w:val="20"/>
                </w:rPr>
                <w:delText>tbl_tox_MOVES_HAPS.csv</w:delText>
              </w:r>
            </w:del>
          </w:p>
        </w:tc>
      </w:tr>
      <w:tr w:rsidR="0008374A" w:rsidRPr="00E83BC4" w14:paraId="66AB3458" w14:textId="20BCC3F7" w:rsidTr="0008374A">
        <w:trPr>
          <w:trHeight w:val="144"/>
        </w:trPr>
        <w:tc>
          <w:tcPr>
            <w:tcW w:w="845" w:type="dxa"/>
            <w:shd w:val="clear" w:color="auto" w:fill="auto"/>
            <w:noWrap/>
          </w:tcPr>
          <w:p w14:paraId="7A5B4D7C" w14:textId="0E80379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1BB890A6" w14:textId="67E27FB0"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CB6R4_CF2</w:t>
            </w:r>
          </w:p>
        </w:tc>
        <w:tc>
          <w:tcPr>
            <w:tcW w:w="1350" w:type="dxa"/>
            <w:shd w:val="clear" w:color="auto" w:fill="auto"/>
            <w:noWrap/>
          </w:tcPr>
          <w:p w14:paraId="1291FADD" w14:textId="020F82B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tcPr>
          <w:p w14:paraId="05519980" w14:textId="2815F1F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1297DAA2" w14:textId="297D0B40"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04B68DD6" w14:textId="3D25509F"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tbl_tox_NBAFM.csv</w:t>
            </w:r>
          </w:p>
        </w:tc>
      </w:tr>
      <w:tr w:rsidR="00F92F9B" w:rsidRPr="00E83BC4" w14:paraId="4AA7E49D" w14:textId="77777777" w:rsidTr="0008374A">
        <w:trPr>
          <w:trHeight w:val="144"/>
          <w:ins w:id="1051" w:author="Seltzer, Karl" w:date="2024-08-07T14:36:00Z"/>
        </w:trPr>
        <w:tc>
          <w:tcPr>
            <w:tcW w:w="845" w:type="dxa"/>
            <w:shd w:val="clear" w:color="auto" w:fill="auto"/>
            <w:noWrap/>
          </w:tcPr>
          <w:p w14:paraId="584B0BA8" w14:textId="3BD95C83" w:rsidR="00F92F9B" w:rsidRPr="009B54CE" w:rsidRDefault="00F92F9B" w:rsidP="00F92F9B">
            <w:pPr>
              <w:spacing w:after="0" w:line="240" w:lineRule="auto"/>
              <w:jc w:val="center"/>
              <w:rPr>
                <w:ins w:id="1052" w:author="Seltzer, Karl" w:date="2024-08-07T14:36:00Z"/>
                <w:sz w:val="20"/>
                <w:szCs w:val="20"/>
              </w:rPr>
            </w:pPr>
            <w:ins w:id="1053" w:author="Seltzer, Karl" w:date="2024-08-07T14:37:00Z">
              <w:r w:rsidRPr="009B54CE">
                <w:rPr>
                  <w:sz w:val="20"/>
                  <w:szCs w:val="20"/>
                </w:rPr>
                <w:t>VOC</w:t>
              </w:r>
            </w:ins>
          </w:p>
        </w:tc>
        <w:tc>
          <w:tcPr>
            <w:tcW w:w="1940" w:type="dxa"/>
            <w:shd w:val="clear" w:color="auto" w:fill="auto"/>
            <w:noWrap/>
          </w:tcPr>
          <w:p w14:paraId="520B202B" w14:textId="1CBED23A" w:rsidR="00F92F9B" w:rsidRPr="009B54CE" w:rsidRDefault="00F92F9B" w:rsidP="00F92F9B">
            <w:pPr>
              <w:spacing w:after="0" w:line="240" w:lineRule="auto"/>
              <w:jc w:val="center"/>
              <w:rPr>
                <w:ins w:id="1054" w:author="Seltzer, Karl" w:date="2024-08-07T14:36:00Z"/>
                <w:sz w:val="20"/>
                <w:szCs w:val="20"/>
              </w:rPr>
            </w:pPr>
            <w:ins w:id="1055" w:author="Seltzer, Karl" w:date="2024-08-07T14:37:00Z">
              <w:r w:rsidRPr="009B54CE">
                <w:rPr>
                  <w:sz w:val="20"/>
                  <w:szCs w:val="20"/>
                </w:rPr>
                <w:t>CB</w:t>
              </w:r>
              <w:r>
                <w:rPr>
                  <w:sz w:val="20"/>
                  <w:szCs w:val="20"/>
                </w:rPr>
                <w:t>7</w:t>
              </w:r>
              <w:r w:rsidRPr="009B54CE">
                <w:rPr>
                  <w:sz w:val="20"/>
                  <w:szCs w:val="20"/>
                </w:rPr>
                <w:t>_CF2</w:t>
              </w:r>
            </w:ins>
          </w:p>
        </w:tc>
        <w:tc>
          <w:tcPr>
            <w:tcW w:w="1350" w:type="dxa"/>
            <w:shd w:val="clear" w:color="auto" w:fill="auto"/>
            <w:noWrap/>
          </w:tcPr>
          <w:p w14:paraId="0FDE004B" w14:textId="5F93BD3B" w:rsidR="00F92F9B" w:rsidRPr="009B54CE" w:rsidRDefault="00F92F9B" w:rsidP="00F92F9B">
            <w:pPr>
              <w:spacing w:after="0" w:line="240" w:lineRule="auto"/>
              <w:jc w:val="center"/>
              <w:rPr>
                <w:ins w:id="1056" w:author="Seltzer, Karl" w:date="2024-08-07T14:36:00Z"/>
                <w:sz w:val="20"/>
                <w:szCs w:val="20"/>
              </w:rPr>
            </w:pPr>
            <w:ins w:id="1057" w:author="Seltzer, Karl" w:date="2024-08-07T14:37:00Z">
              <w:r w:rsidRPr="009B54CE">
                <w:rPr>
                  <w:sz w:val="20"/>
                  <w:szCs w:val="20"/>
                </w:rPr>
                <w:t>NOINTEGRATE</w:t>
              </w:r>
            </w:ins>
          </w:p>
        </w:tc>
        <w:tc>
          <w:tcPr>
            <w:tcW w:w="900" w:type="dxa"/>
            <w:shd w:val="clear" w:color="auto" w:fill="auto"/>
            <w:noWrap/>
          </w:tcPr>
          <w:p w14:paraId="52BDFB96" w14:textId="41CF692F" w:rsidR="00F92F9B" w:rsidRPr="009B54CE" w:rsidRDefault="00F92F9B" w:rsidP="00F92F9B">
            <w:pPr>
              <w:spacing w:after="0" w:line="240" w:lineRule="auto"/>
              <w:jc w:val="center"/>
              <w:rPr>
                <w:ins w:id="1058" w:author="Seltzer, Karl" w:date="2024-08-07T14:36:00Z"/>
                <w:sz w:val="20"/>
                <w:szCs w:val="20"/>
              </w:rPr>
            </w:pPr>
            <w:ins w:id="1059" w:author="Seltzer, Karl" w:date="2024-08-07T14:37:00Z">
              <w:r w:rsidRPr="009B54CE">
                <w:rPr>
                  <w:sz w:val="20"/>
                  <w:szCs w:val="20"/>
                </w:rPr>
                <w:t>CAMX</w:t>
              </w:r>
            </w:ins>
          </w:p>
        </w:tc>
        <w:tc>
          <w:tcPr>
            <w:tcW w:w="1890" w:type="dxa"/>
            <w:shd w:val="clear" w:color="auto" w:fill="auto"/>
            <w:noWrap/>
          </w:tcPr>
          <w:p w14:paraId="5D698820" w14:textId="4D03075D" w:rsidR="00F92F9B" w:rsidRPr="0008374A" w:rsidRDefault="00F92F9B" w:rsidP="00F92F9B">
            <w:pPr>
              <w:keepNext/>
              <w:spacing w:after="0" w:line="240" w:lineRule="auto"/>
              <w:jc w:val="center"/>
              <w:rPr>
                <w:ins w:id="1060" w:author="Seltzer, Karl" w:date="2024-08-07T14:36:00Z"/>
                <w:sz w:val="20"/>
                <w:szCs w:val="20"/>
              </w:rPr>
            </w:pPr>
            <w:ins w:id="1061" w:author="Seltzer, Karl" w:date="2024-08-07T14:37:00Z">
              <w:r w:rsidRPr="0008374A">
                <w:rPr>
                  <w:sz w:val="20"/>
                  <w:szCs w:val="20"/>
                </w:rPr>
                <w:t>TOG</w:t>
              </w:r>
            </w:ins>
          </w:p>
        </w:tc>
        <w:tc>
          <w:tcPr>
            <w:tcW w:w="2340" w:type="dxa"/>
          </w:tcPr>
          <w:p w14:paraId="34981D46" w14:textId="083E6C15" w:rsidR="00F92F9B" w:rsidRDefault="00F92F9B" w:rsidP="00F92F9B">
            <w:pPr>
              <w:keepNext/>
              <w:spacing w:after="0" w:line="240" w:lineRule="auto"/>
              <w:jc w:val="center"/>
              <w:rPr>
                <w:ins w:id="1062" w:author="Seltzer, Karl" w:date="2024-08-07T14:36:00Z"/>
                <w:rFonts w:eastAsia="Times New Roman" w:cstheme="minorHAnsi"/>
                <w:color w:val="000000"/>
                <w:sz w:val="20"/>
                <w:szCs w:val="20"/>
              </w:rPr>
            </w:pPr>
            <w:ins w:id="1063" w:author="Seltzer, Karl" w:date="2024-08-07T14:37:00Z">
              <w:r w:rsidRPr="0008374A">
                <w:rPr>
                  <w:sz w:val="20"/>
                  <w:szCs w:val="20"/>
                </w:rPr>
                <w:t>tbl_tox_NBAFM.csv</w:t>
              </w:r>
            </w:ins>
          </w:p>
        </w:tc>
      </w:tr>
      <w:tr w:rsidR="00F92F9B" w:rsidRPr="00E83BC4" w14:paraId="78F80B9A" w14:textId="77777777" w:rsidTr="0008374A">
        <w:trPr>
          <w:trHeight w:val="144"/>
          <w:ins w:id="1064" w:author="Seltzer, Karl" w:date="2024-08-07T14:36:00Z"/>
        </w:trPr>
        <w:tc>
          <w:tcPr>
            <w:tcW w:w="845" w:type="dxa"/>
            <w:shd w:val="clear" w:color="auto" w:fill="auto"/>
            <w:noWrap/>
          </w:tcPr>
          <w:p w14:paraId="25FA413D" w14:textId="2E314FBC" w:rsidR="00F92F9B" w:rsidRPr="009B54CE" w:rsidRDefault="00F92F9B" w:rsidP="00F92F9B">
            <w:pPr>
              <w:spacing w:after="0" w:line="240" w:lineRule="auto"/>
              <w:jc w:val="center"/>
              <w:rPr>
                <w:ins w:id="1065" w:author="Seltzer, Karl" w:date="2024-08-07T14:36:00Z"/>
                <w:sz w:val="20"/>
                <w:szCs w:val="20"/>
              </w:rPr>
            </w:pPr>
            <w:ins w:id="1066" w:author="Seltzer, Karl" w:date="2024-08-07T14:37:00Z">
              <w:r w:rsidRPr="009B54CE">
                <w:rPr>
                  <w:sz w:val="20"/>
                  <w:szCs w:val="20"/>
                </w:rPr>
                <w:t>VOC</w:t>
              </w:r>
            </w:ins>
          </w:p>
        </w:tc>
        <w:tc>
          <w:tcPr>
            <w:tcW w:w="1940" w:type="dxa"/>
            <w:shd w:val="clear" w:color="auto" w:fill="auto"/>
            <w:noWrap/>
          </w:tcPr>
          <w:p w14:paraId="0CA591B6" w14:textId="34CCA28C" w:rsidR="00F92F9B" w:rsidRPr="009B54CE" w:rsidRDefault="00F92F9B" w:rsidP="00F92F9B">
            <w:pPr>
              <w:spacing w:after="0" w:line="240" w:lineRule="auto"/>
              <w:jc w:val="center"/>
              <w:rPr>
                <w:ins w:id="1067" w:author="Seltzer, Karl" w:date="2024-08-07T14:36:00Z"/>
                <w:sz w:val="20"/>
                <w:szCs w:val="20"/>
              </w:rPr>
            </w:pPr>
            <w:ins w:id="1068" w:author="Seltzer, Karl" w:date="2024-08-07T14:37:00Z">
              <w:r w:rsidRPr="009B54CE">
                <w:rPr>
                  <w:sz w:val="20"/>
                  <w:szCs w:val="20"/>
                </w:rPr>
                <w:t>CB</w:t>
              </w:r>
              <w:r>
                <w:rPr>
                  <w:sz w:val="20"/>
                  <w:szCs w:val="20"/>
                </w:rPr>
                <w:t>7VCP</w:t>
              </w:r>
              <w:r w:rsidRPr="009B54CE">
                <w:rPr>
                  <w:sz w:val="20"/>
                  <w:szCs w:val="20"/>
                </w:rPr>
                <w:t xml:space="preserve"> _CF2</w:t>
              </w:r>
            </w:ins>
          </w:p>
        </w:tc>
        <w:tc>
          <w:tcPr>
            <w:tcW w:w="1350" w:type="dxa"/>
            <w:shd w:val="clear" w:color="auto" w:fill="auto"/>
            <w:noWrap/>
          </w:tcPr>
          <w:p w14:paraId="46D3B0B5" w14:textId="29849C61" w:rsidR="00F92F9B" w:rsidRPr="009B54CE" w:rsidRDefault="00F92F9B" w:rsidP="00F92F9B">
            <w:pPr>
              <w:spacing w:after="0" w:line="240" w:lineRule="auto"/>
              <w:jc w:val="center"/>
              <w:rPr>
                <w:ins w:id="1069" w:author="Seltzer, Karl" w:date="2024-08-07T14:36:00Z"/>
                <w:sz w:val="20"/>
                <w:szCs w:val="20"/>
              </w:rPr>
            </w:pPr>
            <w:ins w:id="1070" w:author="Seltzer, Karl" w:date="2024-08-07T14:37:00Z">
              <w:r w:rsidRPr="009B54CE">
                <w:rPr>
                  <w:sz w:val="20"/>
                  <w:szCs w:val="20"/>
                </w:rPr>
                <w:t>NOINTEGRATE</w:t>
              </w:r>
            </w:ins>
          </w:p>
        </w:tc>
        <w:tc>
          <w:tcPr>
            <w:tcW w:w="900" w:type="dxa"/>
            <w:shd w:val="clear" w:color="auto" w:fill="auto"/>
            <w:noWrap/>
          </w:tcPr>
          <w:p w14:paraId="422EF56F" w14:textId="5F700A51" w:rsidR="00F92F9B" w:rsidRPr="009B54CE" w:rsidRDefault="00F92F9B" w:rsidP="00F92F9B">
            <w:pPr>
              <w:spacing w:after="0" w:line="240" w:lineRule="auto"/>
              <w:jc w:val="center"/>
              <w:rPr>
                <w:ins w:id="1071" w:author="Seltzer, Karl" w:date="2024-08-07T14:36:00Z"/>
                <w:sz w:val="20"/>
                <w:szCs w:val="20"/>
              </w:rPr>
            </w:pPr>
            <w:ins w:id="1072" w:author="Seltzer, Karl" w:date="2024-08-07T14:37:00Z">
              <w:r w:rsidRPr="009B54CE">
                <w:rPr>
                  <w:sz w:val="20"/>
                  <w:szCs w:val="20"/>
                </w:rPr>
                <w:t>CAMX</w:t>
              </w:r>
            </w:ins>
          </w:p>
        </w:tc>
        <w:tc>
          <w:tcPr>
            <w:tcW w:w="1890" w:type="dxa"/>
            <w:shd w:val="clear" w:color="auto" w:fill="auto"/>
            <w:noWrap/>
          </w:tcPr>
          <w:p w14:paraId="1E8A6976" w14:textId="6848BC26" w:rsidR="00F92F9B" w:rsidRPr="0008374A" w:rsidRDefault="00F92F9B" w:rsidP="00F92F9B">
            <w:pPr>
              <w:keepNext/>
              <w:spacing w:after="0" w:line="240" w:lineRule="auto"/>
              <w:jc w:val="center"/>
              <w:rPr>
                <w:ins w:id="1073" w:author="Seltzer, Karl" w:date="2024-08-07T14:36:00Z"/>
                <w:sz w:val="20"/>
                <w:szCs w:val="20"/>
              </w:rPr>
            </w:pPr>
            <w:ins w:id="1074" w:author="Seltzer, Karl" w:date="2024-08-07T14:37:00Z">
              <w:r w:rsidRPr="0008374A">
                <w:rPr>
                  <w:sz w:val="20"/>
                  <w:szCs w:val="20"/>
                </w:rPr>
                <w:t>TOG</w:t>
              </w:r>
            </w:ins>
          </w:p>
        </w:tc>
        <w:tc>
          <w:tcPr>
            <w:tcW w:w="2340" w:type="dxa"/>
          </w:tcPr>
          <w:p w14:paraId="3EFC87F1" w14:textId="4966E38F" w:rsidR="00F92F9B" w:rsidRDefault="00F92F9B" w:rsidP="00F92F9B">
            <w:pPr>
              <w:keepNext/>
              <w:spacing w:after="0" w:line="240" w:lineRule="auto"/>
              <w:jc w:val="center"/>
              <w:rPr>
                <w:ins w:id="1075" w:author="Seltzer, Karl" w:date="2024-08-07T14:36:00Z"/>
                <w:rFonts w:eastAsia="Times New Roman" w:cstheme="minorHAnsi"/>
                <w:color w:val="000000"/>
                <w:sz w:val="20"/>
                <w:szCs w:val="20"/>
              </w:rPr>
            </w:pPr>
            <w:ins w:id="1076" w:author="Seltzer, Karl" w:date="2024-08-07T14:37:00Z">
              <w:r w:rsidRPr="0008374A">
                <w:rPr>
                  <w:sz w:val="20"/>
                  <w:szCs w:val="20"/>
                </w:rPr>
                <w:t>tbl_tox_NBAFM.csv</w:t>
              </w:r>
            </w:ins>
          </w:p>
        </w:tc>
      </w:tr>
      <w:tr w:rsidR="00F92F9B" w:rsidRPr="00E83BC4" w14:paraId="5DF3940E" w14:textId="77777777" w:rsidTr="0008374A">
        <w:trPr>
          <w:trHeight w:val="144"/>
          <w:ins w:id="1077" w:author="Seltzer, Karl" w:date="2024-08-07T14:36:00Z"/>
        </w:trPr>
        <w:tc>
          <w:tcPr>
            <w:tcW w:w="845" w:type="dxa"/>
            <w:shd w:val="clear" w:color="auto" w:fill="auto"/>
            <w:noWrap/>
          </w:tcPr>
          <w:p w14:paraId="5EE21817" w14:textId="60F3A642" w:rsidR="00F92F9B" w:rsidRPr="009B54CE" w:rsidRDefault="00F92F9B" w:rsidP="00F92F9B">
            <w:pPr>
              <w:spacing w:after="0" w:line="240" w:lineRule="auto"/>
              <w:jc w:val="center"/>
              <w:rPr>
                <w:ins w:id="1078" w:author="Seltzer, Karl" w:date="2024-08-07T14:36:00Z"/>
                <w:sz w:val="20"/>
                <w:szCs w:val="20"/>
              </w:rPr>
            </w:pPr>
            <w:ins w:id="1079" w:author="Seltzer, Karl" w:date="2024-08-07T14:38:00Z">
              <w:r w:rsidRPr="009B54CE">
                <w:rPr>
                  <w:sz w:val="20"/>
                  <w:szCs w:val="20"/>
                </w:rPr>
                <w:t>VOC</w:t>
              </w:r>
            </w:ins>
          </w:p>
        </w:tc>
        <w:tc>
          <w:tcPr>
            <w:tcW w:w="1940" w:type="dxa"/>
            <w:shd w:val="clear" w:color="auto" w:fill="auto"/>
            <w:noWrap/>
          </w:tcPr>
          <w:p w14:paraId="22C32205" w14:textId="7E3E1434" w:rsidR="00F92F9B" w:rsidRPr="009B54CE" w:rsidRDefault="00F92F9B" w:rsidP="00F92F9B">
            <w:pPr>
              <w:spacing w:after="0" w:line="240" w:lineRule="auto"/>
              <w:jc w:val="center"/>
              <w:rPr>
                <w:ins w:id="1080" w:author="Seltzer, Karl" w:date="2024-08-07T14:36:00Z"/>
                <w:sz w:val="20"/>
                <w:szCs w:val="20"/>
              </w:rPr>
            </w:pPr>
            <w:ins w:id="1081" w:author="Seltzer, Karl" w:date="2024-08-07T14:38:00Z">
              <w:r w:rsidRPr="009B54CE">
                <w:rPr>
                  <w:sz w:val="20"/>
                  <w:szCs w:val="20"/>
                </w:rPr>
                <w:t>SAPRC07_CF2</w:t>
              </w:r>
            </w:ins>
          </w:p>
        </w:tc>
        <w:tc>
          <w:tcPr>
            <w:tcW w:w="1350" w:type="dxa"/>
            <w:shd w:val="clear" w:color="auto" w:fill="auto"/>
            <w:noWrap/>
          </w:tcPr>
          <w:p w14:paraId="32FCD05E" w14:textId="2E9A141D" w:rsidR="00F92F9B" w:rsidRPr="009B54CE" w:rsidRDefault="00F92F9B" w:rsidP="00F92F9B">
            <w:pPr>
              <w:spacing w:after="0" w:line="240" w:lineRule="auto"/>
              <w:jc w:val="center"/>
              <w:rPr>
                <w:ins w:id="1082" w:author="Seltzer, Karl" w:date="2024-08-07T14:36:00Z"/>
                <w:sz w:val="20"/>
                <w:szCs w:val="20"/>
              </w:rPr>
            </w:pPr>
            <w:ins w:id="1083" w:author="Seltzer, Karl" w:date="2024-08-07T14:38:00Z">
              <w:r w:rsidRPr="009B54CE">
                <w:rPr>
                  <w:sz w:val="20"/>
                  <w:szCs w:val="20"/>
                </w:rPr>
                <w:t>NOINTEGRATE</w:t>
              </w:r>
            </w:ins>
          </w:p>
        </w:tc>
        <w:tc>
          <w:tcPr>
            <w:tcW w:w="900" w:type="dxa"/>
            <w:shd w:val="clear" w:color="auto" w:fill="auto"/>
            <w:noWrap/>
          </w:tcPr>
          <w:p w14:paraId="27D2629E" w14:textId="680274E0" w:rsidR="00F92F9B" w:rsidRPr="009B54CE" w:rsidRDefault="00F92F9B" w:rsidP="00F92F9B">
            <w:pPr>
              <w:spacing w:after="0" w:line="240" w:lineRule="auto"/>
              <w:jc w:val="center"/>
              <w:rPr>
                <w:ins w:id="1084" w:author="Seltzer, Karl" w:date="2024-08-07T14:36:00Z"/>
                <w:sz w:val="20"/>
                <w:szCs w:val="20"/>
              </w:rPr>
            </w:pPr>
            <w:ins w:id="1085" w:author="Seltzer, Karl" w:date="2024-08-07T14:38:00Z">
              <w:r w:rsidRPr="009B54CE">
                <w:rPr>
                  <w:sz w:val="20"/>
                  <w:szCs w:val="20"/>
                </w:rPr>
                <w:t>CAMX</w:t>
              </w:r>
            </w:ins>
          </w:p>
        </w:tc>
        <w:tc>
          <w:tcPr>
            <w:tcW w:w="1890" w:type="dxa"/>
            <w:shd w:val="clear" w:color="auto" w:fill="auto"/>
            <w:noWrap/>
          </w:tcPr>
          <w:p w14:paraId="4D1E1147" w14:textId="414A9522" w:rsidR="00F92F9B" w:rsidRPr="0008374A" w:rsidRDefault="00F92F9B" w:rsidP="00F92F9B">
            <w:pPr>
              <w:keepNext/>
              <w:spacing w:after="0" w:line="240" w:lineRule="auto"/>
              <w:jc w:val="center"/>
              <w:rPr>
                <w:ins w:id="1086" w:author="Seltzer, Karl" w:date="2024-08-07T14:36:00Z"/>
                <w:sz w:val="20"/>
                <w:szCs w:val="20"/>
              </w:rPr>
            </w:pPr>
            <w:ins w:id="1087" w:author="Seltzer, Karl" w:date="2024-08-07T14:38:00Z">
              <w:r w:rsidRPr="0008374A">
                <w:rPr>
                  <w:sz w:val="20"/>
                  <w:szCs w:val="20"/>
                </w:rPr>
                <w:t>TOG</w:t>
              </w:r>
            </w:ins>
          </w:p>
        </w:tc>
        <w:tc>
          <w:tcPr>
            <w:tcW w:w="2340" w:type="dxa"/>
          </w:tcPr>
          <w:p w14:paraId="1589AE62" w14:textId="6548186F" w:rsidR="00F92F9B" w:rsidRDefault="00F92F9B" w:rsidP="00F92F9B">
            <w:pPr>
              <w:keepNext/>
              <w:spacing w:after="0" w:line="240" w:lineRule="auto"/>
              <w:jc w:val="center"/>
              <w:rPr>
                <w:ins w:id="1088" w:author="Seltzer, Karl" w:date="2024-08-07T14:36:00Z"/>
                <w:rFonts w:eastAsia="Times New Roman" w:cstheme="minorHAnsi"/>
                <w:color w:val="000000"/>
                <w:sz w:val="20"/>
                <w:szCs w:val="20"/>
              </w:rPr>
            </w:pPr>
            <w:ins w:id="1089" w:author="Seltzer, Karl" w:date="2024-08-07T14:38:00Z">
              <w:r w:rsidRPr="0008374A">
                <w:rPr>
                  <w:sz w:val="20"/>
                  <w:szCs w:val="20"/>
                </w:rPr>
                <w:t>tbl_tox_NBAFM.csv</w:t>
              </w:r>
            </w:ins>
          </w:p>
        </w:tc>
      </w:tr>
      <w:tr w:rsidR="000E395F" w:rsidRPr="00E83BC4" w:rsidDel="00F92F9B" w14:paraId="58541DA5" w14:textId="3FEBA97A" w:rsidTr="0008374A">
        <w:trPr>
          <w:trHeight w:val="144"/>
          <w:del w:id="1090" w:author="Seltzer, Karl" w:date="2024-08-07T14:37:00Z"/>
        </w:trPr>
        <w:tc>
          <w:tcPr>
            <w:tcW w:w="845" w:type="dxa"/>
            <w:shd w:val="clear" w:color="auto" w:fill="auto"/>
            <w:noWrap/>
          </w:tcPr>
          <w:p w14:paraId="5633303D" w14:textId="6B37E93A" w:rsidR="000E395F" w:rsidRPr="009B54CE" w:rsidDel="00F92F9B" w:rsidRDefault="000E395F" w:rsidP="000E395F">
            <w:pPr>
              <w:spacing w:after="0" w:line="240" w:lineRule="auto"/>
              <w:jc w:val="center"/>
              <w:rPr>
                <w:del w:id="1091" w:author="Seltzer, Karl" w:date="2024-08-07T14:37:00Z"/>
                <w:sz w:val="20"/>
                <w:szCs w:val="20"/>
              </w:rPr>
            </w:pPr>
            <w:del w:id="1092" w:author="Seltzer, Karl" w:date="2024-08-07T14:37:00Z">
              <w:r w:rsidRPr="009B54CE" w:rsidDel="00F92F9B">
                <w:rPr>
                  <w:sz w:val="20"/>
                  <w:szCs w:val="20"/>
                </w:rPr>
                <w:delText>VOC</w:delText>
              </w:r>
            </w:del>
          </w:p>
        </w:tc>
        <w:tc>
          <w:tcPr>
            <w:tcW w:w="1940" w:type="dxa"/>
            <w:shd w:val="clear" w:color="auto" w:fill="auto"/>
            <w:noWrap/>
          </w:tcPr>
          <w:p w14:paraId="04CE6D67" w14:textId="09E5FEB7" w:rsidR="000E395F" w:rsidRPr="009B54CE" w:rsidDel="00F92F9B" w:rsidRDefault="000E395F" w:rsidP="000E395F">
            <w:pPr>
              <w:spacing w:after="0" w:line="240" w:lineRule="auto"/>
              <w:jc w:val="center"/>
              <w:rPr>
                <w:del w:id="1093" w:author="Seltzer, Karl" w:date="2024-08-07T14:37:00Z"/>
                <w:sz w:val="20"/>
                <w:szCs w:val="20"/>
              </w:rPr>
            </w:pPr>
            <w:del w:id="1094" w:author="Seltzer, Karl" w:date="2024-08-07T14:37:00Z">
              <w:r w:rsidRPr="009B54CE" w:rsidDel="00F92F9B">
                <w:rPr>
                  <w:sz w:val="20"/>
                  <w:szCs w:val="20"/>
                </w:rPr>
                <w:delText>CB</w:delText>
              </w:r>
              <w:r w:rsidDel="00F92F9B">
                <w:rPr>
                  <w:sz w:val="20"/>
                  <w:szCs w:val="20"/>
                </w:rPr>
                <w:delText>7</w:delText>
              </w:r>
              <w:r w:rsidRPr="009B54CE" w:rsidDel="00F92F9B">
                <w:rPr>
                  <w:sz w:val="20"/>
                  <w:szCs w:val="20"/>
                </w:rPr>
                <w:delText>_CF2</w:delText>
              </w:r>
            </w:del>
          </w:p>
        </w:tc>
        <w:tc>
          <w:tcPr>
            <w:tcW w:w="1350" w:type="dxa"/>
            <w:shd w:val="clear" w:color="auto" w:fill="auto"/>
            <w:noWrap/>
          </w:tcPr>
          <w:p w14:paraId="7E47C8B4" w14:textId="020BD316" w:rsidR="000E395F" w:rsidRPr="009B54CE" w:rsidDel="00F92F9B" w:rsidRDefault="000E395F" w:rsidP="000E395F">
            <w:pPr>
              <w:spacing w:after="0" w:line="240" w:lineRule="auto"/>
              <w:jc w:val="center"/>
              <w:rPr>
                <w:del w:id="1095" w:author="Seltzer, Karl" w:date="2024-08-07T14:37:00Z"/>
                <w:sz w:val="20"/>
                <w:szCs w:val="20"/>
              </w:rPr>
            </w:pPr>
            <w:del w:id="1096" w:author="Seltzer, Karl" w:date="2024-08-07T14:37:00Z">
              <w:r w:rsidRPr="009B54CE" w:rsidDel="00F92F9B">
                <w:rPr>
                  <w:sz w:val="20"/>
                  <w:szCs w:val="20"/>
                </w:rPr>
                <w:delText>CRITERIA</w:delText>
              </w:r>
            </w:del>
          </w:p>
        </w:tc>
        <w:tc>
          <w:tcPr>
            <w:tcW w:w="900" w:type="dxa"/>
            <w:shd w:val="clear" w:color="auto" w:fill="auto"/>
            <w:noWrap/>
          </w:tcPr>
          <w:p w14:paraId="22EB9BC0" w14:textId="10069BBB" w:rsidR="000E395F" w:rsidRPr="009B54CE" w:rsidDel="00F92F9B" w:rsidRDefault="000E395F" w:rsidP="000E395F">
            <w:pPr>
              <w:spacing w:after="0" w:line="240" w:lineRule="auto"/>
              <w:jc w:val="center"/>
              <w:rPr>
                <w:del w:id="1097" w:author="Seltzer, Karl" w:date="2024-08-07T14:37:00Z"/>
                <w:sz w:val="20"/>
                <w:szCs w:val="20"/>
              </w:rPr>
            </w:pPr>
            <w:del w:id="1098" w:author="Seltzer, Karl" w:date="2024-08-07T14:37:00Z">
              <w:r w:rsidRPr="009B54CE" w:rsidDel="00F92F9B">
                <w:rPr>
                  <w:sz w:val="20"/>
                  <w:szCs w:val="20"/>
                </w:rPr>
                <w:delText>CAMX</w:delText>
              </w:r>
            </w:del>
          </w:p>
        </w:tc>
        <w:tc>
          <w:tcPr>
            <w:tcW w:w="1890" w:type="dxa"/>
            <w:shd w:val="clear" w:color="auto" w:fill="auto"/>
            <w:noWrap/>
          </w:tcPr>
          <w:p w14:paraId="43C2E00E" w14:textId="22271159" w:rsidR="000E395F" w:rsidRPr="0008374A" w:rsidDel="00F92F9B" w:rsidRDefault="000E395F" w:rsidP="000E395F">
            <w:pPr>
              <w:keepNext/>
              <w:spacing w:after="0" w:line="240" w:lineRule="auto"/>
              <w:jc w:val="center"/>
              <w:rPr>
                <w:del w:id="1099" w:author="Seltzer, Karl" w:date="2024-08-07T14:37:00Z"/>
                <w:sz w:val="20"/>
                <w:szCs w:val="20"/>
              </w:rPr>
            </w:pPr>
            <w:del w:id="1100" w:author="Seltzer, Karl" w:date="2024-08-07T14:37:00Z">
              <w:r w:rsidRPr="0008374A" w:rsidDel="00F92F9B">
                <w:rPr>
                  <w:sz w:val="20"/>
                  <w:szCs w:val="20"/>
                </w:rPr>
                <w:delText>TOG</w:delText>
              </w:r>
            </w:del>
          </w:p>
        </w:tc>
        <w:tc>
          <w:tcPr>
            <w:tcW w:w="2340" w:type="dxa"/>
          </w:tcPr>
          <w:p w14:paraId="261A419E" w14:textId="2C2FC6D5" w:rsidR="000E395F" w:rsidRPr="0008374A" w:rsidDel="00F92F9B" w:rsidRDefault="000E395F" w:rsidP="000E395F">
            <w:pPr>
              <w:keepNext/>
              <w:spacing w:after="0" w:line="240" w:lineRule="auto"/>
              <w:jc w:val="center"/>
              <w:rPr>
                <w:del w:id="1101" w:author="Seltzer, Karl" w:date="2024-08-07T14:37:00Z"/>
                <w:sz w:val="20"/>
                <w:szCs w:val="20"/>
              </w:rPr>
            </w:pPr>
            <w:del w:id="1102" w:author="Seltzer, Karl" w:date="2024-08-07T14:37:00Z">
              <w:r w:rsidDel="00F92F9B">
                <w:rPr>
                  <w:rFonts w:eastAsia="Times New Roman" w:cstheme="minorHAnsi"/>
                  <w:color w:val="000000"/>
                  <w:sz w:val="20"/>
                  <w:szCs w:val="20"/>
                </w:rPr>
                <w:delText>n/a</w:delText>
              </w:r>
            </w:del>
          </w:p>
        </w:tc>
      </w:tr>
      <w:tr w:rsidR="000E395F" w:rsidRPr="00E83BC4" w:rsidDel="00F92F9B" w14:paraId="2622882E" w14:textId="006992F5" w:rsidTr="0008374A">
        <w:trPr>
          <w:trHeight w:val="144"/>
          <w:del w:id="1103" w:author="Seltzer, Karl" w:date="2024-08-07T14:37:00Z"/>
        </w:trPr>
        <w:tc>
          <w:tcPr>
            <w:tcW w:w="845" w:type="dxa"/>
            <w:shd w:val="clear" w:color="auto" w:fill="auto"/>
            <w:noWrap/>
          </w:tcPr>
          <w:p w14:paraId="2E021537" w14:textId="583AD60E" w:rsidR="000E395F" w:rsidRPr="009B54CE" w:rsidDel="00F92F9B" w:rsidRDefault="000E395F" w:rsidP="000E395F">
            <w:pPr>
              <w:spacing w:after="0" w:line="240" w:lineRule="auto"/>
              <w:jc w:val="center"/>
              <w:rPr>
                <w:del w:id="1104" w:author="Seltzer, Karl" w:date="2024-08-07T14:37:00Z"/>
                <w:sz w:val="20"/>
                <w:szCs w:val="20"/>
              </w:rPr>
            </w:pPr>
            <w:del w:id="1105" w:author="Seltzer, Karl" w:date="2024-08-07T14:37:00Z">
              <w:r w:rsidRPr="009B54CE" w:rsidDel="00F92F9B">
                <w:rPr>
                  <w:sz w:val="20"/>
                  <w:szCs w:val="20"/>
                </w:rPr>
                <w:delText>VOC</w:delText>
              </w:r>
            </w:del>
          </w:p>
        </w:tc>
        <w:tc>
          <w:tcPr>
            <w:tcW w:w="1940" w:type="dxa"/>
            <w:shd w:val="clear" w:color="auto" w:fill="auto"/>
            <w:noWrap/>
          </w:tcPr>
          <w:p w14:paraId="20F4A364" w14:textId="270374A3" w:rsidR="000E395F" w:rsidRPr="009B54CE" w:rsidDel="00F92F9B" w:rsidRDefault="000E395F" w:rsidP="000E395F">
            <w:pPr>
              <w:spacing w:after="0" w:line="240" w:lineRule="auto"/>
              <w:jc w:val="center"/>
              <w:rPr>
                <w:del w:id="1106" w:author="Seltzer, Karl" w:date="2024-08-07T14:37:00Z"/>
                <w:sz w:val="20"/>
                <w:szCs w:val="20"/>
              </w:rPr>
            </w:pPr>
            <w:del w:id="1107" w:author="Seltzer, Karl" w:date="2024-08-07T14:37:00Z">
              <w:r w:rsidRPr="009B54CE" w:rsidDel="00F92F9B">
                <w:rPr>
                  <w:sz w:val="20"/>
                  <w:szCs w:val="20"/>
                </w:rPr>
                <w:delText>CB</w:delText>
              </w:r>
              <w:r w:rsidDel="00F92F9B">
                <w:rPr>
                  <w:sz w:val="20"/>
                  <w:szCs w:val="20"/>
                </w:rPr>
                <w:delText>7</w:delText>
              </w:r>
              <w:r w:rsidRPr="009B54CE" w:rsidDel="00F92F9B">
                <w:rPr>
                  <w:sz w:val="20"/>
                  <w:szCs w:val="20"/>
                </w:rPr>
                <w:delText>_CF2</w:delText>
              </w:r>
            </w:del>
          </w:p>
        </w:tc>
        <w:tc>
          <w:tcPr>
            <w:tcW w:w="1350" w:type="dxa"/>
            <w:shd w:val="clear" w:color="auto" w:fill="auto"/>
            <w:noWrap/>
          </w:tcPr>
          <w:p w14:paraId="642D06F2" w14:textId="37C908ED" w:rsidR="000E395F" w:rsidRPr="009B54CE" w:rsidDel="00F92F9B" w:rsidRDefault="000E395F" w:rsidP="000E395F">
            <w:pPr>
              <w:spacing w:after="0" w:line="240" w:lineRule="auto"/>
              <w:jc w:val="center"/>
              <w:rPr>
                <w:del w:id="1108" w:author="Seltzer, Karl" w:date="2024-08-07T14:37:00Z"/>
                <w:sz w:val="20"/>
                <w:szCs w:val="20"/>
              </w:rPr>
            </w:pPr>
            <w:del w:id="1109" w:author="Seltzer, Karl" w:date="2024-08-07T14:37:00Z">
              <w:r w:rsidRPr="009B54CE" w:rsidDel="00F92F9B">
                <w:rPr>
                  <w:sz w:val="20"/>
                  <w:szCs w:val="20"/>
                </w:rPr>
                <w:delText>INTEGRATE</w:delText>
              </w:r>
            </w:del>
          </w:p>
        </w:tc>
        <w:tc>
          <w:tcPr>
            <w:tcW w:w="900" w:type="dxa"/>
            <w:shd w:val="clear" w:color="auto" w:fill="auto"/>
            <w:noWrap/>
          </w:tcPr>
          <w:p w14:paraId="2E706707" w14:textId="589AC201" w:rsidR="000E395F" w:rsidRPr="009B54CE" w:rsidDel="00F92F9B" w:rsidRDefault="000E395F" w:rsidP="000E395F">
            <w:pPr>
              <w:spacing w:after="0" w:line="240" w:lineRule="auto"/>
              <w:jc w:val="center"/>
              <w:rPr>
                <w:del w:id="1110" w:author="Seltzer, Karl" w:date="2024-08-07T14:37:00Z"/>
                <w:sz w:val="20"/>
                <w:szCs w:val="20"/>
              </w:rPr>
            </w:pPr>
            <w:del w:id="1111" w:author="Seltzer, Karl" w:date="2024-08-07T14:37:00Z">
              <w:r w:rsidRPr="009B54CE" w:rsidDel="00F92F9B">
                <w:rPr>
                  <w:sz w:val="20"/>
                  <w:szCs w:val="20"/>
                </w:rPr>
                <w:delText>CAMX</w:delText>
              </w:r>
            </w:del>
          </w:p>
        </w:tc>
        <w:tc>
          <w:tcPr>
            <w:tcW w:w="1890" w:type="dxa"/>
            <w:shd w:val="clear" w:color="auto" w:fill="auto"/>
            <w:noWrap/>
          </w:tcPr>
          <w:p w14:paraId="292D4DB6" w14:textId="71E25C83" w:rsidR="000E395F" w:rsidRPr="0008374A" w:rsidDel="00F92F9B" w:rsidRDefault="000E395F" w:rsidP="000E395F">
            <w:pPr>
              <w:keepNext/>
              <w:spacing w:after="0" w:line="240" w:lineRule="auto"/>
              <w:jc w:val="center"/>
              <w:rPr>
                <w:del w:id="1112" w:author="Seltzer, Karl" w:date="2024-08-07T14:37:00Z"/>
                <w:sz w:val="20"/>
                <w:szCs w:val="20"/>
              </w:rPr>
            </w:pPr>
            <w:del w:id="1113" w:author="Seltzer, Karl" w:date="2024-08-07T14:37:00Z">
              <w:r w:rsidRPr="0008374A" w:rsidDel="00F92F9B">
                <w:rPr>
                  <w:sz w:val="20"/>
                  <w:szCs w:val="20"/>
                </w:rPr>
                <w:delText>NONHAPTOG</w:delText>
              </w:r>
            </w:del>
          </w:p>
        </w:tc>
        <w:tc>
          <w:tcPr>
            <w:tcW w:w="2340" w:type="dxa"/>
          </w:tcPr>
          <w:p w14:paraId="4A0B149C" w14:textId="77367D15" w:rsidR="000E395F" w:rsidRPr="0008374A" w:rsidDel="00F92F9B" w:rsidRDefault="000E395F" w:rsidP="000E395F">
            <w:pPr>
              <w:keepNext/>
              <w:spacing w:after="0" w:line="240" w:lineRule="auto"/>
              <w:jc w:val="center"/>
              <w:rPr>
                <w:del w:id="1114" w:author="Seltzer, Karl" w:date="2024-08-07T14:37:00Z"/>
                <w:sz w:val="20"/>
                <w:szCs w:val="20"/>
              </w:rPr>
            </w:pPr>
            <w:del w:id="1115" w:author="Seltzer, Karl" w:date="2024-08-07T14:37:00Z">
              <w:r w:rsidRPr="0008374A" w:rsidDel="00F92F9B">
                <w:rPr>
                  <w:sz w:val="20"/>
                  <w:szCs w:val="20"/>
                </w:rPr>
                <w:delText>tbl_tox_NBAFM.csv</w:delText>
              </w:r>
            </w:del>
          </w:p>
        </w:tc>
      </w:tr>
      <w:tr w:rsidR="000E395F" w:rsidRPr="00E83BC4" w:rsidDel="00F92F9B" w14:paraId="2F351E3C" w14:textId="73FDAFDE" w:rsidTr="0008374A">
        <w:trPr>
          <w:trHeight w:val="144"/>
          <w:del w:id="1116" w:author="Seltzer, Karl" w:date="2024-08-07T14:37:00Z"/>
        </w:trPr>
        <w:tc>
          <w:tcPr>
            <w:tcW w:w="845" w:type="dxa"/>
            <w:shd w:val="clear" w:color="auto" w:fill="auto"/>
            <w:noWrap/>
          </w:tcPr>
          <w:p w14:paraId="15CF0895" w14:textId="023A72D8" w:rsidR="000E395F" w:rsidRPr="009B54CE" w:rsidDel="00F92F9B" w:rsidRDefault="000E395F" w:rsidP="000E395F">
            <w:pPr>
              <w:spacing w:after="0" w:line="240" w:lineRule="auto"/>
              <w:jc w:val="center"/>
              <w:rPr>
                <w:del w:id="1117" w:author="Seltzer, Karl" w:date="2024-08-07T14:37:00Z"/>
                <w:sz w:val="20"/>
                <w:szCs w:val="20"/>
              </w:rPr>
            </w:pPr>
            <w:del w:id="1118" w:author="Seltzer, Karl" w:date="2024-08-07T14:37:00Z">
              <w:r w:rsidRPr="009B54CE" w:rsidDel="00F92F9B">
                <w:rPr>
                  <w:sz w:val="20"/>
                  <w:szCs w:val="20"/>
                </w:rPr>
                <w:delText>VOC</w:delText>
              </w:r>
            </w:del>
          </w:p>
        </w:tc>
        <w:tc>
          <w:tcPr>
            <w:tcW w:w="1940" w:type="dxa"/>
            <w:shd w:val="clear" w:color="auto" w:fill="auto"/>
            <w:noWrap/>
          </w:tcPr>
          <w:p w14:paraId="4288F4A0" w14:textId="69C87895" w:rsidR="000E395F" w:rsidRPr="009B54CE" w:rsidDel="00F92F9B" w:rsidRDefault="000E395F" w:rsidP="000E395F">
            <w:pPr>
              <w:spacing w:after="0" w:line="240" w:lineRule="auto"/>
              <w:jc w:val="center"/>
              <w:rPr>
                <w:del w:id="1119" w:author="Seltzer, Karl" w:date="2024-08-07T14:37:00Z"/>
                <w:sz w:val="20"/>
                <w:szCs w:val="20"/>
              </w:rPr>
            </w:pPr>
            <w:del w:id="1120" w:author="Seltzer, Karl" w:date="2024-08-07T14:37:00Z">
              <w:r w:rsidRPr="009B54CE" w:rsidDel="00F92F9B">
                <w:rPr>
                  <w:sz w:val="20"/>
                  <w:szCs w:val="20"/>
                </w:rPr>
                <w:delText>CB</w:delText>
              </w:r>
              <w:r w:rsidDel="00F92F9B">
                <w:rPr>
                  <w:sz w:val="20"/>
                  <w:szCs w:val="20"/>
                </w:rPr>
                <w:delText>7</w:delText>
              </w:r>
              <w:r w:rsidRPr="009B54CE" w:rsidDel="00F92F9B">
                <w:rPr>
                  <w:sz w:val="20"/>
                  <w:szCs w:val="20"/>
                </w:rPr>
                <w:delText>_CF2</w:delText>
              </w:r>
            </w:del>
          </w:p>
        </w:tc>
        <w:tc>
          <w:tcPr>
            <w:tcW w:w="1350" w:type="dxa"/>
            <w:shd w:val="clear" w:color="auto" w:fill="auto"/>
            <w:noWrap/>
          </w:tcPr>
          <w:p w14:paraId="1B1D7651" w14:textId="47496565" w:rsidR="000E395F" w:rsidRPr="009B54CE" w:rsidDel="00F92F9B" w:rsidRDefault="000E395F" w:rsidP="000E395F">
            <w:pPr>
              <w:spacing w:after="0" w:line="240" w:lineRule="auto"/>
              <w:jc w:val="center"/>
              <w:rPr>
                <w:del w:id="1121" w:author="Seltzer, Karl" w:date="2024-08-07T14:37:00Z"/>
                <w:sz w:val="20"/>
                <w:szCs w:val="20"/>
              </w:rPr>
            </w:pPr>
            <w:del w:id="1122" w:author="Seltzer, Karl" w:date="2024-08-07T14:37:00Z">
              <w:r w:rsidRPr="009B54CE" w:rsidDel="00F92F9B">
                <w:rPr>
                  <w:sz w:val="20"/>
                  <w:szCs w:val="20"/>
                </w:rPr>
                <w:delText>INTEGRATE</w:delText>
              </w:r>
            </w:del>
          </w:p>
        </w:tc>
        <w:tc>
          <w:tcPr>
            <w:tcW w:w="900" w:type="dxa"/>
            <w:shd w:val="clear" w:color="auto" w:fill="auto"/>
            <w:noWrap/>
          </w:tcPr>
          <w:p w14:paraId="5450D33F" w14:textId="1E1EB501" w:rsidR="000E395F" w:rsidRPr="009B54CE" w:rsidDel="00F92F9B" w:rsidRDefault="000E395F" w:rsidP="000E395F">
            <w:pPr>
              <w:spacing w:after="0" w:line="240" w:lineRule="auto"/>
              <w:jc w:val="center"/>
              <w:rPr>
                <w:del w:id="1123" w:author="Seltzer, Karl" w:date="2024-08-07T14:37:00Z"/>
                <w:sz w:val="20"/>
                <w:szCs w:val="20"/>
              </w:rPr>
            </w:pPr>
            <w:del w:id="1124" w:author="Seltzer, Karl" w:date="2024-08-07T14:37:00Z">
              <w:r w:rsidRPr="009B54CE" w:rsidDel="00F92F9B">
                <w:rPr>
                  <w:sz w:val="20"/>
                  <w:szCs w:val="20"/>
                </w:rPr>
                <w:delText>CAMX</w:delText>
              </w:r>
            </w:del>
          </w:p>
        </w:tc>
        <w:tc>
          <w:tcPr>
            <w:tcW w:w="1890" w:type="dxa"/>
            <w:shd w:val="clear" w:color="auto" w:fill="auto"/>
            <w:noWrap/>
          </w:tcPr>
          <w:p w14:paraId="3BC4FF37" w14:textId="36184144" w:rsidR="000E395F" w:rsidRPr="0008374A" w:rsidDel="00F92F9B" w:rsidRDefault="000E395F" w:rsidP="000E395F">
            <w:pPr>
              <w:keepNext/>
              <w:spacing w:after="0" w:line="240" w:lineRule="auto"/>
              <w:jc w:val="center"/>
              <w:rPr>
                <w:del w:id="1125" w:author="Seltzer, Karl" w:date="2024-08-07T14:37:00Z"/>
                <w:sz w:val="20"/>
                <w:szCs w:val="20"/>
              </w:rPr>
            </w:pPr>
            <w:del w:id="1126" w:author="Seltzer, Karl" w:date="2024-08-07T14:37:00Z">
              <w:r w:rsidRPr="0008374A" w:rsidDel="00F92F9B">
                <w:rPr>
                  <w:sz w:val="20"/>
                  <w:szCs w:val="20"/>
                </w:rPr>
                <w:delText>NONHAPTOG</w:delText>
              </w:r>
            </w:del>
          </w:p>
        </w:tc>
        <w:tc>
          <w:tcPr>
            <w:tcW w:w="2340" w:type="dxa"/>
          </w:tcPr>
          <w:p w14:paraId="0F7FA6F7" w14:textId="3DD3735E" w:rsidR="000E395F" w:rsidRPr="0008374A" w:rsidDel="00F92F9B" w:rsidRDefault="000E395F" w:rsidP="000E395F">
            <w:pPr>
              <w:keepNext/>
              <w:spacing w:after="0" w:line="240" w:lineRule="auto"/>
              <w:jc w:val="center"/>
              <w:rPr>
                <w:del w:id="1127" w:author="Seltzer, Karl" w:date="2024-08-07T14:37:00Z"/>
                <w:sz w:val="20"/>
                <w:szCs w:val="20"/>
              </w:rPr>
            </w:pPr>
            <w:del w:id="1128" w:author="Seltzer, Karl" w:date="2024-08-07T14:37:00Z">
              <w:r w:rsidRPr="0008374A" w:rsidDel="00F92F9B">
                <w:rPr>
                  <w:sz w:val="20"/>
                  <w:szCs w:val="20"/>
                </w:rPr>
                <w:delText>tbl_tox_MOVES_HAPS.csv</w:delText>
              </w:r>
            </w:del>
          </w:p>
        </w:tc>
      </w:tr>
      <w:tr w:rsidR="000E395F" w:rsidRPr="00E83BC4" w:rsidDel="00F92F9B" w14:paraId="1BD89226" w14:textId="04FFC412" w:rsidTr="0008374A">
        <w:trPr>
          <w:trHeight w:val="144"/>
          <w:del w:id="1129" w:author="Seltzer, Karl" w:date="2024-08-07T14:37:00Z"/>
        </w:trPr>
        <w:tc>
          <w:tcPr>
            <w:tcW w:w="845" w:type="dxa"/>
            <w:shd w:val="clear" w:color="auto" w:fill="auto"/>
            <w:noWrap/>
          </w:tcPr>
          <w:p w14:paraId="23D5A8BC" w14:textId="43C3B6FB" w:rsidR="000E395F" w:rsidRPr="009B54CE" w:rsidDel="00F92F9B" w:rsidRDefault="000E395F" w:rsidP="000E395F">
            <w:pPr>
              <w:spacing w:after="0" w:line="240" w:lineRule="auto"/>
              <w:jc w:val="center"/>
              <w:rPr>
                <w:del w:id="1130" w:author="Seltzer, Karl" w:date="2024-08-07T14:37:00Z"/>
                <w:sz w:val="20"/>
                <w:szCs w:val="20"/>
              </w:rPr>
            </w:pPr>
            <w:del w:id="1131" w:author="Seltzer, Karl" w:date="2024-08-07T14:37:00Z">
              <w:r w:rsidRPr="009B54CE" w:rsidDel="00F92F9B">
                <w:rPr>
                  <w:sz w:val="20"/>
                  <w:szCs w:val="20"/>
                </w:rPr>
                <w:delText>VOC</w:delText>
              </w:r>
            </w:del>
          </w:p>
        </w:tc>
        <w:tc>
          <w:tcPr>
            <w:tcW w:w="1940" w:type="dxa"/>
            <w:shd w:val="clear" w:color="auto" w:fill="auto"/>
            <w:noWrap/>
          </w:tcPr>
          <w:p w14:paraId="56B6EBF8" w14:textId="2BA5FFA6" w:rsidR="000E395F" w:rsidRPr="009B54CE" w:rsidDel="00F92F9B" w:rsidRDefault="000E395F" w:rsidP="000E395F">
            <w:pPr>
              <w:spacing w:after="0" w:line="240" w:lineRule="auto"/>
              <w:jc w:val="center"/>
              <w:rPr>
                <w:del w:id="1132" w:author="Seltzer, Karl" w:date="2024-08-07T14:37:00Z"/>
                <w:sz w:val="20"/>
                <w:szCs w:val="20"/>
              </w:rPr>
            </w:pPr>
            <w:del w:id="1133" w:author="Seltzer, Karl" w:date="2024-08-07T14:37:00Z">
              <w:r w:rsidRPr="009B54CE" w:rsidDel="00F92F9B">
                <w:rPr>
                  <w:sz w:val="20"/>
                  <w:szCs w:val="20"/>
                </w:rPr>
                <w:delText>CB</w:delText>
              </w:r>
              <w:r w:rsidDel="00F92F9B">
                <w:rPr>
                  <w:sz w:val="20"/>
                  <w:szCs w:val="20"/>
                </w:rPr>
                <w:delText>7</w:delText>
              </w:r>
              <w:r w:rsidRPr="009B54CE" w:rsidDel="00F92F9B">
                <w:rPr>
                  <w:sz w:val="20"/>
                  <w:szCs w:val="20"/>
                </w:rPr>
                <w:delText>_CF2</w:delText>
              </w:r>
            </w:del>
          </w:p>
        </w:tc>
        <w:tc>
          <w:tcPr>
            <w:tcW w:w="1350" w:type="dxa"/>
            <w:shd w:val="clear" w:color="auto" w:fill="auto"/>
            <w:noWrap/>
          </w:tcPr>
          <w:p w14:paraId="4287615C" w14:textId="2490CAE6" w:rsidR="000E395F" w:rsidRPr="009B54CE" w:rsidDel="00F92F9B" w:rsidRDefault="000E395F" w:rsidP="000E395F">
            <w:pPr>
              <w:spacing w:after="0" w:line="240" w:lineRule="auto"/>
              <w:jc w:val="center"/>
              <w:rPr>
                <w:del w:id="1134" w:author="Seltzer, Karl" w:date="2024-08-07T14:37:00Z"/>
                <w:sz w:val="20"/>
                <w:szCs w:val="20"/>
              </w:rPr>
            </w:pPr>
            <w:del w:id="1135" w:author="Seltzer, Karl" w:date="2024-08-07T14:37:00Z">
              <w:r w:rsidRPr="009B54CE" w:rsidDel="00F92F9B">
                <w:rPr>
                  <w:sz w:val="20"/>
                  <w:szCs w:val="20"/>
                </w:rPr>
                <w:delText>NOINTEGRATE</w:delText>
              </w:r>
            </w:del>
          </w:p>
        </w:tc>
        <w:tc>
          <w:tcPr>
            <w:tcW w:w="900" w:type="dxa"/>
            <w:shd w:val="clear" w:color="auto" w:fill="auto"/>
            <w:noWrap/>
          </w:tcPr>
          <w:p w14:paraId="5EAEDF36" w14:textId="51EC5DD2" w:rsidR="000E395F" w:rsidRPr="009B54CE" w:rsidDel="00F92F9B" w:rsidRDefault="000E395F" w:rsidP="000E395F">
            <w:pPr>
              <w:spacing w:after="0" w:line="240" w:lineRule="auto"/>
              <w:jc w:val="center"/>
              <w:rPr>
                <w:del w:id="1136" w:author="Seltzer, Karl" w:date="2024-08-07T14:37:00Z"/>
                <w:sz w:val="20"/>
                <w:szCs w:val="20"/>
              </w:rPr>
            </w:pPr>
            <w:del w:id="1137" w:author="Seltzer, Karl" w:date="2024-08-07T14:37:00Z">
              <w:r w:rsidRPr="009B54CE" w:rsidDel="00F92F9B">
                <w:rPr>
                  <w:sz w:val="20"/>
                  <w:szCs w:val="20"/>
                </w:rPr>
                <w:delText>CAMX</w:delText>
              </w:r>
            </w:del>
          </w:p>
        </w:tc>
        <w:tc>
          <w:tcPr>
            <w:tcW w:w="1890" w:type="dxa"/>
            <w:shd w:val="clear" w:color="auto" w:fill="auto"/>
            <w:noWrap/>
          </w:tcPr>
          <w:p w14:paraId="75B5FDD2" w14:textId="44C0B0B8" w:rsidR="000E395F" w:rsidRPr="0008374A" w:rsidDel="00F92F9B" w:rsidRDefault="000E395F" w:rsidP="000E395F">
            <w:pPr>
              <w:keepNext/>
              <w:spacing w:after="0" w:line="240" w:lineRule="auto"/>
              <w:jc w:val="center"/>
              <w:rPr>
                <w:del w:id="1138" w:author="Seltzer, Karl" w:date="2024-08-07T14:37:00Z"/>
                <w:sz w:val="20"/>
                <w:szCs w:val="20"/>
              </w:rPr>
            </w:pPr>
            <w:del w:id="1139" w:author="Seltzer, Karl" w:date="2024-08-07T14:37:00Z">
              <w:r w:rsidRPr="0008374A" w:rsidDel="00F92F9B">
                <w:rPr>
                  <w:sz w:val="20"/>
                  <w:szCs w:val="20"/>
                </w:rPr>
                <w:delText>TOG</w:delText>
              </w:r>
            </w:del>
          </w:p>
        </w:tc>
        <w:tc>
          <w:tcPr>
            <w:tcW w:w="2340" w:type="dxa"/>
          </w:tcPr>
          <w:p w14:paraId="61D74E02" w14:textId="08461E29" w:rsidR="000E395F" w:rsidRPr="0008374A" w:rsidDel="00F92F9B" w:rsidRDefault="000E395F" w:rsidP="000E395F">
            <w:pPr>
              <w:keepNext/>
              <w:spacing w:after="0" w:line="240" w:lineRule="auto"/>
              <w:jc w:val="center"/>
              <w:rPr>
                <w:del w:id="1140" w:author="Seltzer, Karl" w:date="2024-08-07T14:37:00Z"/>
                <w:sz w:val="20"/>
                <w:szCs w:val="20"/>
              </w:rPr>
            </w:pPr>
            <w:del w:id="1141" w:author="Seltzer, Karl" w:date="2024-08-07T14:37:00Z">
              <w:r w:rsidRPr="0008374A" w:rsidDel="00F92F9B">
                <w:rPr>
                  <w:sz w:val="20"/>
                  <w:szCs w:val="20"/>
                </w:rPr>
                <w:delText>tbl_tox_NBAFM.csv</w:delText>
              </w:r>
            </w:del>
          </w:p>
        </w:tc>
      </w:tr>
      <w:tr w:rsidR="0008374A" w:rsidRPr="00E83BC4" w:rsidDel="00F92F9B" w14:paraId="37B93207" w14:textId="2F35F9CF" w:rsidTr="0008374A">
        <w:trPr>
          <w:trHeight w:val="144"/>
          <w:del w:id="1142" w:author="Seltzer, Karl" w:date="2024-08-07T14:38:00Z"/>
        </w:trPr>
        <w:tc>
          <w:tcPr>
            <w:tcW w:w="845" w:type="dxa"/>
            <w:shd w:val="clear" w:color="auto" w:fill="auto"/>
            <w:noWrap/>
          </w:tcPr>
          <w:p w14:paraId="5103F659" w14:textId="263453DD" w:rsidR="0008374A" w:rsidRPr="009B54CE" w:rsidDel="00F92F9B" w:rsidRDefault="0008374A" w:rsidP="0008374A">
            <w:pPr>
              <w:spacing w:after="0" w:line="240" w:lineRule="auto"/>
              <w:jc w:val="center"/>
              <w:rPr>
                <w:del w:id="1143" w:author="Seltzer, Karl" w:date="2024-08-07T14:38:00Z"/>
                <w:rFonts w:eastAsia="Times New Roman" w:cstheme="minorHAnsi"/>
                <w:color w:val="000000"/>
                <w:sz w:val="20"/>
                <w:szCs w:val="20"/>
              </w:rPr>
            </w:pPr>
            <w:del w:id="1144" w:author="Seltzer, Karl" w:date="2024-08-07T14:38:00Z">
              <w:r w:rsidRPr="009B54CE" w:rsidDel="00F92F9B">
                <w:rPr>
                  <w:sz w:val="20"/>
                  <w:szCs w:val="20"/>
                </w:rPr>
                <w:delText>VOC</w:delText>
              </w:r>
            </w:del>
          </w:p>
        </w:tc>
        <w:tc>
          <w:tcPr>
            <w:tcW w:w="1940" w:type="dxa"/>
            <w:shd w:val="clear" w:color="auto" w:fill="auto"/>
            <w:noWrap/>
          </w:tcPr>
          <w:p w14:paraId="200EA121" w14:textId="575BE98D" w:rsidR="0008374A" w:rsidRPr="009B54CE" w:rsidDel="00F92F9B" w:rsidRDefault="0008374A" w:rsidP="0008374A">
            <w:pPr>
              <w:spacing w:after="0" w:line="240" w:lineRule="auto"/>
              <w:jc w:val="center"/>
              <w:rPr>
                <w:del w:id="1145" w:author="Seltzer, Karl" w:date="2024-08-07T14:38:00Z"/>
                <w:rFonts w:eastAsia="Times New Roman" w:cstheme="minorHAnsi"/>
                <w:color w:val="000000"/>
                <w:sz w:val="20"/>
                <w:szCs w:val="20"/>
              </w:rPr>
            </w:pPr>
            <w:del w:id="1146" w:author="Seltzer, Karl" w:date="2024-08-07T14:38:00Z">
              <w:r w:rsidRPr="009B54CE" w:rsidDel="00F92F9B">
                <w:rPr>
                  <w:sz w:val="20"/>
                  <w:szCs w:val="20"/>
                </w:rPr>
                <w:delText>SAPRC07_CF2</w:delText>
              </w:r>
            </w:del>
          </w:p>
        </w:tc>
        <w:tc>
          <w:tcPr>
            <w:tcW w:w="1350" w:type="dxa"/>
            <w:shd w:val="clear" w:color="auto" w:fill="auto"/>
            <w:noWrap/>
          </w:tcPr>
          <w:p w14:paraId="6C483EEF" w14:textId="4C50E68B" w:rsidR="0008374A" w:rsidRPr="009B54CE" w:rsidDel="00F92F9B" w:rsidRDefault="0008374A" w:rsidP="0008374A">
            <w:pPr>
              <w:spacing w:after="0" w:line="240" w:lineRule="auto"/>
              <w:jc w:val="center"/>
              <w:rPr>
                <w:del w:id="1147" w:author="Seltzer, Karl" w:date="2024-08-07T14:38:00Z"/>
                <w:rFonts w:eastAsia="Times New Roman" w:cstheme="minorHAnsi"/>
                <w:color w:val="000000"/>
                <w:sz w:val="20"/>
                <w:szCs w:val="20"/>
              </w:rPr>
            </w:pPr>
            <w:del w:id="1148" w:author="Seltzer, Karl" w:date="2024-08-07T14:38:00Z">
              <w:r w:rsidRPr="009B54CE" w:rsidDel="00F92F9B">
                <w:rPr>
                  <w:sz w:val="20"/>
                  <w:szCs w:val="20"/>
                </w:rPr>
                <w:delText>CRITERIA</w:delText>
              </w:r>
            </w:del>
          </w:p>
        </w:tc>
        <w:tc>
          <w:tcPr>
            <w:tcW w:w="900" w:type="dxa"/>
            <w:shd w:val="clear" w:color="auto" w:fill="auto"/>
            <w:noWrap/>
          </w:tcPr>
          <w:p w14:paraId="2AA34FC3" w14:textId="3503C659" w:rsidR="0008374A" w:rsidRPr="009B54CE" w:rsidDel="00F92F9B" w:rsidRDefault="0008374A" w:rsidP="0008374A">
            <w:pPr>
              <w:spacing w:after="0" w:line="240" w:lineRule="auto"/>
              <w:jc w:val="center"/>
              <w:rPr>
                <w:del w:id="1149" w:author="Seltzer, Karl" w:date="2024-08-07T14:38:00Z"/>
                <w:rFonts w:eastAsia="Times New Roman" w:cstheme="minorHAnsi"/>
                <w:color w:val="000000"/>
                <w:sz w:val="20"/>
                <w:szCs w:val="20"/>
              </w:rPr>
            </w:pPr>
            <w:del w:id="1150" w:author="Seltzer, Karl" w:date="2024-08-07T14:38:00Z">
              <w:r w:rsidRPr="009B54CE" w:rsidDel="00F92F9B">
                <w:rPr>
                  <w:sz w:val="20"/>
                  <w:szCs w:val="20"/>
                </w:rPr>
                <w:delText>CAMX</w:delText>
              </w:r>
            </w:del>
          </w:p>
        </w:tc>
        <w:tc>
          <w:tcPr>
            <w:tcW w:w="1890" w:type="dxa"/>
            <w:shd w:val="clear" w:color="auto" w:fill="auto"/>
            <w:noWrap/>
          </w:tcPr>
          <w:p w14:paraId="72C2D6D9" w14:textId="76FB70C3" w:rsidR="0008374A" w:rsidRPr="0008374A" w:rsidDel="00F92F9B" w:rsidRDefault="0008374A" w:rsidP="0008374A">
            <w:pPr>
              <w:keepNext/>
              <w:spacing w:after="0" w:line="240" w:lineRule="auto"/>
              <w:jc w:val="center"/>
              <w:rPr>
                <w:del w:id="1151" w:author="Seltzer, Karl" w:date="2024-08-07T14:38:00Z"/>
                <w:rFonts w:eastAsia="Times New Roman" w:cstheme="minorHAnsi"/>
                <w:color w:val="000000"/>
                <w:sz w:val="20"/>
                <w:szCs w:val="20"/>
              </w:rPr>
            </w:pPr>
            <w:del w:id="1152" w:author="Seltzer, Karl" w:date="2024-08-07T14:38:00Z">
              <w:r w:rsidRPr="0008374A" w:rsidDel="00F92F9B">
                <w:rPr>
                  <w:sz w:val="20"/>
                  <w:szCs w:val="20"/>
                </w:rPr>
                <w:delText>TOG</w:delText>
              </w:r>
            </w:del>
          </w:p>
        </w:tc>
        <w:tc>
          <w:tcPr>
            <w:tcW w:w="2340" w:type="dxa"/>
          </w:tcPr>
          <w:p w14:paraId="24918620" w14:textId="580ABE5E" w:rsidR="0008374A" w:rsidRPr="0008374A" w:rsidDel="00F92F9B" w:rsidRDefault="0008374A" w:rsidP="0008374A">
            <w:pPr>
              <w:keepNext/>
              <w:spacing w:after="0" w:line="240" w:lineRule="auto"/>
              <w:jc w:val="center"/>
              <w:rPr>
                <w:del w:id="1153" w:author="Seltzer, Karl" w:date="2024-08-07T14:38:00Z"/>
                <w:rFonts w:eastAsia="Times New Roman" w:cstheme="minorHAnsi"/>
                <w:color w:val="000000"/>
                <w:sz w:val="20"/>
                <w:szCs w:val="20"/>
              </w:rPr>
            </w:pPr>
            <w:del w:id="1154" w:author="Seltzer, Karl" w:date="2024-08-07T14:38:00Z">
              <w:r w:rsidDel="00F92F9B">
                <w:rPr>
                  <w:rFonts w:eastAsia="Times New Roman" w:cstheme="minorHAnsi"/>
                  <w:color w:val="000000"/>
                  <w:sz w:val="20"/>
                  <w:szCs w:val="20"/>
                </w:rPr>
                <w:delText>n/a</w:delText>
              </w:r>
            </w:del>
          </w:p>
        </w:tc>
      </w:tr>
      <w:tr w:rsidR="0008374A" w:rsidRPr="00E83BC4" w:rsidDel="00F92F9B" w14:paraId="14DEC10E" w14:textId="05BB6878" w:rsidTr="0008374A">
        <w:trPr>
          <w:trHeight w:val="144"/>
          <w:del w:id="1155" w:author="Seltzer, Karl" w:date="2024-08-07T14:38:00Z"/>
        </w:trPr>
        <w:tc>
          <w:tcPr>
            <w:tcW w:w="845" w:type="dxa"/>
            <w:shd w:val="clear" w:color="auto" w:fill="auto"/>
            <w:noWrap/>
          </w:tcPr>
          <w:p w14:paraId="56C0FF4C" w14:textId="2E9891F2" w:rsidR="0008374A" w:rsidRPr="009B54CE" w:rsidDel="00F92F9B" w:rsidRDefault="0008374A" w:rsidP="0008374A">
            <w:pPr>
              <w:spacing w:after="0" w:line="240" w:lineRule="auto"/>
              <w:jc w:val="center"/>
              <w:rPr>
                <w:del w:id="1156" w:author="Seltzer, Karl" w:date="2024-08-07T14:38:00Z"/>
                <w:rFonts w:eastAsia="Times New Roman" w:cstheme="minorHAnsi"/>
                <w:color w:val="000000"/>
                <w:sz w:val="20"/>
                <w:szCs w:val="20"/>
              </w:rPr>
            </w:pPr>
            <w:del w:id="1157" w:author="Seltzer, Karl" w:date="2024-08-07T14:38:00Z">
              <w:r w:rsidRPr="009B54CE" w:rsidDel="00F92F9B">
                <w:rPr>
                  <w:sz w:val="20"/>
                  <w:szCs w:val="20"/>
                </w:rPr>
                <w:delText>VOC</w:delText>
              </w:r>
            </w:del>
          </w:p>
        </w:tc>
        <w:tc>
          <w:tcPr>
            <w:tcW w:w="1940" w:type="dxa"/>
            <w:shd w:val="clear" w:color="auto" w:fill="auto"/>
            <w:noWrap/>
          </w:tcPr>
          <w:p w14:paraId="450EEEC2" w14:textId="2985D512" w:rsidR="0008374A" w:rsidRPr="009B54CE" w:rsidDel="00F92F9B" w:rsidRDefault="0008374A" w:rsidP="0008374A">
            <w:pPr>
              <w:spacing w:after="0" w:line="240" w:lineRule="auto"/>
              <w:jc w:val="center"/>
              <w:rPr>
                <w:del w:id="1158" w:author="Seltzer, Karl" w:date="2024-08-07T14:38:00Z"/>
                <w:rFonts w:eastAsia="Times New Roman" w:cstheme="minorHAnsi"/>
                <w:color w:val="000000"/>
                <w:sz w:val="20"/>
                <w:szCs w:val="20"/>
              </w:rPr>
            </w:pPr>
            <w:del w:id="1159" w:author="Seltzer, Karl" w:date="2024-08-07T14:38:00Z">
              <w:r w:rsidRPr="009B54CE" w:rsidDel="00F92F9B">
                <w:rPr>
                  <w:sz w:val="20"/>
                  <w:szCs w:val="20"/>
                </w:rPr>
                <w:delText>SAPRC07_CF2</w:delText>
              </w:r>
            </w:del>
          </w:p>
        </w:tc>
        <w:tc>
          <w:tcPr>
            <w:tcW w:w="1350" w:type="dxa"/>
            <w:shd w:val="clear" w:color="auto" w:fill="auto"/>
            <w:noWrap/>
          </w:tcPr>
          <w:p w14:paraId="68EA74BF" w14:textId="0D88E5D5" w:rsidR="0008374A" w:rsidRPr="009B54CE" w:rsidDel="00F92F9B" w:rsidRDefault="0008374A" w:rsidP="0008374A">
            <w:pPr>
              <w:spacing w:after="0" w:line="240" w:lineRule="auto"/>
              <w:jc w:val="center"/>
              <w:rPr>
                <w:del w:id="1160" w:author="Seltzer, Karl" w:date="2024-08-07T14:38:00Z"/>
                <w:rFonts w:eastAsia="Times New Roman" w:cstheme="minorHAnsi"/>
                <w:color w:val="000000"/>
                <w:sz w:val="20"/>
                <w:szCs w:val="20"/>
              </w:rPr>
            </w:pPr>
            <w:del w:id="1161" w:author="Seltzer, Karl" w:date="2024-08-07T14:38:00Z">
              <w:r w:rsidRPr="009B54CE" w:rsidDel="00F92F9B">
                <w:rPr>
                  <w:sz w:val="20"/>
                  <w:szCs w:val="20"/>
                </w:rPr>
                <w:delText>INTEGRATE</w:delText>
              </w:r>
            </w:del>
          </w:p>
        </w:tc>
        <w:tc>
          <w:tcPr>
            <w:tcW w:w="900" w:type="dxa"/>
            <w:shd w:val="clear" w:color="auto" w:fill="auto"/>
            <w:noWrap/>
          </w:tcPr>
          <w:p w14:paraId="058DAF4A" w14:textId="28FEB83B" w:rsidR="0008374A" w:rsidRPr="009B54CE" w:rsidDel="00F92F9B" w:rsidRDefault="0008374A" w:rsidP="0008374A">
            <w:pPr>
              <w:spacing w:after="0" w:line="240" w:lineRule="auto"/>
              <w:jc w:val="center"/>
              <w:rPr>
                <w:del w:id="1162" w:author="Seltzer, Karl" w:date="2024-08-07T14:38:00Z"/>
                <w:rFonts w:eastAsia="Times New Roman" w:cstheme="minorHAnsi"/>
                <w:color w:val="000000"/>
                <w:sz w:val="20"/>
                <w:szCs w:val="20"/>
              </w:rPr>
            </w:pPr>
            <w:del w:id="1163" w:author="Seltzer, Karl" w:date="2024-08-07T14:38:00Z">
              <w:r w:rsidRPr="009B54CE" w:rsidDel="00F92F9B">
                <w:rPr>
                  <w:sz w:val="20"/>
                  <w:szCs w:val="20"/>
                </w:rPr>
                <w:delText>CAMX</w:delText>
              </w:r>
            </w:del>
          </w:p>
        </w:tc>
        <w:tc>
          <w:tcPr>
            <w:tcW w:w="1890" w:type="dxa"/>
            <w:shd w:val="clear" w:color="auto" w:fill="auto"/>
            <w:noWrap/>
          </w:tcPr>
          <w:p w14:paraId="7E6C1E99" w14:textId="2AB711EC" w:rsidR="0008374A" w:rsidRPr="0008374A" w:rsidDel="00F92F9B" w:rsidRDefault="0008374A" w:rsidP="0008374A">
            <w:pPr>
              <w:keepNext/>
              <w:spacing w:after="0" w:line="240" w:lineRule="auto"/>
              <w:jc w:val="center"/>
              <w:rPr>
                <w:del w:id="1164" w:author="Seltzer, Karl" w:date="2024-08-07T14:38:00Z"/>
                <w:rFonts w:eastAsia="Times New Roman" w:cstheme="minorHAnsi"/>
                <w:color w:val="000000"/>
                <w:sz w:val="20"/>
                <w:szCs w:val="20"/>
              </w:rPr>
            </w:pPr>
            <w:del w:id="1165" w:author="Seltzer, Karl" w:date="2024-08-07T14:38:00Z">
              <w:r w:rsidRPr="0008374A" w:rsidDel="00F92F9B">
                <w:rPr>
                  <w:sz w:val="20"/>
                  <w:szCs w:val="20"/>
                </w:rPr>
                <w:delText>NONHAPTOG</w:delText>
              </w:r>
            </w:del>
          </w:p>
        </w:tc>
        <w:tc>
          <w:tcPr>
            <w:tcW w:w="2340" w:type="dxa"/>
          </w:tcPr>
          <w:p w14:paraId="4E736EC4" w14:textId="0048D90D" w:rsidR="0008374A" w:rsidRPr="0008374A" w:rsidDel="00F92F9B" w:rsidRDefault="0008374A" w:rsidP="0008374A">
            <w:pPr>
              <w:keepNext/>
              <w:spacing w:after="0" w:line="240" w:lineRule="auto"/>
              <w:jc w:val="center"/>
              <w:rPr>
                <w:del w:id="1166" w:author="Seltzer, Karl" w:date="2024-08-07T14:38:00Z"/>
                <w:rFonts w:eastAsia="Times New Roman" w:cstheme="minorHAnsi"/>
                <w:color w:val="000000"/>
                <w:sz w:val="20"/>
                <w:szCs w:val="20"/>
              </w:rPr>
            </w:pPr>
            <w:del w:id="1167" w:author="Seltzer, Karl" w:date="2024-08-07T14:38:00Z">
              <w:r w:rsidRPr="0008374A" w:rsidDel="00F92F9B">
                <w:rPr>
                  <w:sz w:val="20"/>
                  <w:szCs w:val="20"/>
                </w:rPr>
                <w:delText>tbl_tox_NBAFM.csv</w:delText>
              </w:r>
            </w:del>
          </w:p>
        </w:tc>
      </w:tr>
      <w:tr w:rsidR="0008374A" w:rsidRPr="00E83BC4" w:rsidDel="00F92F9B" w14:paraId="0FB8A8AC" w14:textId="5EAA2F0E" w:rsidTr="0008374A">
        <w:trPr>
          <w:trHeight w:val="144"/>
          <w:del w:id="1168" w:author="Seltzer, Karl" w:date="2024-08-07T14:38:00Z"/>
        </w:trPr>
        <w:tc>
          <w:tcPr>
            <w:tcW w:w="845" w:type="dxa"/>
            <w:shd w:val="clear" w:color="auto" w:fill="auto"/>
            <w:noWrap/>
          </w:tcPr>
          <w:p w14:paraId="40A0F819" w14:textId="7946949F" w:rsidR="0008374A" w:rsidRPr="009B54CE" w:rsidDel="00F92F9B" w:rsidRDefault="0008374A" w:rsidP="0008374A">
            <w:pPr>
              <w:spacing w:after="0" w:line="240" w:lineRule="auto"/>
              <w:jc w:val="center"/>
              <w:rPr>
                <w:del w:id="1169" w:author="Seltzer, Karl" w:date="2024-08-07T14:38:00Z"/>
                <w:rFonts w:eastAsia="Times New Roman" w:cstheme="minorHAnsi"/>
                <w:color w:val="000000"/>
                <w:sz w:val="20"/>
                <w:szCs w:val="20"/>
              </w:rPr>
            </w:pPr>
            <w:del w:id="1170" w:author="Seltzer, Karl" w:date="2024-08-07T14:38:00Z">
              <w:r w:rsidRPr="009B54CE" w:rsidDel="00F92F9B">
                <w:rPr>
                  <w:sz w:val="20"/>
                  <w:szCs w:val="20"/>
                </w:rPr>
                <w:delText>VOC</w:delText>
              </w:r>
            </w:del>
          </w:p>
        </w:tc>
        <w:tc>
          <w:tcPr>
            <w:tcW w:w="1940" w:type="dxa"/>
            <w:shd w:val="clear" w:color="auto" w:fill="auto"/>
            <w:noWrap/>
          </w:tcPr>
          <w:p w14:paraId="7A5AB1E4" w14:textId="2BE558C1" w:rsidR="0008374A" w:rsidRPr="009B54CE" w:rsidDel="00F92F9B" w:rsidRDefault="0008374A" w:rsidP="0008374A">
            <w:pPr>
              <w:spacing w:after="0" w:line="240" w:lineRule="auto"/>
              <w:jc w:val="center"/>
              <w:rPr>
                <w:del w:id="1171" w:author="Seltzer, Karl" w:date="2024-08-07T14:38:00Z"/>
                <w:rFonts w:eastAsia="Times New Roman" w:cstheme="minorHAnsi"/>
                <w:color w:val="000000"/>
                <w:sz w:val="20"/>
                <w:szCs w:val="20"/>
              </w:rPr>
            </w:pPr>
            <w:del w:id="1172" w:author="Seltzer, Karl" w:date="2024-08-07T14:38:00Z">
              <w:r w:rsidRPr="009B54CE" w:rsidDel="00F92F9B">
                <w:rPr>
                  <w:sz w:val="20"/>
                  <w:szCs w:val="20"/>
                </w:rPr>
                <w:delText>SAPRC07_CF2</w:delText>
              </w:r>
            </w:del>
          </w:p>
        </w:tc>
        <w:tc>
          <w:tcPr>
            <w:tcW w:w="1350" w:type="dxa"/>
            <w:shd w:val="clear" w:color="auto" w:fill="auto"/>
            <w:noWrap/>
          </w:tcPr>
          <w:p w14:paraId="04677DBB" w14:textId="1DBFEA27" w:rsidR="0008374A" w:rsidRPr="009B54CE" w:rsidDel="00F92F9B" w:rsidRDefault="0008374A" w:rsidP="0008374A">
            <w:pPr>
              <w:spacing w:after="0" w:line="240" w:lineRule="auto"/>
              <w:jc w:val="center"/>
              <w:rPr>
                <w:del w:id="1173" w:author="Seltzer, Karl" w:date="2024-08-07T14:38:00Z"/>
                <w:rFonts w:eastAsia="Times New Roman" w:cstheme="minorHAnsi"/>
                <w:color w:val="000000"/>
                <w:sz w:val="20"/>
                <w:szCs w:val="20"/>
              </w:rPr>
            </w:pPr>
            <w:del w:id="1174" w:author="Seltzer, Karl" w:date="2024-08-07T14:38:00Z">
              <w:r w:rsidRPr="009B54CE" w:rsidDel="00F92F9B">
                <w:rPr>
                  <w:sz w:val="20"/>
                  <w:szCs w:val="20"/>
                </w:rPr>
                <w:delText>INTEGRATE</w:delText>
              </w:r>
            </w:del>
          </w:p>
        </w:tc>
        <w:tc>
          <w:tcPr>
            <w:tcW w:w="900" w:type="dxa"/>
            <w:shd w:val="clear" w:color="auto" w:fill="auto"/>
            <w:noWrap/>
          </w:tcPr>
          <w:p w14:paraId="114F12D4" w14:textId="53146331" w:rsidR="0008374A" w:rsidRPr="009B54CE" w:rsidDel="00F92F9B" w:rsidRDefault="0008374A" w:rsidP="0008374A">
            <w:pPr>
              <w:spacing w:after="0" w:line="240" w:lineRule="auto"/>
              <w:jc w:val="center"/>
              <w:rPr>
                <w:del w:id="1175" w:author="Seltzer, Karl" w:date="2024-08-07T14:38:00Z"/>
                <w:rFonts w:eastAsia="Times New Roman" w:cstheme="minorHAnsi"/>
                <w:color w:val="000000"/>
                <w:sz w:val="20"/>
                <w:szCs w:val="20"/>
              </w:rPr>
            </w:pPr>
            <w:del w:id="1176" w:author="Seltzer, Karl" w:date="2024-08-07T14:38:00Z">
              <w:r w:rsidRPr="009B54CE" w:rsidDel="00F92F9B">
                <w:rPr>
                  <w:sz w:val="20"/>
                  <w:szCs w:val="20"/>
                </w:rPr>
                <w:delText>CAMX</w:delText>
              </w:r>
            </w:del>
          </w:p>
        </w:tc>
        <w:tc>
          <w:tcPr>
            <w:tcW w:w="1890" w:type="dxa"/>
            <w:shd w:val="clear" w:color="auto" w:fill="auto"/>
            <w:noWrap/>
          </w:tcPr>
          <w:p w14:paraId="1A24C57A" w14:textId="14BD5A0E" w:rsidR="0008374A" w:rsidRPr="0008374A" w:rsidDel="00F92F9B" w:rsidRDefault="0008374A" w:rsidP="0008374A">
            <w:pPr>
              <w:keepNext/>
              <w:spacing w:after="0" w:line="240" w:lineRule="auto"/>
              <w:jc w:val="center"/>
              <w:rPr>
                <w:del w:id="1177" w:author="Seltzer, Karl" w:date="2024-08-07T14:38:00Z"/>
                <w:rFonts w:eastAsia="Times New Roman" w:cstheme="minorHAnsi"/>
                <w:color w:val="000000"/>
                <w:sz w:val="20"/>
                <w:szCs w:val="20"/>
              </w:rPr>
            </w:pPr>
            <w:del w:id="1178" w:author="Seltzer, Karl" w:date="2024-08-07T14:38:00Z">
              <w:r w:rsidRPr="0008374A" w:rsidDel="00F92F9B">
                <w:rPr>
                  <w:sz w:val="20"/>
                  <w:szCs w:val="20"/>
                </w:rPr>
                <w:delText>NONHAPTOG</w:delText>
              </w:r>
            </w:del>
          </w:p>
        </w:tc>
        <w:tc>
          <w:tcPr>
            <w:tcW w:w="2340" w:type="dxa"/>
          </w:tcPr>
          <w:p w14:paraId="3A5807C6" w14:textId="5F7D22BA" w:rsidR="0008374A" w:rsidRPr="0008374A" w:rsidDel="00F92F9B" w:rsidRDefault="0008374A" w:rsidP="0008374A">
            <w:pPr>
              <w:keepNext/>
              <w:spacing w:after="0" w:line="240" w:lineRule="auto"/>
              <w:jc w:val="center"/>
              <w:rPr>
                <w:del w:id="1179" w:author="Seltzer, Karl" w:date="2024-08-07T14:38:00Z"/>
                <w:rFonts w:eastAsia="Times New Roman" w:cstheme="minorHAnsi"/>
                <w:color w:val="000000"/>
                <w:sz w:val="20"/>
                <w:szCs w:val="20"/>
              </w:rPr>
            </w:pPr>
            <w:del w:id="1180" w:author="Seltzer, Karl" w:date="2024-08-07T14:38:00Z">
              <w:r w:rsidRPr="0008374A" w:rsidDel="00F92F9B">
                <w:rPr>
                  <w:sz w:val="20"/>
                  <w:szCs w:val="20"/>
                </w:rPr>
                <w:delText>tbl_tox_MOVES_HAPS.csv</w:delText>
              </w:r>
            </w:del>
          </w:p>
        </w:tc>
      </w:tr>
      <w:tr w:rsidR="0008374A" w:rsidRPr="00E83BC4" w:rsidDel="00F92F9B" w14:paraId="725E314B" w14:textId="7623FFCF" w:rsidTr="0008374A">
        <w:trPr>
          <w:trHeight w:val="144"/>
          <w:del w:id="1181" w:author="Seltzer, Karl" w:date="2024-08-07T14:38:00Z"/>
        </w:trPr>
        <w:tc>
          <w:tcPr>
            <w:tcW w:w="845" w:type="dxa"/>
            <w:shd w:val="clear" w:color="auto" w:fill="auto"/>
            <w:noWrap/>
          </w:tcPr>
          <w:p w14:paraId="3A2B8FAC" w14:textId="3587F0F9" w:rsidR="0008374A" w:rsidRPr="009B54CE" w:rsidDel="00F92F9B" w:rsidRDefault="0008374A" w:rsidP="0008374A">
            <w:pPr>
              <w:spacing w:after="0" w:line="240" w:lineRule="auto"/>
              <w:jc w:val="center"/>
              <w:rPr>
                <w:del w:id="1182" w:author="Seltzer, Karl" w:date="2024-08-07T14:38:00Z"/>
                <w:rFonts w:eastAsia="Times New Roman" w:cstheme="minorHAnsi"/>
                <w:color w:val="000000"/>
                <w:sz w:val="20"/>
                <w:szCs w:val="20"/>
              </w:rPr>
            </w:pPr>
            <w:del w:id="1183" w:author="Seltzer, Karl" w:date="2024-08-07T14:38:00Z">
              <w:r w:rsidRPr="009B54CE" w:rsidDel="00F92F9B">
                <w:rPr>
                  <w:sz w:val="20"/>
                  <w:szCs w:val="20"/>
                </w:rPr>
                <w:delText>VOC</w:delText>
              </w:r>
            </w:del>
          </w:p>
        </w:tc>
        <w:tc>
          <w:tcPr>
            <w:tcW w:w="1940" w:type="dxa"/>
            <w:shd w:val="clear" w:color="auto" w:fill="auto"/>
            <w:noWrap/>
          </w:tcPr>
          <w:p w14:paraId="34339460" w14:textId="5E73D594" w:rsidR="0008374A" w:rsidRPr="009B54CE" w:rsidDel="00F92F9B" w:rsidRDefault="0008374A" w:rsidP="0008374A">
            <w:pPr>
              <w:spacing w:after="0" w:line="240" w:lineRule="auto"/>
              <w:jc w:val="center"/>
              <w:rPr>
                <w:del w:id="1184" w:author="Seltzer, Karl" w:date="2024-08-07T14:38:00Z"/>
                <w:rFonts w:eastAsia="Times New Roman" w:cstheme="minorHAnsi"/>
                <w:color w:val="000000"/>
                <w:sz w:val="20"/>
                <w:szCs w:val="20"/>
              </w:rPr>
            </w:pPr>
            <w:del w:id="1185" w:author="Seltzer, Karl" w:date="2024-08-07T14:38:00Z">
              <w:r w:rsidRPr="009B54CE" w:rsidDel="00F92F9B">
                <w:rPr>
                  <w:sz w:val="20"/>
                  <w:szCs w:val="20"/>
                </w:rPr>
                <w:delText>SAPRC07_CF2</w:delText>
              </w:r>
            </w:del>
          </w:p>
        </w:tc>
        <w:tc>
          <w:tcPr>
            <w:tcW w:w="1350" w:type="dxa"/>
            <w:shd w:val="clear" w:color="auto" w:fill="auto"/>
            <w:noWrap/>
          </w:tcPr>
          <w:p w14:paraId="39CFE704" w14:textId="44AA367F" w:rsidR="0008374A" w:rsidRPr="009B54CE" w:rsidDel="00F92F9B" w:rsidRDefault="0008374A" w:rsidP="0008374A">
            <w:pPr>
              <w:spacing w:after="0" w:line="240" w:lineRule="auto"/>
              <w:jc w:val="center"/>
              <w:rPr>
                <w:del w:id="1186" w:author="Seltzer, Karl" w:date="2024-08-07T14:38:00Z"/>
                <w:rFonts w:eastAsia="Times New Roman" w:cstheme="minorHAnsi"/>
                <w:color w:val="000000"/>
                <w:sz w:val="20"/>
                <w:szCs w:val="20"/>
              </w:rPr>
            </w:pPr>
            <w:del w:id="1187" w:author="Seltzer, Karl" w:date="2024-08-07T14:38:00Z">
              <w:r w:rsidRPr="009B54CE" w:rsidDel="00F92F9B">
                <w:rPr>
                  <w:sz w:val="20"/>
                  <w:szCs w:val="20"/>
                </w:rPr>
                <w:delText>NOINTEGRATE</w:delText>
              </w:r>
            </w:del>
          </w:p>
        </w:tc>
        <w:tc>
          <w:tcPr>
            <w:tcW w:w="900" w:type="dxa"/>
            <w:shd w:val="clear" w:color="auto" w:fill="auto"/>
            <w:noWrap/>
          </w:tcPr>
          <w:p w14:paraId="77DE4A82" w14:textId="0BC9CCDD" w:rsidR="0008374A" w:rsidRPr="009B54CE" w:rsidDel="00F92F9B" w:rsidRDefault="0008374A" w:rsidP="0008374A">
            <w:pPr>
              <w:spacing w:after="0" w:line="240" w:lineRule="auto"/>
              <w:jc w:val="center"/>
              <w:rPr>
                <w:del w:id="1188" w:author="Seltzer, Karl" w:date="2024-08-07T14:38:00Z"/>
                <w:rFonts w:eastAsia="Times New Roman" w:cstheme="minorHAnsi"/>
                <w:color w:val="000000"/>
                <w:sz w:val="20"/>
                <w:szCs w:val="20"/>
              </w:rPr>
            </w:pPr>
            <w:del w:id="1189" w:author="Seltzer, Karl" w:date="2024-08-07T14:38:00Z">
              <w:r w:rsidRPr="009B54CE" w:rsidDel="00F92F9B">
                <w:rPr>
                  <w:sz w:val="20"/>
                  <w:szCs w:val="20"/>
                </w:rPr>
                <w:delText>CAMX</w:delText>
              </w:r>
            </w:del>
          </w:p>
        </w:tc>
        <w:tc>
          <w:tcPr>
            <w:tcW w:w="1890" w:type="dxa"/>
            <w:shd w:val="clear" w:color="auto" w:fill="auto"/>
            <w:noWrap/>
          </w:tcPr>
          <w:p w14:paraId="3C53B547" w14:textId="372D372C" w:rsidR="0008374A" w:rsidRPr="0008374A" w:rsidDel="00F92F9B" w:rsidRDefault="0008374A" w:rsidP="0008374A">
            <w:pPr>
              <w:keepNext/>
              <w:spacing w:after="0" w:line="240" w:lineRule="auto"/>
              <w:jc w:val="center"/>
              <w:rPr>
                <w:del w:id="1190" w:author="Seltzer, Karl" w:date="2024-08-07T14:38:00Z"/>
                <w:rFonts w:eastAsia="Times New Roman" w:cstheme="minorHAnsi"/>
                <w:color w:val="000000"/>
                <w:sz w:val="20"/>
                <w:szCs w:val="20"/>
              </w:rPr>
            </w:pPr>
            <w:del w:id="1191" w:author="Seltzer, Karl" w:date="2024-08-07T14:38:00Z">
              <w:r w:rsidRPr="0008374A" w:rsidDel="00F92F9B">
                <w:rPr>
                  <w:sz w:val="20"/>
                  <w:szCs w:val="20"/>
                </w:rPr>
                <w:delText>TOG</w:delText>
              </w:r>
            </w:del>
          </w:p>
        </w:tc>
        <w:tc>
          <w:tcPr>
            <w:tcW w:w="2340" w:type="dxa"/>
          </w:tcPr>
          <w:p w14:paraId="7E5728DF" w14:textId="0D2F9997" w:rsidR="0008374A" w:rsidRPr="0008374A" w:rsidDel="00F92F9B" w:rsidRDefault="0008374A" w:rsidP="0008374A">
            <w:pPr>
              <w:keepNext/>
              <w:spacing w:after="0" w:line="240" w:lineRule="auto"/>
              <w:jc w:val="center"/>
              <w:rPr>
                <w:del w:id="1192" w:author="Seltzer, Karl" w:date="2024-08-07T14:38:00Z"/>
                <w:rFonts w:eastAsia="Times New Roman" w:cstheme="minorHAnsi"/>
                <w:color w:val="000000"/>
                <w:sz w:val="20"/>
                <w:szCs w:val="20"/>
              </w:rPr>
            </w:pPr>
            <w:del w:id="1193" w:author="Seltzer, Karl" w:date="2024-08-07T14:38:00Z">
              <w:r w:rsidRPr="0008374A" w:rsidDel="00F92F9B">
                <w:rPr>
                  <w:sz w:val="20"/>
                  <w:szCs w:val="20"/>
                </w:rPr>
                <w:delText>tbl_tox_NBAFM.csv</w:delText>
              </w:r>
            </w:del>
          </w:p>
        </w:tc>
      </w:tr>
      <w:tr w:rsidR="0008374A" w:rsidRPr="00E83BC4" w14:paraId="6124BF08" w14:textId="64D5B381" w:rsidTr="0008374A">
        <w:trPr>
          <w:trHeight w:val="144"/>
        </w:trPr>
        <w:tc>
          <w:tcPr>
            <w:tcW w:w="845" w:type="dxa"/>
            <w:shd w:val="clear" w:color="auto" w:fill="auto"/>
            <w:noWrap/>
          </w:tcPr>
          <w:p w14:paraId="2295F58C" w14:textId="784EBC7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w:t>
            </w:r>
          </w:p>
        </w:tc>
        <w:tc>
          <w:tcPr>
            <w:tcW w:w="1940" w:type="dxa"/>
            <w:shd w:val="clear" w:color="auto" w:fill="auto"/>
            <w:noWrap/>
          </w:tcPr>
          <w:p w14:paraId="6DF9B387" w14:textId="7FA0779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PM-AE6</w:t>
            </w:r>
          </w:p>
        </w:tc>
        <w:tc>
          <w:tcPr>
            <w:tcW w:w="1350" w:type="dxa"/>
            <w:shd w:val="clear" w:color="auto" w:fill="auto"/>
            <w:noWrap/>
          </w:tcPr>
          <w:p w14:paraId="1F6940AD" w14:textId="00CC74D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23E2DF6D" w14:textId="3EAABEC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69B1B2C9" w14:textId="772DE0A3"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PM2_5</w:t>
            </w:r>
          </w:p>
        </w:tc>
        <w:tc>
          <w:tcPr>
            <w:tcW w:w="2340" w:type="dxa"/>
          </w:tcPr>
          <w:p w14:paraId="755450E6" w14:textId="093CBC93" w:rsidR="0008374A" w:rsidRPr="0008374A" w:rsidRDefault="0008374A" w:rsidP="0008374A">
            <w:pPr>
              <w:keepNext/>
              <w:spacing w:after="0" w:line="240" w:lineRule="auto"/>
              <w:jc w:val="center"/>
              <w:rPr>
                <w:rFonts w:eastAsia="Times New Roman" w:cstheme="minorHAnsi"/>
                <w:color w:val="000000"/>
                <w:sz w:val="20"/>
                <w:szCs w:val="20"/>
              </w:rPr>
            </w:pPr>
            <w:r w:rsidRPr="001114E6">
              <w:rPr>
                <w:rFonts w:eastAsia="Times New Roman" w:cstheme="minorHAnsi"/>
                <w:color w:val="000000"/>
                <w:sz w:val="20"/>
                <w:szCs w:val="20"/>
              </w:rPr>
              <w:t>n/a</w:t>
            </w:r>
          </w:p>
        </w:tc>
      </w:tr>
      <w:tr w:rsidR="0008374A" w:rsidRPr="00E83BC4" w14:paraId="5199FB56" w14:textId="5C0B972A" w:rsidTr="0008374A">
        <w:trPr>
          <w:trHeight w:val="144"/>
        </w:trPr>
        <w:tc>
          <w:tcPr>
            <w:tcW w:w="845" w:type="dxa"/>
            <w:shd w:val="clear" w:color="auto" w:fill="auto"/>
            <w:noWrap/>
          </w:tcPr>
          <w:p w14:paraId="28FCCCDB" w14:textId="44273EF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w:t>
            </w:r>
          </w:p>
        </w:tc>
        <w:tc>
          <w:tcPr>
            <w:tcW w:w="1940" w:type="dxa"/>
            <w:shd w:val="clear" w:color="auto" w:fill="auto"/>
            <w:noWrap/>
          </w:tcPr>
          <w:p w14:paraId="054BA589" w14:textId="30A77BB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PM-CR1</w:t>
            </w:r>
          </w:p>
        </w:tc>
        <w:tc>
          <w:tcPr>
            <w:tcW w:w="1350" w:type="dxa"/>
            <w:shd w:val="clear" w:color="auto" w:fill="auto"/>
            <w:noWrap/>
          </w:tcPr>
          <w:p w14:paraId="421A202F" w14:textId="25DE032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7F517360" w14:textId="512B5BD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03B854CD" w14:textId="67F94711"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PM2_5</w:t>
            </w:r>
          </w:p>
        </w:tc>
        <w:tc>
          <w:tcPr>
            <w:tcW w:w="2340" w:type="dxa"/>
          </w:tcPr>
          <w:p w14:paraId="43B30365" w14:textId="5204097F" w:rsidR="0008374A" w:rsidRPr="0008374A" w:rsidRDefault="0008374A" w:rsidP="0008374A">
            <w:pPr>
              <w:keepNext/>
              <w:spacing w:after="0" w:line="240" w:lineRule="auto"/>
              <w:jc w:val="center"/>
              <w:rPr>
                <w:rFonts w:eastAsia="Times New Roman" w:cstheme="minorHAnsi"/>
                <w:color w:val="000000"/>
                <w:sz w:val="20"/>
                <w:szCs w:val="20"/>
              </w:rPr>
            </w:pPr>
            <w:r w:rsidRPr="001114E6">
              <w:rPr>
                <w:rFonts w:eastAsia="Times New Roman" w:cstheme="minorHAnsi"/>
                <w:color w:val="000000"/>
                <w:sz w:val="20"/>
                <w:szCs w:val="20"/>
              </w:rPr>
              <w:t>n/a</w:t>
            </w:r>
          </w:p>
        </w:tc>
      </w:tr>
      <w:tr w:rsidR="000C3646" w:rsidRPr="00E83BC4" w14:paraId="5021FE16" w14:textId="77777777" w:rsidTr="0008374A">
        <w:trPr>
          <w:trHeight w:val="144"/>
          <w:ins w:id="1194" w:author="Seltzer, Karl" w:date="2024-08-07T14:26:00Z"/>
        </w:trPr>
        <w:tc>
          <w:tcPr>
            <w:tcW w:w="845" w:type="dxa"/>
            <w:shd w:val="clear" w:color="auto" w:fill="auto"/>
            <w:noWrap/>
          </w:tcPr>
          <w:p w14:paraId="52851384" w14:textId="18C7E584" w:rsidR="000C3646" w:rsidRPr="009B54CE" w:rsidRDefault="000C3646" w:rsidP="000C3646">
            <w:pPr>
              <w:spacing w:after="0" w:line="240" w:lineRule="auto"/>
              <w:jc w:val="center"/>
              <w:rPr>
                <w:ins w:id="1195" w:author="Seltzer, Karl" w:date="2024-08-07T14:26:00Z"/>
                <w:sz w:val="20"/>
                <w:szCs w:val="20"/>
              </w:rPr>
            </w:pPr>
            <w:ins w:id="1196" w:author="Seltzer, Karl" w:date="2024-08-07T14:31:00Z">
              <w:r w:rsidRPr="009B54CE">
                <w:rPr>
                  <w:sz w:val="20"/>
                  <w:szCs w:val="20"/>
                </w:rPr>
                <w:t>PM</w:t>
              </w:r>
            </w:ins>
          </w:p>
        </w:tc>
        <w:tc>
          <w:tcPr>
            <w:tcW w:w="1940" w:type="dxa"/>
            <w:shd w:val="clear" w:color="auto" w:fill="auto"/>
            <w:noWrap/>
          </w:tcPr>
          <w:p w14:paraId="564A917C" w14:textId="20C9EA7D" w:rsidR="000C3646" w:rsidRPr="009B54CE" w:rsidRDefault="000C3646" w:rsidP="000C3646">
            <w:pPr>
              <w:spacing w:after="0" w:line="240" w:lineRule="auto"/>
              <w:jc w:val="center"/>
              <w:rPr>
                <w:ins w:id="1197" w:author="Seltzer, Karl" w:date="2024-08-07T14:26:00Z"/>
                <w:sz w:val="20"/>
                <w:szCs w:val="20"/>
              </w:rPr>
            </w:pPr>
            <w:ins w:id="1198" w:author="Seltzer, Karl" w:date="2024-08-07T14:31:00Z">
              <w:r w:rsidRPr="009B54CE">
                <w:rPr>
                  <w:sz w:val="20"/>
                  <w:szCs w:val="20"/>
                </w:rPr>
                <w:t>PM-CR</w:t>
              </w:r>
              <w:r>
                <w:rPr>
                  <w:sz w:val="20"/>
                  <w:szCs w:val="20"/>
                </w:rPr>
                <w:t>2</w:t>
              </w:r>
            </w:ins>
          </w:p>
        </w:tc>
        <w:tc>
          <w:tcPr>
            <w:tcW w:w="1350" w:type="dxa"/>
            <w:shd w:val="clear" w:color="auto" w:fill="auto"/>
            <w:noWrap/>
          </w:tcPr>
          <w:p w14:paraId="05BC166C" w14:textId="2E4C3152" w:rsidR="000C3646" w:rsidRPr="009B54CE" w:rsidRDefault="000C3646" w:rsidP="000C3646">
            <w:pPr>
              <w:spacing w:after="0" w:line="240" w:lineRule="auto"/>
              <w:jc w:val="center"/>
              <w:rPr>
                <w:ins w:id="1199" w:author="Seltzer, Karl" w:date="2024-08-07T14:26:00Z"/>
                <w:sz w:val="20"/>
                <w:szCs w:val="20"/>
              </w:rPr>
            </w:pPr>
            <w:ins w:id="1200" w:author="Seltzer, Karl" w:date="2024-08-07T14:31:00Z">
              <w:r w:rsidRPr="009B54CE">
                <w:rPr>
                  <w:sz w:val="20"/>
                  <w:szCs w:val="20"/>
                </w:rPr>
                <w:t>CRITERIA</w:t>
              </w:r>
            </w:ins>
          </w:p>
        </w:tc>
        <w:tc>
          <w:tcPr>
            <w:tcW w:w="900" w:type="dxa"/>
            <w:shd w:val="clear" w:color="auto" w:fill="auto"/>
            <w:noWrap/>
          </w:tcPr>
          <w:p w14:paraId="1BB4CE94" w14:textId="3C0CE8B0" w:rsidR="000C3646" w:rsidRPr="009B54CE" w:rsidRDefault="000C3646" w:rsidP="000C3646">
            <w:pPr>
              <w:spacing w:after="0" w:line="240" w:lineRule="auto"/>
              <w:jc w:val="center"/>
              <w:rPr>
                <w:ins w:id="1201" w:author="Seltzer, Karl" w:date="2024-08-07T14:26:00Z"/>
                <w:sz w:val="20"/>
                <w:szCs w:val="20"/>
              </w:rPr>
            </w:pPr>
            <w:ins w:id="1202" w:author="Seltzer, Karl" w:date="2024-08-07T14:31:00Z">
              <w:r w:rsidRPr="009B54CE">
                <w:rPr>
                  <w:sz w:val="20"/>
                  <w:szCs w:val="20"/>
                </w:rPr>
                <w:t>CMAQ</w:t>
              </w:r>
            </w:ins>
          </w:p>
        </w:tc>
        <w:tc>
          <w:tcPr>
            <w:tcW w:w="1890" w:type="dxa"/>
            <w:shd w:val="clear" w:color="auto" w:fill="auto"/>
            <w:noWrap/>
          </w:tcPr>
          <w:p w14:paraId="0265D717" w14:textId="56476FDE" w:rsidR="000C3646" w:rsidRPr="0008374A" w:rsidRDefault="000C3646" w:rsidP="000C3646">
            <w:pPr>
              <w:keepNext/>
              <w:spacing w:after="0" w:line="240" w:lineRule="auto"/>
              <w:jc w:val="center"/>
              <w:rPr>
                <w:ins w:id="1203" w:author="Seltzer, Karl" w:date="2024-08-07T14:26:00Z"/>
                <w:sz w:val="20"/>
                <w:szCs w:val="20"/>
              </w:rPr>
            </w:pPr>
            <w:ins w:id="1204" w:author="Seltzer, Karl" w:date="2024-08-07T14:31:00Z">
              <w:r w:rsidRPr="0008374A">
                <w:rPr>
                  <w:sz w:val="20"/>
                  <w:szCs w:val="20"/>
                </w:rPr>
                <w:t>PM2_5</w:t>
              </w:r>
            </w:ins>
          </w:p>
        </w:tc>
        <w:tc>
          <w:tcPr>
            <w:tcW w:w="2340" w:type="dxa"/>
          </w:tcPr>
          <w:p w14:paraId="17F9403C" w14:textId="0D9B7FE1" w:rsidR="000C3646" w:rsidRPr="001114E6" w:rsidRDefault="000C3646" w:rsidP="000C3646">
            <w:pPr>
              <w:keepNext/>
              <w:spacing w:after="0" w:line="240" w:lineRule="auto"/>
              <w:jc w:val="center"/>
              <w:rPr>
                <w:ins w:id="1205" w:author="Seltzer, Karl" w:date="2024-08-07T14:26:00Z"/>
                <w:rFonts w:eastAsia="Times New Roman" w:cstheme="minorHAnsi"/>
                <w:color w:val="000000"/>
                <w:sz w:val="20"/>
                <w:szCs w:val="20"/>
              </w:rPr>
            </w:pPr>
            <w:ins w:id="1206" w:author="Seltzer, Karl" w:date="2024-08-07T14:31:00Z">
              <w:r w:rsidRPr="001114E6">
                <w:rPr>
                  <w:rFonts w:eastAsia="Times New Roman" w:cstheme="minorHAnsi"/>
                  <w:color w:val="000000"/>
                  <w:sz w:val="20"/>
                  <w:szCs w:val="20"/>
                </w:rPr>
                <w:t>n/a</w:t>
              </w:r>
            </w:ins>
          </w:p>
        </w:tc>
      </w:tr>
      <w:tr w:rsidR="0008374A" w:rsidRPr="00E83BC4" w14:paraId="71F32584" w14:textId="52788D02" w:rsidTr="0008374A">
        <w:trPr>
          <w:trHeight w:val="144"/>
        </w:trPr>
        <w:tc>
          <w:tcPr>
            <w:tcW w:w="845" w:type="dxa"/>
            <w:shd w:val="clear" w:color="auto" w:fill="auto"/>
            <w:noWrap/>
          </w:tcPr>
          <w:p w14:paraId="1B4BFB4B" w14:textId="2441401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w:t>
            </w:r>
          </w:p>
        </w:tc>
        <w:tc>
          <w:tcPr>
            <w:tcW w:w="1940" w:type="dxa"/>
            <w:shd w:val="clear" w:color="auto" w:fill="auto"/>
            <w:noWrap/>
          </w:tcPr>
          <w:p w14:paraId="4CF4390C" w14:textId="7643B54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PM-AE6</w:t>
            </w:r>
          </w:p>
        </w:tc>
        <w:tc>
          <w:tcPr>
            <w:tcW w:w="1350" w:type="dxa"/>
            <w:shd w:val="clear" w:color="auto" w:fill="auto"/>
            <w:noWrap/>
          </w:tcPr>
          <w:p w14:paraId="503D622B" w14:textId="5544F99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r w:rsidRPr="009B54CE">
              <w:rPr>
                <w:sz w:val="20"/>
                <w:szCs w:val="20"/>
                <w:vertAlign w:val="superscript"/>
              </w:rPr>
              <w:t>**</w:t>
            </w:r>
          </w:p>
        </w:tc>
        <w:tc>
          <w:tcPr>
            <w:tcW w:w="900" w:type="dxa"/>
            <w:shd w:val="clear" w:color="auto" w:fill="auto"/>
            <w:noWrap/>
          </w:tcPr>
          <w:p w14:paraId="5DEBD92C" w14:textId="4A126AE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026B85A8" w14:textId="61FAE970"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TOM</w:t>
            </w:r>
          </w:p>
        </w:tc>
        <w:tc>
          <w:tcPr>
            <w:tcW w:w="2340" w:type="dxa"/>
          </w:tcPr>
          <w:p w14:paraId="75C67657" w14:textId="71DA4F8B"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tbl_tox_RESID_PM.csv</w:t>
            </w:r>
          </w:p>
        </w:tc>
      </w:tr>
      <w:tr w:rsidR="0008374A" w:rsidRPr="00E83BC4" w14:paraId="18DC271B" w14:textId="18DE5ED1" w:rsidTr="0008374A">
        <w:trPr>
          <w:trHeight w:val="144"/>
        </w:trPr>
        <w:tc>
          <w:tcPr>
            <w:tcW w:w="845" w:type="dxa"/>
            <w:shd w:val="clear" w:color="auto" w:fill="auto"/>
            <w:noWrap/>
          </w:tcPr>
          <w:p w14:paraId="17F32E98" w14:textId="1E8F1EB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w:t>
            </w:r>
          </w:p>
        </w:tc>
        <w:tc>
          <w:tcPr>
            <w:tcW w:w="1940" w:type="dxa"/>
            <w:shd w:val="clear" w:color="auto" w:fill="auto"/>
            <w:noWrap/>
          </w:tcPr>
          <w:p w14:paraId="674F4E84" w14:textId="739B3BDB"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PM-AE6</w:t>
            </w:r>
          </w:p>
        </w:tc>
        <w:tc>
          <w:tcPr>
            <w:tcW w:w="1350" w:type="dxa"/>
            <w:shd w:val="clear" w:color="auto" w:fill="auto"/>
            <w:noWrap/>
          </w:tcPr>
          <w:p w14:paraId="6883FADD" w14:textId="5ECD1B8A"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r w:rsidRPr="009B54CE">
              <w:rPr>
                <w:sz w:val="20"/>
                <w:szCs w:val="20"/>
                <w:vertAlign w:val="superscript"/>
              </w:rPr>
              <w:t>**</w:t>
            </w:r>
          </w:p>
        </w:tc>
        <w:tc>
          <w:tcPr>
            <w:tcW w:w="900" w:type="dxa"/>
            <w:shd w:val="clear" w:color="auto" w:fill="auto"/>
            <w:noWrap/>
          </w:tcPr>
          <w:p w14:paraId="2A3BD31E" w14:textId="0C2EC2C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0366C690" w14:textId="5F2A69E0"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RESID_PM</w:t>
            </w:r>
          </w:p>
        </w:tc>
        <w:tc>
          <w:tcPr>
            <w:tcW w:w="2340" w:type="dxa"/>
          </w:tcPr>
          <w:p w14:paraId="25E83F09" w14:textId="792CA33E"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tbl_tox_TOM.csv</w:t>
            </w:r>
          </w:p>
        </w:tc>
      </w:tr>
      <w:tr w:rsidR="0008374A" w:rsidRPr="00E83BC4" w14:paraId="294BC018" w14:textId="7000C783" w:rsidTr="0008374A">
        <w:trPr>
          <w:trHeight w:val="144"/>
        </w:trPr>
        <w:tc>
          <w:tcPr>
            <w:tcW w:w="845" w:type="dxa"/>
            <w:shd w:val="clear" w:color="auto" w:fill="auto"/>
            <w:noWrap/>
          </w:tcPr>
          <w:p w14:paraId="49ACE69D" w14:textId="7B9AFA4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w:t>
            </w:r>
          </w:p>
        </w:tc>
        <w:tc>
          <w:tcPr>
            <w:tcW w:w="1940" w:type="dxa"/>
            <w:shd w:val="clear" w:color="auto" w:fill="auto"/>
            <w:noWrap/>
          </w:tcPr>
          <w:p w14:paraId="0917F878" w14:textId="037FDAB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PM-CR1</w:t>
            </w:r>
          </w:p>
        </w:tc>
        <w:tc>
          <w:tcPr>
            <w:tcW w:w="1350" w:type="dxa"/>
            <w:shd w:val="clear" w:color="auto" w:fill="auto"/>
            <w:noWrap/>
          </w:tcPr>
          <w:p w14:paraId="77A3C87D" w14:textId="298E3089"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r w:rsidRPr="009B54CE">
              <w:rPr>
                <w:sz w:val="20"/>
                <w:szCs w:val="20"/>
                <w:vertAlign w:val="superscript"/>
              </w:rPr>
              <w:t>**</w:t>
            </w:r>
          </w:p>
        </w:tc>
        <w:tc>
          <w:tcPr>
            <w:tcW w:w="900" w:type="dxa"/>
            <w:shd w:val="clear" w:color="auto" w:fill="auto"/>
            <w:noWrap/>
          </w:tcPr>
          <w:p w14:paraId="614F6CC1" w14:textId="2FD19E9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3998784C" w14:textId="1763FDE7"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TOM</w:t>
            </w:r>
          </w:p>
        </w:tc>
        <w:tc>
          <w:tcPr>
            <w:tcW w:w="2340" w:type="dxa"/>
          </w:tcPr>
          <w:p w14:paraId="68F2F21C" w14:textId="721048A1"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tbl_tox_TOM.csv</w:t>
            </w:r>
          </w:p>
        </w:tc>
      </w:tr>
      <w:tr w:rsidR="0008374A" w:rsidRPr="00E83BC4" w14:paraId="6C07EC9B" w14:textId="21F285BF" w:rsidTr="0008374A">
        <w:trPr>
          <w:trHeight w:val="144"/>
        </w:trPr>
        <w:tc>
          <w:tcPr>
            <w:tcW w:w="845" w:type="dxa"/>
            <w:shd w:val="clear" w:color="auto" w:fill="auto"/>
            <w:noWrap/>
          </w:tcPr>
          <w:p w14:paraId="5A15334E" w14:textId="5AF7955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w:t>
            </w:r>
          </w:p>
        </w:tc>
        <w:tc>
          <w:tcPr>
            <w:tcW w:w="1940" w:type="dxa"/>
            <w:shd w:val="clear" w:color="auto" w:fill="auto"/>
            <w:noWrap/>
          </w:tcPr>
          <w:p w14:paraId="7A5E2853" w14:textId="6729478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PM-CR1</w:t>
            </w:r>
          </w:p>
        </w:tc>
        <w:tc>
          <w:tcPr>
            <w:tcW w:w="1350" w:type="dxa"/>
            <w:shd w:val="clear" w:color="auto" w:fill="auto"/>
            <w:noWrap/>
          </w:tcPr>
          <w:p w14:paraId="093DF510" w14:textId="53794DF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r w:rsidRPr="009B54CE">
              <w:rPr>
                <w:sz w:val="20"/>
                <w:szCs w:val="20"/>
                <w:vertAlign w:val="superscript"/>
              </w:rPr>
              <w:t>**</w:t>
            </w:r>
          </w:p>
        </w:tc>
        <w:tc>
          <w:tcPr>
            <w:tcW w:w="900" w:type="dxa"/>
            <w:shd w:val="clear" w:color="auto" w:fill="auto"/>
            <w:noWrap/>
          </w:tcPr>
          <w:p w14:paraId="28EF127F" w14:textId="6018D4C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3B5FFA09" w14:textId="75BF2DCA"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RESID_PM</w:t>
            </w:r>
          </w:p>
        </w:tc>
        <w:tc>
          <w:tcPr>
            <w:tcW w:w="2340" w:type="dxa"/>
          </w:tcPr>
          <w:p w14:paraId="7001A908" w14:textId="424C8E67"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tbl_tox_RESID_PM.csv</w:t>
            </w:r>
          </w:p>
        </w:tc>
      </w:tr>
      <w:tr w:rsidR="00565D24" w:rsidRPr="00E83BC4" w14:paraId="65541041" w14:textId="77777777" w:rsidTr="0008374A">
        <w:trPr>
          <w:trHeight w:val="144"/>
          <w:ins w:id="1207" w:author="Seltzer, Karl" w:date="2024-08-07T14:27:00Z"/>
        </w:trPr>
        <w:tc>
          <w:tcPr>
            <w:tcW w:w="845" w:type="dxa"/>
            <w:shd w:val="clear" w:color="auto" w:fill="auto"/>
            <w:noWrap/>
          </w:tcPr>
          <w:p w14:paraId="378261F4" w14:textId="7D2F7EB8" w:rsidR="00565D24" w:rsidRPr="009B54CE" w:rsidRDefault="00565D24" w:rsidP="00565D24">
            <w:pPr>
              <w:spacing w:after="0" w:line="240" w:lineRule="auto"/>
              <w:jc w:val="center"/>
              <w:rPr>
                <w:ins w:id="1208" w:author="Seltzer, Karl" w:date="2024-08-07T14:27:00Z"/>
                <w:sz w:val="20"/>
                <w:szCs w:val="20"/>
              </w:rPr>
            </w:pPr>
            <w:ins w:id="1209" w:author="Seltzer, Karl" w:date="2024-08-07T14:31:00Z">
              <w:r w:rsidRPr="009B54CE">
                <w:rPr>
                  <w:sz w:val="20"/>
                  <w:szCs w:val="20"/>
                </w:rPr>
                <w:t>PM</w:t>
              </w:r>
            </w:ins>
          </w:p>
        </w:tc>
        <w:tc>
          <w:tcPr>
            <w:tcW w:w="1940" w:type="dxa"/>
            <w:shd w:val="clear" w:color="auto" w:fill="auto"/>
            <w:noWrap/>
          </w:tcPr>
          <w:p w14:paraId="1FF49E44" w14:textId="26DE50BF" w:rsidR="00565D24" w:rsidRPr="009B54CE" w:rsidRDefault="00565D24" w:rsidP="00565D24">
            <w:pPr>
              <w:spacing w:after="0" w:line="240" w:lineRule="auto"/>
              <w:jc w:val="center"/>
              <w:rPr>
                <w:ins w:id="1210" w:author="Seltzer, Karl" w:date="2024-08-07T14:27:00Z"/>
                <w:sz w:val="20"/>
                <w:szCs w:val="20"/>
              </w:rPr>
            </w:pPr>
            <w:ins w:id="1211" w:author="Seltzer, Karl" w:date="2024-08-07T14:31:00Z">
              <w:r w:rsidRPr="009B54CE">
                <w:rPr>
                  <w:sz w:val="20"/>
                  <w:szCs w:val="20"/>
                </w:rPr>
                <w:t>PM-CR</w:t>
              </w:r>
              <w:r>
                <w:rPr>
                  <w:sz w:val="20"/>
                  <w:szCs w:val="20"/>
                </w:rPr>
                <w:t>2</w:t>
              </w:r>
            </w:ins>
          </w:p>
        </w:tc>
        <w:tc>
          <w:tcPr>
            <w:tcW w:w="1350" w:type="dxa"/>
            <w:shd w:val="clear" w:color="auto" w:fill="auto"/>
            <w:noWrap/>
          </w:tcPr>
          <w:p w14:paraId="06685B44" w14:textId="59168850" w:rsidR="00565D24" w:rsidRPr="009B54CE" w:rsidRDefault="00565D24" w:rsidP="00565D24">
            <w:pPr>
              <w:spacing w:after="0" w:line="240" w:lineRule="auto"/>
              <w:jc w:val="center"/>
              <w:rPr>
                <w:ins w:id="1212" w:author="Seltzer, Karl" w:date="2024-08-07T14:27:00Z"/>
                <w:sz w:val="20"/>
                <w:szCs w:val="20"/>
              </w:rPr>
            </w:pPr>
            <w:ins w:id="1213" w:author="Seltzer, Karl" w:date="2024-08-07T14:31:00Z">
              <w:r w:rsidRPr="009B54CE">
                <w:rPr>
                  <w:sz w:val="20"/>
                  <w:szCs w:val="20"/>
                </w:rPr>
                <w:t>INTEGRATE</w:t>
              </w:r>
              <w:r w:rsidRPr="009B54CE">
                <w:rPr>
                  <w:sz w:val="20"/>
                  <w:szCs w:val="20"/>
                  <w:vertAlign w:val="superscript"/>
                </w:rPr>
                <w:t>**</w:t>
              </w:r>
            </w:ins>
          </w:p>
        </w:tc>
        <w:tc>
          <w:tcPr>
            <w:tcW w:w="900" w:type="dxa"/>
            <w:shd w:val="clear" w:color="auto" w:fill="auto"/>
            <w:noWrap/>
          </w:tcPr>
          <w:p w14:paraId="6C81FAE5" w14:textId="50785D19" w:rsidR="00565D24" w:rsidRPr="009B54CE" w:rsidRDefault="00565D24" w:rsidP="00565D24">
            <w:pPr>
              <w:spacing w:after="0" w:line="240" w:lineRule="auto"/>
              <w:jc w:val="center"/>
              <w:rPr>
                <w:ins w:id="1214" w:author="Seltzer, Karl" w:date="2024-08-07T14:27:00Z"/>
                <w:sz w:val="20"/>
                <w:szCs w:val="20"/>
              </w:rPr>
            </w:pPr>
            <w:ins w:id="1215" w:author="Seltzer, Karl" w:date="2024-08-07T14:31:00Z">
              <w:r w:rsidRPr="009B54CE">
                <w:rPr>
                  <w:sz w:val="20"/>
                  <w:szCs w:val="20"/>
                </w:rPr>
                <w:t>CMAQ</w:t>
              </w:r>
            </w:ins>
          </w:p>
        </w:tc>
        <w:tc>
          <w:tcPr>
            <w:tcW w:w="1890" w:type="dxa"/>
            <w:shd w:val="clear" w:color="auto" w:fill="auto"/>
            <w:noWrap/>
          </w:tcPr>
          <w:p w14:paraId="51831010" w14:textId="34986179" w:rsidR="00565D24" w:rsidRPr="0008374A" w:rsidRDefault="00565D24" w:rsidP="00565D24">
            <w:pPr>
              <w:keepNext/>
              <w:spacing w:after="0" w:line="240" w:lineRule="auto"/>
              <w:jc w:val="center"/>
              <w:rPr>
                <w:ins w:id="1216" w:author="Seltzer, Karl" w:date="2024-08-07T14:27:00Z"/>
                <w:sz w:val="20"/>
                <w:szCs w:val="20"/>
              </w:rPr>
            </w:pPr>
            <w:ins w:id="1217" w:author="Seltzer, Karl" w:date="2024-08-07T14:31:00Z">
              <w:r w:rsidRPr="0008374A">
                <w:rPr>
                  <w:sz w:val="20"/>
                  <w:szCs w:val="20"/>
                </w:rPr>
                <w:t>TOM</w:t>
              </w:r>
            </w:ins>
          </w:p>
        </w:tc>
        <w:tc>
          <w:tcPr>
            <w:tcW w:w="2340" w:type="dxa"/>
          </w:tcPr>
          <w:p w14:paraId="2C0C0CCE" w14:textId="54E02D2E" w:rsidR="00565D24" w:rsidRDefault="00565D24" w:rsidP="00565D24">
            <w:pPr>
              <w:keepNext/>
              <w:spacing w:after="0" w:line="240" w:lineRule="auto"/>
              <w:jc w:val="center"/>
              <w:rPr>
                <w:ins w:id="1218" w:author="Seltzer, Karl" w:date="2024-08-07T14:27:00Z"/>
                <w:rFonts w:eastAsia="Times New Roman" w:cstheme="minorHAnsi"/>
                <w:color w:val="000000"/>
                <w:sz w:val="20"/>
                <w:szCs w:val="20"/>
              </w:rPr>
            </w:pPr>
            <w:ins w:id="1219" w:author="Seltzer, Karl" w:date="2024-08-07T14:31:00Z">
              <w:r w:rsidRPr="0008374A">
                <w:rPr>
                  <w:sz w:val="20"/>
                  <w:szCs w:val="20"/>
                </w:rPr>
                <w:t>tbl_tox_TOM.csv</w:t>
              </w:r>
            </w:ins>
          </w:p>
        </w:tc>
      </w:tr>
      <w:tr w:rsidR="00565D24" w:rsidRPr="00E83BC4" w14:paraId="5B1A6822" w14:textId="77777777" w:rsidTr="0008374A">
        <w:trPr>
          <w:trHeight w:val="144"/>
          <w:ins w:id="1220" w:author="Seltzer, Karl" w:date="2024-08-07T14:27:00Z"/>
        </w:trPr>
        <w:tc>
          <w:tcPr>
            <w:tcW w:w="845" w:type="dxa"/>
            <w:shd w:val="clear" w:color="auto" w:fill="auto"/>
            <w:noWrap/>
          </w:tcPr>
          <w:p w14:paraId="65006A26" w14:textId="37322FD4" w:rsidR="00565D24" w:rsidRPr="009B54CE" w:rsidRDefault="00565D24" w:rsidP="00565D24">
            <w:pPr>
              <w:spacing w:after="0" w:line="240" w:lineRule="auto"/>
              <w:jc w:val="center"/>
              <w:rPr>
                <w:ins w:id="1221" w:author="Seltzer, Karl" w:date="2024-08-07T14:27:00Z"/>
                <w:sz w:val="20"/>
                <w:szCs w:val="20"/>
              </w:rPr>
            </w:pPr>
            <w:ins w:id="1222" w:author="Seltzer, Karl" w:date="2024-08-07T14:31:00Z">
              <w:r w:rsidRPr="009B54CE">
                <w:rPr>
                  <w:sz w:val="20"/>
                  <w:szCs w:val="20"/>
                </w:rPr>
                <w:t>PM</w:t>
              </w:r>
            </w:ins>
          </w:p>
        </w:tc>
        <w:tc>
          <w:tcPr>
            <w:tcW w:w="1940" w:type="dxa"/>
            <w:shd w:val="clear" w:color="auto" w:fill="auto"/>
            <w:noWrap/>
          </w:tcPr>
          <w:p w14:paraId="5BF51A28" w14:textId="6763F53B" w:rsidR="00565D24" w:rsidRPr="009B54CE" w:rsidRDefault="00565D24" w:rsidP="00565D24">
            <w:pPr>
              <w:spacing w:after="0" w:line="240" w:lineRule="auto"/>
              <w:jc w:val="center"/>
              <w:rPr>
                <w:ins w:id="1223" w:author="Seltzer, Karl" w:date="2024-08-07T14:27:00Z"/>
                <w:sz w:val="20"/>
                <w:szCs w:val="20"/>
              </w:rPr>
            </w:pPr>
            <w:ins w:id="1224" w:author="Seltzer, Karl" w:date="2024-08-07T14:31:00Z">
              <w:r w:rsidRPr="009B54CE">
                <w:rPr>
                  <w:sz w:val="20"/>
                  <w:szCs w:val="20"/>
                </w:rPr>
                <w:t>PM-CR</w:t>
              </w:r>
              <w:r>
                <w:rPr>
                  <w:sz w:val="20"/>
                  <w:szCs w:val="20"/>
                </w:rPr>
                <w:t>2</w:t>
              </w:r>
            </w:ins>
          </w:p>
        </w:tc>
        <w:tc>
          <w:tcPr>
            <w:tcW w:w="1350" w:type="dxa"/>
            <w:shd w:val="clear" w:color="auto" w:fill="auto"/>
            <w:noWrap/>
          </w:tcPr>
          <w:p w14:paraId="64F94F04" w14:textId="0BDD2829" w:rsidR="00565D24" w:rsidRPr="009B54CE" w:rsidRDefault="00565D24" w:rsidP="00565D24">
            <w:pPr>
              <w:spacing w:after="0" w:line="240" w:lineRule="auto"/>
              <w:jc w:val="center"/>
              <w:rPr>
                <w:ins w:id="1225" w:author="Seltzer, Karl" w:date="2024-08-07T14:27:00Z"/>
                <w:sz w:val="20"/>
                <w:szCs w:val="20"/>
              </w:rPr>
            </w:pPr>
            <w:ins w:id="1226" w:author="Seltzer, Karl" w:date="2024-08-07T14:31:00Z">
              <w:r w:rsidRPr="009B54CE">
                <w:rPr>
                  <w:sz w:val="20"/>
                  <w:szCs w:val="20"/>
                </w:rPr>
                <w:t>INTEGRATE</w:t>
              </w:r>
              <w:r w:rsidRPr="009B54CE">
                <w:rPr>
                  <w:sz w:val="20"/>
                  <w:szCs w:val="20"/>
                  <w:vertAlign w:val="superscript"/>
                </w:rPr>
                <w:t>**</w:t>
              </w:r>
            </w:ins>
          </w:p>
        </w:tc>
        <w:tc>
          <w:tcPr>
            <w:tcW w:w="900" w:type="dxa"/>
            <w:shd w:val="clear" w:color="auto" w:fill="auto"/>
            <w:noWrap/>
          </w:tcPr>
          <w:p w14:paraId="4B59282A" w14:textId="3E5A5B0D" w:rsidR="00565D24" w:rsidRPr="009B54CE" w:rsidRDefault="00565D24" w:rsidP="00565D24">
            <w:pPr>
              <w:spacing w:after="0" w:line="240" w:lineRule="auto"/>
              <w:jc w:val="center"/>
              <w:rPr>
                <w:ins w:id="1227" w:author="Seltzer, Karl" w:date="2024-08-07T14:27:00Z"/>
                <w:sz w:val="20"/>
                <w:szCs w:val="20"/>
              </w:rPr>
            </w:pPr>
            <w:ins w:id="1228" w:author="Seltzer, Karl" w:date="2024-08-07T14:31:00Z">
              <w:r w:rsidRPr="009B54CE">
                <w:rPr>
                  <w:sz w:val="20"/>
                  <w:szCs w:val="20"/>
                </w:rPr>
                <w:t>CMAQ</w:t>
              </w:r>
            </w:ins>
          </w:p>
        </w:tc>
        <w:tc>
          <w:tcPr>
            <w:tcW w:w="1890" w:type="dxa"/>
            <w:shd w:val="clear" w:color="auto" w:fill="auto"/>
            <w:noWrap/>
          </w:tcPr>
          <w:p w14:paraId="3666B9B0" w14:textId="2B63D75E" w:rsidR="00565D24" w:rsidRPr="0008374A" w:rsidRDefault="00565D24" w:rsidP="00565D24">
            <w:pPr>
              <w:keepNext/>
              <w:spacing w:after="0" w:line="240" w:lineRule="auto"/>
              <w:jc w:val="center"/>
              <w:rPr>
                <w:ins w:id="1229" w:author="Seltzer, Karl" w:date="2024-08-07T14:27:00Z"/>
                <w:sz w:val="20"/>
                <w:szCs w:val="20"/>
              </w:rPr>
            </w:pPr>
            <w:ins w:id="1230" w:author="Seltzer, Karl" w:date="2024-08-07T14:31:00Z">
              <w:r w:rsidRPr="0008374A">
                <w:rPr>
                  <w:sz w:val="20"/>
                  <w:szCs w:val="20"/>
                </w:rPr>
                <w:t>RESID_PM</w:t>
              </w:r>
            </w:ins>
          </w:p>
        </w:tc>
        <w:tc>
          <w:tcPr>
            <w:tcW w:w="2340" w:type="dxa"/>
          </w:tcPr>
          <w:p w14:paraId="1DEE5408" w14:textId="3049FC3A" w:rsidR="00565D24" w:rsidRDefault="00565D24" w:rsidP="00565D24">
            <w:pPr>
              <w:keepNext/>
              <w:spacing w:after="0" w:line="240" w:lineRule="auto"/>
              <w:jc w:val="center"/>
              <w:rPr>
                <w:ins w:id="1231" w:author="Seltzer, Karl" w:date="2024-08-07T14:27:00Z"/>
                <w:rFonts w:eastAsia="Times New Roman" w:cstheme="minorHAnsi"/>
                <w:color w:val="000000"/>
                <w:sz w:val="20"/>
                <w:szCs w:val="20"/>
              </w:rPr>
            </w:pPr>
            <w:ins w:id="1232" w:author="Seltzer, Karl" w:date="2024-08-07T14:31:00Z">
              <w:r w:rsidRPr="0008374A">
                <w:rPr>
                  <w:sz w:val="20"/>
                  <w:szCs w:val="20"/>
                </w:rPr>
                <w:t>tbl_tox_RESID_PM.csv</w:t>
              </w:r>
            </w:ins>
          </w:p>
        </w:tc>
      </w:tr>
      <w:tr w:rsidR="0008374A" w:rsidRPr="00E83BC4" w14:paraId="2A8CD34D" w14:textId="1CF594C8" w:rsidTr="0008374A">
        <w:trPr>
          <w:trHeight w:val="144"/>
        </w:trPr>
        <w:tc>
          <w:tcPr>
            <w:tcW w:w="845" w:type="dxa"/>
            <w:shd w:val="clear" w:color="auto" w:fill="auto"/>
            <w:noWrap/>
          </w:tcPr>
          <w:p w14:paraId="070CDF23" w14:textId="35A9075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w:t>
            </w:r>
          </w:p>
        </w:tc>
        <w:tc>
          <w:tcPr>
            <w:tcW w:w="1940" w:type="dxa"/>
            <w:shd w:val="clear" w:color="auto" w:fill="auto"/>
            <w:noWrap/>
          </w:tcPr>
          <w:p w14:paraId="13D8F9B0" w14:textId="308B688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PM-AE6</w:t>
            </w:r>
          </w:p>
        </w:tc>
        <w:tc>
          <w:tcPr>
            <w:tcW w:w="1350" w:type="dxa"/>
            <w:shd w:val="clear" w:color="auto" w:fill="auto"/>
            <w:noWrap/>
          </w:tcPr>
          <w:p w14:paraId="05EFA2B8" w14:textId="33A87EC9"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55420EC9" w14:textId="6214B55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218C9DC2" w14:textId="0DFFCE2D"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PM2_5</w:t>
            </w:r>
          </w:p>
        </w:tc>
        <w:tc>
          <w:tcPr>
            <w:tcW w:w="2340" w:type="dxa"/>
          </w:tcPr>
          <w:p w14:paraId="1459777A" w14:textId="7236A4D1" w:rsidR="0008374A" w:rsidRPr="0008374A" w:rsidRDefault="0008374A" w:rsidP="0008374A">
            <w:pPr>
              <w:keepNext/>
              <w:spacing w:after="0" w:line="240" w:lineRule="auto"/>
              <w:jc w:val="center"/>
              <w:rPr>
                <w:rFonts w:eastAsia="Times New Roman" w:cstheme="minorHAnsi"/>
                <w:color w:val="000000"/>
                <w:sz w:val="20"/>
                <w:szCs w:val="20"/>
              </w:rPr>
            </w:pPr>
            <w:r>
              <w:rPr>
                <w:rFonts w:eastAsia="Times New Roman" w:cstheme="minorHAnsi"/>
                <w:color w:val="000000"/>
                <w:sz w:val="20"/>
                <w:szCs w:val="20"/>
              </w:rPr>
              <w:t>n/a</w:t>
            </w:r>
          </w:p>
        </w:tc>
      </w:tr>
      <w:tr w:rsidR="0008374A" w:rsidRPr="00E83BC4" w14:paraId="5215BF76" w14:textId="62C3B022" w:rsidTr="0008374A">
        <w:trPr>
          <w:trHeight w:val="144"/>
        </w:trPr>
        <w:tc>
          <w:tcPr>
            <w:tcW w:w="845" w:type="dxa"/>
            <w:shd w:val="clear" w:color="auto" w:fill="auto"/>
            <w:noWrap/>
          </w:tcPr>
          <w:p w14:paraId="7792F0CF" w14:textId="6F35C74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w:t>
            </w:r>
          </w:p>
        </w:tc>
        <w:tc>
          <w:tcPr>
            <w:tcW w:w="1940" w:type="dxa"/>
            <w:shd w:val="clear" w:color="auto" w:fill="auto"/>
            <w:noWrap/>
          </w:tcPr>
          <w:p w14:paraId="5B2D2C1C" w14:textId="7D2BC10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PM-AE6</w:t>
            </w:r>
          </w:p>
        </w:tc>
        <w:tc>
          <w:tcPr>
            <w:tcW w:w="1350" w:type="dxa"/>
            <w:shd w:val="clear" w:color="auto" w:fill="auto"/>
            <w:noWrap/>
          </w:tcPr>
          <w:p w14:paraId="6F021233" w14:textId="5F1AAB1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r w:rsidRPr="009B54CE">
              <w:rPr>
                <w:sz w:val="20"/>
                <w:szCs w:val="20"/>
                <w:vertAlign w:val="superscript"/>
              </w:rPr>
              <w:t>**</w:t>
            </w:r>
          </w:p>
        </w:tc>
        <w:tc>
          <w:tcPr>
            <w:tcW w:w="900" w:type="dxa"/>
            <w:shd w:val="clear" w:color="auto" w:fill="auto"/>
            <w:noWrap/>
          </w:tcPr>
          <w:p w14:paraId="3D811B2D" w14:textId="263C4B7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3E154C1D" w14:textId="6116429F"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TOM</w:t>
            </w:r>
          </w:p>
        </w:tc>
        <w:tc>
          <w:tcPr>
            <w:tcW w:w="2340" w:type="dxa"/>
          </w:tcPr>
          <w:p w14:paraId="0848FA9F" w14:textId="2E06B9A9"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tbl_tox_TOM.csv</w:t>
            </w:r>
          </w:p>
        </w:tc>
      </w:tr>
      <w:tr w:rsidR="0008374A" w:rsidRPr="00E83BC4" w14:paraId="5AAE2290" w14:textId="5DE110BC" w:rsidTr="0008374A">
        <w:trPr>
          <w:trHeight w:val="144"/>
        </w:trPr>
        <w:tc>
          <w:tcPr>
            <w:tcW w:w="845" w:type="dxa"/>
            <w:shd w:val="clear" w:color="auto" w:fill="auto"/>
            <w:noWrap/>
          </w:tcPr>
          <w:p w14:paraId="275F0449" w14:textId="1298B3F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w:t>
            </w:r>
          </w:p>
        </w:tc>
        <w:tc>
          <w:tcPr>
            <w:tcW w:w="1940" w:type="dxa"/>
            <w:shd w:val="clear" w:color="auto" w:fill="auto"/>
            <w:noWrap/>
          </w:tcPr>
          <w:p w14:paraId="03342603" w14:textId="073CA170"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PM-AE6</w:t>
            </w:r>
          </w:p>
        </w:tc>
        <w:tc>
          <w:tcPr>
            <w:tcW w:w="1350" w:type="dxa"/>
            <w:shd w:val="clear" w:color="auto" w:fill="auto"/>
            <w:noWrap/>
          </w:tcPr>
          <w:p w14:paraId="02A2EB21" w14:textId="69D3592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r w:rsidRPr="009B54CE">
              <w:rPr>
                <w:sz w:val="20"/>
                <w:szCs w:val="20"/>
                <w:vertAlign w:val="superscript"/>
              </w:rPr>
              <w:t>**</w:t>
            </w:r>
          </w:p>
        </w:tc>
        <w:tc>
          <w:tcPr>
            <w:tcW w:w="900" w:type="dxa"/>
            <w:shd w:val="clear" w:color="auto" w:fill="auto"/>
            <w:noWrap/>
          </w:tcPr>
          <w:p w14:paraId="3F2300A5" w14:textId="2BC3CC7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3EC65B6C" w14:textId="530D5173"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RESID_PM</w:t>
            </w:r>
          </w:p>
        </w:tc>
        <w:tc>
          <w:tcPr>
            <w:tcW w:w="2340" w:type="dxa"/>
          </w:tcPr>
          <w:p w14:paraId="1E4BD1DE" w14:textId="40FA8670"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tbl_tox_RESID_PM.csv</w:t>
            </w:r>
          </w:p>
        </w:tc>
      </w:tr>
    </w:tbl>
    <w:p w14:paraId="0B28F7C6" w14:textId="1E5F0D52" w:rsidR="009647C1" w:rsidRPr="00687C20" w:rsidRDefault="009647C1" w:rsidP="00007F91">
      <w:pPr>
        <w:pStyle w:val="Caption"/>
        <w:spacing w:after="0"/>
        <w:jc w:val="both"/>
        <w:rPr>
          <w:b/>
          <w:i w:val="0"/>
          <w:color w:val="auto"/>
        </w:rPr>
      </w:pPr>
      <w:bookmarkStart w:id="1233" w:name="_Ref113451110"/>
      <w:r w:rsidRPr="00687C20">
        <w:rPr>
          <w:b/>
          <w:i w:val="0"/>
          <w:color w:val="auto"/>
        </w:rPr>
        <w:t xml:space="preserve">Table </w:t>
      </w:r>
      <w:ins w:id="1234" w:author="Seltzer, Karl" w:date="2024-08-12T11:33:00Z">
        <w:r w:rsidR="00AE789A">
          <w:rPr>
            <w:b/>
            <w:i w:val="0"/>
            <w:color w:val="auto"/>
          </w:rPr>
          <w:fldChar w:fldCharType="begin"/>
        </w:r>
        <w:r w:rsidR="00AE789A">
          <w:rPr>
            <w:b/>
            <w:i w:val="0"/>
            <w:color w:val="auto"/>
          </w:rPr>
          <w:instrText xml:space="preserve"> SEQ Table \* ARABIC </w:instrText>
        </w:r>
      </w:ins>
      <w:r w:rsidR="00AE789A">
        <w:rPr>
          <w:b/>
          <w:i w:val="0"/>
          <w:color w:val="auto"/>
        </w:rPr>
        <w:fldChar w:fldCharType="separate"/>
      </w:r>
      <w:ins w:id="1235" w:author="Seltzer, Karl" w:date="2024-08-12T11:33:00Z">
        <w:r w:rsidR="00AE789A">
          <w:rPr>
            <w:b/>
            <w:i w:val="0"/>
            <w:noProof/>
            <w:color w:val="auto"/>
          </w:rPr>
          <w:t>16</w:t>
        </w:r>
        <w:r w:rsidR="00AE789A">
          <w:rPr>
            <w:b/>
            <w:i w:val="0"/>
            <w:color w:val="auto"/>
          </w:rPr>
          <w:fldChar w:fldCharType="end"/>
        </w:r>
      </w:ins>
      <w:del w:id="1236" w:author="Seltzer, Karl" w:date="2024-08-12T11:33:00Z">
        <w:r w:rsidRPr="00687C20" w:rsidDel="00AE789A">
          <w:rPr>
            <w:b/>
            <w:i w:val="0"/>
            <w:color w:val="auto"/>
          </w:rPr>
          <w:fldChar w:fldCharType="begin"/>
        </w:r>
        <w:r w:rsidRPr="00687C20" w:rsidDel="00AE789A">
          <w:rPr>
            <w:b/>
            <w:i w:val="0"/>
            <w:color w:val="auto"/>
          </w:rPr>
          <w:delInstrText xml:space="preserve"> SEQ Table \* ARABIC </w:delInstrText>
        </w:r>
        <w:r w:rsidRPr="00687C20" w:rsidDel="00AE789A">
          <w:rPr>
            <w:b/>
            <w:i w:val="0"/>
            <w:color w:val="auto"/>
          </w:rPr>
          <w:fldChar w:fldCharType="separate"/>
        </w:r>
        <w:r w:rsidR="00524E1B" w:rsidDel="00AE789A">
          <w:rPr>
            <w:b/>
            <w:i w:val="0"/>
            <w:noProof/>
            <w:color w:val="auto"/>
          </w:rPr>
          <w:delText>16</w:delText>
        </w:r>
        <w:r w:rsidRPr="00687C20" w:rsidDel="00AE789A">
          <w:rPr>
            <w:b/>
            <w:i w:val="0"/>
            <w:color w:val="auto"/>
          </w:rPr>
          <w:fldChar w:fldCharType="end"/>
        </w:r>
      </w:del>
      <w:bookmarkEnd w:id="1233"/>
      <w:r w:rsidRPr="00687C20">
        <w:rPr>
          <w:b/>
          <w:i w:val="0"/>
          <w:color w:val="auto"/>
        </w:rPr>
        <w:t>:</w:t>
      </w:r>
      <w:r w:rsidR="00D943F7" w:rsidRPr="00687C20">
        <w:rPr>
          <w:b/>
          <w:i w:val="0"/>
          <w:color w:val="auto"/>
        </w:rPr>
        <w:t xml:space="preserve"> Available “out-of-the-box” configurations for the S2S-Tool.</w:t>
      </w:r>
    </w:p>
    <w:p w14:paraId="539F2798" w14:textId="1A0A6CBE" w:rsidR="009647C1" w:rsidRDefault="009647C1" w:rsidP="00007F91">
      <w:pPr>
        <w:spacing w:after="0" w:line="240" w:lineRule="auto"/>
        <w:jc w:val="both"/>
        <w:rPr>
          <w:rFonts w:ascii="Calibri" w:eastAsia="Times New Roman" w:hAnsi="Calibri" w:cs="Calibri"/>
          <w:color w:val="000000"/>
          <w:sz w:val="18"/>
          <w:szCs w:val="18"/>
        </w:rPr>
      </w:pPr>
      <w:r w:rsidRPr="009647C1">
        <w:rPr>
          <w:sz w:val="18"/>
          <w:szCs w:val="18"/>
        </w:rPr>
        <w:t>*</w:t>
      </w:r>
      <w:r w:rsidRPr="009647C1">
        <w:rPr>
          <w:rFonts w:ascii="Calibri" w:eastAsia="Times New Roman" w:hAnsi="Calibri" w:cs="Calibri"/>
          <w:color w:val="000000"/>
          <w:sz w:val="18"/>
          <w:szCs w:val="18"/>
        </w:rPr>
        <w:t xml:space="preserve"> </w:t>
      </w:r>
      <w:r>
        <w:rPr>
          <w:rFonts w:ascii="Calibri" w:eastAsia="Times New Roman" w:hAnsi="Calibri" w:cs="Calibri"/>
          <w:color w:val="000000"/>
          <w:sz w:val="18"/>
          <w:szCs w:val="18"/>
        </w:rPr>
        <w:t>INPUT</w:t>
      </w:r>
      <w:r w:rsidR="0008374A">
        <w:rPr>
          <w:rFonts w:ascii="Calibri" w:eastAsia="Times New Roman" w:hAnsi="Calibri" w:cs="Calibri"/>
          <w:color w:val="000000"/>
          <w:sz w:val="18"/>
          <w:szCs w:val="18"/>
        </w:rPr>
        <w:t xml:space="preserve"> </w:t>
      </w:r>
      <w:r>
        <w:rPr>
          <w:rFonts w:ascii="Calibri" w:eastAsia="Times New Roman" w:hAnsi="Calibri" w:cs="Calibri"/>
          <w:color w:val="000000"/>
          <w:sz w:val="18"/>
          <w:szCs w:val="18"/>
        </w:rPr>
        <w:t xml:space="preserve">POLLUTANT = </w:t>
      </w:r>
      <w:r w:rsidR="0083768A">
        <w:rPr>
          <w:rFonts w:ascii="Calibri" w:eastAsia="Times New Roman" w:hAnsi="Calibri" w:cs="Calibri"/>
          <w:color w:val="000000"/>
          <w:sz w:val="18"/>
          <w:szCs w:val="18"/>
        </w:rPr>
        <w:t xml:space="preserve">the runtime </w:t>
      </w:r>
      <w:r w:rsidRPr="009647C1">
        <w:rPr>
          <w:rFonts w:ascii="Calibri" w:eastAsia="Times New Roman" w:hAnsi="Calibri" w:cs="Calibri"/>
          <w:color w:val="000000"/>
          <w:sz w:val="18"/>
          <w:szCs w:val="18"/>
        </w:rPr>
        <w:t xml:space="preserve">TOX_IN </w:t>
      </w:r>
      <w:r w:rsidR="0083768A">
        <w:rPr>
          <w:rFonts w:ascii="Calibri" w:eastAsia="Times New Roman" w:hAnsi="Calibri" w:cs="Calibri"/>
          <w:color w:val="000000"/>
          <w:sz w:val="18"/>
          <w:szCs w:val="18"/>
        </w:rPr>
        <w:t xml:space="preserve">specified by the user </w:t>
      </w:r>
      <w:r w:rsidRPr="009647C1">
        <w:rPr>
          <w:rFonts w:ascii="Calibri" w:eastAsia="Times New Roman" w:hAnsi="Calibri" w:cs="Calibri"/>
          <w:color w:val="000000"/>
          <w:sz w:val="18"/>
          <w:szCs w:val="18"/>
        </w:rPr>
        <w:t>when RUN_TYPE = INTEGRATE</w:t>
      </w:r>
      <w:r w:rsidR="00706307">
        <w:rPr>
          <w:rFonts w:ascii="Calibri" w:eastAsia="Times New Roman" w:hAnsi="Calibri" w:cs="Calibri"/>
          <w:color w:val="000000"/>
          <w:sz w:val="18"/>
          <w:szCs w:val="18"/>
        </w:rPr>
        <w:t>.</w:t>
      </w:r>
    </w:p>
    <w:p w14:paraId="484DA586" w14:textId="5EC25BCC" w:rsidR="009647C1" w:rsidRDefault="009647C1" w:rsidP="004F44A5">
      <w:pPr>
        <w:spacing w:after="0" w:line="240" w:lineRule="auto"/>
        <w:jc w:val="both"/>
        <w:rPr>
          <w:rFonts w:ascii="Calibri" w:eastAsia="Times New Roman" w:hAnsi="Calibri" w:cs="Calibri"/>
          <w:color w:val="000000"/>
          <w:sz w:val="18"/>
          <w:szCs w:val="18"/>
        </w:rPr>
      </w:pPr>
      <w:r>
        <w:rPr>
          <w:rFonts w:ascii="Calibri" w:eastAsia="Times New Roman" w:hAnsi="Calibri" w:cs="Calibri"/>
          <w:color w:val="000000"/>
          <w:sz w:val="18"/>
          <w:szCs w:val="18"/>
        </w:rPr>
        <w:t xml:space="preserve">** </w:t>
      </w:r>
      <w:r w:rsidRPr="009647C1">
        <w:rPr>
          <w:rFonts w:ascii="Calibri" w:eastAsia="Times New Roman" w:hAnsi="Calibri" w:cs="Calibri"/>
          <w:color w:val="000000"/>
          <w:sz w:val="18"/>
          <w:szCs w:val="18"/>
        </w:rPr>
        <w:t>RUN_TYPE = INTEGRATE</w:t>
      </w:r>
      <w:r>
        <w:rPr>
          <w:rFonts w:ascii="Calibri" w:eastAsia="Times New Roman" w:hAnsi="Calibri" w:cs="Calibri"/>
          <w:color w:val="000000"/>
          <w:sz w:val="18"/>
          <w:szCs w:val="18"/>
        </w:rPr>
        <w:t xml:space="preserve"> for OUTPUT = PM is only </w:t>
      </w:r>
      <w:r w:rsidR="00144B6F">
        <w:rPr>
          <w:rFonts w:ascii="Calibri" w:eastAsia="Times New Roman" w:hAnsi="Calibri" w:cs="Calibri"/>
          <w:color w:val="000000"/>
          <w:sz w:val="18"/>
          <w:szCs w:val="18"/>
        </w:rPr>
        <w:t>required</w:t>
      </w:r>
      <w:r>
        <w:rPr>
          <w:rFonts w:ascii="Calibri" w:eastAsia="Times New Roman" w:hAnsi="Calibri" w:cs="Calibri"/>
          <w:color w:val="000000"/>
          <w:sz w:val="18"/>
          <w:szCs w:val="18"/>
        </w:rPr>
        <w:t xml:space="preserve"> for MOVES output. Speciation of PM</w:t>
      </w:r>
      <w:r w:rsidRPr="009647C1">
        <w:rPr>
          <w:rFonts w:ascii="Calibri" w:eastAsia="Times New Roman" w:hAnsi="Calibri" w:cs="Calibri"/>
          <w:color w:val="000000"/>
          <w:sz w:val="18"/>
          <w:szCs w:val="18"/>
          <w:vertAlign w:val="subscript"/>
        </w:rPr>
        <w:t>2.5</w:t>
      </w:r>
      <w:r>
        <w:rPr>
          <w:rFonts w:ascii="Calibri" w:eastAsia="Times New Roman" w:hAnsi="Calibri" w:cs="Calibri"/>
          <w:color w:val="000000"/>
          <w:sz w:val="18"/>
          <w:szCs w:val="18"/>
        </w:rPr>
        <w:t xml:space="preserve"> now occurs outside of the MOVES modeling system. EC and SO</w:t>
      </w:r>
      <w:r w:rsidRPr="009647C1">
        <w:rPr>
          <w:rFonts w:ascii="Calibri" w:eastAsia="Times New Roman" w:hAnsi="Calibri" w:cs="Calibri"/>
          <w:color w:val="000000"/>
          <w:sz w:val="18"/>
          <w:szCs w:val="18"/>
          <w:vertAlign w:val="subscript"/>
        </w:rPr>
        <w:t>4</w:t>
      </w:r>
      <w:r>
        <w:rPr>
          <w:rFonts w:ascii="Calibri" w:eastAsia="Times New Roman" w:hAnsi="Calibri" w:cs="Calibri"/>
          <w:color w:val="000000"/>
          <w:sz w:val="18"/>
          <w:szCs w:val="18"/>
        </w:rPr>
        <w:t xml:space="preserve"> are explicitly provided by MOVES, while Total Organic Matter (TOM = OC + NCOM) and all residual PM</w:t>
      </w:r>
      <w:r w:rsidRPr="009647C1">
        <w:rPr>
          <w:rFonts w:ascii="Calibri" w:eastAsia="Times New Roman" w:hAnsi="Calibri" w:cs="Calibri"/>
          <w:color w:val="000000"/>
          <w:sz w:val="18"/>
          <w:szCs w:val="18"/>
          <w:vertAlign w:val="subscript"/>
        </w:rPr>
        <w:t>2.5</w:t>
      </w:r>
      <w:r>
        <w:rPr>
          <w:rFonts w:ascii="Calibri" w:eastAsia="Times New Roman" w:hAnsi="Calibri" w:cs="Calibri"/>
          <w:color w:val="000000"/>
          <w:sz w:val="18"/>
          <w:szCs w:val="18"/>
        </w:rPr>
        <w:t xml:space="preserve"> mass (</w:t>
      </w:r>
      <w:r w:rsidR="00917860" w:rsidRPr="00917860">
        <w:rPr>
          <w:rFonts w:ascii="Calibri" w:eastAsia="Times New Roman" w:hAnsi="Calibri" w:cs="Calibri"/>
          <w:color w:val="000000"/>
          <w:sz w:val="18"/>
          <w:szCs w:val="18"/>
        </w:rPr>
        <w:t>RESID_PM</w:t>
      </w:r>
      <w:r>
        <w:rPr>
          <w:rFonts w:ascii="Calibri" w:eastAsia="Times New Roman" w:hAnsi="Calibri" w:cs="Calibri"/>
          <w:color w:val="000000"/>
          <w:sz w:val="18"/>
          <w:szCs w:val="18"/>
        </w:rPr>
        <w:t xml:space="preserve">) must be speciated within SMOKE-MOVES. </w:t>
      </w:r>
      <w:r w:rsidR="00007F91">
        <w:rPr>
          <w:rFonts w:ascii="Calibri" w:eastAsia="Times New Roman" w:hAnsi="Calibri" w:cs="Calibri"/>
          <w:color w:val="000000"/>
          <w:sz w:val="18"/>
          <w:szCs w:val="18"/>
        </w:rPr>
        <w:t>Too account for the variable PM</w:t>
      </w:r>
      <w:r w:rsidR="00007F91" w:rsidRPr="00007F91">
        <w:rPr>
          <w:rFonts w:ascii="Calibri" w:eastAsia="Times New Roman" w:hAnsi="Calibri" w:cs="Calibri"/>
          <w:color w:val="000000"/>
          <w:sz w:val="18"/>
          <w:szCs w:val="18"/>
          <w:vertAlign w:val="subscript"/>
        </w:rPr>
        <w:t>2.5</w:t>
      </w:r>
      <w:r w:rsidR="00007F91">
        <w:rPr>
          <w:rFonts w:ascii="Calibri" w:eastAsia="Times New Roman" w:hAnsi="Calibri" w:cs="Calibri"/>
          <w:color w:val="000000"/>
          <w:sz w:val="18"/>
          <w:szCs w:val="18"/>
        </w:rPr>
        <w:t xml:space="preserve"> components contained within each aggregate pollutant (i.e., TOM and </w:t>
      </w:r>
      <w:r w:rsidR="00917860" w:rsidRPr="00917860">
        <w:rPr>
          <w:rFonts w:ascii="Calibri" w:eastAsia="Times New Roman" w:hAnsi="Calibri" w:cs="Calibri"/>
          <w:color w:val="000000"/>
          <w:sz w:val="18"/>
          <w:szCs w:val="18"/>
        </w:rPr>
        <w:t>RESID_PM</w:t>
      </w:r>
      <w:r w:rsidR="00007F91">
        <w:rPr>
          <w:rFonts w:ascii="Calibri" w:eastAsia="Times New Roman" w:hAnsi="Calibri" w:cs="Calibri"/>
          <w:color w:val="000000"/>
          <w:sz w:val="18"/>
          <w:szCs w:val="18"/>
        </w:rPr>
        <w:t>), pollutants must be integrated into base SPECIATE profiles.</w:t>
      </w:r>
    </w:p>
    <w:p w14:paraId="0D22E4D6" w14:textId="567D8DC1" w:rsidR="009647C1" w:rsidRDefault="009600F0" w:rsidP="009600F0">
      <w:pPr>
        <w:pStyle w:val="Heading2"/>
      </w:pPr>
      <w:bookmarkStart w:id="1237" w:name="_Toc113448798"/>
      <w:bookmarkStart w:id="1238" w:name="_Toc174099299"/>
      <w:r>
        <w:t>Module Descriptions</w:t>
      </w:r>
      <w:r w:rsidR="00713B19">
        <w:t xml:space="preserve"> &amp; Functions</w:t>
      </w:r>
      <w:bookmarkEnd w:id="1237"/>
      <w:bookmarkEnd w:id="1238"/>
    </w:p>
    <w:p w14:paraId="3DEA2B25" w14:textId="7024152B" w:rsidR="009600F0" w:rsidRDefault="650EF22D" w:rsidP="00EF3096">
      <w:pPr>
        <w:jc w:val="both"/>
      </w:pPr>
      <w:r>
        <w:t xml:space="preserve">The current S2S-Tool includes four </w:t>
      </w:r>
      <w:r w:rsidRPr="665A79EB">
        <w:rPr>
          <w:i/>
          <w:iCs/>
        </w:rPr>
        <w:t>python</w:t>
      </w:r>
      <w:r>
        <w:t xml:space="preserve"> files and several input datasets (see Section </w:t>
      </w:r>
      <w:r w:rsidR="00B74CA7">
        <w:fldChar w:fldCharType="begin"/>
      </w:r>
      <w:r w:rsidR="00B74CA7">
        <w:instrText xml:space="preserve"> REF _Ref113012862 \r \h  \* MERGEFORMAT </w:instrText>
      </w:r>
      <w:r w:rsidR="00B74CA7">
        <w:fldChar w:fldCharType="separate"/>
      </w:r>
      <w:r w:rsidR="00524E1B">
        <w:t>2.1</w:t>
      </w:r>
      <w:r w:rsidR="00B74CA7">
        <w:fldChar w:fldCharType="end"/>
      </w:r>
      <w:r>
        <w:t>).</w:t>
      </w:r>
      <w:r w:rsidR="4284C386">
        <w:t xml:space="preserve"> The </w:t>
      </w:r>
      <w:r w:rsidR="4284C386" w:rsidRPr="665A79EB">
        <w:rPr>
          <w:i/>
          <w:iCs/>
        </w:rPr>
        <w:t>S2S.main.py</w:t>
      </w:r>
      <w:r w:rsidR="4284C386">
        <w:t xml:space="preserve"> file is the main program</w:t>
      </w:r>
      <w:r w:rsidR="44A375D4">
        <w:t>,</w:t>
      </w:r>
      <w:r w:rsidR="4284C386">
        <w:t xml:space="preserve"> where the runtime inputs are set</w:t>
      </w:r>
      <w:r w:rsidR="44A375D4">
        <w:t>,</w:t>
      </w:r>
      <w:r w:rsidR="4284C386">
        <w:t xml:space="preserve"> and calls each of the other </w:t>
      </w:r>
      <w:r w:rsidR="4284C386" w:rsidRPr="665A79EB">
        <w:rPr>
          <w:i/>
          <w:iCs/>
        </w:rPr>
        <w:t>python</w:t>
      </w:r>
      <w:r w:rsidR="4284C386">
        <w:t xml:space="preserve"> </w:t>
      </w:r>
      <w:r w:rsidR="20891126">
        <w:t>modules</w:t>
      </w:r>
      <w:r w:rsidR="4284C386">
        <w:t xml:space="preserve"> and their functions. </w:t>
      </w:r>
      <w:r w:rsidR="20891126">
        <w:t xml:space="preserve">The </w:t>
      </w:r>
      <w:r w:rsidR="20891126" w:rsidRPr="665A79EB">
        <w:rPr>
          <w:i/>
          <w:iCs/>
        </w:rPr>
        <w:t>check_inputs.py</w:t>
      </w:r>
      <w:r w:rsidR="20891126">
        <w:t xml:space="preserve">, </w:t>
      </w:r>
      <w:r w:rsidR="20891126" w:rsidRPr="665A79EB">
        <w:rPr>
          <w:i/>
          <w:iCs/>
        </w:rPr>
        <w:t>gscnv.py</w:t>
      </w:r>
      <w:r w:rsidR="20891126">
        <w:t xml:space="preserve">, and </w:t>
      </w:r>
      <w:r w:rsidR="20891126" w:rsidRPr="665A79EB">
        <w:rPr>
          <w:i/>
          <w:iCs/>
        </w:rPr>
        <w:t>gspro.py</w:t>
      </w:r>
      <w:r w:rsidR="20891126">
        <w:t xml:space="preserve"> modules are located within the </w:t>
      </w:r>
      <w:proofErr w:type="gramStart"/>
      <w:r w:rsidR="20891126">
        <w:t>“./</w:t>
      </w:r>
      <w:proofErr w:type="gramEnd"/>
      <w:r w:rsidR="20891126">
        <w:t xml:space="preserve">modules” directory and house </w:t>
      </w:r>
      <w:r w:rsidR="26ABD169">
        <w:t>several</w:t>
      </w:r>
      <w:r w:rsidR="20891126">
        <w:t xml:space="preserve"> functions that perform quality assurance checks, generate the GSCNV files, and generate the GSPRO files, respectively. Below, the </w:t>
      </w:r>
      <w:r w:rsidR="6F8D3331">
        <w:t xml:space="preserve">overall workflow of the S2S-Tool is illustrated, followed by a description of each program and the </w:t>
      </w:r>
      <w:r w:rsidR="20891126">
        <w:t xml:space="preserve">calculations performed </w:t>
      </w:r>
      <w:r w:rsidR="6F8D3331">
        <w:t>in each.</w:t>
      </w:r>
    </w:p>
    <w:p w14:paraId="1DBB844B" w14:textId="1150FEDB" w:rsidR="00717ABB" w:rsidRDefault="00717ABB" w:rsidP="00511B39">
      <w:pPr>
        <w:keepNext/>
        <w:spacing w:after="0" w:line="240" w:lineRule="auto"/>
        <w:jc w:val="both"/>
      </w:pPr>
      <w:r>
        <w:rPr>
          <w:noProof/>
        </w:rPr>
        <w:drawing>
          <wp:inline distT="0" distB="0" distL="0" distR="0" wp14:anchorId="58A38B76" wp14:editId="5A254789">
            <wp:extent cx="3657600" cy="3621983"/>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96DAC541-7B7A-43D3-8B79-37D633B846F1}">
                          <asvg:svgBlip xmlns:asvg="http://schemas.microsoft.com/office/drawing/2016/SVG/main" r:embed="rId23"/>
                        </a:ext>
                      </a:extLst>
                    </a:blip>
                    <a:srcRect l="30772" t="14676" r="31513" b="18927"/>
                    <a:stretch/>
                  </pic:blipFill>
                  <pic:spPr bwMode="auto">
                    <a:xfrm>
                      <a:off x="0" y="0"/>
                      <a:ext cx="3657600" cy="3621983"/>
                    </a:xfrm>
                    <a:prstGeom prst="rect">
                      <a:avLst/>
                    </a:prstGeom>
                    <a:ln>
                      <a:noFill/>
                    </a:ln>
                    <a:extLst>
                      <a:ext uri="{53640926-AAD7-44D8-BBD7-CCE9431645EC}">
                        <a14:shadowObscured xmlns:a14="http://schemas.microsoft.com/office/drawing/2010/main"/>
                      </a:ext>
                    </a:extLst>
                  </pic:spPr>
                </pic:pic>
              </a:graphicData>
            </a:graphic>
          </wp:inline>
        </w:drawing>
      </w:r>
    </w:p>
    <w:p w14:paraId="07C50FB5" w14:textId="36FD59EB" w:rsidR="00584E5E" w:rsidRPr="00C77556" w:rsidRDefault="00584E5E" w:rsidP="00584E5E">
      <w:pPr>
        <w:pStyle w:val="Caption"/>
        <w:jc w:val="both"/>
        <w:rPr>
          <w:b/>
          <w:bCs/>
          <w:i w:val="0"/>
          <w:iCs w:val="0"/>
          <w:color w:val="000000" w:themeColor="text1"/>
          <w:sz w:val="20"/>
          <w:szCs w:val="20"/>
        </w:rPr>
      </w:pPr>
      <w:r w:rsidRPr="006B0F63">
        <w:rPr>
          <w:b/>
          <w:bCs/>
          <w:i w:val="0"/>
          <w:iCs w:val="0"/>
          <w:color w:val="auto"/>
          <w:sz w:val="20"/>
          <w:szCs w:val="20"/>
        </w:rPr>
        <w:t xml:space="preserve">Figure </w:t>
      </w:r>
      <w:r w:rsidRPr="006B0F63">
        <w:rPr>
          <w:b/>
          <w:bCs/>
          <w:i w:val="0"/>
          <w:iCs w:val="0"/>
          <w:color w:val="auto"/>
          <w:sz w:val="20"/>
          <w:szCs w:val="20"/>
        </w:rPr>
        <w:fldChar w:fldCharType="begin"/>
      </w:r>
      <w:r w:rsidRPr="006B0F63">
        <w:rPr>
          <w:b/>
          <w:bCs/>
          <w:i w:val="0"/>
          <w:iCs w:val="0"/>
          <w:color w:val="auto"/>
          <w:sz w:val="20"/>
          <w:szCs w:val="20"/>
        </w:rPr>
        <w:instrText xml:space="preserve"> SEQ Figure \* ARABIC </w:instrText>
      </w:r>
      <w:r w:rsidRPr="006B0F63">
        <w:rPr>
          <w:b/>
          <w:bCs/>
          <w:i w:val="0"/>
          <w:iCs w:val="0"/>
          <w:color w:val="auto"/>
          <w:sz w:val="20"/>
          <w:szCs w:val="20"/>
        </w:rPr>
        <w:fldChar w:fldCharType="separate"/>
      </w:r>
      <w:r w:rsidR="00524E1B">
        <w:rPr>
          <w:b/>
          <w:bCs/>
          <w:i w:val="0"/>
          <w:iCs w:val="0"/>
          <w:noProof/>
          <w:color w:val="auto"/>
          <w:sz w:val="20"/>
          <w:szCs w:val="20"/>
        </w:rPr>
        <w:t>5</w:t>
      </w:r>
      <w:r w:rsidRPr="006B0F63">
        <w:rPr>
          <w:b/>
          <w:bCs/>
          <w:i w:val="0"/>
          <w:iCs w:val="0"/>
          <w:color w:val="auto"/>
          <w:sz w:val="20"/>
          <w:szCs w:val="20"/>
        </w:rPr>
        <w:fldChar w:fldCharType="end"/>
      </w:r>
      <w:r w:rsidRPr="006B0F63">
        <w:rPr>
          <w:b/>
          <w:bCs/>
          <w:i w:val="0"/>
          <w:iCs w:val="0"/>
          <w:color w:val="auto"/>
          <w:sz w:val="20"/>
          <w:szCs w:val="20"/>
        </w:rPr>
        <w:t xml:space="preserve">: Current workflow </w:t>
      </w:r>
      <w:r w:rsidR="00A74A67" w:rsidRPr="006B0F63">
        <w:rPr>
          <w:b/>
          <w:bCs/>
          <w:i w:val="0"/>
          <w:iCs w:val="0"/>
          <w:color w:val="auto"/>
          <w:sz w:val="20"/>
          <w:szCs w:val="20"/>
        </w:rPr>
        <w:t>in the S2S-Tool</w:t>
      </w:r>
      <w:r w:rsidRPr="00C77556">
        <w:rPr>
          <w:b/>
          <w:bCs/>
          <w:i w:val="0"/>
          <w:iCs w:val="0"/>
          <w:color w:val="000000" w:themeColor="text1"/>
          <w:sz w:val="20"/>
          <w:szCs w:val="20"/>
        </w:rPr>
        <w:t xml:space="preserve">. </w:t>
      </w:r>
    </w:p>
    <w:p w14:paraId="654AD056" w14:textId="69BD5C2C" w:rsidR="009600F0" w:rsidRDefault="009600F0" w:rsidP="009600F0">
      <w:pPr>
        <w:pStyle w:val="Heading3"/>
      </w:pPr>
      <w:bookmarkStart w:id="1239" w:name="_Toc113448799"/>
      <w:bookmarkStart w:id="1240" w:name="_Toc174099300"/>
      <w:r w:rsidRPr="009600F0">
        <w:t>S2S.main.py</w:t>
      </w:r>
      <w:bookmarkEnd w:id="1239"/>
      <w:bookmarkEnd w:id="1240"/>
    </w:p>
    <w:p w14:paraId="34543D43" w14:textId="473D798D" w:rsidR="009600F0" w:rsidRDefault="00E659C7" w:rsidP="005D655D">
      <w:pPr>
        <w:jc w:val="both"/>
      </w:pPr>
      <w:r w:rsidRPr="00041B55">
        <w:t xml:space="preserve">The </w:t>
      </w:r>
      <w:r w:rsidRPr="00041B55">
        <w:rPr>
          <w:i/>
          <w:iCs/>
        </w:rPr>
        <w:t>S2S.main.py</w:t>
      </w:r>
      <w:r w:rsidRPr="00041B55">
        <w:t xml:space="preserve"> file is the main S2S-Tool program. Here, runtime inputs are provided following the section that begins with “### User Input” (see </w:t>
      </w:r>
      <w:r w:rsidRPr="00041B55">
        <w:fldChar w:fldCharType="begin"/>
      </w:r>
      <w:r w:rsidRPr="00041B55">
        <w:instrText xml:space="preserve"> REF _Ref113013359 \h  \* MERGEFORMAT </w:instrText>
      </w:r>
      <w:r w:rsidRPr="00041B55">
        <w:fldChar w:fldCharType="separate"/>
      </w:r>
      <w:ins w:id="1241" w:author="Seltzer, Karl" w:date="2023-09-06T14:06:00Z">
        <w:r w:rsidR="00524E1B" w:rsidRPr="00524E1B">
          <w:t>Table 15</w:t>
        </w:r>
      </w:ins>
      <w:r w:rsidRPr="00041B55">
        <w:fldChar w:fldCharType="end"/>
      </w:r>
      <w:r w:rsidR="005A72ED" w:rsidRPr="00041B55">
        <w:t xml:space="preserve"> for variables and options</w:t>
      </w:r>
      <w:r w:rsidRPr="00041B55">
        <w:t>).</w:t>
      </w:r>
      <w:r w:rsidR="005355D0" w:rsidRPr="00041B55">
        <w:t xml:space="preserve"> Following the runtime inputs section, this file initiates several variables, reads the appropriate input files, filters input files to meet the needs of the selected runtime inputs, imports the S2S-Tool modules, runs quality assurance checks, generates a GSCNV file (if OUTPUT = VOC), and </w:t>
      </w:r>
      <w:r w:rsidR="00DC2807" w:rsidRPr="00041B55">
        <w:t xml:space="preserve">finally </w:t>
      </w:r>
      <w:r w:rsidR="005355D0" w:rsidRPr="00041B55">
        <w:t>generates a GSPRO file.</w:t>
      </w:r>
    </w:p>
    <w:p w14:paraId="3C233513" w14:textId="60D688BC" w:rsidR="009600F0" w:rsidRDefault="009600F0" w:rsidP="009600F0">
      <w:pPr>
        <w:pStyle w:val="Heading3"/>
      </w:pPr>
      <w:bookmarkStart w:id="1242" w:name="_Toc113448800"/>
      <w:bookmarkStart w:id="1243" w:name="_Toc174099301"/>
      <w:r>
        <w:t>check_inputs.py</w:t>
      </w:r>
      <w:bookmarkEnd w:id="1242"/>
      <w:bookmarkEnd w:id="1243"/>
    </w:p>
    <w:p w14:paraId="21487568" w14:textId="73EA04EC" w:rsidR="009600F0" w:rsidRDefault="00071AAE" w:rsidP="005469A2">
      <w:pPr>
        <w:jc w:val="both"/>
      </w:pPr>
      <w:r>
        <w:t xml:space="preserve">The </w:t>
      </w:r>
      <w:r w:rsidRPr="00071AAE">
        <w:rPr>
          <w:i/>
          <w:iCs/>
        </w:rPr>
        <w:t>check_inputs.py</w:t>
      </w:r>
      <w:r>
        <w:t xml:space="preserve"> module contains the first collection of functions called by </w:t>
      </w:r>
      <w:r w:rsidRPr="00071AAE">
        <w:rPr>
          <w:i/>
          <w:iCs/>
        </w:rPr>
        <w:t>S2S.main.py</w:t>
      </w:r>
      <w:r>
        <w:t>.</w:t>
      </w:r>
      <w:r w:rsidR="005469A2">
        <w:t xml:space="preserve"> These functions provide a check on the runtime inputs and the input files, and if an error is found, stops the execution with a printed statement indicating where and what issue is found. </w:t>
      </w:r>
      <w:r w:rsidR="00143C54">
        <w:t xml:space="preserve">For example, one of the functions checks to ensure that the selected MECH_BASIS is compatible with the selected OUTPUT. </w:t>
      </w:r>
      <w:r w:rsidR="00100EFB">
        <w:t>A separate check ensures that all profiles included in export_profiles</w:t>
      </w:r>
      <w:r w:rsidR="005F3489">
        <w:t xml:space="preserve"> files</w:t>
      </w:r>
      <w:r w:rsidR="00100EFB">
        <w:t xml:space="preserve"> are in export_species</w:t>
      </w:r>
      <w:r w:rsidR="005F3489">
        <w:t xml:space="preserve"> file</w:t>
      </w:r>
      <w:r w:rsidR="00100EFB">
        <w:t xml:space="preserve">. </w:t>
      </w:r>
      <w:r w:rsidR="000156A2">
        <w:t xml:space="preserve">While not fully comprehensive, this series of checks should </w:t>
      </w:r>
      <w:r w:rsidR="0029159E">
        <w:t xml:space="preserve">help </w:t>
      </w:r>
      <w:r w:rsidR="000156A2">
        <w:t>ensure there are no fatal issues with the runtime inputs or the input files.</w:t>
      </w:r>
    </w:p>
    <w:p w14:paraId="14CDFCC0" w14:textId="4A628A17" w:rsidR="009600F0" w:rsidRDefault="009600F0" w:rsidP="009600F0">
      <w:pPr>
        <w:pStyle w:val="Heading3"/>
      </w:pPr>
      <w:bookmarkStart w:id="1244" w:name="_Toc113448801"/>
      <w:bookmarkStart w:id="1245" w:name="_Toc174099302"/>
      <w:r>
        <w:t>gscnv.py</w:t>
      </w:r>
      <w:bookmarkEnd w:id="1244"/>
      <w:bookmarkEnd w:id="1245"/>
    </w:p>
    <w:p w14:paraId="760EED1B" w14:textId="6CD4F516" w:rsidR="00587565" w:rsidRDefault="00733FA5" w:rsidP="002267BE">
      <w:pPr>
        <w:jc w:val="both"/>
      </w:pPr>
      <w:r>
        <w:t>Following the quality assurance checks</w:t>
      </w:r>
      <w:r w:rsidR="002C118A">
        <w:t xml:space="preserve">, </w:t>
      </w:r>
      <w:r>
        <w:t xml:space="preserve">the S2S-Tool generates </w:t>
      </w:r>
      <w:r w:rsidR="002C118A">
        <w:t>a</w:t>
      </w:r>
      <w:r>
        <w:t xml:space="preserve"> GSCNV file if the OUTPUT is </w:t>
      </w:r>
      <w:r w:rsidR="002C118A">
        <w:t xml:space="preserve">set to VOC. </w:t>
      </w:r>
      <w:r w:rsidR="002267BE">
        <w:t xml:space="preserve">Within the </w:t>
      </w:r>
      <w:r w:rsidR="002267BE" w:rsidRPr="002267BE">
        <w:rPr>
          <w:i/>
          <w:iCs/>
        </w:rPr>
        <w:t>gscnv.py</w:t>
      </w:r>
      <w:r w:rsidR="002267BE">
        <w:t xml:space="preserve"> module is two functions; the first generates the GSCNV file and the second adds a header to the file. </w:t>
      </w:r>
      <w:r w:rsidR="00562E39">
        <w:t xml:space="preserve">In the </w:t>
      </w:r>
      <w:proofErr w:type="spellStart"/>
      <w:r w:rsidR="00562E39" w:rsidRPr="00562E39">
        <w:rPr>
          <w:i/>
          <w:iCs/>
        </w:rPr>
        <w:t>gen_gscnv</w:t>
      </w:r>
      <w:proofErr w:type="spellEnd"/>
      <w:r w:rsidR="00562E39">
        <w:t xml:space="preserve"> function,</w:t>
      </w:r>
      <w:r w:rsidR="002B78BD">
        <w:t xml:space="preserve"> </w:t>
      </w:r>
      <w:ins w:id="1246" w:author="Seltzer, Karl" w:date="2024-08-08T09:38:00Z">
        <w:r w:rsidR="004258EB">
          <w:t xml:space="preserve">the </w:t>
        </w:r>
      </w:ins>
      <w:r w:rsidR="00663345">
        <w:t xml:space="preserve">methods </w:t>
      </w:r>
      <w:ins w:id="1247" w:author="Seltzer, Karl" w:date="2024-08-08T09:38:00Z">
        <w:r w:rsidR="004258EB">
          <w:t xml:space="preserve">employed </w:t>
        </w:r>
      </w:ins>
      <w:r w:rsidR="00587565">
        <w:t>depend on the RUN_TYPE assignment. I</w:t>
      </w:r>
      <w:r w:rsidR="00663345">
        <w:t>f the RUN_TYPE is set to CRITERIA</w:t>
      </w:r>
      <w:r w:rsidR="00587565">
        <w:t xml:space="preserve"> or </w:t>
      </w:r>
      <w:r w:rsidR="00663345">
        <w:t>NOINTEGRATE</w:t>
      </w:r>
      <w:r w:rsidR="00587565">
        <w:t>, the input and output pollutants are always VOC and TOG, respectively</w:t>
      </w:r>
      <w:r w:rsidR="00944270">
        <w:t xml:space="preserve"> (see Section </w:t>
      </w:r>
      <w:r w:rsidR="00944270">
        <w:fldChar w:fldCharType="begin"/>
      </w:r>
      <w:r w:rsidR="00944270">
        <w:instrText xml:space="preserve"> REF _Ref113445249 \r \h </w:instrText>
      </w:r>
      <w:r w:rsidR="00944270">
        <w:fldChar w:fldCharType="separate"/>
      </w:r>
      <w:r w:rsidR="00524E1B">
        <w:t>2.2</w:t>
      </w:r>
      <w:r w:rsidR="00944270">
        <w:fldChar w:fldCharType="end"/>
      </w:r>
      <w:r w:rsidR="00944270">
        <w:t>)</w:t>
      </w:r>
      <w:r w:rsidR="00587565">
        <w:t xml:space="preserve">. </w:t>
      </w:r>
      <w:r w:rsidR="00671ADE">
        <w:t>In contrast, if the RUN_TYPE is set to INTEGRATE, the input and output pollutants are always set to NONHAPVOC and NONHAPTOG</w:t>
      </w:r>
      <w:r w:rsidR="00655111">
        <w:t>, respectively</w:t>
      </w:r>
      <w:del w:id="1248" w:author="Seltzer, Karl" w:date="2024-08-08T09:39:00Z">
        <w:r w:rsidR="00001567" w:rsidDel="002F47CF">
          <w:delText xml:space="preserve"> (see Section </w:delText>
        </w:r>
        <w:r w:rsidR="00001567" w:rsidDel="002F47CF">
          <w:fldChar w:fldCharType="begin"/>
        </w:r>
        <w:r w:rsidR="00001567" w:rsidDel="002F47CF">
          <w:delInstrText xml:space="preserve"> REF _Ref113445249 \r \h </w:delInstrText>
        </w:r>
        <w:r w:rsidR="00001567" w:rsidDel="002F47CF">
          <w:fldChar w:fldCharType="separate"/>
        </w:r>
        <w:r w:rsidR="00524E1B" w:rsidDel="002F47CF">
          <w:delText>2.2</w:delText>
        </w:r>
        <w:r w:rsidR="00001567" w:rsidDel="002F47CF">
          <w:fldChar w:fldCharType="end"/>
        </w:r>
        <w:r w:rsidR="00001567" w:rsidDel="002F47CF">
          <w:delText>)</w:delText>
        </w:r>
      </w:del>
      <w:r w:rsidR="00655111">
        <w:t>.</w:t>
      </w:r>
    </w:p>
    <w:p w14:paraId="39DCB58C" w14:textId="220FE58A" w:rsidR="008026EE" w:rsidRDefault="007523C1" w:rsidP="008026EE">
      <w:pPr>
        <w:jc w:val="both"/>
      </w:pPr>
      <w:r>
        <w:t>In both scenarios, the function checks if the total weight percent of each profile is within the set TOLERANCE</w:t>
      </w:r>
      <w:r w:rsidR="00FB0807">
        <w:t xml:space="preserve"> and passes over the profile if it is not within the set range</w:t>
      </w:r>
      <w:r>
        <w:t xml:space="preserve">. Following this check, </w:t>
      </w:r>
      <w:r w:rsidR="003D3393">
        <w:t xml:space="preserve">if the RUN_TYPE is set to CRITERIA or NOINTEGRATE, a ratio </w:t>
      </w:r>
      <w:r w:rsidR="003E620C">
        <w:t>of</w:t>
      </w:r>
      <w:r w:rsidR="003D3393">
        <w:t xml:space="preserve"> </w:t>
      </w:r>
      <w:r w:rsidR="00432C2B">
        <w:t xml:space="preserve">the mass of all organic gases (TOG) to </w:t>
      </w:r>
      <w:r w:rsidR="003D3393">
        <w:t>the mass of all</w:t>
      </w:r>
      <w:r w:rsidR="00005D6E">
        <w:t xml:space="preserve"> regulatorily defined</w:t>
      </w:r>
      <w:r w:rsidR="003D3393">
        <w:t xml:space="preserve"> </w:t>
      </w:r>
      <w:r w:rsidR="003D3393" w:rsidRPr="00F31316">
        <w:t>VO</w:t>
      </w:r>
      <w:r w:rsidR="00005D6E" w:rsidRPr="00F31316">
        <w:t>Cs</w:t>
      </w:r>
      <w:r w:rsidR="00F31316">
        <w:rPr>
          <w:rStyle w:val="FootnoteReference"/>
        </w:rPr>
        <w:footnoteReference w:id="8"/>
      </w:r>
      <w:r w:rsidR="003D3393">
        <w:t xml:space="preserve"> within a profile is derived. </w:t>
      </w:r>
      <w:r w:rsidR="00BF4194">
        <w:t xml:space="preserve">If the profile is entirely derived of an exempt VOC (e.g., </w:t>
      </w:r>
      <w:r w:rsidR="00BF4194" w:rsidRPr="00BF4194">
        <w:t>tetrachloroethylene</w:t>
      </w:r>
      <w:r w:rsidR="00BF4194">
        <w:t>), the conversion factor is set to zero.</w:t>
      </w:r>
      <w:r w:rsidR="00E570DB">
        <w:t xml:space="preserve"> </w:t>
      </w:r>
      <w:r w:rsidR="008026EE">
        <w:t xml:space="preserve">If the RUN_TYPE is set to INTEGRATE, the profile is first filtered to remove all species listed in the </w:t>
      </w:r>
      <w:proofErr w:type="spellStart"/>
      <w:r w:rsidR="008026EE">
        <w:t>tbl_tox</w:t>
      </w:r>
      <w:proofErr w:type="spellEnd"/>
      <w:r w:rsidR="008026EE">
        <w:t xml:space="preserve"> file. </w:t>
      </w:r>
      <w:r w:rsidR="00696422">
        <w:t>Subsequently</w:t>
      </w:r>
      <w:r w:rsidR="00E232BB">
        <w:t xml:space="preserve">, a ratio of the mass of all organic gases (TOG) to the mass of all regulatorily defined </w:t>
      </w:r>
      <w:r w:rsidR="00E232BB" w:rsidRPr="00F31316">
        <w:t>VOCs</w:t>
      </w:r>
      <w:r w:rsidR="00E232BB">
        <w:t xml:space="preserve"> within a profile is derived</w:t>
      </w:r>
      <w:r w:rsidR="008026EE">
        <w:t xml:space="preserve">. </w:t>
      </w:r>
      <w:r w:rsidR="008577EF">
        <w:t>Again, i</w:t>
      </w:r>
      <w:r w:rsidR="008026EE">
        <w:t>f the profile is entirely derived of an exempt VOC, the conversion factor is set to zero.</w:t>
      </w:r>
      <w:r w:rsidR="00063A38">
        <w:t xml:space="preserve"> </w:t>
      </w:r>
      <w:r w:rsidR="00004E95">
        <w:t xml:space="preserve">Finally, if the RUN_TYPE is set to CRITERIA, the profiles listed in the </w:t>
      </w:r>
      <w:proofErr w:type="spellStart"/>
      <w:r w:rsidR="00004E95">
        <w:t>gscnv_append</w:t>
      </w:r>
      <w:proofErr w:type="spellEnd"/>
      <w:r w:rsidR="00004E95">
        <w:t xml:space="preserve"> file are appended to the end of the </w:t>
      </w:r>
      <w:proofErr w:type="spellStart"/>
      <w:r w:rsidR="00004E95">
        <w:t>dataframe</w:t>
      </w:r>
      <w:proofErr w:type="spellEnd"/>
      <w:r w:rsidR="0050588A">
        <w:t>.</w:t>
      </w:r>
    </w:p>
    <w:p w14:paraId="2499C30E" w14:textId="60E7EA39" w:rsidR="008026EE" w:rsidRDefault="00E44579" w:rsidP="002267BE">
      <w:pPr>
        <w:jc w:val="both"/>
      </w:pPr>
      <w:r>
        <w:t xml:space="preserve">The second function </w:t>
      </w:r>
      <w:r w:rsidR="00496A39">
        <w:t xml:space="preserve">in </w:t>
      </w:r>
      <w:r w:rsidR="00496A39" w:rsidRPr="007308F1">
        <w:rPr>
          <w:i/>
          <w:iCs/>
        </w:rPr>
        <w:t>gscnv.py</w:t>
      </w:r>
      <w:r w:rsidR="00496A39">
        <w:t xml:space="preserve"> </w:t>
      </w:r>
      <w:r w:rsidR="007308F1">
        <w:t>generates the header for the final GSCNV file</w:t>
      </w:r>
      <w:r w:rsidR="008E14AF">
        <w:t>, which</w:t>
      </w:r>
      <w:r w:rsidR="00656CDD">
        <w:t xml:space="preserve"> </w:t>
      </w:r>
      <w:r w:rsidR="008E14AF">
        <w:t>i</w:t>
      </w:r>
      <w:r w:rsidR="00656CDD">
        <w:t>nclude</w:t>
      </w:r>
      <w:r w:rsidR="008E14AF">
        <w:t>s</w:t>
      </w:r>
      <w:r w:rsidR="00656CDD">
        <w:t xml:space="preserve"> </w:t>
      </w:r>
      <w:r w:rsidR="00185879">
        <w:t xml:space="preserve">several </w:t>
      </w:r>
      <w:r w:rsidR="008E14AF">
        <w:t xml:space="preserve">of the </w:t>
      </w:r>
      <w:r w:rsidR="00AE63A6">
        <w:t xml:space="preserve">runtime inputs </w:t>
      </w:r>
      <w:r w:rsidR="008E14AF">
        <w:t>selected for the given Tool run</w:t>
      </w:r>
      <w:r w:rsidR="00364676">
        <w:t xml:space="preserve"> (</w:t>
      </w:r>
      <w:r w:rsidR="00364676" w:rsidRPr="00364676">
        <w:t xml:space="preserve">see </w:t>
      </w:r>
      <w:r w:rsidR="00364676" w:rsidRPr="00364676">
        <w:fldChar w:fldCharType="begin"/>
      </w:r>
      <w:r w:rsidR="00364676" w:rsidRPr="00364676">
        <w:instrText xml:space="preserve"> REF _Ref113444584 \h  \* MERGEFORMAT </w:instrText>
      </w:r>
      <w:r w:rsidR="00364676" w:rsidRPr="00364676">
        <w:fldChar w:fldCharType="separate"/>
      </w:r>
      <w:ins w:id="1249" w:author="Seltzer, Karl" w:date="2023-09-06T14:06:00Z">
        <w:r w:rsidR="00524E1B" w:rsidRPr="00524E1B">
          <w:rPr>
            <w:color w:val="000000" w:themeColor="text1"/>
          </w:rPr>
          <w:t xml:space="preserve">Figure </w:t>
        </w:r>
        <w:r w:rsidR="00524E1B" w:rsidRPr="00524E1B">
          <w:rPr>
            <w:noProof/>
            <w:color w:val="000000" w:themeColor="text1"/>
          </w:rPr>
          <w:t>3</w:t>
        </w:r>
      </w:ins>
      <w:r w:rsidR="00364676" w:rsidRPr="00364676">
        <w:fldChar w:fldCharType="end"/>
      </w:r>
      <w:r w:rsidR="00364676" w:rsidRPr="00364676">
        <w:t>)</w:t>
      </w:r>
      <w:r w:rsidR="008E14AF" w:rsidRPr="00364676">
        <w:t>.</w:t>
      </w:r>
      <w:r w:rsidR="008E14AF">
        <w:t xml:space="preserve"> </w:t>
      </w:r>
      <w:r w:rsidR="00640AD6">
        <w:t xml:space="preserve">Finally, the output filename includes a date stamp to facilitate tracking of file versions. </w:t>
      </w:r>
    </w:p>
    <w:p w14:paraId="3EF5B811" w14:textId="76BC3BB3" w:rsidR="009600F0" w:rsidRPr="009600F0" w:rsidRDefault="009600F0" w:rsidP="009600F0">
      <w:pPr>
        <w:pStyle w:val="Heading3"/>
      </w:pPr>
      <w:bookmarkStart w:id="1250" w:name="_Ref112936162"/>
      <w:bookmarkStart w:id="1251" w:name="_Toc113448802"/>
      <w:bookmarkStart w:id="1252" w:name="_Toc174099303"/>
      <w:r>
        <w:t>gspro.py</w:t>
      </w:r>
      <w:bookmarkEnd w:id="1250"/>
      <w:bookmarkEnd w:id="1251"/>
      <w:bookmarkEnd w:id="1252"/>
    </w:p>
    <w:p w14:paraId="62187731" w14:textId="401A6D62" w:rsidR="00387272" w:rsidRDefault="78B90478" w:rsidP="003C5F11">
      <w:pPr>
        <w:jc w:val="both"/>
        <w:rPr>
          <w:rStyle w:val="normaltextrun"/>
        </w:rPr>
      </w:pPr>
      <w:r w:rsidRPr="665A79EB">
        <w:rPr>
          <w:rStyle w:val="normaltextrun"/>
        </w:rPr>
        <w:t xml:space="preserve">Following the </w:t>
      </w:r>
      <w:r w:rsidRPr="665A79EB">
        <w:rPr>
          <w:rStyle w:val="normaltextrun"/>
          <w:i/>
          <w:iCs/>
        </w:rPr>
        <w:t>gscnv.py</w:t>
      </w:r>
      <w:r w:rsidRPr="665A79EB">
        <w:rPr>
          <w:rStyle w:val="normaltextrun"/>
        </w:rPr>
        <w:t xml:space="preserve"> module, </w:t>
      </w:r>
      <w:r w:rsidR="33FDEFFB" w:rsidRPr="665A79EB">
        <w:rPr>
          <w:rStyle w:val="normaltextrun"/>
        </w:rPr>
        <w:t xml:space="preserve">the S2S-Tool </w:t>
      </w:r>
      <w:r w:rsidRPr="665A79EB">
        <w:rPr>
          <w:rStyle w:val="normaltextrun"/>
        </w:rPr>
        <w:t xml:space="preserve">executes the </w:t>
      </w:r>
      <w:r w:rsidRPr="665A79EB">
        <w:rPr>
          <w:rStyle w:val="normaltextrun"/>
          <w:i/>
          <w:iCs/>
        </w:rPr>
        <w:t>gspro.py</w:t>
      </w:r>
      <w:r w:rsidRPr="665A79EB">
        <w:rPr>
          <w:rStyle w:val="normaltextrun"/>
        </w:rPr>
        <w:t xml:space="preserve"> module, which </w:t>
      </w:r>
      <w:r w:rsidR="33FDEFFB" w:rsidRPr="665A79EB">
        <w:rPr>
          <w:rStyle w:val="normaltextrun"/>
        </w:rPr>
        <w:t xml:space="preserve">generates a GSPRO file. </w:t>
      </w:r>
      <w:r w:rsidR="17E6C3DB" w:rsidRPr="665A79EB">
        <w:rPr>
          <w:rStyle w:val="normaltextrun"/>
        </w:rPr>
        <w:t xml:space="preserve">Within the </w:t>
      </w:r>
      <w:r w:rsidR="17E6C3DB" w:rsidRPr="665A79EB">
        <w:rPr>
          <w:rStyle w:val="normaltextrun"/>
          <w:i/>
          <w:iCs/>
        </w:rPr>
        <w:t>gspro.py</w:t>
      </w:r>
      <w:r w:rsidR="17E6C3DB" w:rsidRPr="665A79EB">
        <w:rPr>
          <w:rStyle w:val="normaltextrun"/>
        </w:rPr>
        <w:t xml:space="preserve"> module </w:t>
      </w:r>
      <w:r w:rsidR="0109C6A1" w:rsidRPr="665A79EB">
        <w:rPr>
          <w:rStyle w:val="normaltextrun"/>
        </w:rPr>
        <w:t>are</w:t>
      </w:r>
      <w:r w:rsidR="17E6C3DB" w:rsidRPr="665A79EB">
        <w:rPr>
          <w:rStyle w:val="normaltextrun"/>
        </w:rPr>
        <w:t xml:space="preserve"> three functions; </w:t>
      </w:r>
      <w:r w:rsidR="20E0B13D" w:rsidRPr="665A79EB">
        <w:rPr>
          <w:rStyle w:val="normaltextrun"/>
        </w:rPr>
        <w:t>the first generates a GSPRO file if OUTPUT is set to VOC</w:t>
      </w:r>
      <w:r w:rsidR="053A67F8" w:rsidRPr="665A79EB">
        <w:rPr>
          <w:rStyle w:val="normaltextrun"/>
        </w:rPr>
        <w:t xml:space="preserve"> (</w:t>
      </w:r>
      <w:proofErr w:type="spellStart"/>
      <w:r w:rsidR="053A67F8" w:rsidRPr="665A79EB">
        <w:rPr>
          <w:rStyle w:val="normaltextrun"/>
          <w:i/>
          <w:iCs/>
        </w:rPr>
        <w:t>gen_gspro_voc</w:t>
      </w:r>
      <w:proofErr w:type="spellEnd"/>
      <w:r w:rsidR="053A67F8" w:rsidRPr="665A79EB">
        <w:rPr>
          <w:rStyle w:val="normaltextrun"/>
        </w:rPr>
        <w:t>)</w:t>
      </w:r>
      <w:r w:rsidR="20E0B13D" w:rsidRPr="665A79EB">
        <w:rPr>
          <w:rStyle w:val="normaltextrun"/>
        </w:rPr>
        <w:t>, the second generates a GSPRO file if OUTPUT is set to PM</w:t>
      </w:r>
      <w:r w:rsidR="053A67F8" w:rsidRPr="665A79EB">
        <w:rPr>
          <w:rStyle w:val="normaltextrun"/>
        </w:rPr>
        <w:t xml:space="preserve"> (</w:t>
      </w:r>
      <w:r w:rsidR="053A67F8" w:rsidRPr="665A79EB">
        <w:rPr>
          <w:rStyle w:val="normaltextrun"/>
          <w:i/>
          <w:iCs/>
        </w:rPr>
        <w:t>gen_gspro_pm</w:t>
      </w:r>
      <w:r w:rsidR="053A67F8" w:rsidRPr="665A79EB">
        <w:rPr>
          <w:rStyle w:val="normaltextrun"/>
        </w:rPr>
        <w:t>)</w:t>
      </w:r>
      <w:r w:rsidR="20E0B13D" w:rsidRPr="665A79EB">
        <w:rPr>
          <w:rStyle w:val="normaltextrun"/>
        </w:rPr>
        <w:t xml:space="preserve">, and the third adds a header to the file. </w:t>
      </w:r>
    </w:p>
    <w:p w14:paraId="6ED08AF8" w14:textId="07B328FF" w:rsidR="004B7447" w:rsidRDefault="004B7447" w:rsidP="004B7447">
      <w:pPr>
        <w:pStyle w:val="Heading4"/>
        <w:rPr>
          <w:rStyle w:val="normaltextrun"/>
        </w:rPr>
      </w:pPr>
      <w:bookmarkStart w:id="1253" w:name="_Toc113448803"/>
      <w:bookmarkStart w:id="1254" w:name="_Ref142487077"/>
      <w:bookmarkStart w:id="1255" w:name="_Ref142487903"/>
      <w:bookmarkStart w:id="1256" w:name="_Toc174099304"/>
      <w:proofErr w:type="spellStart"/>
      <w:r>
        <w:rPr>
          <w:rStyle w:val="normaltextrun"/>
        </w:rPr>
        <w:t>gen_gspro_</w:t>
      </w:r>
      <w:proofErr w:type="gramStart"/>
      <w:r>
        <w:rPr>
          <w:rStyle w:val="normaltextrun"/>
        </w:rPr>
        <w:t>voc</w:t>
      </w:r>
      <w:bookmarkEnd w:id="1253"/>
      <w:bookmarkEnd w:id="1254"/>
      <w:bookmarkEnd w:id="1255"/>
      <w:bookmarkEnd w:id="1256"/>
      <w:proofErr w:type="spellEnd"/>
      <w:proofErr w:type="gramEnd"/>
    </w:p>
    <w:p w14:paraId="69496839" w14:textId="047AC4CF" w:rsidR="00EA58CA" w:rsidRDefault="00665CE1" w:rsidP="00665CE1">
      <w:pPr>
        <w:jc w:val="both"/>
      </w:pPr>
      <w:r>
        <w:rPr>
          <w:rStyle w:val="normaltextrun"/>
        </w:rPr>
        <w:t xml:space="preserve">The </w:t>
      </w:r>
      <w:proofErr w:type="spellStart"/>
      <w:r w:rsidRPr="00665CE1">
        <w:rPr>
          <w:rStyle w:val="normaltextrun"/>
          <w:i/>
          <w:iCs/>
        </w:rPr>
        <w:t>gen_gspro_voc</w:t>
      </w:r>
      <w:proofErr w:type="spellEnd"/>
      <w:r>
        <w:rPr>
          <w:rStyle w:val="normaltextrun"/>
        </w:rPr>
        <w:t xml:space="preserve"> function iterates over each relevant profile in the export_profiles file and appends processed data to a final </w:t>
      </w:r>
      <w:proofErr w:type="spellStart"/>
      <w:r>
        <w:rPr>
          <w:rStyle w:val="normaltextrun"/>
        </w:rPr>
        <w:t>dataframe</w:t>
      </w:r>
      <w:proofErr w:type="spellEnd"/>
      <w:r>
        <w:rPr>
          <w:rStyle w:val="normaltextrun"/>
        </w:rPr>
        <w:t xml:space="preserve">. </w:t>
      </w:r>
      <w:r w:rsidR="00686BC4">
        <w:t>First, the function checks if the total weight percent of each profile is within the set TOLERANCE</w:t>
      </w:r>
      <w:r w:rsidR="00EA58CA">
        <w:t xml:space="preserve">. If the profile is not within the set range, it is passed over and a notification is printed to notify the user that the profile was not processed. </w:t>
      </w:r>
      <w:r w:rsidR="00C02E0F">
        <w:t xml:space="preserve">Next, </w:t>
      </w:r>
      <w:r w:rsidR="00225D5A">
        <w:t>if RUN_TYPE is set to CRITERIA, the profile is renormalized to ensure the summation of all weight percents equals one</w:t>
      </w:r>
      <w:r w:rsidR="004F5D69">
        <w:t xml:space="preserve"> and the input pollutant (i.e., the speciated pollutant; see Section </w:t>
      </w:r>
      <w:r w:rsidR="004F5D69">
        <w:fldChar w:fldCharType="begin"/>
      </w:r>
      <w:r w:rsidR="004F5D69">
        <w:instrText xml:space="preserve"> REF _Ref113445111 \r \h </w:instrText>
      </w:r>
      <w:r w:rsidR="004F5D69">
        <w:fldChar w:fldCharType="separate"/>
      </w:r>
      <w:r w:rsidR="00524E1B">
        <w:t>2.2.2</w:t>
      </w:r>
      <w:r w:rsidR="004F5D69">
        <w:fldChar w:fldCharType="end"/>
      </w:r>
      <w:r w:rsidR="004F5D69">
        <w:t>) is set to TOG</w:t>
      </w:r>
      <w:r w:rsidR="00225D5A">
        <w:t xml:space="preserve">. </w:t>
      </w:r>
      <w:r w:rsidR="002A5211">
        <w:t xml:space="preserve">If RUN_TYPE is set to NOINTEGRATE, the profile </w:t>
      </w:r>
      <w:r w:rsidR="00BD1631">
        <w:t xml:space="preserve">is </w:t>
      </w:r>
      <w:r w:rsidR="002573F3">
        <w:t xml:space="preserve">first </w:t>
      </w:r>
      <w:r w:rsidR="00BD1631">
        <w:t xml:space="preserve">renormalized to ensure the summation of all weight percents equals one, then </w:t>
      </w:r>
      <w:r w:rsidR="002A5211">
        <w:t xml:space="preserve">filtered to remove all species listed in the </w:t>
      </w:r>
      <w:proofErr w:type="spellStart"/>
      <w:r w:rsidR="002A5211">
        <w:t>tbl_tox</w:t>
      </w:r>
      <w:proofErr w:type="spellEnd"/>
      <w:r w:rsidR="002A5211">
        <w:t xml:space="preserve"> file</w:t>
      </w:r>
      <w:r w:rsidR="00BD1631">
        <w:t>, and</w:t>
      </w:r>
      <w:r w:rsidR="00DC6D0D">
        <w:t xml:space="preserve"> the input pollutant is set to TOG. Finally, if RUN_TYPE is set to INTEGRATE, </w:t>
      </w:r>
      <w:r w:rsidR="009F347C">
        <w:t xml:space="preserve">the profile is renormalized to ensure the summation of all weight percents equals one, filtered to remove all species listed in the </w:t>
      </w:r>
      <w:proofErr w:type="spellStart"/>
      <w:r w:rsidR="009F347C">
        <w:t>tbl_tox</w:t>
      </w:r>
      <w:proofErr w:type="spellEnd"/>
      <w:r w:rsidR="009F347C">
        <w:t xml:space="preserve"> file, </w:t>
      </w:r>
      <w:r w:rsidR="00BD2209">
        <w:t>renormalized again to ensure the summation of all remaining weight percents equals one</w:t>
      </w:r>
      <w:r w:rsidR="00B8197B">
        <w:t>,</w:t>
      </w:r>
      <w:r w:rsidR="00BD2209">
        <w:t xml:space="preserve"> </w:t>
      </w:r>
      <w:r w:rsidR="009F347C">
        <w:t xml:space="preserve">and the input pollutant is set to </w:t>
      </w:r>
      <w:r w:rsidR="00B8197B">
        <w:t>NONHAPTOG.</w:t>
      </w:r>
    </w:p>
    <w:p w14:paraId="6926FE53" w14:textId="7E741BC4" w:rsidR="00A92283" w:rsidRDefault="00FE1D71" w:rsidP="00665CE1">
      <w:pPr>
        <w:jc w:val="both"/>
      </w:pPr>
      <w:r>
        <w:t xml:space="preserve">The mole-based split factor </w:t>
      </w:r>
      <w:r w:rsidR="00FD5126">
        <w:t>(</w:t>
      </w:r>
      <w:proofErr w:type="spellStart"/>
      <w:r w:rsidR="00FD5126" w:rsidRPr="00FD5126">
        <w:rPr>
          <w:i/>
          <w:iCs/>
        </w:rPr>
        <w:t>M</w:t>
      </w:r>
      <w:r w:rsidR="00ED06F8">
        <w:rPr>
          <w:i/>
          <w:iCs/>
        </w:rPr>
        <w:t>ol</w:t>
      </w:r>
      <w:r w:rsidR="00FD5126" w:rsidRPr="00FD5126">
        <w:rPr>
          <w:i/>
          <w:iCs/>
        </w:rPr>
        <w:t>BSF</w:t>
      </w:r>
      <w:proofErr w:type="spellEnd"/>
      <w:r w:rsidR="00FD5126">
        <w:t xml:space="preserve">) </w:t>
      </w:r>
      <w:r w:rsidR="00356F6C">
        <w:t>in moles of mechanism</w:t>
      </w:r>
      <w:r w:rsidR="00D74D78">
        <w:t>-specific model</w:t>
      </w:r>
      <w:r w:rsidR="00356F6C">
        <w:t xml:space="preserve"> species </w:t>
      </w:r>
      <w:r w:rsidR="00356F6C" w:rsidRPr="00D74D78">
        <w:rPr>
          <w:i/>
          <w:iCs/>
        </w:rPr>
        <w:t>j</w:t>
      </w:r>
      <w:r w:rsidR="00356F6C">
        <w:t xml:space="preserve"> per </w:t>
      </w:r>
      <w:r w:rsidR="00D74D78">
        <w:t>mass</w:t>
      </w:r>
      <w:r w:rsidR="00356F6C">
        <w:t xml:space="preserve"> of </w:t>
      </w:r>
      <w:r w:rsidR="00D74D78">
        <w:t>input</w:t>
      </w:r>
      <w:r w:rsidR="00356F6C">
        <w:t xml:space="preserve"> pollutant (e.g., TOG) </w:t>
      </w:r>
      <w:r>
        <w:t>is then calculated using:</w:t>
      </w:r>
    </w:p>
    <w:p w14:paraId="4F273F62" w14:textId="2914DA2C" w:rsidR="00FE1D71" w:rsidRPr="00273FFA" w:rsidRDefault="00E9514D" w:rsidP="00B2675B">
      <w:pPr>
        <w:ind w:firstLine="720"/>
        <w:jc w:val="both"/>
        <w:rPr>
          <w:rFonts w:eastAsiaTheme="minorEastAsia"/>
        </w:rPr>
      </w:pPr>
      <m:oMath>
        <m:sSub>
          <m:sSubPr>
            <m:ctrlPr>
              <w:ins w:id="1257" w:author="Seltzer, Karl" w:date="2023-09-06T14:05:00Z">
                <w:rPr>
                  <w:rFonts w:ascii="Cambria Math" w:hAnsi="Cambria Math"/>
                  <w:i/>
                </w:rPr>
              </w:ins>
            </m:ctrlPr>
          </m:sSubPr>
          <m:e>
            <m:r>
              <w:rPr>
                <w:rFonts w:ascii="Cambria Math" w:hAnsi="Cambria Math"/>
              </w:rPr>
              <m:t>MolBSF</m:t>
            </m:r>
          </m:e>
          <m:sub>
            <m:r>
              <w:rPr>
                <w:rFonts w:ascii="Cambria Math" w:hAnsi="Cambria Math"/>
              </w:rPr>
              <m:t>j</m:t>
            </m:r>
          </m:sub>
        </m:sSub>
        <m:r>
          <w:rPr>
            <w:rFonts w:ascii="Cambria Math" w:hAnsi="Cambria Math"/>
          </w:rPr>
          <m:t>=</m:t>
        </m:r>
        <m:nary>
          <m:naryPr>
            <m:chr m:val="∑"/>
            <m:limLoc m:val="undOvr"/>
            <m:supHide m:val="1"/>
            <m:ctrlPr>
              <w:ins w:id="1258" w:author="Seltzer, Karl" w:date="2023-09-06T14:05:00Z">
                <w:rPr>
                  <w:rFonts w:ascii="Cambria Math" w:hAnsi="Cambria Math"/>
                  <w:i/>
                </w:rPr>
              </w:ins>
            </m:ctrlPr>
          </m:naryPr>
          <m:sub>
            <m:r>
              <w:rPr>
                <w:rFonts w:ascii="Cambria Math" w:hAnsi="Cambria Math"/>
              </w:rPr>
              <m:t>i</m:t>
            </m:r>
          </m:sub>
          <m:sup/>
          <m:e>
            <m:sSub>
              <m:sSubPr>
                <m:ctrlPr>
                  <w:ins w:id="1259" w:author="Seltzer, Karl" w:date="2023-09-06T14:05:00Z">
                    <w:rPr>
                      <w:rFonts w:ascii="Cambria Math" w:hAnsi="Cambria Math"/>
                      <w:i/>
                    </w:rPr>
                  </w:ins>
                </m:ctrlPr>
              </m:sSubPr>
              <m:e>
                <m:r>
                  <w:rPr>
                    <w:rFonts w:ascii="Cambria Math" w:hAnsi="Cambria Math"/>
                  </w:rPr>
                  <m:t>Wght%</m:t>
                </m:r>
              </m:e>
              <m:sub>
                <m:r>
                  <w:rPr>
                    <w:rFonts w:ascii="Cambria Math" w:hAnsi="Cambria Math"/>
                  </w:rPr>
                  <m:t>i</m:t>
                </m:r>
              </m:sub>
            </m:sSub>
            <m:r>
              <w:rPr>
                <w:rFonts w:ascii="Cambria Math" w:hAnsi="Cambria Math"/>
              </w:rPr>
              <m:t>÷</m:t>
            </m:r>
            <m:sSub>
              <m:sSubPr>
                <m:ctrlPr>
                  <w:ins w:id="1260" w:author="Seltzer, Karl" w:date="2023-09-06T14:05:00Z">
                    <w:rPr>
                      <w:rFonts w:ascii="Cambria Math" w:hAnsi="Cambria Math"/>
                      <w:i/>
                    </w:rPr>
                  </w:ins>
                </m:ctrlPr>
              </m:sSubPr>
              <m:e>
                <m:r>
                  <w:rPr>
                    <w:rFonts w:ascii="Cambria Math" w:hAnsi="Cambria Math"/>
                  </w:rPr>
                  <m:t>MW</m:t>
                </m:r>
              </m:e>
              <m:sub>
                <m:r>
                  <w:rPr>
                    <w:rFonts w:ascii="Cambria Math" w:hAnsi="Cambria Math"/>
                  </w:rPr>
                  <m:t>i</m:t>
                </m:r>
              </m:sub>
            </m:sSub>
            <m:r>
              <w:rPr>
                <w:rFonts w:ascii="Cambria Math" w:hAnsi="Cambria Math"/>
              </w:rPr>
              <m:t>×</m:t>
            </m:r>
            <m:sSub>
              <m:sSubPr>
                <m:ctrlPr>
                  <w:ins w:id="1261" w:author="Seltzer, Karl" w:date="2023-09-06T14:05:00Z">
                    <w:rPr>
                      <w:rFonts w:ascii="Cambria Math" w:hAnsi="Cambria Math"/>
                      <w:i/>
                    </w:rPr>
                  </w:ins>
                </m:ctrlPr>
              </m:sSubPr>
              <m:e>
                <m:r>
                  <w:rPr>
                    <w:rFonts w:ascii="Cambria Math" w:hAnsi="Cambria Math"/>
                  </w:rPr>
                  <m:t>Moles</m:t>
                </m:r>
              </m:e>
              <m:sub>
                <m:r>
                  <w:rPr>
                    <w:rFonts w:ascii="Cambria Math" w:hAnsi="Cambria Math"/>
                  </w:rPr>
                  <m:t>i,j</m:t>
                </m:r>
              </m:sub>
            </m:sSub>
          </m:e>
        </m:nary>
      </m:oMath>
      <w:r w:rsidR="00356F6C">
        <w:rPr>
          <w:rFonts w:eastAsiaTheme="minorEastAsia"/>
        </w:rPr>
        <w:tab/>
      </w:r>
      <w:r w:rsidR="00037F7B">
        <w:rPr>
          <w:rFonts w:eastAsiaTheme="minorEastAsia"/>
        </w:rPr>
        <w:tab/>
      </w:r>
      <w:r w:rsidR="00037F7B">
        <w:rPr>
          <w:rFonts w:eastAsiaTheme="minorEastAsia"/>
        </w:rPr>
        <w:tab/>
      </w:r>
      <w:r w:rsidR="00037F7B">
        <w:rPr>
          <w:rFonts w:eastAsiaTheme="minorEastAsia"/>
        </w:rPr>
        <w:tab/>
      </w:r>
      <w:r w:rsidR="00356F6C">
        <w:rPr>
          <w:rFonts w:eastAsiaTheme="minorEastAsia"/>
        </w:rPr>
        <w:tab/>
        <w:t>(1)</w:t>
      </w:r>
    </w:p>
    <w:p w14:paraId="39E2F536" w14:textId="7A5FFA3C" w:rsidR="00812BFE" w:rsidRPr="00392891" w:rsidRDefault="00273FFA" w:rsidP="00812BFE">
      <w:pPr>
        <w:jc w:val="both"/>
        <w:rPr>
          <w:rFonts w:eastAsiaTheme="minorEastAsia"/>
        </w:rPr>
      </w:pPr>
      <w:r>
        <w:rPr>
          <w:rFonts w:eastAsiaTheme="minorEastAsia"/>
        </w:rPr>
        <w:t xml:space="preserve">Where </w:t>
      </w:r>
      <w:r w:rsidRPr="00273FFA">
        <w:rPr>
          <w:rFonts w:eastAsiaTheme="minorEastAsia"/>
          <w:i/>
          <w:iCs/>
        </w:rPr>
        <w:t>Wght%</w:t>
      </w:r>
      <w:r>
        <w:rPr>
          <w:rFonts w:eastAsiaTheme="minorEastAsia"/>
        </w:rPr>
        <w:t xml:space="preserve"> is the weight percent of </w:t>
      </w:r>
      <w:r w:rsidR="00D745A1">
        <w:rPr>
          <w:rFonts w:eastAsiaTheme="minorEastAsia"/>
        </w:rPr>
        <w:t>compound</w:t>
      </w:r>
      <w:r>
        <w:rPr>
          <w:rFonts w:eastAsiaTheme="minorEastAsia"/>
        </w:rPr>
        <w:t xml:space="preserve"> </w:t>
      </w:r>
      <w:proofErr w:type="spellStart"/>
      <w:r w:rsidRPr="00273FFA">
        <w:rPr>
          <w:rFonts w:eastAsiaTheme="minorEastAsia"/>
          <w:i/>
          <w:iCs/>
        </w:rPr>
        <w:t>i</w:t>
      </w:r>
      <w:proofErr w:type="spellEnd"/>
      <w:r>
        <w:rPr>
          <w:rFonts w:eastAsiaTheme="minorEastAsia"/>
        </w:rPr>
        <w:t xml:space="preserve"> in the target profile (mass compound per mass TOG)</w:t>
      </w:r>
      <w:r w:rsidR="0038193A">
        <w:rPr>
          <w:rFonts w:eastAsiaTheme="minorEastAsia"/>
        </w:rPr>
        <w:t xml:space="preserve"> from SPECIATE</w:t>
      </w:r>
      <w:r>
        <w:rPr>
          <w:rFonts w:eastAsiaTheme="minorEastAsia"/>
        </w:rPr>
        <w:t xml:space="preserve">, </w:t>
      </w:r>
      <w:proofErr w:type="spellStart"/>
      <w:r w:rsidRPr="00273FFA">
        <w:rPr>
          <w:rFonts w:eastAsiaTheme="minorEastAsia"/>
          <w:i/>
          <w:iCs/>
        </w:rPr>
        <w:t>MW</w:t>
      </w:r>
      <w:r w:rsidRPr="00273FFA">
        <w:rPr>
          <w:rFonts w:eastAsiaTheme="minorEastAsia"/>
          <w:i/>
          <w:iCs/>
          <w:vertAlign w:val="subscript"/>
        </w:rPr>
        <w:t>i</w:t>
      </w:r>
      <w:proofErr w:type="spellEnd"/>
      <w:r>
        <w:rPr>
          <w:rFonts w:eastAsiaTheme="minorEastAsia"/>
        </w:rPr>
        <w:t xml:space="preserve"> is the </w:t>
      </w:r>
      <w:r w:rsidR="00812BFE" w:rsidRPr="00812BFE">
        <w:rPr>
          <w:rFonts w:eastAsiaTheme="minorEastAsia"/>
          <w:i/>
          <w:iCs/>
        </w:rPr>
        <w:t xml:space="preserve">effective </w:t>
      </w:r>
      <w:r w:rsidRPr="00812BFE">
        <w:rPr>
          <w:rFonts w:eastAsiaTheme="minorEastAsia"/>
          <w:i/>
          <w:iCs/>
        </w:rPr>
        <w:t>molecular weight</w:t>
      </w:r>
      <w:r>
        <w:rPr>
          <w:rFonts w:eastAsiaTheme="minorEastAsia"/>
        </w:rPr>
        <w:t xml:space="preserve"> of </w:t>
      </w:r>
      <w:r w:rsidR="002A58FB">
        <w:rPr>
          <w:rFonts w:eastAsiaTheme="minorEastAsia"/>
        </w:rPr>
        <w:t>compound</w:t>
      </w:r>
      <w:r>
        <w:rPr>
          <w:rFonts w:eastAsiaTheme="minorEastAsia"/>
        </w:rPr>
        <w:t xml:space="preserve"> </w:t>
      </w:r>
      <w:proofErr w:type="spellStart"/>
      <w:r w:rsidRPr="00273FFA">
        <w:rPr>
          <w:rFonts w:eastAsiaTheme="minorEastAsia"/>
          <w:i/>
          <w:iCs/>
        </w:rPr>
        <w:t>i</w:t>
      </w:r>
      <w:proofErr w:type="spellEnd"/>
      <w:r>
        <w:rPr>
          <w:rFonts w:eastAsiaTheme="minorEastAsia"/>
        </w:rPr>
        <w:t xml:space="preserve">, and </w:t>
      </w:r>
      <w:proofErr w:type="spellStart"/>
      <w:r w:rsidRPr="00273FFA">
        <w:rPr>
          <w:rFonts w:eastAsiaTheme="minorEastAsia"/>
          <w:i/>
          <w:iCs/>
        </w:rPr>
        <w:t>Moles</w:t>
      </w:r>
      <w:r w:rsidRPr="00273FFA">
        <w:rPr>
          <w:rFonts w:eastAsiaTheme="minorEastAsia"/>
          <w:i/>
          <w:iCs/>
          <w:vertAlign w:val="subscript"/>
        </w:rPr>
        <w:t>i,j</w:t>
      </w:r>
      <w:proofErr w:type="spellEnd"/>
      <w:r>
        <w:rPr>
          <w:rFonts w:eastAsiaTheme="minorEastAsia"/>
        </w:rPr>
        <w:t xml:space="preserve"> is the number of </w:t>
      </w:r>
      <w:r w:rsidR="00F807F2">
        <w:rPr>
          <w:rFonts w:eastAsiaTheme="minorEastAsia"/>
        </w:rPr>
        <w:t xml:space="preserve">moles of </w:t>
      </w:r>
      <w:r>
        <w:rPr>
          <w:rFonts w:eastAsiaTheme="minorEastAsia"/>
        </w:rPr>
        <w:t xml:space="preserve">model species </w:t>
      </w:r>
      <w:r w:rsidRPr="00273FFA">
        <w:rPr>
          <w:rFonts w:eastAsiaTheme="minorEastAsia"/>
          <w:i/>
          <w:iCs/>
        </w:rPr>
        <w:t>j</w:t>
      </w:r>
      <w:r>
        <w:rPr>
          <w:rFonts w:eastAsiaTheme="minorEastAsia"/>
        </w:rPr>
        <w:t xml:space="preserve"> in </w:t>
      </w:r>
      <w:r w:rsidR="003D1BEF">
        <w:rPr>
          <w:rFonts w:eastAsiaTheme="minorEastAsia"/>
        </w:rPr>
        <w:t>compound</w:t>
      </w:r>
      <w:r>
        <w:rPr>
          <w:rFonts w:eastAsiaTheme="minorEastAsia"/>
        </w:rPr>
        <w:t xml:space="preserve"> </w:t>
      </w:r>
      <w:proofErr w:type="spellStart"/>
      <w:r w:rsidR="0034564B">
        <w:rPr>
          <w:rFonts w:eastAsiaTheme="minorEastAsia"/>
          <w:i/>
          <w:iCs/>
        </w:rPr>
        <w:t>i</w:t>
      </w:r>
      <w:proofErr w:type="spellEnd"/>
      <w:r w:rsidR="0034564B">
        <w:rPr>
          <w:rFonts w:eastAsiaTheme="minorEastAsia"/>
        </w:rPr>
        <w:t xml:space="preserve"> </w:t>
      </w:r>
      <w:r w:rsidR="00C72BE5">
        <w:rPr>
          <w:rFonts w:eastAsiaTheme="minorEastAsia"/>
        </w:rPr>
        <w:t xml:space="preserve">(i.e., the value provided in the mech4import file; see Section </w:t>
      </w:r>
      <w:r w:rsidR="00C72BE5">
        <w:rPr>
          <w:rFonts w:eastAsiaTheme="minorEastAsia"/>
        </w:rPr>
        <w:fldChar w:fldCharType="begin"/>
      </w:r>
      <w:r w:rsidR="00C72BE5">
        <w:rPr>
          <w:rFonts w:eastAsiaTheme="minorEastAsia"/>
        </w:rPr>
        <w:instrText xml:space="preserve"> REF _Ref114665245 \r \h </w:instrText>
      </w:r>
      <w:r w:rsidR="00C72BE5">
        <w:rPr>
          <w:rFonts w:eastAsiaTheme="minorEastAsia"/>
        </w:rPr>
      </w:r>
      <w:r w:rsidR="00C72BE5">
        <w:rPr>
          <w:rFonts w:eastAsiaTheme="minorEastAsia"/>
        </w:rPr>
        <w:fldChar w:fldCharType="separate"/>
      </w:r>
      <w:r w:rsidR="00524E1B">
        <w:rPr>
          <w:rFonts w:eastAsiaTheme="minorEastAsia"/>
        </w:rPr>
        <w:t>2.1.7</w:t>
      </w:r>
      <w:r w:rsidR="00C72BE5">
        <w:rPr>
          <w:rFonts w:eastAsiaTheme="minorEastAsia"/>
        </w:rPr>
        <w:fldChar w:fldCharType="end"/>
      </w:r>
      <w:r w:rsidR="00C72BE5">
        <w:rPr>
          <w:rFonts w:eastAsiaTheme="minorEastAsia"/>
        </w:rPr>
        <w:t>)</w:t>
      </w:r>
      <w:r>
        <w:rPr>
          <w:rFonts w:eastAsiaTheme="minorEastAsia"/>
        </w:rPr>
        <w:t>.</w:t>
      </w:r>
      <w:r w:rsidR="00812BFE">
        <w:rPr>
          <w:rFonts w:eastAsiaTheme="minorEastAsia"/>
        </w:rPr>
        <w:t xml:space="preserve"> </w:t>
      </w:r>
      <w:del w:id="1262" w:author="Seltzer, Karl" w:date="2024-08-08T09:47:00Z">
        <w:r w:rsidR="00812BFE" w:rsidDel="00990FC1">
          <w:rPr>
            <w:rFonts w:eastAsiaTheme="minorEastAsia"/>
          </w:rPr>
          <w:delText xml:space="preserve">New to </w:delText>
        </w:r>
      </w:del>
      <w:r w:rsidR="00812BFE">
        <w:rPr>
          <w:rFonts w:eastAsiaTheme="minorEastAsia"/>
        </w:rPr>
        <w:t>S2S-Tool v2 i</w:t>
      </w:r>
      <w:ins w:id="1263" w:author="Seltzer, Karl" w:date="2024-08-08T09:47:00Z">
        <w:r w:rsidR="00990FC1">
          <w:rPr>
            <w:rFonts w:eastAsiaTheme="minorEastAsia"/>
          </w:rPr>
          <w:t>ntroduced</w:t>
        </w:r>
      </w:ins>
      <w:del w:id="1264" w:author="Seltzer, Karl" w:date="2024-08-08T09:48:00Z">
        <w:r w:rsidR="00812BFE" w:rsidDel="00990FC1">
          <w:rPr>
            <w:rFonts w:eastAsiaTheme="minorEastAsia"/>
          </w:rPr>
          <w:delText>s the introduction of</w:delText>
        </w:r>
      </w:del>
      <w:r w:rsidR="00812BFE">
        <w:rPr>
          <w:rFonts w:eastAsiaTheme="minorEastAsia"/>
        </w:rPr>
        <w:t xml:space="preserve"> the </w:t>
      </w:r>
      <w:r w:rsidR="00812BFE" w:rsidRPr="00812BFE">
        <w:rPr>
          <w:rFonts w:eastAsiaTheme="minorEastAsia"/>
          <w:i/>
          <w:iCs/>
        </w:rPr>
        <w:t>effective molecular weight</w:t>
      </w:r>
      <w:r w:rsidR="00812BFE">
        <w:rPr>
          <w:rFonts w:eastAsiaTheme="minorEastAsia"/>
        </w:rPr>
        <w:t xml:space="preserve"> of each compound. Previously, the </w:t>
      </w:r>
      <w:proofErr w:type="spellStart"/>
      <w:r w:rsidR="00812BFE">
        <w:rPr>
          <w:rFonts w:eastAsiaTheme="minorEastAsia"/>
        </w:rPr>
        <w:t>MW</w:t>
      </w:r>
      <w:r w:rsidR="00812BFE" w:rsidRPr="00812BFE">
        <w:rPr>
          <w:rFonts w:eastAsiaTheme="minorEastAsia"/>
          <w:i/>
          <w:iCs/>
          <w:vertAlign w:val="subscript"/>
        </w:rPr>
        <w:t>i</w:t>
      </w:r>
      <w:proofErr w:type="spellEnd"/>
      <w:r w:rsidR="00812BFE">
        <w:rPr>
          <w:rFonts w:eastAsiaTheme="minorEastAsia"/>
        </w:rPr>
        <w:t xml:space="preserve"> was provided by the representative compound of each species in SPECIATE, but this can lead to issues for highly lumped model species. In photochemical modeling, </w:t>
      </w:r>
      <w:r w:rsidR="00812BFE" w:rsidRPr="00812BFE">
        <w:rPr>
          <w:rFonts w:eastAsiaTheme="minorEastAsia"/>
        </w:rPr>
        <w:t xml:space="preserve">the compounds that are mapped to </w:t>
      </w:r>
      <w:r w:rsidR="00812BFE">
        <w:rPr>
          <w:rFonts w:eastAsiaTheme="minorEastAsia"/>
        </w:rPr>
        <w:t xml:space="preserve">a </w:t>
      </w:r>
      <w:r w:rsidR="00812BFE" w:rsidRPr="00812BFE">
        <w:rPr>
          <w:rFonts w:eastAsiaTheme="minorEastAsia"/>
        </w:rPr>
        <w:t xml:space="preserve">chemical mechanism model species </w:t>
      </w:r>
      <w:r w:rsidR="00812BFE">
        <w:rPr>
          <w:rFonts w:eastAsiaTheme="minorEastAsia"/>
        </w:rPr>
        <w:t xml:space="preserve">adopt </w:t>
      </w:r>
      <w:r w:rsidR="00812BFE" w:rsidRPr="00812BFE">
        <w:rPr>
          <w:rFonts w:eastAsiaTheme="minorEastAsia"/>
        </w:rPr>
        <w:t>the properties of th</w:t>
      </w:r>
      <w:r w:rsidR="00BC4D31">
        <w:rPr>
          <w:rFonts w:eastAsiaTheme="minorEastAsia"/>
        </w:rPr>
        <w:t>at</w:t>
      </w:r>
      <w:r w:rsidR="00812BFE" w:rsidRPr="00812BFE">
        <w:rPr>
          <w:rFonts w:eastAsiaTheme="minorEastAsia"/>
        </w:rPr>
        <w:t xml:space="preserve"> model species</w:t>
      </w:r>
      <w:r w:rsidR="00812BFE">
        <w:rPr>
          <w:rFonts w:eastAsiaTheme="minorEastAsia"/>
        </w:rPr>
        <w:t>, regardless of the structure or molecular weight of the explicit species in SPECIATE</w:t>
      </w:r>
      <w:r w:rsidR="00812BFE" w:rsidRPr="00812BFE">
        <w:rPr>
          <w:rFonts w:eastAsiaTheme="minorEastAsia"/>
        </w:rPr>
        <w:t xml:space="preserve">. </w:t>
      </w:r>
      <w:r w:rsidR="00812BFE">
        <w:rPr>
          <w:rFonts w:eastAsiaTheme="minorEastAsia"/>
        </w:rPr>
        <w:t>This is particularly important for IVOCs, which, in general, are highly lumped</w:t>
      </w:r>
      <w:r w:rsidR="00BC4D31">
        <w:rPr>
          <w:rFonts w:eastAsiaTheme="minorEastAsia"/>
        </w:rPr>
        <w:t xml:space="preserve"> and often feature significant oxidation</w:t>
      </w:r>
      <w:r w:rsidR="00812BFE">
        <w:rPr>
          <w:rFonts w:eastAsiaTheme="minorEastAsia"/>
        </w:rPr>
        <w:t xml:space="preserve">. Analysis has shown that </w:t>
      </w:r>
      <w:r w:rsidR="00812BFE" w:rsidRPr="00812BFE">
        <w:rPr>
          <w:rFonts w:eastAsiaTheme="minorEastAsia"/>
        </w:rPr>
        <w:t>most compounds mapped to IVOC model species</w:t>
      </w:r>
      <w:r w:rsidR="00812BFE">
        <w:rPr>
          <w:rFonts w:eastAsiaTheme="minorEastAsia"/>
        </w:rPr>
        <w:t xml:space="preserve"> adopt a </w:t>
      </w:r>
      <w:r w:rsidR="00812BFE" w:rsidRPr="00812BFE">
        <w:rPr>
          <w:rFonts w:eastAsiaTheme="minorEastAsia"/>
        </w:rPr>
        <w:t xml:space="preserve">MW </w:t>
      </w:r>
      <w:r w:rsidR="00812BFE">
        <w:rPr>
          <w:rFonts w:eastAsiaTheme="minorEastAsia"/>
        </w:rPr>
        <w:t xml:space="preserve">that is </w:t>
      </w:r>
      <w:r w:rsidR="00812BFE" w:rsidRPr="00812BFE">
        <w:rPr>
          <w:rFonts w:eastAsiaTheme="minorEastAsia"/>
        </w:rPr>
        <w:t xml:space="preserve">lower than the </w:t>
      </w:r>
      <w:r w:rsidR="00812BFE">
        <w:rPr>
          <w:rFonts w:eastAsiaTheme="minorEastAsia"/>
        </w:rPr>
        <w:t>explicit</w:t>
      </w:r>
      <w:r w:rsidR="00812BFE" w:rsidRPr="00812BFE">
        <w:rPr>
          <w:rFonts w:eastAsiaTheme="minorEastAsia"/>
        </w:rPr>
        <w:t xml:space="preserve"> species MWs. For these compounds, the use of the </w:t>
      </w:r>
      <w:r w:rsidR="00B909C1">
        <w:rPr>
          <w:rFonts w:eastAsiaTheme="minorEastAsia"/>
        </w:rPr>
        <w:t xml:space="preserve">explicit species </w:t>
      </w:r>
      <w:r w:rsidR="00812BFE" w:rsidRPr="00812BFE">
        <w:rPr>
          <w:rFonts w:eastAsiaTheme="minorEastAsia"/>
        </w:rPr>
        <w:t>MW</w:t>
      </w:r>
      <w:r w:rsidR="003A569F">
        <w:rPr>
          <w:rFonts w:eastAsiaTheme="minorEastAsia"/>
        </w:rPr>
        <w:t xml:space="preserve">, as in the prior methods, </w:t>
      </w:r>
      <w:r w:rsidR="00812BFE" w:rsidRPr="00812BFE">
        <w:rPr>
          <w:rFonts w:eastAsiaTheme="minorEastAsia"/>
        </w:rPr>
        <w:t>overestimates the mol</w:t>
      </w:r>
      <w:r w:rsidR="00812BFE">
        <w:rPr>
          <w:rFonts w:eastAsiaTheme="minorEastAsia"/>
        </w:rPr>
        <w:t>ar emissions</w:t>
      </w:r>
      <w:r w:rsidR="00E62A0E">
        <w:rPr>
          <w:rFonts w:eastAsiaTheme="minorEastAsia"/>
        </w:rPr>
        <w:t xml:space="preserve"> </w:t>
      </w:r>
      <w:r w:rsidR="00E62A0E">
        <w:t>(as defined by the chemical mechanism)</w:t>
      </w:r>
      <w:r w:rsidR="00812BFE" w:rsidRPr="00812BFE">
        <w:rPr>
          <w:rFonts w:eastAsiaTheme="minorEastAsia"/>
        </w:rPr>
        <w:t xml:space="preserve">, </w:t>
      </w:r>
      <w:r w:rsidR="003A569F">
        <w:rPr>
          <w:rFonts w:eastAsiaTheme="minorEastAsia"/>
        </w:rPr>
        <w:t xml:space="preserve">which leads to an </w:t>
      </w:r>
      <w:r w:rsidR="00812BFE">
        <w:rPr>
          <w:rFonts w:eastAsiaTheme="minorEastAsia"/>
        </w:rPr>
        <w:t>overestimate</w:t>
      </w:r>
      <w:r w:rsidR="003A569F">
        <w:rPr>
          <w:rFonts w:eastAsiaTheme="minorEastAsia"/>
        </w:rPr>
        <w:t xml:space="preserve"> of</w:t>
      </w:r>
      <w:r w:rsidR="00812BFE">
        <w:rPr>
          <w:rFonts w:eastAsiaTheme="minorEastAsia"/>
        </w:rPr>
        <w:t xml:space="preserve"> the </w:t>
      </w:r>
      <w:r w:rsidR="00812BFE" w:rsidRPr="00812BFE">
        <w:rPr>
          <w:rFonts w:eastAsiaTheme="minorEastAsia"/>
        </w:rPr>
        <w:t>mass concentrations. By using the model species MWs, the number of moles (and hence mass) is reduced, mitigating th</w:t>
      </w:r>
      <w:r w:rsidR="00812BFE">
        <w:rPr>
          <w:rFonts w:eastAsiaTheme="minorEastAsia"/>
        </w:rPr>
        <w:t>is</w:t>
      </w:r>
      <w:r w:rsidR="00812BFE" w:rsidRPr="00812BFE">
        <w:rPr>
          <w:rFonts w:eastAsiaTheme="minorEastAsia"/>
        </w:rPr>
        <w:t xml:space="preserve"> </w:t>
      </w:r>
      <w:r w:rsidR="00812BFE" w:rsidRPr="00392891">
        <w:rPr>
          <w:rFonts w:eastAsiaTheme="minorEastAsia"/>
        </w:rPr>
        <w:t xml:space="preserve">overestimation. This </w:t>
      </w:r>
      <w:r w:rsidR="00B909C1" w:rsidRPr="00392891">
        <w:rPr>
          <w:rFonts w:eastAsiaTheme="minorEastAsia"/>
        </w:rPr>
        <w:t>issue</w:t>
      </w:r>
      <w:r w:rsidR="00812BFE" w:rsidRPr="00392891">
        <w:rPr>
          <w:rFonts w:eastAsiaTheme="minorEastAsia"/>
        </w:rPr>
        <w:t xml:space="preserve"> will likely decrease in time as future mechanisms expand the number of lumped species and better represent the complexity of emissions from sources.</w:t>
      </w:r>
    </w:p>
    <w:p w14:paraId="664FF3FB" w14:textId="28C12CA9" w:rsidR="00AF0E52" w:rsidRPr="00392891" w:rsidRDefault="00776835" w:rsidP="00665CE1">
      <w:pPr>
        <w:jc w:val="both"/>
      </w:pPr>
      <w:r w:rsidRPr="00392891">
        <w:rPr>
          <w:rFonts w:eastAsiaTheme="minorEastAsia"/>
        </w:rPr>
        <w:t>T</w:t>
      </w:r>
      <w:r w:rsidR="00AF0E52" w:rsidRPr="00392891">
        <w:rPr>
          <w:rFonts w:eastAsiaTheme="minorEastAsia"/>
        </w:rPr>
        <w:t xml:space="preserve">he effective molecular weight </w:t>
      </w:r>
      <w:r w:rsidR="00492ED2" w:rsidRPr="00392891">
        <w:rPr>
          <w:rFonts w:eastAsiaTheme="minorEastAsia"/>
        </w:rPr>
        <w:t>(</w:t>
      </w:r>
      <w:proofErr w:type="spellStart"/>
      <w:r w:rsidR="00492ED2" w:rsidRPr="00392891">
        <w:rPr>
          <w:i/>
          <w:iCs/>
        </w:rPr>
        <w:t>MW</w:t>
      </w:r>
      <w:r w:rsidRPr="00392891">
        <w:rPr>
          <w:i/>
          <w:iCs/>
        </w:rPr>
        <w:t>i</w:t>
      </w:r>
      <w:proofErr w:type="spellEnd"/>
      <w:r w:rsidR="00492ED2" w:rsidRPr="00392891">
        <w:rPr>
          <w:rFonts w:eastAsiaTheme="minorEastAsia"/>
        </w:rPr>
        <w:t>) for</w:t>
      </w:r>
      <w:r w:rsidR="00AF0E52" w:rsidRPr="00392891">
        <w:rPr>
          <w:rFonts w:eastAsiaTheme="minorEastAsia"/>
        </w:rPr>
        <w:t xml:space="preserve"> each </w:t>
      </w:r>
      <w:r w:rsidRPr="00392891">
        <w:rPr>
          <w:rFonts w:eastAsiaTheme="minorEastAsia"/>
        </w:rPr>
        <w:t xml:space="preserve">explicit </w:t>
      </w:r>
      <w:r w:rsidR="00AF0E52" w:rsidRPr="00392891">
        <w:rPr>
          <w:rFonts w:eastAsiaTheme="minorEastAsia"/>
        </w:rPr>
        <w:t>species</w:t>
      </w:r>
      <w:r w:rsidR="00492ED2" w:rsidRPr="00392891">
        <w:rPr>
          <w:rFonts w:eastAsiaTheme="minorEastAsia"/>
        </w:rPr>
        <w:t xml:space="preserve"> </w:t>
      </w:r>
      <w:r w:rsidR="00AF0E52" w:rsidRPr="00392891">
        <w:rPr>
          <w:rFonts w:eastAsiaTheme="minorEastAsia"/>
        </w:rPr>
        <w:t>within a profile</w:t>
      </w:r>
      <w:r w:rsidRPr="00392891">
        <w:rPr>
          <w:rFonts w:eastAsiaTheme="minorEastAsia"/>
        </w:rPr>
        <w:t xml:space="preserve"> </w:t>
      </w:r>
      <w:r w:rsidR="00AF0E52" w:rsidRPr="00392891">
        <w:rPr>
          <w:rFonts w:eastAsiaTheme="minorEastAsia"/>
        </w:rPr>
        <w:t>is calculated</w:t>
      </w:r>
      <w:r w:rsidRPr="00392891">
        <w:rPr>
          <w:rFonts w:eastAsiaTheme="minorEastAsia"/>
        </w:rPr>
        <w:t xml:space="preserve"> </w:t>
      </w:r>
      <w:r w:rsidR="00492ED2" w:rsidRPr="00392891">
        <w:t>as follows:</w:t>
      </w:r>
    </w:p>
    <w:p w14:paraId="693849D4" w14:textId="7FBDA2A0" w:rsidR="00492ED2" w:rsidRPr="00392891" w:rsidRDefault="00E9514D" w:rsidP="00B2675B">
      <w:pPr>
        <w:ind w:firstLine="720"/>
        <w:jc w:val="both"/>
      </w:pPr>
      <m:oMath>
        <m:sSub>
          <m:sSubPr>
            <m:ctrlPr>
              <w:ins w:id="1265" w:author="Seltzer, Karl" w:date="2023-09-06T14:05:00Z">
                <w:rPr>
                  <w:rFonts w:ascii="Cambria Math" w:hAnsi="Cambria Math"/>
                  <w:i/>
                </w:rPr>
              </w:ins>
            </m:ctrlPr>
          </m:sSubPr>
          <m:e>
            <m:r>
              <w:rPr>
                <w:rFonts w:ascii="Cambria Math" w:hAnsi="Cambria Math"/>
              </w:rPr>
              <m:t>MW</m:t>
            </m:r>
          </m:e>
          <m:sub>
            <m:r>
              <w:rPr>
                <w:rFonts w:ascii="Cambria Math" w:hAnsi="Cambria Math"/>
              </w:rPr>
              <m:t>i</m:t>
            </m:r>
          </m:sub>
        </m:sSub>
        <m:r>
          <w:rPr>
            <w:rFonts w:ascii="Cambria Math" w:hAnsi="Cambria Math"/>
          </w:rPr>
          <m:t>=</m:t>
        </m:r>
        <m:nary>
          <m:naryPr>
            <m:chr m:val="∑"/>
            <m:limLoc m:val="undOvr"/>
            <m:supHide m:val="1"/>
            <m:ctrlPr>
              <w:ins w:id="1266" w:author="Seltzer, Karl" w:date="2023-09-06T14:05:00Z">
                <w:rPr>
                  <w:rFonts w:ascii="Cambria Math" w:hAnsi="Cambria Math"/>
                  <w:i/>
                </w:rPr>
              </w:ins>
            </m:ctrlPr>
          </m:naryPr>
          <m:sub>
            <m:r>
              <w:rPr>
                <w:rFonts w:ascii="Cambria Math" w:hAnsi="Cambria Math"/>
              </w:rPr>
              <m:t>j</m:t>
            </m:r>
          </m:sub>
          <m:sup/>
          <m:e>
            <m:d>
              <m:dPr>
                <m:ctrlPr>
                  <w:ins w:id="1267" w:author="Seltzer, Karl" w:date="2023-09-06T14:05:00Z">
                    <w:rPr>
                      <w:rFonts w:ascii="Cambria Math" w:hAnsi="Cambria Math"/>
                      <w:i/>
                    </w:rPr>
                  </w:ins>
                </m:ctrlPr>
              </m:dPr>
              <m:e>
                <m:sSub>
                  <m:sSubPr>
                    <m:ctrlPr>
                      <w:ins w:id="1268" w:author="Seltzer, Karl" w:date="2023-09-06T14:05:00Z">
                        <w:rPr>
                          <w:rFonts w:ascii="Cambria Math" w:hAnsi="Cambria Math"/>
                          <w:i/>
                        </w:rPr>
                      </w:ins>
                    </m:ctrlPr>
                  </m:sSubPr>
                  <m:e>
                    <m:r>
                      <w:rPr>
                        <w:rFonts w:ascii="Cambria Math" w:hAnsi="Cambria Math"/>
                      </w:rPr>
                      <m:t>MW</m:t>
                    </m:r>
                  </m:e>
                  <m:sub>
                    <m:r>
                      <w:rPr>
                        <w:rFonts w:ascii="Cambria Math" w:hAnsi="Cambria Math"/>
                      </w:rPr>
                      <m:t>j</m:t>
                    </m:r>
                  </m:sub>
                </m:sSub>
                <m:r>
                  <w:rPr>
                    <w:rFonts w:ascii="Cambria Math" w:hAnsi="Cambria Math"/>
                  </w:rPr>
                  <m:t>×</m:t>
                </m:r>
                <m:sSub>
                  <m:sSubPr>
                    <m:ctrlPr>
                      <w:ins w:id="1269" w:author="Seltzer, Karl" w:date="2023-09-06T14:05:00Z">
                        <w:rPr>
                          <w:rFonts w:ascii="Cambria Math" w:hAnsi="Cambria Math"/>
                          <w:i/>
                        </w:rPr>
                      </w:ins>
                    </m:ctrlPr>
                  </m:sSubPr>
                  <m:e>
                    <m:r>
                      <w:rPr>
                        <w:rFonts w:ascii="Cambria Math" w:hAnsi="Cambria Math"/>
                      </w:rPr>
                      <m:t>Moles</m:t>
                    </m:r>
                  </m:e>
                  <m:sub>
                    <m:r>
                      <w:rPr>
                        <w:rFonts w:ascii="Cambria Math" w:hAnsi="Cambria Math"/>
                      </w:rPr>
                      <m:t>i,j</m:t>
                    </m:r>
                  </m:sub>
                </m:sSub>
              </m:e>
            </m:d>
          </m:e>
        </m:nary>
      </m:oMath>
      <w:r w:rsidR="00356F6C" w:rsidRPr="00392891">
        <w:rPr>
          <w:rFonts w:eastAsiaTheme="minorEastAsia"/>
        </w:rPr>
        <w:tab/>
      </w:r>
      <w:r w:rsidR="002F3109" w:rsidRPr="00392891">
        <w:rPr>
          <w:rFonts w:eastAsiaTheme="minorEastAsia"/>
        </w:rPr>
        <w:tab/>
      </w:r>
      <w:r w:rsidR="002F3109" w:rsidRPr="00392891">
        <w:rPr>
          <w:rFonts w:eastAsiaTheme="minorEastAsia"/>
        </w:rPr>
        <w:tab/>
      </w:r>
      <w:r w:rsidR="002F3109" w:rsidRPr="00392891">
        <w:rPr>
          <w:rFonts w:eastAsiaTheme="minorEastAsia"/>
        </w:rPr>
        <w:tab/>
      </w:r>
      <w:r w:rsidR="002F3109" w:rsidRPr="00392891">
        <w:rPr>
          <w:rFonts w:eastAsiaTheme="minorEastAsia"/>
        </w:rPr>
        <w:tab/>
      </w:r>
      <w:r w:rsidR="002F3109" w:rsidRPr="00392891">
        <w:rPr>
          <w:rFonts w:eastAsiaTheme="minorEastAsia"/>
        </w:rPr>
        <w:tab/>
      </w:r>
      <w:r w:rsidR="00037F7B" w:rsidRPr="00392891">
        <w:rPr>
          <w:rFonts w:eastAsiaTheme="minorEastAsia"/>
        </w:rPr>
        <w:tab/>
      </w:r>
      <w:r w:rsidR="00356F6C" w:rsidRPr="00392891">
        <w:rPr>
          <w:rFonts w:eastAsiaTheme="minorEastAsia"/>
        </w:rPr>
        <w:t>(2)</w:t>
      </w:r>
    </w:p>
    <w:p w14:paraId="64F3C1E5" w14:textId="030A9CE6" w:rsidR="002A58FB" w:rsidRDefault="474D8600" w:rsidP="00B13E04">
      <w:pPr>
        <w:jc w:val="both"/>
        <w:rPr>
          <w:rStyle w:val="normaltextrun"/>
        </w:rPr>
      </w:pPr>
      <w:r w:rsidRPr="00392891">
        <w:rPr>
          <w:rStyle w:val="normaltextrun"/>
        </w:rPr>
        <w:t xml:space="preserve">Where </w:t>
      </w:r>
      <w:proofErr w:type="spellStart"/>
      <w:r w:rsidR="00392891" w:rsidRPr="00392891">
        <w:rPr>
          <w:rStyle w:val="normaltextrun"/>
          <w:i/>
          <w:iCs/>
        </w:rPr>
        <w:t>MW</w:t>
      </w:r>
      <w:r w:rsidR="00392891" w:rsidRPr="00392891">
        <w:rPr>
          <w:rStyle w:val="normaltextrun"/>
          <w:i/>
          <w:iCs/>
          <w:vertAlign w:val="subscript"/>
        </w:rPr>
        <w:t>j</w:t>
      </w:r>
      <w:proofErr w:type="spellEnd"/>
      <w:r w:rsidR="77B6CF8C" w:rsidRPr="00392891">
        <w:rPr>
          <w:rStyle w:val="normaltextrun"/>
        </w:rPr>
        <w:t xml:space="preserve"> is the </w:t>
      </w:r>
      <w:r w:rsidR="00392891" w:rsidRPr="00392891">
        <w:rPr>
          <w:rStyle w:val="normaltextrun"/>
        </w:rPr>
        <w:t xml:space="preserve">molecular weight for each model species </w:t>
      </w:r>
      <w:r w:rsidR="00392891" w:rsidRPr="00392891">
        <w:rPr>
          <w:rStyle w:val="normaltextrun"/>
          <w:i/>
          <w:iCs/>
        </w:rPr>
        <w:t>j</w:t>
      </w:r>
      <w:r w:rsidR="00392891" w:rsidRPr="00392891">
        <w:rPr>
          <w:rStyle w:val="normaltextrun"/>
        </w:rPr>
        <w:t xml:space="preserve"> and </w:t>
      </w:r>
      <w:proofErr w:type="spellStart"/>
      <w:r w:rsidR="00392891" w:rsidRPr="00392891">
        <w:rPr>
          <w:rStyle w:val="normaltextrun"/>
          <w:i/>
          <w:iCs/>
        </w:rPr>
        <w:t>Moles</w:t>
      </w:r>
      <w:r w:rsidR="00392891" w:rsidRPr="00392891">
        <w:rPr>
          <w:rStyle w:val="normaltextrun"/>
          <w:i/>
          <w:iCs/>
          <w:vertAlign w:val="subscript"/>
        </w:rPr>
        <w:t>i,j</w:t>
      </w:r>
      <w:proofErr w:type="spellEnd"/>
      <w:r w:rsidR="00392891" w:rsidRPr="00392891">
        <w:rPr>
          <w:rStyle w:val="normaltextrun"/>
        </w:rPr>
        <w:t xml:space="preserve"> </w:t>
      </w:r>
      <w:r w:rsidR="00392891" w:rsidRPr="00392891">
        <w:rPr>
          <w:rFonts w:eastAsiaTheme="minorEastAsia"/>
        </w:rPr>
        <w:t xml:space="preserve">is the number of moles of model species </w:t>
      </w:r>
      <w:r w:rsidR="00392891" w:rsidRPr="00392891">
        <w:rPr>
          <w:rFonts w:eastAsiaTheme="minorEastAsia"/>
          <w:i/>
          <w:iCs/>
        </w:rPr>
        <w:t>j</w:t>
      </w:r>
      <w:r w:rsidR="00392891" w:rsidRPr="00392891">
        <w:rPr>
          <w:rFonts w:eastAsiaTheme="minorEastAsia"/>
        </w:rPr>
        <w:t xml:space="preserve"> in compound </w:t>
      </w:r>
      <w:proofErr w:type="spellStart"/>
      <w:r w:rsidR="00392891" w:rsidRPr="00392891">
        <w:rPr>
          <w:rFonts w:eastAsiaTheme="minorEastAsia"/>
          <w:i/>
          <w:iCs/>
        </w:rPr>
        <w:t>i</w:t>
      </w:r>
      <w:proofErr w:type="spellEnd"/>
      <w:r w:rsidR="00392891" w:rsidRPr="00392891">
        <w:rPr>
          <w:rFonts w:eastAsiaTheme="minorEastAsia"/>
        </w:rPr>
        <w:t xml:space="preserve"> (i.e., the value provided in the mech4import file; see Section </w:t>
      </w:r>
      <w:r w:rsidR="00392891" w:rsidRPr="00392891">
        <w:rPr>
          <w:rFonts w:eastAsiaTheme="minorEastAsia"/>
        </w:rPr>
        <w:fldChar w:fldCharType="begin"/>
      </w:r>
      <w:r w:rsidR="00392891" w:rsidRPr="00392891">
        <w:rPr>
          <w:rFonts w:eastAsiaTheme="minorEastAsia"/>
        </w:rPr>
        <w:instrText xml:space="preserve"> REF _Ref114665245 \r \h </w:instrText>
      </w:r>
      <w:r w:rsidR="00392891">
        <w:rPr>
          <w:rFonts w:eastAsiaTheme="minorEastAsia"/>
        </w:rPr>
        <w:instrText xml:space="preserve"> \* MERGEFORMAT </w:instrText>
      </w:r>
      <w:r w:rsidR="00392891" w:rsidRPr="00392891">
        <w:rPr>
          <w:rFonts w:eastAsiaTheme="minorEastAsia"/>
        </w:rPr>
      </w:r>
      <w:r w:rsidR="00392891" w:rsidRPr="00392891">
        <w:rPr>
          <w:rFonts w:eastAsiaTheme="minorEastAsia"/>
        </w:rPr>
        <w:fldChar w:fldCharType="separate"/>
      </w:r>
      <w:r w:rsidR="00524E1B">
        <w:rPr>
          <w:rFonts w:eastAsiaTheme="minorEastAsia"/>
        </w:rPr>
        <w:t>2.1.7</w:t>
      </w:r>
      <w:r w:rsidR="00392891" w:rsidRPr="00392891">
        <w:rPr>
          <w:rFonts w:eastAsiaTheme="minorEastAsia"/>
        </w:rPr>
        <w:fldChar w:fldCharType="end"/>
      </w:r>
      <w:r w:rsidR="00392891" w:rsidRPr="00392891">
        <w:rPr>
          <w:rFonts w:eastAsiaTheme="minorEastAsia"/>
        </w:rPr>
        <w:t>).</w:t>
      </w:r>
    </w:p>
    <w:p w14:paraId="43CF874A" w14:textId="11AC4FCF" w:rsidR="00663D59" w:rsidRDefault="00DB2ECB" w:rsidP="00B2675B">
      <w:pPr>
        <w:jc w:val="both"/>
      </w:pPr>
      <w:r>
        <w:rPr>
          <w:rStyle w:val="normaltextrun"/>
        </w:rPr>
        <w:t>Next</w:t>
      </w:r>
      <w:r w:rsidR="00F70239">
        <w:rPr>
          <w:rStyle w:val="normaltextrun"/>
        </w:rPr>
        <w:t xml:space="preserve">, the mass-based split factor </w:t>
      </w:r>
      <w:r w:rsidR="000222B8">
        <w:t>(</w:t>
      </w:r>
      <w:proofErr w:type="spellStart"/>
      <w:r w:rsidR="000222B8" w:rsidRPr="00FD5126">
        <w:rPr>
          <w:i/>
          <w:iCs/>
        </w:rPr>
        <w:t>M</w:t>
      </w:r>
      <w:r w:rsidR="000222B8">
        <w:rPr>
          <w:i/>
          <w:iCs/>
        </w:rPr>
        <w:t>ass</w:t>
      </w:r>
      <w:r w:rsidR="000222B8" w:rsidRPr="00FD5126">
        <w:rPr>
          <w:i/>
          <w:iCs/>
        </w:rPr>
        <w:t>BSF</w:t>
      </w:r>
      <w:proofErr w:type="spellEnd"/>
      <w:r w:rsidR="000222B8">
        <w:t xml:space="preserve">) for each mechanism-specific model species </w:t>
      </w:r>
      <w:r w:rsidR="000222B8" w:rsidRPr="00FD5126">
        <w:rPr>
          <w:i/>
          <w:iCs/>
        </w:rPr>
        <w:t>j</w:t>
      </w:r>
      <w:r w:rsidR="000222B8">
        <w:t xml:space="preserve"> is then calculated using:</w:t>
      </w:r>
    </w:p>
    <w:p w14:paraId="080BEEE6" w14:textId="47BB78F8" w:rsidR="00D6217A" w:rsidRPr="00273FFA" w:rsidRDefault="00E9514D" w:rsidP="00B2675B">
      <w:pPr>
        <w:ind w:firstLine="720"/>
        <w:jc w:val="both"/>
        <w:rPr>
          <w:rFonts w:eastAsiaTheme="minorEastAsia"/>
        </w:rPr>
      </w:pPr>
      <m:oMath>
        <m:sSub>
          <m:sSubPr>
            <m:ctrlPr>
              <w:ins w:id="1270" w:author="Seltzer, Karl" w:date="2023-09-06T14:05:00Z">
                <w:rPr>
                  <w:rFonts w:ascii="Cambria Math" w:hAnsi="Cambria Math"/>
                  <w:i/>
                </w:rPr>
              </w:ins>
            </m:ctrlPr>
          </m:sSubPr>
          <m:e>
            <m:r>
              <w:rPr>
                <w:rFonts w:ascii="Cambria Math" w:hAnsi="Cambria Math"/>
              </w:rPr>
              <m:t>MassBSF</m:t>
            </m:r>
          </m:e>
          <m:sub>
            <m:r>
              <w:rPr>
                <w:rFonts w:ascii="Cambria Math" w:hAnsi="Cambria Math"/>
              </w:rPr>
              <m:t>j</m:t>
            </m:r>
          </m:sub>
        </m:sSub>
        <m:r>
          <w:rPr>
            <w:rFonts w:ascii="Cambria Math" w:hAnsi="Cambria Math"/>
          </w:rPr>
          <m:t>=</m:t>
        </m:r>
        <m:sSub>
          <m:sSubPr>
            <m:ctrlPr>
              <w:ins w:id="1271" w:author="Seltzer, Karl" w:date="2023-09-06T14:05:00Z">
                <w:rPr>
                  <w:rFonts w:ascii="Cambria Math" w:hAnsi="Cambria Math"/>
                  <w:i/>
                </w:rPr>
              </w:ins>
            </m:ctrlPr>
          </m:sSubPr>
          <m:e>
            <m:sSub>
              <m:sSubPr>
                <m:ctrlPr>
                  <w:ins w:id="1272" w:author="Seltzer, Karl" w:date="2023-09-06T14:05:00Z">
                    <w:rPr>
                      <w:rFonts w:ascii="Cambria Math" w:hAnsi="Cambria Math"/>
                      <w:i/>
                    </w:rPr>
                  </w:ins>
                </m:ctrlPr>
              </m:sSubPr>
              <m:e>
                <m:r>
                  <w:rPr>
                    <w:rFonts w:ascii="Cambria Math" w:hAnsi="Cambria Math"/>
                  </w:rPr>
                  <m:t>MolBSF</m:t>
                </m:r>
              </m:e>
              <m:sub>
                <m:r>
                  <w:rPr>
                    <w:rFonts w:ascii="Cambria Math" w:hAnsi="Cambria Math"/>
                  </w:rPr>
                  <m:t>j</m:t>
                </m:r>
              </m:sub>
            </m:sSub>
            <m:r>
              <w:rPr>
                <w:rFonts w:ascii="Cambria Math" w:hAnsi="Cambria Math"/>
              </w:rPr>
              <m:t>×MW</m:t>
            </m:r>
          </m:e>
          <m:sub>
            <m:r>
              <w:rPr>
                <w:rFonts w:ascii="Cambria Math" w:hAnsi="Cambria Math"/>
              </w:rPr>
              <m:t>j</m:t>
            </m:r>
          </m:sub>
        </m:sSub>
      </m:oMath>
      <w:r w:rsidR="00356F6C">
        <w:rPr>
          <w:rFonts w:eastAsiaTheme="minorEastAsia"/>
        </w:rPr>
        <w:tab/>
      </w:r>
      <w:r w:rsidR="00356F6C">
        <w:rPr>
          <w:rFonts w:eastAsiaTheme="minorEastAsia"/>
        </w:rPr>
        <w:tab/>
      </w:r>
      <w:r w:rsidR="00037F7B">
        <w:rPr>
          <w:rFonts w:eastAsiaTheme="minorEastAsia"/>
        </w:rPr>
        <w:tab/>
      </w:r>
      <w:r w:rsidR="00037F7B">
        <w:rPr>
          <w:rFonts w:eastAsiaTheme="minorEastAsia"/>
        </w:rPr>
        <w:tab/>
      </w:r>
      <w:r w:rsidR="00037F7B">
        <w:rPr>
          <w:rFonts w:eastAsiaTheme="minorEastAsia"/>
        </w:rPr>
        <w:tab/>
      </w:r>
      <w:r w:rsidR="00037F7B">
        <w:rPr>
          <w:rFonts w:eastAsiaTheme="minorEastAsia"/>
        </w:rPr>
        <w:tab/>
      </w:r>
      <w:r w:rsidR="00037F7B">
        <w:rPr>
          <w:rFonts w:eastAsiaTheme="minorEastAsia"/>
        </w:rPr>
        <w:tab/>
      </w:r>
      <w:r w:rsidR="00356F6C">
        <w:rPr>
          <w:rFonts w:eastAsiaTheme="minorEastAsia"/>
        </w:rPr>
        <w:t>(3)</w:t>
      </w:r>
    </w:p>
    <w:p w14:paraId="2563FDCA" w14:textId="239418C1" w:rsidR="00D6217A" w:rsidRDefault="008E73F2" w:rsidP="00C17840">
      <w:pPr>
        <w:jc w:val="both"/>
        <w:rPr>
          <w:rStyle w:val="normaltextrun"/>
        </w:rPr>
      </w:pPr>
      <w:r>
        <w:rPr>
          <w:rStyle w:val="normaltextrun"/>
        </w:rPr>
        <w:t xml:space="preserve">Where </w:t>
      </w:r>
      <w:proofErr w:type="spellStart"/>
      <w:r w:rsidRPr="64C3EE48">
        <w:rPr>
          <w:rStyle w:val="normaltextrun"/>
          <w:i/>
          <w:iCs/>
        </w:rPr>
        <w:t>MW</w:t>
      </w:r>
      <w:r>
        <w:rPr>
          <w:rStyle w:val="normaltextrun"/>
          <w:i/>
          <w:iCs/>
        </w:rPr>
        <w:t>j</w:t>
      </w:r>
      <w:proofErr w:type="spellEnd"/>
      <w:r>
        <w:rPr>
          <w:rStyle w:val="normaltextrun"/>
        </w:rPr>
        <w:t xml:space="preserve"> is the molecular weight of model species </w:t>
      </w:r>
      <w:r w:rsidRPr="008E73F2">
        <w:rPr>
          <w:rStyle w:val="normaltextrun"/>
          <w:i/>
          <w:iCs/>
        </w:rPr>
        <w:t>j</w:t>
      </w:r>
      <w:r w:rsidR="00C17840">
        <w:rPr>
          <w:rStyle w:val="normaltextrun"/>
        </w:rPr>
        <w:t xml:space="preserve"> (Section </w:t>
      </w:r>
      <w:r w:rsidR="00C17840">
        <w:rPr>
          <w:rStyle w:val="normaltextrun"/>
        </w:rPr>
        <w:fldChar w:fldCharType="begin"/>
      </w:r>
      <w:r w:rsidR="00C17840">
        <w:rPr>
          <w:rStyle w:val="normaltextrun"/>
        </w:rPr>
        <w:instrText xml:space="preserve"> REF _Ref142388232 \r \h </w:instrText>
      </w:r>
      <w:r w:rsidR="00C17840">
        <w:rPr>
          <w:rStyle w:val="normaltextrun"/>
        </w:rPr>
      </w:r>
      <w:r w:rsidR="00C17840">
        <w:rPr>
          <w:rStyle w:val="normaltextrun"/>
        </w:rPr>
        <w:fldChar w:fldCharType="separate"/>
      </w:r>
      <w:r w:rsidR="00524E1B">
        <w:rPr>
          <w:rStyle w:val="normaltextrun"/>
        </w:rPr>
        <w:t>2.1.8</w:t>
      </w:r>
      <w:r w:rsidR="00C17840">
        <w:rPr>
          <w:rStyle w:val="normaltextrun"/>
        </w:rPr>
        <w:fldChar w:fldCharType="end"/>
      </w:r>
      <w:r w:rsidR="00C17840">
        <w:rPr>
          <w:rStyle w:val="normaltextrun"/>
        </w:rPr>
        <w:t>).</w:t>
      </w:r>
      <w:r>
        <w:rPr>
          <w:rStyle w:val="normaltextrun"/>
        </w:rPr>
        <w:t xml:space="preserve"> </w:t>
      </w:r>
      <w:r w:rsidR="00CA03A4">
        <w:rPr>
          <w:rStyle w:val="normaltextrun"/>
        </w:rPr>
        <w:t xml:space="preserve">The units for </w:t>
      </w:r>
      <w:proofErr w:type="spellStart"/>
      <w:r w:rsidR="00CA03A4" w:rsidRPr="00FD5126">
        <w:rPr>
          <w:i/>
          <w:iCs/>
        </w:rPr>
        <w:t>M</w:t>
      </w:r>
      <w:r w:rsidR="00CA03A4">
        <w:rPr>
          <w:i/>
          <w:iCs/>
        </w:rPr>
        <w:t>ass</w:t>
      </w:r>
      <w:r w:rsidR="00CA03A4" w:rsidRPr="00FD5126">
        <w:rPr>
          <w:i/>
          <w:iCs/>
        </w:rPr>
        <w:t>BSF</w:t>
      </w:r>
      <w:proofErr w:type="spellEnd"/>
      <w:r w:rsidR="00CA03A4">
        <w:rPr>
          <w:rStyle w:val="normaltextrun"/>
        </w:rPr>
        <w:t xml:space="preserve"> </w:t>
      </w:r>
      <w:r w:rsidR="00844FDD">
        <w:rPr>
          <w:rStyle w:val="normaltextrun"/>
        </w:rPr>
        <w:t>are</w:t>
      </w:r>
      <w:r w:rsidR="00CA03A4">
        <w:rPr>
          <w:rStyle w:val="normaltextrun"/>
        </w:rPr>
        <w:t xml:space="preserve"> grams of model species </w:t>
      </w:r>
      <w:r w:rsidR="00CA03A4" w:rsidRPr="0058318F">
        <w:rPr>
          <w:rStyle w:val="normaltextrun"/>
          <w:i/>
          <w:iCs/>
        </w:rPr>
        <w:t>j</w:t>
      </w:r>
      <w:r w:rsidR="003E429F">
        <w:rPr>
          <w:rStyle w:val="normaltextrun"/>
        </w:rPr>
        <w:t xml:space="preserve"> per </w:t>
      </w:r>
      <w:r w:rsidR="00CA1605">
        <w:rPr>
          <w:rStyle w:val="normaltextrun"/>
        </w:rPr>
        <w:t>mass</w:t>
      </w:r>
      <w:r w:rsidR="003E429F">
        <w:rPr>
          <w:rStyle w:val="normaltextrun"/>
        </w:rPr>
        <w:t xml:space="preserve"> of </w:t>
      </w:r>
      <w:r w:rsidR="0058318F">
        <w:rPr>
          <w:rStyle w:val="normaltextrun"/>
        </w:rPr>
        <w:t xml:space="preserve">emitted </w:t>
      </w:r>
      <w:r w:rsidR="003E429F">
        <w:rPr>
          <w:rStyle w:val="normaltextrun"/>
        </w:rPr>
        <w:t>TOG</w:t>
      </w:r>
      <w:ins w:id="1273" w:author="Seltzer, Karl" w:date="2024-08-08T10:04:00Z">
        <w:r w:rsidR="00933D69">
          <w:rPr>
            <w:rStyle w:val="normaltextrun"/>
          </w:rPr>
          <w:t xml:space="preserve"> (or </w:t>
        </w:r>
        <w:r w:rsidR="00933D69">
          <w:t>NONHAPTOG if RUN_TYPE is set to INTEGRATE)</w:t>
        </w:r>
      </w:ins>
      <w:r w:rsidR="003E429F">
        <w:rPr>
          <w:rStyle w:val="normaltextrun"/>
        </w:rPr>
        <w:t>.</w:t>
      </w:r>
      <w:r w:rsidR="00A92F3D">
        <w:rPr>
          <w:rStyle w:val="normaltextrun"/>
        </w:rPr>
        <w:t xml:space="preserve"> A simplified example using these methods can be found in ./documentation/</w:t>
      </w:r>
      <w:r w:rsidR="00A92F3D" w:rsidRPr="00A92F3D">
        <w:rPr>
          <w:rStyle w:val="normaltextrun"/>
        </w:rPr>
        <w:t>S2S-Tool_simplified.xlsx</w:t>
      </w:r>
      <w:r w:rsidR="00A92F3D">
        <w:rPr>
          <w:rStyle w:val="normaltextrun"/>
        </w:rPr>
        <w:t>.</w:t>
      </w:r>
      <w:r w:rsidR="00DB2ECB">
        <w:rPr>
          <w:rStyle w:val="normaltextrun"/>
        </w:rPr>
        <w:t xml:space="preserve"> </w:t>
      </w:r>
    </w:p>
    <w:p w14:paraId="7D99CD2A" w14:textId="5870E161" w:rsidR="00DB2ECB" w:rsidRDefault="00DB2ECB" w:rsidP="00C17840">
      <w:pPr>
        <w:jc w:val="both"/>
        <w:rPr>
          <w:rStyle w:val="normaltextrun"/>
        </w:rPr>
      </w:pPr>
      <w:r>
        <w:rPr>
          <w:rStyle w:val="normaltextrun"/>
        </w:rPr>
        <w:t xml:space="preserve">Finally, the </w:t>
      </w:r>
      <w:r>
        <w:t xml:space="preserve">NMOG fraction for each profile is </w:t>
      </w:r>
      <w:r w:rsidR="00981B04">
        <w:t>appended for emissions mass tracking in SMOKE</w:t>
      </w:r>
      <w:r>
        <w:t xml:space="preserve">. </w:t>
      </w:r>
      <w:r w:rsidR="00981B04">
        <w:t>NMO</w:t>
      </w:r>
      <w:r w:rsidR="00CE3B42">
        <w:t xml:space="preserve">G is calculated as the total organic gas mass fraction, minus methane and minus all species listed in the </w:t>
      </w:r>
      <w:proofErr w:type="spellStart"/>
      <w:r w:rsidR="00CE3B42">
        <w:t>tbl_tox</w:t>
      </w:r>
      <w:proofErr w:type="spellEnd"/>
      <w:r w:rsidR="00CE3B42">
        <w:t xml:space="preserve"> file if RUN_TYPE is set to INTEGRATE or NOINTEGRATE</w:t>
      </w:r>
      <w:r>
        <w:t>.</w:t>
      </w:r>
    </w:p>
    <w:p w14:paraId="540E1A9A" w14:textId="2D22054E" w:rsidR="004B3D8F" w:rsidRDefault="004B3D8F" w:rsidP="004B3D8F">
      <w:pPr>
        <w:pStyle w:val="Heading4"/>
        <w:rPr>
          <w:rStyle w:val="normaltextrun"/>
        </w:rPr>
      </w:pPr>
      <w:bookmarkStart w:id="1274" w:name="_Toc113448804"/>
      <w:bookmarkStart w:id="1275" w:name="_Ref142488259"/>
      <w:bookmarkStart w:id="1276" w:name="_Toc174099305"/>
      <w:r>
        <w:rPr>
          <w:rStyle w:val="normaltextrun"/>
        </w:rPr>
        <w:t>gen_gspro_</w:t>
      </w:r>
      <w:proofErr w:type="gramStart"/>
      <w:r>
        <w:rPr>
          <w:rStyle w:val="normaltextrun"/>
        </w:rPr>
        <w:t>pm</w:t>
      </w:r>
      <w:bookmarkEnd w:id="1274"/>
      <w:bookmarkEnd w:id="1275"/>
      <w:bookmarkEnd w:id="1276"/>
      <w:proofErr w:type="gramEnd"/>
    </w:p>
    <w:p w14:paraId="16F5F440" w14:textId="56FE3B4A" w:rsidR="00BE2D7A" w:rsidRDefault="00BE2D7A" w:rsidP="00BE2D7A">
      <w:pPr>
        <w:jc w:val="both"/>
      </w:pPr>
      <w:r>
        <w:rPr>
          <w:rStyle w:val="normaltextrun"/>
        </w:rPr>
        <w:t xml:space="preserve">The </w:t>
      </w:r>
      <w:r w:rsidRPr="00665CE1">
        <w:rPr>
          <w:rStyle w:val="normaltextrun"/>
          <w:i/>
          <w:iCs/>
        </w:rPr>
        <w:t>gen_gspro_</w:t>
      </w:r>
      <w:r w:rsidR="006C440D">
        <w:rPr>
          <w:rStyle w:val="normaltextrun"/>
          <w:i/>
          <w:iCs/>
        </w:rPr>
        <w:t>pm</w:t>
      </w:r>
      <w:r>
        <w:rPr>
          <w:rStyle w:val="normaltextrun"/>
        </w:rPr>
        <w:t xml:space="preserve"> function </w:t>
      </w:r>
      <w:r w:rsidR="00CE2FF3">
        <w:rPr>
          <w:rStyle w:val="normaltextrun"/>
        </w:rPr>
        <w:t xml:space="preserve">also </w:t>
      </w:r>
      <w:r>
        <w:rPr>
          <w:rStyle w:val="normaltextrun"/>
        </w:rPr>
        <w:t xml:space="preserve">iterates over each relevant profile in the export_profiles file and appends processed data to a final </w:t>
      </w:r>
      <w:proofErr w:type="spellStart"/>
      <w:r>
        <w:rPr>
          <w:rStyle w:val="normaltextrun"/>
        </w:rPr>
        <w:t>dataframe</w:t>
      </w:r>
      <w:proofErr w:type="spellEnd"/>
      <w:r>
        <w:rPr>
          <w:rStyle w:val="normaltextrun"/>
        </w:rPr>
        <w:t xml:space="preserve">. </w:t>
      </w:r>
      <w:r>
        <w:t xml:space="preserve">First, if </w:t>
      </w:r>
      <w:r w:rsidR="00E53533">
        <w:t xml:space="preserve">the PROFILE_TYPE of the profile set to be processed is PM, the profile is processed into a “PM-ready” profile (see </w:t>
      </w:r>
      <w:r w:rsidR="00E53533" w:rsidRPr="005213FA">
        <w:t xml:space="preserve">Appendix </w:t>
      </w:r>
      <w:r w:rsidR="00E53533">
        <w:t xml:space="preserve">B). Next, if </w:t>
      </w:r>
      <w:r>
        <w:t xml:space="preserve">RUN_TYPE is set to CRITERIA, the input pollutant </w:t>
      </w:r>
      <w:del w:id="1277" w:author="Seltzer, Karl" w:date="2024-08-08T10:28:00Z">
        <w:r w:rsidDel="0062137C">
          <w:delText xml:space="preserve">(i.e., the speciated pollutant; see Section </w:delText>
        </w:r>
        <w:r w:rsidDel="0062137C">
          <w:fldChar w:fldCharType="begin"/>
        </w:r>
        <w:r w:rsidDel="0062137C">
          <w:delInstrText xml:space="preserve"> REF _Ref113445111 \r \h </w:delInstrText>
        </w:r>
        <w:r w:rsidDel="0062137C">
          <w:fldChar w:fldCharType="separate"/>
        </w:r>
        <w:r w:rsidR="00524E1B" w:rsidDel="0062137C">
          <w:delText>2.2.2</w:delText>
        </w:r>
        <w:r w:rsidDel="0062137C">
          <w:fldChar w:fldCharType="end"/>
        </w:r>
        <w:r w:rsidDel="0062137C">
          <w:delText xml:space="preserve">) </w:delText>
        </w:r>
      </w:del>
      <w:r>
        <w:t xml:space="preserve">is set to </w:t>
      </w:r>
      <w:r w:rsidR="007E6C55">
        <w:t>PM2_5</w:t>
      </w:r>
      <w:r>
        <w:t xml:space="preserve">. If RUN_TYPE is set to INTEGRATE, the profile is filtered to remove all species listed in the </w:t>
      </w:r>
      <w:proofErr w:type="spellStart"/>
      <w:r>
        <w:t>tbl_tox</w:t>
      </w:r>
      <w:proofErr w:type="spellEnd"/>
      <w:r>
        <w:t xml:space="preserve"> file, renormalized to ensure the summation of all remaining weight percents equals one, and the input pollutant is set to </w:t>
      </w:r>
      <w:r w:rsidR="00437F7B">
        <w:t>the TOX_IN runtime variable</w:t>
      </w:r>
      <w:r>
        <w:t>.</w:t>
      </w:r>
      <w:r w:rsidR="00C22D9C">
        <w:t xml:space="preserve"> As a reminder, </w:t>
      </w:r>
      <w:r w:rsidR="00C22D9C" w:rsidRPr="00C22D9C">
        <w:t xml:space="preserve">RUN_TYPE = INTEGRATE for OUTPUT = PM is only </w:t>
      </w:r>
      <w:r w:rsidR="00C22D9C">
        <w:t>relevant when processing</w:t>
      </w:r>
      <w:r w:rsidR="00C22D9C" w:rsidRPr="00C22D9C">
        <w:t xml:space="preserve"> MOVES output</w:t>
      </w:r>
      <w:r w:rsidR="00C22D9C">
        <w:t xml:space="preserve"> (see </w:t>
      </w:r>
      <w:r w:rsidR="00C22D9C">
        <w:fldChar w:fldCharType="begin"/>
      </w:r>
      <w:r w:rsidR="00C22D9C">
        <w:instrText xml:space="preserve"> REF _Ref113451110 \h  \* MERGEFORMAT </w:instrText>
      </w:r>
      <w:r w:rsidR="00C22D9C">
        <w:fldChar w:fldCharType="separate"/>
      </w:r>
      <w:ins w:id="1278" w:author="Seltzer, Karl" w:date="2023-09-06T14:06:00Z">
        <w:r w:rsidR="00524E1B" w:rsidRPr="00524E1B">
          <w:t xml:space="preserve">Table </w:t>
        </w:r>
        <w:r w:rsidR="00524E1B" w:rsidRPr="00524E1B">
          <w:rPr>
            <w:noProof/>
          </w:rPr>
          <w:t>16</w:t>
        </w:r>
      </w:ins>
      <w:r w:rsidR="00C22D9C">
        <w:fldChar w:fldCharType="end"/>
      </w:r>
      <w:r w:rsidR="00C22D9C">
        <w:t>)</w:t>
      </w:r>
      <w:r w:rsidR="009A018D">
        <w:t xml:space="preserve"> and RUN_TYPE = NOINTEGRATE is not an available option when OUTPUT = PM.</w:t>
      </w:r>
    </w:p>
    <w:p w14:paraId="38160222" w14:textId="79FAE888" w:rsidR="00AA263C" w:rsidRDefault="00255BB1" w:rsidP="009D5309">
      <w:pPr>
        <w:jc w:val="both"/>
        <w:rPr>
          <w:rStyle w:val="normaltextrun"/>
        </w:rPr>
      </w:pPr>
      <w:r>
        <w:rPr>
          <w:rStyle w:val="normaltextrun"/>
        </w:rPr>
        <w:t xml:space="preserve">Next, organic matter is processed, as necessary, to accommodate output of profiles compatible with the AE6 </w:t>
      </w:r>
      <w:r w:rsidR="007A5420">
        <w:rPr>
          <w:rStyle w:val="normaltextrun"/>
        </w:rPr>
        <w:t xml:space="preserve">(PM-AE6) </w:t>
      </w:r>
      <w:r>
        <w:rPr>
          <w:rStyle w:val="normaltextrun"/>
        </w:rPr>
        <w:t>aerosol module</w:t>
      </w:r>
      <w:ins w:id="1279" w:author="Seltzer, Karl" w:date="2024-08-08T10:28:00Z">
        <w:r w:rsidR="0062137C">
          <w:rPr>
            <w:rStyle w:val="normaltextrun"/>
          </w:rPr>
          <w:t xml:space="preserve">, </w:t>
        </w:r>
      </w:ins>
      <w:del w:id="1280" w:author="Seltzer, Karl" w:date="2024-08-08T10:28:00Z">
        <w:r w:rsidR="001F4919" w:rsidDel="0062137C">
          <w:rPr>
            <w:rStyle w:val="normaltextrun"/>
          </w:rPr>
          <w:delText xml:space="preserve"> and </w:delText>
        </w:r>
      </w:del>
      <w:r>
        <w:rPr>
          <w:rStyle w:val="normaltextrun"/>
        </w:rPr>
        <w:t>CRACMMv1.0</w:t>
      </w:r>
      <w:r w:rsidR="007A5420">
        <w:rPr>
          <w:rStyle w:val="normaltextrun"/>
        </w:rPr>
        <w:t xml:space="preserve"> (PM-CR1)</w:t>
      </w:r>
      <w:ins w:id="1281" w:author="Seltzer, Karl" w:date="2024-08-08T10:28:00Z">
        <w:r w:rsidR="0062137C">
          <w:rPr>
            <w:rStyle w:val="normaltextrun"/>
          </w:rPr>
          <w:t>, and CRACMMv2.0 (PM-CR2)</w:t>
        </w:r>
      </w:ins>
      <w:r w:rsidR="007A5420">
        <w:rPr>
          <w:rStyle w:val="normaltextrun"/>
        </w:rPr>
        <w:t>.</w:t>
      </w:r>
      <w:r w:rsidR="00605B22">
        <w:rPr>
          <w:rStyle w:val="normaltextrun"/>
        </w:rPr>
        <w:t xml:space="preserve"> </w:t>
      </w:r>
      <w:r w:rsidR="000C74A9">
        <w:rPr>
          <w:rStyle w:val="normaltextrun"/>
        </w:rPr>
        <w:t xml:space="preserve">Except for organic matter related species, all profile types </w:t>
      </w:r>
      <w:del w:id="1282" w:author="Seltzer, Karl" w:date="2024-08-08T10:29:00Z">
        <w:r w:rsidR="000C74A9" w:rsidDel="00C91867">
          <w:rPr>
            <w:rStyle w:val="normaltextrun"/>
          </w:rPr>
          <w:delText xml:space="preserve">(i.e., PM-AE6 and PM-CR1) </w:delText>
        </w:r>
      </w:del>
      <w:r w:rsidR="000C74A9">
        <w:rPr>
          <w:rStyle w:val="normaltextrun"/>
        </w:rPr>
        <w:t xml:space="preserve">are interchangeable (e.g., </w:t>
      </w:r>
      <w:r w:rsidR="00264BED">
        <w:rPr>
          <w:rStyle w:val="normaltextrun"/>
        </w:rPr>
        <w:t xml:space="preserve">regardless of profile type, </w:t>
      </w:r>
      <w:r w:rsidR="000C74A9">
        <w:rPr>
          <w:rStyle w:val="normaltextrun"/>
        </w:rPr>
        <w:t xml:space="preserve">PEC, primary elemental carbon, should be an equivalent fraction for a given profile processed). </w:t>
      </w:r>
      <w:r w:rsidR="006743AB">
        <w:rPr>
          <w:rStyle w:val="normaltextrun"/>
        </w:rPr>
        <w:t xml:space="preserve">For PM-AE6 profiles, all organic matter is routed to either POC or PNCOM (i.e., OM = POC + PNCOM). </w:t>
      </w:r>
      <w:r w:rsidR="001F4919">
        <w:rPr>
          <w:rStyle w:val="normaltextrun"/>
        </w:rPr>
        <w:t xml:space="preserve">In PM-CR1 profiles, all organic matter (i.e., carbon and non-carbon organic matter are summed for each volatility bin) is routed to five separate model species (ROCP2ALK, ROCP1ALK, ROCP0ALK, ROCN1ALK, ROCN2ALK) for organic matter. </w:t>
      </w:r>
      <w:r w:rsidR="00412CF3">
        <w:rPr>
          <w:rStyle w:val="normaltextrun"/>
        </w:rPr>
        <w:t xml:space="preserve">Assignments depend on volatility </w:t>
      </w:r>
      <w:del w:id="1283" w:author="Seltzer, Karl" w:date="2024-08-08T10:30:00Z">
        <w:r w:rsidR="00412CF3" w:rsidDel="00C91867">
          <w:rPr>
            <w:rStyle w:val="normaltextrun"/>
          </w:rPr>
          <w:delText xml:space="preserve">and whether carbon is contained in the modeled species </w:delText>
        </w:r>
      </w:del>
      <w:r w:rsidR="00412CF3">
        <w:rPr>
          <w:rStyle w:val="normaltextrun"/>
        </w:rPr>
        <w:t>(e.g., organic matter with a saturation concentration (C*) that is &lt; 10</w:t>
      </w:r>
      <w:r w:rsidR="00412CF3" w:rsidRPr="00412CF3">
        <w:rPr>
          <w:rStyle w:val="normaltextrun"/>
          <w:vertAlign w:val="superscript"/>
        </w:rPr>
        <w:t>1.5</w:t>
      </w:r>
      <w:r w:rsidR="00412CF3">
        <w:rPr>
          <w:rStyle w:val="normaltextrun"/>
        </w:rPr>
        <w:t xml:space="preserve"> </w:t>
      </w:r>
      <w:r w:rsidR="00D8753C">
        <w:rPr>
          <w:rStyle w:val="normaltextrun"/>
          <w:rFonts w:cstheme="minorHAnsi"/>
        </w:rPr>
        <w:t>µ</w:t>
      </w:r>
      <w:r w:rsidR="00D8753C">
        <w:rPr>
          <w:rStyle w:val="normaltextrun"/>
        </w:rPr>
        <w:t>g m</w:t>
      </w:r>
      <w:r w:rsidR="00D8753C" w:rsidRPr="00D8753C">
        <w:rPr>
          <w:rStyle w:val="normaltextrun"/>
          <w:vertAlign w:val="superscript"/>
        </w:rPr>
        <w:t>-3</w:t>
      </w:r>
      <w:r w:rsidR="00D8753C">
        <w:rPr>
          <w:rStyle w:val="normaltextrun"/>
        </w:rPr>
        <w:t xml:space="preserve"> </w:t>
      </w:r>
      <w:r w:rsidR="00412CF3">
        <w:rPr>
          <w:rStyle w:val="normaltextrun"/>
        </w:rPr>
        <w:t>and &gt; 10</w:t>
      </w:r>
      <w:r w:rsidR="00412CF3" w:rsidRPr="00412CF3">
        <w:rPr>
          <w:rStyle w:val="normaltextrun"/>
          <w:vertAlign w:val="superscript"/>
        </w:rPr>
        <w:t>0.5</w:t>
      </w:r>
      <w:r w:rsidR="00412CF3">
        <w:rPr>
          <w:rStyle w:val="normaltextrun"/>
        </w:rPr>
        <w:t xml:space="preserve"> </w:t>
      </w:r>
      <w:r w:rsidR="00D8753C">
        <w:rPr>
          <w:rStyle w:val="normaltextrun"/>
          <w:rFonts w:cstheme="minorHAnsi"/>
        </w:rPr>
        <w:t>µ</w:t>
      </w:r>
      <w:r w:rsidR="00D8753C">
        <w:rPr>
          <w:rStyle w:val="normaltextrun"/>
        </w:rPr>
        <w:t>g m</w:t>
      </w:r>
      <w:r w:rsidR="00D8753C" w:rsidRPr="00D8753C">
        <w:rPr>
          <w:rStyle w:val="normaltextrun"/>
          <w:vertAlign w:val="superscript"/>
        </w:rPr>
        <w:t>-3</w:t>
      </w:r>
      <w:r w:rsidR="00D8753C">
        <w:rPr>
          <w:rStyle w:val="normaltextrun"/>
        </w:rPr>
        <w:t xml:space="preserve"> </w:t>
      </w:r>
      <w:r w:rsidR="00412CF3" w:rsidRPr="00D8753C">
        <w:rPr>
          <w:rStyle w:val="normaltextrun"/>
        </w:rPr>
        <w:t>would</w:t>
      </w:r>
      <w:r w:rsidR="00412CF3">
        <w:rPr>
          <w:rStyle w:val="normaltextrun"/>
        </w:rPr>
        <w:t xml:space="preserve"> </w:t>
      </w:r>
      <w:r w:rsidR="005C7472">
        <w:rPr>
          <w:rStyle w:val="normaltextrun"/>
        </w:rPr>
        <w:t xml:space="preserve">be </w:t>
      </w:r>
      <w:r w:rsidR="00412CF3">
        <w:rPr>
          <w:rStyle w:val="normaltextrun"/>
        </w:rPr>
        <w:t xml:space="preserve">routed to </w:t>
      </w:r>
      <w:r w:rsidR="001F4919">
        <w:rPr>
          <w:rStyle w:val="normaltextrun"/>
        </w:rPr>
        <w:t>ROC</w:t>
      </w:r>
      <w:r w:rsidR="00412CF3">
        <w:rPr>
          <w:rStyle w:val="normaltextrun"/>
        </w:rPr>
        <w:t>P1</w:t>
      </w:r>
      <w:r w:rsidR="001F4919">
        <w:rPr>
          <w:rStyle w:val="normaltextrun"/>
        </w:rPr>
        <w:t>ALK</w:t>
      </w:r>
      <w:ins w:id="1284" w:author="Seltzer, Karl" w:date="2024-08-08T10:30:00Z">
        <w:r w:rsidR="00C91867">
          <w:rPr>
            <w:rStyle w:val="normaltextrun"/>
          </w:rPr>
          <w:t>,</w:t>
        </w:r>
      </w:ins>
      <w:r w:rsidR="00412CF3">
        <w:rPr>
          <w:rStyle w:val="normaltextrun"/>
        </w:rPr>
        <w:t xml:space="preserve"> </w:t>
      </w:r>
      <w:del w:id="1285" w:author="Seltzer, Karl" w:date="2024-08-08T10:30:00Z">
        <w:r w:rsidR="00412CF3" w:rsidDel="00C91867">
          <w:rPr>
            <w:rStyle w:val="normaltextrun"/>
          </w:rPr>
          <w:delText>(</w:delText>
        </w:r>
      </w:del>
      <w:r w:rsidR="00D65A1F">
        <w:rPr>
          <w:rStyle w:val="normaltextrun"/>
        </w:rPr>
        <w:t xml:space="preserve">with the </w:t>
      </w:r>
      <w:r w:rsidR="001F4919">
        <w:rPr>
          <w:rStyle w:val="normaltextrun"/>
        </w:rPr>
        <w:t>middle two</w:t>
      </w:r>
      <w:r w:rsidR="00D65A1F">
        <w:rPr>
          <w:rStyle w:val="normaltextrun"/>
        </w:rPr>
        <w:t xml:space="preserve"> character</w:t>
      </w:r>
      <w:r w:rsidR="001F4919">
        <w:rPr>
          <w:rStyle w:val="normaltextrun"/>
        </w:rPr>
        <w:t>s</w:t>
      </w:r>
      <w:r w:rsidR="00D65A1F">
        <w:rPr>
          <w:rStyle w:val="normaltextrun"/>
        </w:rPr>
        <w:t xml:space="preserve"> reflecting the sign of the exponent of the saturation concentration</w:t>
      </w:r>
      <w:r w:rsidR="006C7B57">
        <w:rPr>
          <w:rStyle w:val="normaltextrun"/>
        </w:rPr>
        <w:t>;</w:t>
      </w:r>
      <w:r w:rsidR="00D65A1F">
        <w:rPr>
          <w:rStyle w:val="normaltextrun"/>
        </w:rPr>
        <w:t xml:space="preserve"> </w:t>
      </w:r>
      <w:r w:rsidR="00412CF3">
        <w:rPr>
          <w:rStyle w:val="normaltextrun"/>
        </w:rPr>
        <w:t>P: positive; N: negative).</w:t>
      </w:r>
      <w:ins w:id="1286" w:author="Seltzer, Karl" w:date="2024-08-08T10:30:00Z">
        <w:r w:rsidR="00C91867">
          <w:rPr>
            <w:rStyle w:val="normaltextrun"/>
          </w:rPr>
          <w:t xml:space="preserve"> In PM-CR2 profiles, all organic matter is routed to </w:t>
        </w:r>
      </w:ins>
      <w:ins w:id="1287" w:author="Seltzer, Karl" w:date="2024-08-08T10:31:00Z">
        <w:r w:rsidR="00C91867">
          <w:rPr>
            <w:rStyle w:val="normaltextrun"/>
          </w:rPr>
          <w:t>sixteen</w:t>
        </w:r>
      </w:ins>
      <w:ins w:id="1288" w:author="Seltzer, Karl" w:date="2024-08-08T10:30:00Z">
        <w:r w:rsidR="00C91867">
          <w:rPr>
            <w:rStyle w:val="normaltextrun"/>
          </w:rPr>
          <w:t xml:space="preserve"> separate model species for organic matter. Assignments depend on volatility </w:t>
        </w:r>
      </w:ins>
      <w:ins w:id="1289" w:author="Seltzer, Karl" w:date="2024-08-08T10:31:00Z">
        <w:r w:rsidR="00C91867">
          <w:rPr>
            <w:rStyle w:val="normaltextrun"/>
          </w:rPr>
          <w:t>and level of oxygenation, as measured by the oxygen-to-carbon ratio</w:t>
        </w:r>
      </w:ins>
      <w:ins w:id="1290" w:author="Seltzer, Karl" w:date="2024-08-08T10:30:00Z">
        <w:r w:rsidR="00C91867">
          <w:rPr>
            <w:rStyle w:val="normaltextrun"/>
          </w:rPr>
          <w:t>.</w:t>
        </w:r>
      </w:ins>
      <w:r w:rsidR="00736981">
        <w:rPr>
          <w:rStyle w:val="normaltextrun"/>
        </w:rPr>
        <w:t xml:space="preserve"> </w:t>
      </w:r>
    </w:p>
    <w:p w14:paraId="166E0D03" w14:textId="14C9094F" w:rsidR="00BE2D7A" w:rsidRDefault="1D9E6D8A" w:rsidP="005976D5">
      <w:pPr>
        <w:jc w:val="both"/>
        <w:rPr>
          <w:rStyle w:val="normaltextrun"/>
        </w:rPr>
      </w:pPr>
      <w:r w:rsidRPr="665A79EB">
        <w:rPr>
          <w:rStyle w:val="normaltextrun"/>
        </w:rPr>
        <w:t xml:space="preserve">A profile within SPECIATE and processed by the S2S-Tool can be output </w:t>
      </w:r>
      <w:r w:rsidR="2D9E0105" w:rsidRPr="665A79EB">
        <w:rPr>
          <w:rStyle w:val="normaltextrun"/>
        </w:rPr>
        <w:t xml:space="preserve">to </w:t>
      </w:r>
      <w:r w:rsidR="00FC6584">
        <w:rPr>
          <w:rStyle w:val="normaltextrun"/>
        </w:rPr>
        <w:t xml:space="preserve">one of </w:t>
      </w:r>
      <w:del w:id="1291" w:author="Seltzer, Karl" w:date="2024-08-08T10:32:00Z">
        <w:r w:rsidR="00FC6584" w:rsidDel="00B949B4">
          <w:rPr>
            <w:rStyle w:val="normaltextrun"/>
          </w:rPr>
          <w:delText>two</w:delText>
        </w:r>
        <w:r w:rsidR="2D9E0105" w:rsidRPr="665A79EB" w:rsidDel="00B949B4">
          <w:rPr>
            <w:rStyle w:val="normaltextrun"/>
          </w:rPr>
          <w:delText xml:space="preserve"> </w:delText>
        </w:r>
      </w:del>
      <w:ins w:id="1292" w:author="Seltzer, Karl" w:date="2024-08-08T10:32:00Z">
        <w:r w:rsidR="00B949B4">
          <w:rPr>
            <w:rStyle w:val="normaltextrun"/>
          </w:rPr>
          <w:t>three</w:t>
        </w:r>
        <w:r w:rsidR="00B949B4" w:rsidRPr="665A79EB">
          <w:rPr>
            <w:rStyle w:val="normaltextrun"/>
          </w:rPr>
          <w:t xml:space="preserve"> </w:t>
        </w:r>
      </w:ins>
      <w:r w:rsidR="2D9E0105" w:rsidRPr="665A79EB">
        <w:rPr>
          <w:rStyle w:val="normaltextrun"/>
        </w:rPr>
        <w:t>profile type</w:t>
      </w:r>
      <w:r w:rsidR="00FC6584">
        <w:rPr>
          <w:rStyle w:val="normaltextrun"/>
        </w:rPr>
        <w:t>s</w:t>
      </w:r>
      <w:r w:rsidR="2D9E0105" w:rsidRPr="665A79EB">
        <w:rPr>
          <w:rStyle w:val="normaltextrun"/>
        </w:rPr>
        <w:t xml:space="preserve"> (i.e., PM-AE6</w:t>
      </w:r>
      <w:ins w:id="1293" w:author="Seltzer, Karl" w:date="2024-08-08T10:32:00Z">
        <w:r w:rsidR="00B949B4">
          <w:rPr>
            <w:rStyle w:val="normaltextrun"/>
          </w:rPr>
          <w:t xml:space="preserve">, </w:t>
        </w:r>
      </w:ins>
      <w:del w:id="1294" w:author="Seltzer, Karl" w:date="2024-08-08T10:32:00Z">
        <w:r w:rsidR="2D9E0105" w:rsidRPr="665A79EB" w:rsidDel="00B949B4">
          <w:rPr>
            <w:rStyle w:val="normaltextrun"/>
          </w:rPr>
          <w:delText xml:space="preserve"> or </w:delText>
        </w:r>
      </w:del>
      <w:r w:rsidR="2D9E0105" w:rsidRPr="665A79EB">
        <w:rPr>
          <w:rStyle w:val="normaltextrun"/>
        </w:rPr>
        <w:t>PM-CR1</w:t>
      </w:r>
      <w:ins w:id="1295" w:author="Seltzer, Karl" w:date="2024-08-08T10:32:00Z">
        <w:r w:rsidR="00B949B4">
          <w:rPr>
            <w:rStyle w:val="normaltextrun"/>
          </w:rPr>
          <w:t>, and PM-CR2</w:t>
        </w:r>
      </w:ins>
      <w:r w:rsidR="2D9E0105" w:rsidRPr="665A79EB">
        <w:rPr>
          <w:rStyle w:val="normaltextrun"/>
        </w:rPr>
        <w:t>) u</w:t>
      </w:r>
      <w:r w:rsidR="77F629BF" w:rsidRPr="665A79EB">
        <w:rPr>
          <w:rStyle w:val="normaltextrun"/>
        </w:rPr>
        <w:t xml:space="preserve">sing the ORGANIC_MATTER_to_ORGANIC_CARBON_RATIO, </w:t>
      </w:r>
      <w:r w:rsidR="77F629BF">
        <w:t>CATEGORY_LEVEL_1_Generation_Mechanism and CATEGORY_LEVEL_2_Sector_Equipment metadata</w:t>
      </w:r>
      <w:r w:rsidR="39C6E493">
        <w:t xml:space="preserve"> in the export_species_properties file and SV-POA profile in the POA Volatility Bins file.</w:t>
      </w:r>
      <w:r w:rsidR="5E86889C">
        <w:t xml:space="preserve"> For example, to translate from a PM-CR1 profile type, which does not differentiate carbon and non-carbon organic matter, to a PM-AE6 profile type, the </w:t>
      </w:r>
      <w:r w:rsidR="5E86889C" w:rsidRPr="665A79EB">
        <w:rPr>
          <w:rStyle w:val="normaltextrun"/>
        </w:rPr>
        <w:t>ORGANIC_MATTER_to_ORGANIC_CARBON_RATIO is used to split the organic matter. Separately, to translate from a PM-AE6 profile type, which does not resolve organic matter by volatility, to a PM-</w:t>
      </w:r>
      <w:r w:rsidR="00FC6584">
        <w:rPr>
          <w:rStyle w:val="normaltextrun"/>
        </w:rPr>
        <w:t>CR1</w:t>
      </w:r>
      <w:r w:rsidR="5E86889C" w:rsidRPr="665A79EB">
        <w:rPr>
          <w:rStyle w:val="normaltextrun"/>
        </w:rPr>
        <w:t xml:space="preserve"> profile, </w:t>
      </w:r>
      <w:r w:rsidR="36C68F5D" w:rsidRPr="665A79EB">
        <w:rPr>
          <w:rStyle w:val="normaltextrun"/>
        </w:rPr>
        <w:t xml:space="preserve">the </w:t>
      </w:r>
      <w:r w:rsidR="13AB79ED" w:rsidRPr="665A79EB">
        <w:rPr>
          <w:rStyle w:val="normaltextrun"/>
        </w:rPr>
        <w:t xml:space="preserve">appropriate SV-POA profile from the </w:t>
      </w:r>
      <w:r w:rsidR="13AB79ED">
        <w:t xml:space="preserve">POA Volatility Bins file is extracted using the CATEGORY_LEVEL_1_Generation_Mechanism and CATEGORY_LEVEL_2_Sector_Equipment metadata for the target </w:t>
      </w:r>
      <w:r w:rsidR="36C68F5D" w:rsidRPr="665A79EB">
        <w:rPr>
          <w:rStyle w:val="normaltextrun"/>
        </w:rPr>
        <w:t>profile</w:t>
      </w:r>
      <w:r w:rsidR="13AB79ED" w:rsidRPr="665A79EB">
        <w:rPr>
          <w:rStyle w:val="normaltextrun"/>
        </w:rPr>
        <w:t xml:space="preserve">. </w:t>
      </w:r>
    </w:p>
    <w:p w14:paraId="3F8DB8B5" w14:textId="70A7517E" w:rsidR="00841BC5" w:rsidRDefault="005976D5" w:rsidP="00DE7F0C">
      <w:pPr>
        <w:jc w:val="both"/>
        <w:rPr>
          <w:rFonts w:asciiTheme="majorHAnsi" w:eastAsiaTheme="majorEastAsia" w:hAnsiTheme="majorHAnsi" w:cstheme="majorBidi"/>
          <w:color w:val="2F5496" w:themeColor="accent1" w:themeShade="BF"/>
          <w:sz w:val="32"/>
          <w:szCs w:val="32"/>
        </w:rPr>
      </w:pPr>
      <w:r>
        <w:rPr>
          <w:rStyle w:val="normaltextrun"/>
        </w:rPr>
        <w:t>Following treatment of organic matter</w:t>
      </w:r>
      <w:r w:rsidR="00B1152C">
        <w:rPr>
          <w:rStyle w:val="normaltextrun"/>
        </w:rPr>
        <w:t xml:space="preserve">, the </w:t>
      </w:r>
      <w:r w:rsidR="00B1152C" w:rsidRPr="00665CE1">
        <w:rPr>
          <w:rStyle w:val="normaltextrun"/>
          <w:i/>
          <w:iCs/>
        </w:rPr>
        <w:t>gen_gspro_</w:t>
      </w:r>
      <w:r w:rsidR="00B1152C">
        <w:rPr>
          <w:rStyle w:val="normaltextrun"/>
          <w:i/>
          <w:iCs/>
        </w:rPr>
        <w:t>pm</w:t>
      </w:r>
      <w:r w:rsidR="00B1152C">
        <w:rPr>
          <w:rStyle w:val="normaltextrun"/>
        </w:rPr>
        <w:t xml:space="preserve"> function accounts for </w:t>
      </w:r>
      <w:r w:rsidR="00C6013F">
        <w:rPr>
          <w:rStyle w:val="normaltextrun"/>
        </w:rPr>
        <w:t xml:space="preserve">the </w:t>
      </w:r>
      <w:r w:rsidR="00B1152C">
        <w:rPr>
          <w:rStyle w:val="normaltextrun"/>
        </w:rPr>
        <w:t>various ways chlorine, calcium, magnesium, potassium, and sodium are reported in SPECIATE profiles</w:t>
      </w:r>
      <w:r w:rsidR="006C3503">
        <w:rPr>
          <w:rStyle w:val="normaltextrun"/>
        </w:rPr>
        <w:t xml:space="preserve"> (atomic vs. ionic)</w:t>
      </w:r>
      <w:r w:rsidR="00B1152C">
        <w:rPr>
          <w:rStyle w:val="normaltextrun"/>
        </w:rPr>
        <w:t xml:space="preserve">. Then, residual PM mass is assigned to PMOTHR if the AQM runtime variable is assigned CMAQ and FPRM if it is assigned CAMX. However, if the target profile is listed in the </w:t>
      </w:r>
      <w:proofErr w:type="spellStart"/>
      <w:r w:rsidR="00B1152C">
        <w:rPr>
          <w:rStyle w:val="normaltextrun"/>
        </w:rPr>
        <w:t>CAMx</w:t>
      </w:r>
      <w:proofErr w:type="spellEnd"/>
      <w:r w:rsidR="00B1152C">
        <w:rPr>
          <w:rStyle w:val="normaltextrun"/>
        </w:rPr>
        <w:t xml:space="preserve"> FCRS file (see Section </w:t>
      </w:r>
      <w:r w:rsidR="00B1152C">
        <w:rPr>
          <w:rStyle w:val="normaltextrun"/>
        </w:rPr>
        <w:fldChar w:fldCharType="begin"/>
      </w:r>
      <w:r w:rsidR="00B1152C">
        <w:rPr>
          <w:rStyle w:val="normaltextrun"/>
        </w:rPr>
        <w:instrText xml:space="preserve"> REF _Ref113458141 \r \h </w:instrText>
      </w:r>
      <w:r w:rsidR="00B1152C">
        <w:rPr>
          <w:rStyle w:val="normaltextrun"/>
        </w:rPr>
      </w:r>
      <w:r w:rsidR="00B1152C">
        <w:rPr>
          <w:rStyle w:val="normaltextrun"/>
        </w:rPr>
        <w:fldChar w:fldCharType="separate"/>
      </w:r>
      <w:r w:rsidR="00524E1B">
        <w:rPr>
          <w:rStyle w:val="normaltextrun"/>
        </w:rPr>
        <w:t>2.1.1</w:t>
      </w:r>
      <w:r w:rsidR="00B1152C">
        <w:rPr>
          <w:rStyle w:val="normaltextrun"/>
        </w:rPr>
        <w:fldChar w:fldCharType="end"/>
      </w:r>
      <w:r w:rsidR="00B1152C">
        <w:rPr>
          <w:rStyle w:val="normaltextrun"/>
        </w:rPr>
        <w:t>), the residual PM mass is assigned to FCRS if the AQM runtime variable is assigned CAMX.</w:t>
      </w:r>
      <w:r w:rsidR="00187463">
        <w:rPr>
          <w:rStyle w:val="normaltextrun"/>
        </w:rPr>
        <w:t xml:space="preserve"> </w:t>
      </w:r>
      <w:r w:rsidR="00DE7F0C">
        <w:rPr>
          <w:rStyle w:val="normaltextrun"/>
        </w:rPr>
        <w:t>Finally, if the AQM runtime variable is assigned CAMX, POA is added</w:t>
      </w:r>
      <w:r w:rsidR="00710845">
        <w:rPr>
          <w:rStyle w:val="normaltextrun"/>
        </w:rPr>
        <w:t xml:space="preserve"> </w:t>
      </w:r>
      <w:r w:rsidR="00DE7F0C">
        <w:rPr>
          <w:rStyle w:val="normaltextrun"/>
        </w:rPr>
        <w:t xml:space="preserve">by summing POC and PNCOM (when AQM is CAMX and OUTPUT is PM, MECH_BASIS </w:t>
      </w:r>
      <w:r w:rsidR="005D448C">
        <w:rPr>
          <w:rStyle w:val="normaltextrun"/>
        </w:rPr>
        <w:t>must be</w:t>
      </w:r>
      <w:r w:rsidR="00DE7F0C">
        <w:rPr>
          <w:rStyle w:val="normaltextrun"/>
        </w:rPr>
        <w:t xml:space="preserve"> PM-AE6), and PNCOM is then dropped from the profile. </w:t>
      </w:r>
    </w:p>
    <w:p w14:paraId="14381E51" w14:textId="76C94C6A" w:rsidR="003F1142" w:rsidRDefault="003F1142" w:rsidP="00290247">
      <w:pPr>
        <w:pStyle w:val="Heading2"/>
      </w:pPr>
      <w:bookmarkStart w:id="1296" w:name="_Ref113004484"/>
      <w:bookmarkStart w:id="1297" w:name="_Ref113004529"/>
      <w:bookmarkStart w:id="1298" w:name="_Toc113448805"/>
      <w:bookmarkStart w:id="1299" w:name="_Toc174099306"/>
      <w:r>
        <w:t>Running the S2S-Tool</w:t>
      </w:r>
      <w:bookmarkEnd w:id="1296"/>
      <w:bookmarkEnd w:id="1297"/>
      <w:bookmarkEnd w:id="1298"/>
      <w:bookmarkEnd w:id="1299"/>
    </w:p>
    <w:p w14:paraId="44DCEAE3" w14:textId="42B57044" w:rsidR="009600F0" w:rsidRPr="00EB7BB2" w:rsidRDefault="1B82299E" w:rsidP="000B2B21">
      <w:pPr>
        <w:jc w:val="both"/>
        <w:rPr>
          <w:rStyle w:val="normaltextrun"/>
        </w:rPr>
      </w:pPr>
      <w:r>
        <w:t xml:space="preserve">To run the S2S-Tool, the contents of the </w:t>
      </w:r>
      <w:hyperlink r:id="rId24">
        <w:r w:rsidRPr="00B67416">
          <w:rPr>
            <w:rStyle w:val="Hyperlink"/>
          </w:rPr>
          <w:t>S2S-Tool repository</w:t>
        </w:r>
      </w:hyperlink>
      <w:r>
        <w:t xml:space="preserve"> should be </w:t>
      </w:r>
      <w:r w:rsidR="002D33B4">
        <w:t>copied</w:t>
      </w:r>
      <w:r>
        <w:t xml:space="preserve"> to either a local or remote machine. Next, following the available configurations listed in </w:t>
      </w:r>
      <w:r w:rsidR="000B2B21">
        <w:fldChar w:fldCharType="begin"/>
      </w:r>
      <w:r w:rsidR="000B2B21">
        <w:instrText xml:space="preserve"> REF _Ref113451110 \h  \* MERGEFORMAT </w:instrText>
      </w:r>
      <w:r w:rsidR="000B2B21">
        <w:fldChar w:fldCharType="separate"/>
      </w:r>
      <w:ins w:id="1300" w:author="Seltzer, Karl" w:date="2023-09-06T14:06:00Z">
        <w:r w:rsidR="00524E1B" w:rsidRPr="00524E1B">
          <w:t xml:space="preserve">Table </w:t>
        </w:r>
        <w:r w:rsidR="00524E1B" w:rsidRPr="00524E1B">
          <w:rPr>
            <w:noProof/>
          </w:rPr>
          <w:t>16</w:t>
        </w:r>
      </w:ins>
      <w:r w:rsidR="000B2B21">
        <w:fldChar w:fldCharType="end"/>
      </w:r>
      <w:r>
        <w:t xml:space="preserve">, </w:t>
      </w:r>
      <w:r w:rsidR="1DB7B4FB">
        <w:t xml:space="preserve">the runtime input fields in the </w:t>
      </w:r>
      <w:r w:rsidR="1DB7B4FB" w:rsidRPr="665A79EB">
        <w:rPr>
          <w:i/>
          <w:iCs/>
        </w:rPr>
        <w:t>S2S.main.py</w:t>
      </w:r>
      <w:r w:rsidR="1DB7B4FB">
        <w:t xml:space="preserve"> script should be updated to meet the need of the user. </w:t>
      </w:r>
      <w:r w:rsidR="017DD7A8">
        <w:t xml:space="preserve">Finally, the </w:t>
      </w:r>
      <w:r w:rsidR="017DD7A8" w:rsidRPr="665A79EB">
        <w:rPr>
          <w:i/>
          <w:iCs/>
        </w:rPr>
        <w:t>S2S.main.py</w:t>
      </w:r>
      <w:r w:rsidR="017DD7A8">
        <w:t xml:space="preserve"> script should be executed. All modules and functions are performed in memory </w:t>
      </w:r>
      <w:r w:rsidR="4D7F2E88">
        <w:t xml:space="preserve">(i.e., no databases need to be initialized nor shared schema uploaded) </w:t>
      </w:r>
      <w:r w:rsidR="017DD7A8">
        <w:t>and should only take a few minutes to complete on a standard machine.</w:t>
      </w:r>
      <w:r w:rsidR="2AF40488">
        <w:t xml:space="preserve"> Output from the run will be available in the </w:t>
      </w:r>
      <w:r w:rsidR="54BEA79A">
        <w:t>“</w:t>
      </w:r>
      <w:r w:rsidR="2AF40488">
        <w:t>ou</w:t>
      </w:r>
      <w:r w:rsidR="1BCB78FB">
        <w:t>t</w:t>
      </w:r>
      <w:r w:rsidR="2AF40488">
        <w:t>put</w:t>
      </w:r>
      <w:r w:rsidR="54BEA79A">
        <w:t>”</w:t>
      </w:r>
      <w:r w:rsidR="2AF40488">
        <w:t xml:space="preserve"> directory and feature a date stamp to facilitate version control. </w:t>
      </w:r>
      <w:r w:rsidR="000B2B21" w:rsidRPr="665A79EB">
        <w:rPr>
          <w:rStyle w:val="normaltextrun"/>
        </w:rPr>
        <w:br w:type="page"/>
      </w:r>
    </w:p>
    <w:p w14:paraId="1C1DA7C2" w14:textId="6BF8DA55" w:rsidR="00487912" w:rsidRDefault="00487912" w:rsidP="00AD37A1">
      <w:pPr>
        <w:pStyle w:val="Heading1"/>
        <w:spacing w:after="160"/>
        <w:rPr>
          <w:rStyle w:val="normaltextrun"/>
        </w:rPr>
      </w:pPr>
      <w:bookmarkStart w:id="1301" w:name="_Ref112936286"/>
      <w:bookmarkStart w:id="1302" w:name="_Toc113448807"/>
      <w:bookmarkStart w:id="1303" w:name="_Toc174099307"/>
      <w:r>
        <w:rPr>
          <w:rStyle w:val="normaltextrun"/>
        </w:rPr>
        <w:t>M</w:t>
      </w:r>
      <w:r w:rsidRPr="00487912">
        <w:rPr>
          <w:rStyle w:val="normaltextrun"/>
        </w:rPr>
        <w:t>echanism-</w:t>
      </w:r>
      <w:r>
        <w:rPr>
          <w:rStyle w:val="normaltextrun"/>
        </w:rPr>
        <w:t>S</w:t>
      </w:r>
      <w:r w:rsidRPr="00487912">
        <w:rPr>
          <w:rStyle w:val="normaltextrun"/>
        </w:rPr>
        <w:t xml:space="preserve">pecific </w:t>
      </w:r>
      <w:r>
        <w:rPr>
          <w:rStyle w:val="normaltextrun"/>
        </w:rPr>
        <w:t>M</w:t>
      </w:r>
      <w:r w:rsidRPr="00487912">
        <w:rPr>
          <w:rStyle w:val="normaltextrun"/>
        </w:rPr>
        <w:t xml:space="preserve">apping </w:t>
      </w:r>
      <w:r>
        <w:rPr>
          <w:rStyle w:val="normaltextrun"/>
        </w:rPr>
        <w:t>S</w:t>
      </w:r>
      <w:r w:rsidRPr="00487912">
        <w:rPr>
          <w:rStyle w:val="normaltextrun"/>
        </w:rPr>
        <w:t>cripts</w:t>
      </w:r>
      <w:bookmarkEnd w:id="1301"/>
      <w:bookmarkEnd w:id="1302"/>
      <w:bookmarkEnd w:id="1303"/>
    </w:p>
    <w:p w14:paraId="618A402E" w14:textId="477CD9D2" w:rsidR="00EE0325" w:rsidDel="00DF5DAB" w:rsidRDefault="00BC7FED" w:rsidP="00487912">
      <w:pPr>
        <w:pStyle w:val="Heading2"/>
        <w:rPr>
          <w:del w:id="1304" w:author="Seltzer, Karl" w:date="2024-04-05T15:24:00Z"/>
          <w:rStyle w:val="normaltextrun"/>
        </w:rPr>
      </w:pPr>
      <w:bookmarkStart w:id="1305" w:name="_Toc113448808"/>
      <w:del w:id="1306" w:author="Seltzer, Karl" w:date="2024-04-05T15:24:00Z">
        <w:r w:rsidDel="00DF5DAB">
          <w:rPr>
            <w:rStyle w:val="normaltextrun"/>
          </w:rPr>
          <w:delText>Recent</w:delText>
        </w:r>
        <w:r w:rsidR="00BA4BBB" w:rsidDel="00DF5DAB">
          <w:rPr>
            <w:rStyle w:val="normaltextrun"/>
          </w:rPr>
          <w:delText xml:space="preserve"> </w:delText>
        </w:r>
        <w:r w:rsidR="00607E5A" w:rsidDel="00DF5DAB">
          <w:rPr>
            <w:rStyle w:val="normaltextrun"/>
          </w:rPr>
          <w:delText xml:space="preserve">Gas-Phase </w:delText>
        </w:r>
        <w:r w:rsidR="00BA4BBB" w:rsidDel="00DF5DAB">
          <w:rPr>
            <w:rStyle w:val="normaltextrun"/>
          </w:rPr>
          <w:delText xml:space="preserve">Mapping </w:delText>
        </w:r>
        <w:r w:rsidDel="00DF5DAB">
          <w:rPr>
            <w:rStyle w:val="normaltextrun"/>
          </w:rPr>
          <w:delText>Updates</w:delText>
        </w:r>
        <w:bookmarkEnd w:id="1305"/>
        <w:r w:rsidR="00BC2E2D" w:rsidDel="00DF5DAB">
          <w:rPr>
            <w:rStyle w:val="normaltextrun"/>
          </w:rPr>
          <w:delText xml:space="preserve"> </w:delText>
        </w:r>
        <w:bookmarkStart w:id="1307" w:name="_Toc163226075"/>
        <w:bookmarkStart w:id="1308" w:name="_Toc174099308"/>
        <w:bookmarkEnd w:id="1307"/>
        <w:bookmarkEnd w:id="1308"/>
      </w:del>
    </w:p>
    <w:p w14:paraId="105029A5" w14:textId="5594FD3E" w:rsidR="00E143B8" w:rsidDel="00DF5DAB" w:rsidRDefault="00457E3C" w:rsidP="00BE571E">
      <w:pPr>
        <w:jc w:val="both"/>
        <w:rPr>
          <w:del w:id="1309" w:author="Seltzer, Karl" w:date="2024-04-05T15:24:00Z"/>
        </w:rPr>
      </w:pPr>
      <w:del w:id="1310" w:author="Seltzer, Karl" w:date="2024-04-05T15:24:00Z">
        <w:r w:rsidDel="00DF5DAB">
          <w:delText xml:space="preserve">In recent years, an updated mech4import </w:delText>
        </w:r>
        <w:r w:rsidR="00E2099E" w:rsidDel="00DF5DAB">
          <w:delText xml:space="preserve">file </w:delText>
        </w:r>
        <w:r w:rsidDel="00DF5DAB">
          <w:delText xml:space="preserve">has been generated by </w:delText>
        </w:r>
        <w:r w:rsidR="00513A98" w:rsidDel="00DF5DAB">
          <w:delText xml:space="preserve">external contractors </w:delText>
        </w:r>
        <w:r w:rsidR="00E143B8" w:rsidDel="00DF5DAB">
          <w:delText xml:space="preserve">with each release of SPECIATE. </w:delText>
        </w:r>
        <w:r w:rsidR="00E2099E" w:rsidDel="00DF5DAB">
          <w:delText xml:space="preserve">These updates incorporate new species that have been added to SPECIATE and </w:delText>
        </w:r>
        <w:r w:rsidR="00740DCC" w:rsidDel="00DF5DAB">
          <w:delText>revisions to supported gas- (e.g., CB</w:delText>
        </w:r>
        <w:r w:rsidR="002A10D4" w:rsidDel="00DF5DAB">
          <w:delText>05, CB</w:delText>
        </w:r>
        <w:r w:rsidR="00740DCC" w:rsidDel="00DF5DAB">
          <w:delText xml:space="preserve">6, </w:delText>
        </w:r>
        <w:r w:rsidR="004929C1" w:rsidDel="00DF5DAB">
          <w:delText xml:space="preserve">CB7, </w:delText>
        </w:r>
        <w:r w:rsidR="00740DCC" w:rsidDel="00DF5DAB">
          <w:delText>SAPRC07</w:delText>
        </w:r>
        <w:r w:rsidR="002A10D4" w:rsidDel="00DF5DAB">
          <w:delText>, SAPRC07TC, CRI</w:delText>
        </w:r>
        <w:r w:rsidR="00740DCC" w:rsidDel="00DF5DAB">
          <w:delText xml:space="preserve">) and aerosol-phase (e.g., AE7, </w:delText>
        </w:r>
        <w:r w:rsidR="00780580" w:rsidDel="00DF5DAB">
          <w:delText>CF2</w:delText>
        </w:r>
        <w:r w:rsidR="00740DCC" w:rsidDel="00DF5DAB">
          <w:delText xml:space="preserve">) mechanisms. </w:delText>
        </w:r>
        <w:r w:rsidR="597D4653" w:rsidDel="00DF5DAB">
          <w:delText xml:space="preserve">More recently, methods to leverage emitted species metadata and automatically map to mechanism species have been developed </w:delText>
        </w:r>
        <w:r w:rsidR="10B48AF6" w:rsidDel="00DF5DAB">
          <w:delText xml:space="preserve">internally </w:delText>
        </w:r>
        <w:r w:rsidR="597D4653" w:rsidDel="00DF5DAB">
          <w:delText>at EPA</w:delText>
        </w:r>
        <w:r w:rsidR="0FDE1E45" w:rsidDel="00DF5DAB">
          <w:delText xml:space="preserve"> for use with CRACMM</w:delText>
        </w:r>
        <w:r w:rsidR="597D4653" w:rsidDel="00DF5DAB">
          <w:delText xml:space="preserve"> (Py</w:delText>
        </w:r>
        <w:r w:rsidR="205D7FAC" w:rsidDel="00DF5DAB">
          <w:delText>e</w:delText>
        </w:r>
        <w:r w:rsidR="597D4653" w:rsidDel="00DF5DAB">
          <w:delText xml:space="preserve"> et al.</w:delText>
        </w:r>
        <w:r w:rsidR="00766A5D" w:rsidDel="00DF5DAB">
          <w:delText>,</w:delText>
        </w:r>
        <w:r w:rsidR="597D4653" w:rsidDel="00DF5DAB">
          <w:delText xml:space="preserve"> 202</w:delText>
        </w:r>
        <w:r w:rsidR="004929C1" w:rsidDel="00DF5DAB">
          <w:delText>3</w:delText>
        </w:r>
        <w:r w:rsidR="597D4653" w:rsidDel="00DF5DAB">
          <w:delText xml:space="preserve">). </w:delText>
        </w:r>
        <w:r w:rsidR="00984137" w:rsidDel="00DF5DAB">
          <w:delText xml:space="preserve">The </w:delText>
        </w:r>
        <w:r w:rsidR="00D41FBC" w:rsidDel="00DF5DAB">
          <w:delText xml:space="preserve">current public release </w:delText>
        </w:r>
        <w:r w:rsidR="00984137" w:rsidDel="00DF5DAB">
          <w:delText xml:space="preserve">of the mech4import file can be retrieved from the </w:delText>
        </w:r>
        <w:r w:rsidR="00670A81" w:rsidDel="00DF5DAB">
          <w:fldChar w:fldCharType="begin"/>
        </w:r>
        <w:r w:rsidR="00670A81" w:rsidDel="00DF5DAB">
          <w:delInstrText>HYPERLINK "https://github.com/CMASCenter/Speciation-Tool/tree/master/import_data"</w:delInstrText>
        </w:r>
        <w:r w:rsidR="00670A81" w:rsidDel="00DF5DAB">
          <w:fldChar w:fldCharType="separate"/>
        </w:r>
        <w:r w:rsidR="00984137" w:rsidDel="00DF5DAB">
          <w:delText>Speciation Tool GitHub repository</w:delText>
        </w:r>
        <w:r w:rsidR="00670A81" w:rsidDel="00DF5DAB">
          <w:fldChar w:fldCharType="end"/>
        </w:r>
        <w:r w:rsidR="130BD00D" w:rsidDel="00DF5DAB">
          <w:delText xml:space="preserve">, and CRACMM files are available on the </w:delText>
        </w:r>
        <w:r w:rsidR="130BD00D" w:rsidRPr="00993971" w:rsidDel="00DF5DAB">
          <w:delText>CRACMM GitHub repository</w:delText>
        </w:r>
        <w:r w:rsidR="00993971" w:rsidDel="00DF5DAB">
          <w:rPr>
            <w:rStyle w:val="FootnoteReference"/>
          </w:rPr>
          <w:footnoteReference w:id="9"/>
        </w:r>
        <w:r w:rsidR="00984137" w:rsidDel="00DF5DAB">
          <w:delText xml:space="preserve">. </w:delText>
        </w:r>
        <w:bookmarkStart w:id="1313" w:name="_Toc163226076"/>
        <w:bookmarkStart w:id="1314" w:name="_Toc174099309"/>
        <w:bookmarkEnd w:id="1313"/>
        <w:bookmarkEnd w:id="1314"/>
      </w:del>
    </w:p>
    <w:p w14:paraId="3F7A23EE" w14:textId="54D5D140" w:rsidR="00F40EBC" w:rsidDel="00DF5DAB" w:rsidRDefault="00A729B1" w:rsidP="00BE571E">
      <w:pPr>
        <w:jc w:val="both"/>
        <w:rPr>
          <w:del w:id="1315" w:author="Seltzer, Karl" w:date="2024-04-05T15:24:00Z"/>
        </w:rPr>
      </w:pPr>
      <w:del w:id="1316" w:author="Seltzer, Karl" w:date="2024-04-05T15:24:00Z">
        <w:r w:rsidDel="00DF5DAB">
          <w:delText xml:space="preserve">In the </w:delText>
        </w:r>
        <w:r w:rsidR="0064343C" w:rsidDel="00DF5DAB">
          <w:delText>Speciation Tool</w:delText>
        </w:r>
        <w:r w:rsidDel="00DF5DAB">
          <w:delText xml:space="preserve"> v4.5 release, </w:delText>
        </w:r>
        <w:r w:rsidR="00B64277" w:rsidDel="00DF5DAB">
          <w:delText>a volatility dimension (Odum et al., 1996) was incorporated into the mapping process. Th</w:delText>
        </w:r>
        <w:r w:rsidR="00BC3353" w:rsidDel="00DF5DAB">
          <w:delText xml:space="preserve">e updated </w:delText>
        </w:r>
        <w:r w:rsidR="00B64277" w:rsidDel="00DF5DAB">
          <w:delText xml:space="preserve">mapping </w:delText>
        </w:r>
        <w:r w:rsidR="00BC3353" w:rsidDel="00DF5DAB">
          <w:delText>routed</w:delText>
        </w:r>
        <w:r w:rsidR="00B64277" w:rsidDel="00DF5DAB">
          <w:delText xml:space="preserve"> compounds that met </w:delText>
        </w:r>
        <w:r w:rsidR="00F40EBC" w:rsidDel="00DF5DAB">
          <w:delText>the semi-volatile organic compound (SVOC; 3x10</w:delText>
        </w:r>
        <w:r w:rsidR="00F40EBC" w:rsidDel="00DF5DAB">
          <w:rPr>
            <w:vertAlign w:val="superscript"/>
          </w:rPr>
          <w:delText>-1</w:delText>
        </w:r>
        <w:r w:rsidR="00F40EBC" w:rsidDel="00DF5DAB">
          <w:delText xml:space="preserve"> μg m</w:delText>
        </w:r>
        <w:r w:rsidR="00F40EBC" w:rsidRPr="00F40EBC" w:rsidDel="00DF5DAB">
          <w:rPr>
            <w:rFonts w:ascii="Calibri" w:eastAsia="Calibri" w:hAnsi="Calibri" w:cs="Calibri"/>
            <w:vertAlign w:val="superscript"/>
          </w:rPr>
          <w:delText>-</w:delText>
        </w:r>
        <w:r w:rsidR="00F40EBC" w:rsidRPr="00F40EBC" w:rsidDel="00DF5DAB">
          <w:rPr>
            <w:vertAlign w:val="superscript"/>
          </w:rPr>
          <w:delText>3</w:delText>
        </w:r>
        <w:r w:rsidR="00F40EBC" w:rsidDel="00DF5DAB">
          <w:delText xml:space="preserve"> &lt; C* &lt; 3x10</w:delText>
        </w:r>
        <w:r w:rsidR="00F40EBC" w:rsidDel="00DF5DAB">
          <w:rPr>
            <w:vertAlign w:val="superscript"/>
          </w:rPr>
          <w:delText>2</w:delText>
        </w:r>
        <w:r w:rsidR="00F40EBC" w:rsidDel="00DF5DAB">
          <w:delText xml:space="preserve"> μg m</w:delText>
        </w:r>
        <w:r w:rsidR="00F40EBC" w:rsidRPr="00F40EBC" w:rsidDel="00DF5DAB">
          <w:rPr>
            <w:rFonts w:ascii="Calibri" w:eastAsia="Calibri" w:hAnsi="Calibri" w:cs="Calibri"/>
            <w:vertAlign w:val="superscript"/>
          </w:rPr>
          <w:delText>-</w:delText>
        </w:r>
        <w:r w:rsidR="00F40EBC" w:rsidRPr="00F40EBC" w:rsidDel="00DF5DAB">
          <w:rPr>
            <w:vertAlign w:val="superscript"/>
          </w:rPr>
          <w:delText>3</w:delText>
        </w:r>
        <w:r w:rsidR="00F40EBC" w:rsidDel="00DF5DAB">
          <w:delText>) and intermediate-volatility organic compound (</w:delText>
        </w:r>
        <w:r w:rsidR="00000886" w:rsidDel="00DF5DAB">
          <w:delText>I</w:delText>
        </w:r>
        <w:r w:rsidR="00F40EBC" w:rsidDel="00DF5DAB">
          <w:delText>VOC; 3x10</w:delText>
        </w:r>
        <w:r w:rsidR="00F40EBC" w:rsidRPr="00F40EBC" w:rsidDel="00DF5DAB">
          <w:rPr>
            <w:vertAlign w:val="superscript"/>
          </w:rPr>
          <w:delText>2</w:delText>
        </w:r>
        <w:r w:rsidR="00F40EBC" w:rsidDel="00DF5DAB">
          <w:delText xml:space="preserve"> μg m</w:delText>
        </w:r>
        <w:r w:rsidR="00F40EBC" w:rsidRPr="00F40EBC" w:rsidDel="00DF5DAB">
          <w:rPr>
            <w:rFonts w:ascii="Calibri" w:eastAsia="Calibri" w:hAnsi="Calibri" w:cs="Calibri"/>
            <w:vertAlign w:val="superscript"/>
          </w:rPr>
          <w:delText>-</w:delText>
        </w:r>
        <w:r w:rsidR="00F40EBC" w:rsidRPr="00F40EBC" w:rsidDel="00DF5DAB">
          <w:rPr>
            <w:vertAlign w:val="superscript"/>
          </w:rPr>
          <w:delText>3</w:delText>
        </w:r>
        <w:r w:rsidR="00F40EBC" w:rsidDel="00DF5DAB">
          <w:delText xml:space="preserve"> &lt; C* &lt; 3x10</w:delText>
        </w:r>
        <w:r w:rsidR="00F40EBC" w:rsidRPr="00F40EBC" w:rsidDel="00DF5DAB">
          <w:rPr>
            <w:vertAlign w:val="superscript"/>
          </w:rPr>
          <w:delText>6</w:delText>
        </w:r>
        <w:r w:rsidR="00F40EBC" w:rsidDel="00DF5DAB">
          <w:delText xml:space="preserve"> μg m</w:delText>
        </w:r>
        <w:r w:rsidR="00F40EBC" w:rsidRPr="00F40EBC" w:rsidDel="00DF5DAB">
          <w:rPr>
            <w:rFonts w:ascii="Calibri" w:eastAsia="Calibri" w:hAnsi="Calibri" w:cs="Calibri"/>
            <w:vertAlign w:val="superscript"/>
          </w:rPr>
          <w:delText>-</w:delText>
        </w:r>
        <w:r w:rsidR="00F40EBC" w:rsidRPr="00F40EBC" w:rsidDel="00DF5DAB">
          <w:rPr>
            <w:vertAlign w:val="superscript"/>
          </w:rPr>
          <w:delText>3</w:delText>
        </w:r>
        <w:r w:rsidR="00F40EBC" w:rsidDel="00DF5DAB">
          <w:delText>)</w:delText>
        </w:r>
        <w:r w:rsidR="00D41FBC" w:rsidDel="00DF5DAB">
          <w:delText xml:space="preserve"> </w:delText>
        </w:r>
        <w:r w:rsidR="00B64277" w:rsidDel="00DF5DAB">
          <w:delText xml:space="preserve">definitions </w:delText>
        </w:r>
        <w:r w:rsidR="00640E84" w:rsidDel="00DF5DAB">
          <w:delText>to</w:delText>
        </w:r>
        <w:r w:rsidR="00B64277" w:rsidDel="00DF5DAB">
          <w:delText xml:space="preserve"> NVOL and IVOC, respectively. </w:delText>
        </w:r>
        <w:r w:rsidR="00EF15F3" w:rsidDel="00DF5DAB">
          <w:delText xml:space="preserve">Here, C* is the </w:delText>
        </w:r>
        <w:r w:rsidR="00443374" w:rsidDel="00DF5DAB">
          <w:delText>effective saturation concentration of the pure semivolatile compound (Pankow, 1994; Odum et al., 1996; Kroll and Seinfeld, 2008)</w:delText>
        </w:r>
        <w:r w:rsidR="00D072D2" w:rsidDel="00DF5DAB">
          <w:delText xml:space="preserve"> and is a measure of volatility often used in the atmospheric chemistry community</w:delText>
        </w:r>
        <w:r w:rsidR="00EF15F3" w:rsidDel="00DF5DAB">
          <w:delText xml:space="preserve">. </w:delText>
        </w:r>
        <w:r w:rsidR="00B64277" w:rsidDel="00DF5DAB">
          <w:delText xml:space="preserve">In addition, UNK was added to account for inorganic species and other </w:delText>
        </w:r>
        <w:r w:rsidR="00A337D6" w:rsidDel="00DF5DAB">
          <w:delText xml:space="preserve">species </w:delText>
        </w:r>
        <w:r w:rsidR="00B64277" w:rsidDel="00DF5DAB">
          <w:delText xml:space="preserve">that </w:delText>
        </w:r>
        <w:r w:rsidR="00A337D6" w:rsidDel="00DF5DAB">
          <w:delText xml:space="preserve">could not </w:delText>
        </w:r>
        <w:r w:rsidR="00B64277" w:rsidDel="00DF5DAB">
          <w:delText xml:space="preserve">be mapped. </w:delText>
        </w:r>
        <w:r w:rsidR="00635F5F" w:rsidDel="00DF5DAB">
          <w:delText xml:space="preserve">These species (i.e., NVOL, IVOC, UNK) were not previously treated within the gas-phase </w:delText>
        </w:r>
        <w:r w:rsidR="008F0C31" w:rsidDel="00DF5DAB">
          <w:delText xml:space="preserve">chemical </w:delText>
        </w:r>
        <w:r w:rsidR="00635F5F" w:rsidDel="00DF5DAB">
          <w:delText xml:space="preserve">mechanisms. </w:delText>
        </w:r>
        <w:bookmarkStart w:id="1317" w:name="_Toc163226077"/>
        <w:bookmarkStart w:id="1318" w:name="_Toc174099310"/>
        <w:bookmarkEnd w:id="1317"/>
        <w:bookmarkEnd w:id="1318"/>
      </w:del>
    </w:p>
    <w:p w14:paraId="610D36D9" w14:textId="7CCAF77D" w:rsidR="00915F9B" w:rsidRPr="00915F9B" w:rsidDel="00DF5DAB" w:rsidRDefault="00B95766" w:rsidP="00BE571E">
      <w:pPr>
        <w:jc w:val="both"/>
        <w:rPr>
          <w:del w:id="1319" w:author="Seltzer, Karl" w:date="2024-04-05T15:24:00Z"/>
        </w:rPr>
      </w:pPr>
      <w:del w:id="1320" w:author="Seltzer, Karl" w:date="2024-04-05T15:24:00Z">
        <w:r w:rsidDel="00DF5DAB">
          <w:delText>In preparation for the SPECIATE v5.0 release, the</w:delText>
        </w:r>
        <w:r w:rsidR="00825205" w:rsidDel="00DF5DAB">
          <w:delText xml:space="preserve"> Speciation Tool</w:delText>
        </w:r>
        <w:r w:rsidDel="00DF5DAB">
          <w:delText xml:space="preserve"> mapping process was </w:delText>
        </w:r>
        <w:r w:rsidR="002A10D4" w:rsidDel="00DF5DAB">
          <w:delText xml:space="preserve">again </w:delText>
        </w:r>
        <w:r w:rsidDel="00DF5DAB">
          <w:delText xml:space="preserve">updated to incorporate </w:delText>
        </w:r>
        <w:r w:rsidR="002A10D4" w:rsidDel="00DF5DAB">
          <w:delText xml:space="preserve">the expected species associated with </w:delText>
        </w:r>
        <w:r w:rsidR="00037F7B" w:rsidDel="00DF5DAB">
          <w:delText>semivolatile POA</w:delText>
        </w:r>
        <w:r w:rsidR="002A10D4" w:rsidDel="00DF5DAB">
          <w:delText xml:space="preserve">. </w:delText>
        </w:r>
        <w:r w:rsidR="008E1138" w:rsidDel="00DF5DAB">
          <w:delText>The update disaggregated the NVOL component into four volatility bins (SVOCN1, SVOCP0, SVOCP1, SVOCP2) and the IVOC into six volatility bins that include information on compound structure (IVOCP3, IVOCP4, IVOCP5, IVOCP6, IVOCP5ARO, IVOCP6ARO).</w:delText>
        </w:r>
        <w:r w:rsidR="009D29D7" w:rsidDel="00DF5DAB">
          <w:delText xml:space="preserve"> In addition, several compounds were assigned to newly explicit model species</w:delText>
        </w:r>
        <w:r w:rsidR="004B587D" w:rsidDel="00DF5DAB">
          <w:delText xml:space="preserve"> for select mechanisms</w:delText>
        </w:r>
        <w:r w:rsidR="009D29D7" w:rsidDel="00DF5DAB">
          <w:delText>: naphthalene, alpha-pinene, acetic acid,</w:delText>
        </w:r>
        <w:r w:rsidR="00EA1EC2" w:rsidDel="00DF5DAB">
          <w:delText xml:space="preserve"> </w:delText>
        </w:r>
        <w:r w:rsidR="009D29D7" w:rsidDel="00DF5DAB">
          <w:delText>formic acid</w:delText>
        </w:r>
        <w:r w:rsidR="00EA1EC2" w:rsidDel="00DF5DAB">
          <w:delText xml:space="preserve">, </w:delText>
        </w:r>
        <w:r w:rsidR="009D29D7" w:rsidDel="00DF5DAB">
          <w:delText>1,3-buta</w:delText>
        </w:r>
        <w:r w:rsidR="009D29D7" w:rsidRPr="00873435" w:rsidDel="00DF5DAB">
          <w:delText>diene, acrolein, 1,2,4-trimethyl benzene, ethanol, o-, m-, p-xylene, propane, sesquiterpenes, and toluene.</w:delText>
        </w:r>
        <w:bookmarkStart w:id="1321" w:name="_Toc163226078"/>
        <w:bookmarkStart w:id="1322" w:name="_Toc174099311"/>
        <w:bookmarkEnd w:id="1321"/>
        <w:bookmarkEnd w:id="1322"/>
      </w:del>
    </w:p>
    <w:p w14:paraId="155F8B9D" w14:textId="77777777" w:rsidR="00774297" w:rsidRDefault="00774297" w:rsidP="00487912">
      <w:pPr>
        <w:pStyle w:val="Heading2"/>
        <w:rPr>
          <w:rStyle w:val="normaltextrun"/>
        </w:rPr>
      </w:pPr>
      <w:bookmarkStart w:id="1323" w:name="_Toc113448809"/>
      <w:bookmarkStart w:id="1324" w:name="_Toc174099312"/>
      <w:r>
        <w:rPr>
          <w:rStyle w:val="normaltextrun"/>
        </w:rPr>
        <w:t>General Methods</w:t>
      </w:r>
      <w:bookmarkEnd w:id="1323"/>
      <w:bookmarkEnd w:id="1324"/>
      <w:r>
        <w:rPr>
          <w:rStyle w:val="normaltextrun"/>
        </w:rPr>
        <w:t xml:space="preserve"> </w:t>
      </w:r>
    </w:p>
    <w:p w14:paraId="6670CEA8" w14:textId="2DBE0F21" w:rsidR="00656B22" w:rsidRPr="002F27E1" w:rsidRDefault="00725252" w:rsidP="00774297">
      <w:pPr>
        <w:jc w:val="both"/>
      </w:pPr>
      <w:r>
        <w:t xml:space="preserve">In </w:t>
      </w:r>
      <w:r w:rsidR="00656B22">
        <w:t>SPECIATE v5.2</w:t>
      </w:r>
      <w:r>
        <w:t>, a</w:t>
      </w:r>
      <w:r w:rsidR="00656B22">
        <w:t xml:space="preserve"> </w:t>
      </w:r>
      <w:r w:rsidR="00333276" w:rsidRPr="002A35D5">
        <w:rPr>
          <w:i/>
          <w:iCs/>
        </w:rPr>
        <w:t>Representative Compounds</w:t>
      </w:r>
      <w:r w:rsidR="00656B22">
        <w:t xml:space="preserve"> </w:t>
      </w:r>
      <w:r>
        <w:t xml:space="preserve">field was introduced </w:t>
      </w:r>
      <w:r w:rsidR="00656B22">
        <w:t xml:space="preserve">for all entries </w:t>
      </w:r>
      <w:r w:rsidR="002A35D5">
        <w:t>in</w:t>
      </w:r>
      <w:r w:rsidR="00656B22">
        <w:t xml:space="preserve"> the database</w:t>
      </w:r>
      <w:r w:rsidR="000E0167">
        <w:t xml:space="preserve"> (Pye et al., </w:t>
      </w:r>
      <w:r w:rsidR="00037F7B">
        <w:t>202</w:t>
      </w:r>
      <w:r>
        <w:t>3</w:t>
      </w:r>
      <w:r w:rsidR="000E0167">
        <w:t xml:space="preserve">). </w:t>
      </w:r>
      <w:r w:rsidR="002A35D5">
        <w:t xml:space="preserve">The </w:t>
      </w:r>
      <w:r w:rsidR="00A9290E">
        <w:t xml:space="preserve">primary </w:t>
      </w:r>
      <w:r w:rsidR="002A35D5">
        <w:t xml:space="preserve">purpose of a </w:t>
      </w:r>
      <w:r w:rsidR="002A35D5" w:rsidRPr="002A35D5">
        <w:rPr>
          <w:i/>
          <w:iCs/>
        </w:rPr>
        <w:t>Representative Compound</w:t>
      </w:r>
      <w:r w:rsidR="002A35D5">
        <w:t xml:space="preserve"> is to </w:t>
      </w:r>
      <w:r w:rsidR="00A1105F">
        <w:t>robustly identify each species</w:t>
      </w:r>
      <w:r>
        <w:t>,</w:t>
      </w:r>
      <w:r w:rsidR="00A1105F">
        <w:t xml:space="preserve"> thus</w:t>
      </w:r>
      <w:r w:rsidR="002A35D5">
        <w:t xml:space="preserve"> facilitat</w:t>
      </w:r>
      <w:r w:rsidR="00A1105F">
        <w:t>ing</w:t>
      </w:r>
      <w:r w:rsidR="002A35D5">
        <w:t xml:space="preserve"> the </w:t>
      </w:r>
      <w:r w:rsidR="00E456F5" w:rsidRPr="00E456F5">
        <w:t xml:space="preserve">prediction of physiochemical properties </w:t>
      </w:r>
      <w:r w:rsidR="00E456F5">
        <w:t xml:space="preserve">(e.g., molecular weight, vapor pressure, </w:t>
      </w:r>
      <w:proofErr w:type="spellStart"/>
      <w:r w:rsidR="00E456F5">
        <w:t>k</w:t>
      </w:r>
      <w:r w:rsidR="00E456F5" w:rsidRPr="00B37FFA">
        <w:rPr>
          <w:vertAlign w:val="subscript"/>
        </w:rPr>
        <w:t>OH</w:t>
      </w:r>
      <w:proofErr w:type="spellEnd"/>
      <w:r w:rsidR="00E456F5">
        <w:t xml:space="preserve"> rate coefficient, Henry’s Law constant</w:t>
      </w:r>
      <w:ins w:id="1325" w:author="Seltzer, Karl" w:date="2024-08-08T10:37:00Z">
        <w:r w:rsidR="005329C9">
          <w:t>)</w:t>
        </w:r>
      </w:ins>
      <w:del w:id="1326" w:author="Seltzer, Karl" w:date="2024-08-08T10:38:00Z">
        <w:r w:rsidDel="005329C9">
          <w:delText>;</w:delText>
        </w:r>
      </w:del>
      <w:r w:rsidR="00A1105F">
        <w:t xml:space="preserve"> </w:t>
      </w:r>
      <w:r>
        <w:t xml:space="preserve">using </w:t>
      </w:r>
      <w:r w:rsidR="00CC23B1">
        <w:t>OPERA</w:t>
      </w:r>
      <w:ins w:id="1327" w:author="Seltzer, Karl" w:date="2024-08-08T10:38:00Z">
        <w:r w:rsidR="005329C9">
          <w:t xml:space="preserve"> (</w:t>
        </w:r>
      </w:ins>
      <w:del w:id="1328" w:author="Seltzer, Karl" w:date="2024-08-08T10:38:00Z">
        <w:r w:rsidR="00E95305" w:rsidDel="005329C9">
          <w:delText>,</w:delText>
        </w:r>
        <w:r w:rsidR="00CC23B1" w:rsidDel="005329C9">
          <w:delText xml:space="preserve"> </w:delText>
        </w:r>
      </w:del>
      <w:r w:rsidR="00B37FFA">
        <w:t>Mansouri et al., 2018</w:t>
      </w:r>
      <w:r w:rsidR="00B37FFA" w:rsidRPr="00B37FFA">
        <w:t xml:space="preserve">) </w:t>
      </w:r>
      <w:r w:rsidR="00A1105F">
        <w:t xml:space="preserve">and allow </w:t>
      </w:r>
      <w:r w:rsidR="00E456F5">
        <w:t>for</w:t>
      </w:r>
      <w:r w:rsidR="005A254F">
        <w:t xml:space="preserve"> </w:t>
      </w:r>
      <w:r w:rsidR="00A1105F">
        <w:t>automated parsing of information necessary for mechanism mapping</w:t>
      </w:r>
      <w:r w:rsidR="00A9290E">
        <w:t xml:space="preserve">. In most circumstances, </w:t>
      </w:r>
      <w:r w:rsidR="006C10B3">
        <w:t xml:space="preserve">the </w:t>
      </w:r>
      <w:r w:rsidR="006C10B3" w:rsidRPr="002A35D5">
        <w:rPr>
          <w:i/>
          <w:iCs/>
        </w:rPr>
        <w:t>Representative Compound</w:t>
      </w:r>
      <w:r w:rsidR="006C10B3">
        <w:t xml:space="preserve"> and SPECIES_NAME are equivalent. Other times, the SPECIES_NAME is non-specific</w:t>
      </w:r>
      <w:r w:rsidR="00964E1A">
        <w:t xml:space="preserve">, but does convey certain chemistry relevant </w:t>
      </w:r>
      <w:r w:rsidR="005E3D15">
        <w:t>details</w:t>
      </w:r>
      <w:r w:rsidR="006C10B3">
        <w:t xml:space="preserve"> (e.g., “Isomers of octane”</w:t>
      </w:r>
      <w:r w:rsidR="00964E1A">
        <w:t xml:space="preserve"> are assigned to </w:t>
      </w:r>
      <w:r w:rsidR="006C10B3">
        <w:t xml:space="preserve">“Octane”). Finally, </w:t>
      </w:r>
      <w:r w:rsidR="002F27E1">
        <w:t xml:space="preserve">some entries </w:t>
      </w:r>
      <w:r w:rsidR="004431A7">
        <w:t>are</w:t>
      </w:r>
      <w:r w:rsidR="002F27E1">
        <w:t xml:space="preserve"> broad and minimal</w:t>
      </w:r>
      <w:ins w:id="1329" w:author="Seltzer, Karl" w:date="2024-08-08T10:38:00Z">
        <w:r w:rsidR="005329C9">
          <w:t xml:space="preserve"> information</w:t>
        </w:r>
      </w:ins>
      <w:r w:rsidR="002F27E1">
        <w:t xml:space="preserve">, if any, </w:t>
      </w:r>
      <w:del w:id="1330" w:author="Seltzer, Karl" w:date="2024-08-08T10:38:00Z">
        <w:r w:rsidR="002F27E1" w:rsidDel="005329C9">
          <w:delText xml:space="preserve">information </w:delText>
        </w:r>
      </w:del>
      <w:r w:rsidR="002F27E1">
        <w:t xml:space="preserve">regarding the compound structure </w:t>
      </w:r>
      <w:r w:rsidR="004431A7">
        <w:t>is</w:t>
      </w:r>
      <w:r w:rsidR="002F27E1">
        <w:t xml:space="preserve"> available (e.g., “Aggregated VOCs” and “Aggregated exempt compounds”). In these circumstances, </w:t>
      </w:r>
      <w:r w:rsidR="002F27E1" w:rsidRPr="002F27E1">
        <w:rPr>
          <w:i/>
          <w:iCs/>
        </w:rPr>
        <w:t>Decane</w:t>
      </w:r>
      <w:r w:rsidR="002F27E1">
        <w:t xml:space="preserve"> </w:t>
      </w:r>
      <w:r w:rsidR="00EA4D63">
        <w:t>is</w:t>
      </w:r>
      <w:r w:rsidR="002F27E1">
        <w:t xml:space="preserve"> selected as the default </w:t>
      </w:r>
      <w:r w:rsidR="002F27E1" w:rsidRPr="002A35D5">
        <w:rPr>
          <w:i/>
          <w:iCs/>
        </w:rPr>
        <w:t>Representative Compound</w:t>
      </w:r>
      <w:r w:rsidR="00FE0621" w:rsidRPr="00FE0621">
        <w:t>,</w:t>
      </w:r>
      <w:r w:rsidR="002F27E1">
        <w:t xml:space="preserve"> since C10 compounds </w:t>
      </w:r>
      <w:r w:rsidR="00EA4D63">
        <w:t>are</w:t>
      </w:r>
      <w:r w:rsidR="002F27E1">
        <w:t xml:space="preserve"> the approximate median entry in SPECIATE</w:t>
      </w:r>
      <w:r w:rsidR="00C742F4">
        <w:t xml:space="preserve"> (both in terms of molecular weight and structure)</w:t>
      </w:r>
      <w:r w:rsidR="002F27E1">
        <w:t xml:space="preserve">, unless other identifying information can be </w:t>
      </w:r>
      <w:r w:rsidR="00DC5667">
        <w:t>collected</w:t>
      </w:r>
      <w:r w:rsidR="002F27E1">
        <w:t xml:space="preserve"> from the SPECIES_NAME (e.g., “Aggregated VOCs” were assigned to </w:t>
      </w:r>
      <w:r w:rsidR="002F27E1" w:rsidRPr="002F27E1">
        <w:rPr>
          <w:i/>
          <w:iCs/>
        </w:rPr>
        <w:t>Decane</w:t>
      </w:r>
      <w:r w:rsidR="002F27E1">
        <w:t xml:space="preserve">, but “Aggregated exempt compounds” were assigned to </w:t>
      </w:r>
      <w:r w:rsidR="002F27E1" w:rsidRPr="002F27E1">
        <w:rPr>
          <w:i/>
          <w:iCs/>
        </w:rPr>
        <w:t>Acetone</w:t>
      </w:r>
      <w:r w:rsidR="002F27E1">
        <w:t xml:space="preserve"> since it is one of the most abundantly emitted </w:t>
      </w:r>
      <w:r w:rsidR="00DC5667">
        <w:t xml:space="preserve">exempt </w:t>
      </w:r>
      <w:r w:rsidR="002F27E1">
        <w:t>VOC</w:t>
      </w:r>
      <w:r w:rsidR="00DC5667">
        <w:t>s</w:t>
      </w:r>
      <w:r w:rsidR="002F27E1">
        <w:t>).</w:t>
      </w:r>
    </w:p>
    <w:p w14:paraId="01A92A74" w14:textId="2755A758" w:rsidR="00E60ED6" w:rsidRDefault="005E2250" w:rsidP="00152C1C">
      <w:pPr>
        <w:jc w:val="both"/>
      </w:pPr>
      <w:r>
        <w:t>The newly developed mechanism mapper</w:t>
      </w:r>
      <w:r w:rsidR="00A22D36">
        <w:t>(</w:t>
      </w:r>
      <w:r>
        <w:t>s</w:t>
      </w:r>
      <w:r w:rsidR="00A22D36">
        <w:t>)</w:t>
      </w:r>
      <w:r>
        <w:t xml:space="preserve"> utilize the predicted physiochemical properties of each SPECIATE entry to make chemical mechanism</w:t>
      </w:r>
      <w:r w:rsidR="00F80BAD">
        <w:t xml:space="preserve"> </w:t>
      </w:r>
      <w:r>
        <w:t xml:space="preserve">specific assignments. </w:t>
      </w:r>
      <w:r w:rsidR="007854BD">
        <w:t xml:space="preserve">These properties include the molecular weight, vapor pressure, </w:t>
      </w:r>
      <w:proofErr w:type="spellStart"/>
      <w:r w:rsidR="007854BD">
        <w:t>k</w:t>
      </w:r>
      <w:r w:rsidR="007854BD" w:rsidRPr="007854BD">
        <w:rPr>
          <w:vertAlign w:val="subscript"/>
        </w:rPr>
        <w:t>OH</w:t>
      </w:r>
      <w:proofErr w:type="spellEnd"/>
      <w:r w:rsidR="007854BD">
        <w:t xml:space="preserve"> rate constant, and SMILES </w:t>
      </w:r>
      <w:r w:rsidR="00E60ED6">
        <w:t xml:space="preserve">string of the </w:t>
      </w:r>
      <w:r w:rsidR="00E60ED6" w:rsidRPr="00E60ED6">
        <w:rPr>
          <w:i/>
          <w:iCs/>
        </w:rPr>
        <w:t>Representative Compound</w:t>
      </w:r>
      <w:r w:rsidR="007854BD">
        <w:t>. The molecular weight and vapor pressure are used to calculate the effective saturation co</w:t>
      </w:r>
      <w:r w:rsidR="00E60ED6">
        <w:t>ncentration</w:t>
      </w:r>
      <w:r w:rsidR="00B66642">
        <w:t xml:space="preserve"> (C*)</w:t>
      </w:r>
      <w:r w:rsidR="007854BD">
        <w:t>.</w:t>
      </w:r>
      <w:r w:rsidR="007F24B6">
        <w:t xml:space="preserve"> </w:t>
      </w:r>
    </w:p>
    <w:p w14:paraId="695842FC" w14:textId="05EC62A2" w:rsidR="00600161" w:rsidRDefault="007F24B6" w:rsidP="00152C1C">
      <w:pPr>
        <w:jc w:val="both"/>
      </w:pPr>
      <w:r>
        <w:t xml:space="preserve">Each mechanism mapper </w:t>
      </w:r>
      <w:r w:rsidR="00A96378">
        <w:t>features three main components</w:t>
      </w:r>
      <w:r w:rsidR="00E60ED6">
        <w:t>:</w:t>
      </w:r>
    </w:p>
    <w:p w14:paraId="476585DC" w14:textId="73942034" w:rsidR="00036065" w:rsidRDefault="0068354D" w:rsidP="00E60ED6">
      <w:pPr>
        <w:pStyle w:val="ListParagraph"/>
        <w:numPr>
          <w:ilvl w:val="0"/>
          <w:numId w:val="13"/>
        </w:numPr>
        <w:jc w:val="both"/>
      </w:pPr>
      <w:r>
        <w:t xml:space="preserve">The </w:t>
      </w:r>
      <w:r w:rsidRPr="0068354D">
        <w:rPr>
          <w:i/>
          <w:iCs/>
        </w:rPr>
        <w:t>Representative Compound</w:t>
      </w:r>
      <w:r>
        <w:t xml:space="preserve"> SMILES string of each SPECIATE entry is </w:t>
      </w:r>
      <w:r w:rsidR="00036065">
        <w:t>analyzed</w:t>
      </w:r>
      <w:r w:rsidR="00523D17">
        <w:t xml:space="preserve"> (hereafter referred to as the “chemical assessment”)</w:t>
      </w:r>
      <w:r w:rsidR="00036065">
        <w:t>. This includes, but is not limited to:</w:t>
      </w:r>
    </w:p>
    <w:p w14:paraId="311645B5" w14:textId="3F2A6AD7" w:rsidR="0068354D" w:rsidRDefault="00036065" w:rsidP="00036065">
      <w:pPr>
        <w:pStyle w:val="ListParagraph"/>
        <w:numPr>
          <w:ilvl w:val="1"/>
          <w:numId w:val="13"/>
        </w:numPr>
        <w:jc w:val="both"/>
      </w:pPr>
      <w:r>
        <w:t>Counting the number of carbon, oxygen, and nitrogen atoms.</w:t>
      </w:r>
    </w:p>
    <w:p w14:paraId="59519DD5" w14:textId="1F87A56F" w:rsidR="00036065" w:rsidRDefault="00036065" w:rsidP="00036065">
      <w:pPr>
        <w:pStyle w:val="ListParagraph"/>
        <w:numPr>
          <w:ilvl w:val="1"/>
          <w:numId w:val="13"/>
        </w:numPr>
        <w:jc w:val="both"/>
      </w:pPr>
      <w:r>
        <w:t>Counting functional groups, such as number of ketone</w:t>
      </w:r>
      <w:r w:rsidR="00B9093A">
        <w:t>s</w:t>
      </w:r>
      <w:r>
        <w:t>, aldehyde</w:t>
      </w:r>
      <w:r w:rsidR="00B9093A">
        <w:t>s</w:t>
      </w:r>
      <w:r>
        <w:t>, benzene rings, acid, and alcohol groups.</w:t>
      </w:r>
    </w:p>
    <w:p w14:paraId="73E81E55" w14:textId="6A12D912" w:rsidR="009562E7" w:rsidRDefault="009562E7" w:rsidP="00036065">
      <w:pPr>
        <w:pStyle w:val="ListParagraph"/>
        <w:numPr>
          <w:ilvl w:val="1"/>
          <w:numId w:val="13"/>
        </w:numPr>
        <w:jc w:val="both"/>
      </w:pPr>
      <w:r>
        <w:t>Determining if the compound features a ring or is a monoterpene.</w:t>
      </w:r>
    </w:p>
    <w:p w14:paraId="1ECE807B" w14:textId="6AAC1086" w:rsidR="00E60ED6" w:rsidRDefault="00FF419A" w:rsidP="00E60ED6">
      <w:pPr>
        <w:pStyle w:val="ListParagraph"/>
        <w:numPr>
          <w:ilvl w:val="0"/>
          <w:numId w:val="13"/>
        </w:numPr>
        <w:jc w:val="both"/>
      </w:pPr>
      <w:r>
        <w:t xml:space="preserve">All </w:t>
      </w:r>
      <w:r w:rsidR="00AC503B">
        <w:t xml:space="preserve">explicit chemical mechanism species are considered for assignment. </w:t>
      </w:r>
    </w:p>
    <w:p w14:paraId="2FEE550B" w14:textId="237D8864" w:rsidR="00D77B99" w:rsidRDefault="00AC503B" w:rsidP="00A540D9">
      <w:pPr>
        <w:pStyle w:val="ListParagraph"/>
        <w:numPr>
          <w:ilvl w:val="0"/>
          <w:numId w:val="13"/>
        </w:numPr>
        <w:jc w:val="both"/>
      </w:pPr>
      <w:r>
        <w:t>All lumped chemical mechanism species are considered for assignment.</w:t>
      </w:r>
    </w:p>
    <w:p w14:paraId="7DDFA6BF" w14:textId="36AC6975" w:rsidR="005F3E20" w:rsidRDefault="005F3E20" w:rsidP="005F3E20">
      <w:pPr>
        <w:jc w:val="both"/>
      </w:pPr>
      <w:r>
        <w:t>In the following sections, more detail on each of the supported mechanisms that currently feature mechanism mappers are discussed.</w:t>
      </w:r>
    </w:p>
    <w:p w14:paraId="7266A304" w14:textId="25D0FB6B" w:rsidR="0031153C" w:rsidRDefault="0031153C" w:rsidP="00487912">
      <w:pPr>
        <w:pStyle w:val="Heading2"/>
        <w:rPr>
          <w:rStyle w:val="normaltextrun"/>
        </w:rPr>
      </w:pPr>
      <w:bookmarkStart w:id="1331" w:name="_Toc113448810"/>
      <w:bookmarkStart w:id="1332" w:name="_Toc174099313"/>
      <w:r>
        <w:rPr>
          <w:rStyle w:val="normaltextrun"/>
        </w:rPr>
        <w:t>Chemical Mechanisms</w:t>
      </w:r>
      <w:bookmarkEnd w:id="1331"/>
      <w:bookmarkEnd w:id="1332"/>
    </w:p>
    <w:p w14:paraId="4EC945A1" w14:textId="312E050A" w:rsidR="0031153C" w:rsidRPr="008570F0" w:rsidRDefault="008E66F5" w:rsidP="00487912">
      <w:pPr>
        <w:pStyle w:val="Heading3"/>
        <w:rPr>
          <w:rStyle w:val="normaltextrun"/>
        </w:rPr>
      </w:pPr>
      <w:bookmarkStart w:id="1333" w:name="_Ref114651061"/>
      <w:bookmarkStart w:id="1334" w:name="_Ref114651115"/>
      <w:bookmarkStart w:id="1335" w:name="_Toc113448811"/>
      <w:bookmarkStart w:id="1336" w:name="_Toc174099314"/>
      <w:r w:rsidRPr="008E66F5">
        <w:rPr>
          <w:rStyle w:val="normaltextrun"/>
        </w:rPr>
        <w:t>CB6</w:t>
      </w:r>
      <w:r w:rsidR="00900740">
        <w:rPr>
          <w:rStyle w:val="normaltextrun"/>
        </w:rPr>
        <w:t>R</w:t>
      </w:r>
      <w:r w:rsidRPr="008E66F5">
        <w:rPr>
          <w:rStyle w:val="normaltextrun"/>
        </w:rPr>
        <w:t>3_AE7</w:t>
      </w:r>
      <w:r>
        <w:rPr>
          <w:rStyle w:val="normaltextrun"/>
        </w:rPr>
        <w:t xml:space="preserve"> and CB6</w:t>
      </w:r>
      <w:r w:rsidR="00900740">
        <w:rPr>
          <w:rStyle w:val="normaltextrun"/>
        </w:rPr>
        <w:t>R</w:t>
      </w:r>
      <w:r>
        <w:rPr>
          <w:rStyle w:val="normaltextrun"/>
        </w:rPr>
        <w:t>5_AE7</w:t>
      </w:r>
      <w:bookmarkEnd w:id="1333"/>
      <w:bookmarkEnd w:id="1334"/>
      <w:bookmarkEnd w:id="1335"/>
      <w:r w:rsidR="00E37E76">
        <w:rPr>
          <w:rStyle w:val="normaltextrun"/>
        </w:rPr>
        <w:t xml:space="preserve"> and CB7_AE7</w:t>
      </w:r>
      <w:bookmarkEnd w:id="1336"/>
    </w:p>
    <w:p w14:paraId="1871CA88" w14:textId="62A9F819" w:rsidR="0019577E" w:rsidRDefault="004A7FD2" w:rsidP="00B05AD2">
      <w:pPr>
        <w:jc w:val="both"/>
      </w:pPr>
      <w:r>
        <w:t>When compared to CB6</w:t>
      </w:r>
      <w:r w:rsidR="00900740">
        <w:t>R</w:t>
      </w:r>
      <w:r>
        <w:t>3</w:t>
      </w:r>
      <w:r w:rsidR="00004690">
        <w:t>_AE7</w:t>
      </w:r>
      <w:r>
        <w:t>, t</w:t>
      </w:r>
      <w:r w:rsidR="009C13B2">
        <w:t>he CB6</w:t>
      </w:r>
      <w:r w:rsidR="00900740">
        <w:t>R</w:t>
      </w:r>
      <w:r w:rsidR="00043AD4">
        <w:t>5</w:t>
      </w:r>
      <w:r w:rsidR="00004690">
        <w:t>_AE7</w:t>
      </w:r>
      <w:r w:rsidR="001E23EE">
        <w:t xml:space="preserve"> and CB7</w:t>
      </w:r>
      <w:r w:rsidR="00004690">
        <w:t>_AE7</w:t>
      </w:r>
      <w:r w:rsidR="00043AD4">
        <w:t xml:space="preserve"> gas-phase chemical mechanism features updates to reaction rates and an added chemical reaction</w:t>
      </w:r>
      <w:r w:rsidR="0034361C">
        <w:t xml:space="preserve"> (Yarwood et al., 2020)</w:t>
      </w:r>
      <w:r w:rsidR="00043AD4">
        <w:t>. No new chemical species were added</w:t>
      </w:r>
      <w:r w:rsidR="00283551">
        <w:t>. As such</w:t>
      </w:r>
      <w:r w:rsidR="00043AD4">
        <w:t>, equivalent gas-phase mechanism mapping</w:t>
      </w:r>
      <w:r w:rsidR="00D9425B">
        <w:t xml:space="preserve"> scripts</w:t>
      </w:r>
      <w:r w:rsidR="00043AD4">
        <w:t xml:space="preserve"> can be </w:t>
      </w:r>
      <w:r w:rsidR="00B0438D">
        <w:t>used</w:t>
      </w:r>
      <w:r w:rsidR="00043AD4">
        <w:t xml:space="preserve"> for </w:t>
      </w:r>
      <w:r w:rsidR="00FC295C">
        <w:t>CB6</w:t>
      </w:r>
      <w:r w:rsidR="00900740">
        <w:t>R</w:t>
      </w:r>
      <w:r w:rsidR="00FC295C">
        <w:t>3_AE7</w:t>
      </w:r>
      <w:ins w:id="1337" w:author="Seltzer, Karl" w:date="2024-08-08T10:40:00Z">
        <w:r w:rsidR="00885CAF">
          <w:t xml:space="preserve">, </w:t>
        </w:r>
      </w:ins>
      <w:del w:id="1338" w:author="Seltzer, Karl" w:date="2024-08-08T10:40:00Z">
        <w:r w:rsidR="00FC295C" w:rsidDel="00885CAF">
          <w:delText xml:space="preserve"> and </w:delText>
        </w:r>
      </w:del>
      <w:r w:rsidR="00FC295C">
        <w:t>CB6</w:t>
      </w:r>
      <w:r w:rsidR="00900740">
        <w:t>R</w:t>
      </w:r>
      <w:r w:rsidR="00FC295C">
        <w:t>5_AE7</w:t>
      </w:r>
      <w:ins w:id="1339" w:author="Seltzer, Karl" w:date="2024-08-08T10:40:00Z">
        <w:r w:rsidR="00885CAF">
          <w:t>, and CB7_AE7</w:t>
        </w:r>
      </w:ins>
      <w:r w:rsidR="00043AD4">
        <w:t xml:space="preserve">. </w:t>
      </w:r>
      <w:r w:rsidR="000E166A">
        <w:t xml:space="preserve">Mapping for the AE7 aerosol-phase module within CMAQ introduced </w:t>
      </w:r>
      <w:r w:rsidR="00B849F3">
        <w:t xml:space="preserve">the </w:t>
      </w:r>
      <w:r w:rsidR="000E166A">
        <w:t>NVOL</w:t>
      </w:r>
      <w:r w:rsidR="00A119B3">
        <w:t xml:space="preserve"> and</w:t>
      </w:r>
      <w:r w:rsidR="000E166A">
        <w:t xml:space="preserve"> IVOC</w:t>
      </w:r>
      <w:r w:rsidR="00B849F3">
        <w:t xml:space="preserve"> tracers</w:t>
      </w:r>
      <w:r w:rsidR="000E166A">
        <w:t xml:space="preserve">. </w:t>
      </w:r>
      <w:r w:rsidR="00B05AD2">
        <w:t>As noted above, NVOL</w:t>
      </w:r>
      <w:r w:rsidR="00E40CDC">
        <w:t xml:space="preserve"> and</w:t>
      </w:r>
      <w:r w:rsidR="00B05AD2">
        <w:t xml:space="preserve"> IVOC were defined to include </w:t>
      </w:r>
      <w:r w:rsidR="0019577E">
        <w:t>semi-volatile organic compound</w:t>
      </w:r>
      <w:r w:rsidR="00B05AD2">
        <w:t>s</w:t>
      </w:r>
      <w:r w:rsidR="0019577E">
        <w:t xml:space="preserve"> (SVOC; 3x10</w:t>
      </w:r>
      <w:r w:rsidR="0019577E">
        <w:rPr>
          <w:vertAlign w:val="superscript"/>
        </w:rPr>
        <w:t>-1</w:t>
      </w:r>
      <w:r w:rsidR="0019577E">
        <w:t xml:space="preserve"> μg m</w:t>
      </w:r>
      <w:r w:rsidR="0019577E" w:rsidRPr="00F40EBC">
        <w:rPr>
          <w:rFonts w:ascii="Calibri" w:eastAsia="Calibri" w:hAnsi="Calibri" w:cs="Calibri"/>
          <w:vertAlign w:val="superscript"/>
        </w:rPr>
        <w:t>-</w:t>
      </w:r>
      <w:r w:rsidR="0019577E" w:rsidRPr="00F40EBC">
        <w:rPr>
          <w:vertAlign w:val="superscript"/>
        </w:rPr>
        <w:t>3</w:t>
      </w:r>
      <w:r w:rsidR="0019577E">
        <w:t xml:space="preserve"> &lt; C* &lt; 3x10</w:t>
      </w:r>
      <w:r w:rsidR="0019577E">
        <w:rPr>
          <w:vertAlign w:val="superscript"/>
        </w:rPr>
        <w:t>2</w:t>
      </w:r>
      <w:r w:rsidR="0019577E">
        <w:t xml:space="preserve"> μg m</w:t>
      </w:r>
      <w:r w:rsidR="0019577E" w:rsidRPr="00F40EBC">
        <w:rPr>
          <w:rFonts w:ascii="Calibri" w:eastAsia="Calibri" w:hAnsi="Calibri" w:cs="Calibri"/>
          <w:vertAlign w:val="superscript"/>
        </w:rPr>
        <w:t>-</w:t>
      </w:r>
      <w:r w:rsidR="0019577E" w:rsidRPr="00F40EBC">
        <w:rPr>
          <w:vertAlign w:val="superscript"/>
        </w:rPr>
        <w:t>3</w:t>
      </w:r>
      <w:r w:rsidR="0019577E">
        <w:t>)</w:t>
      </w:r>
      <w:r w:rsidR="00E40CDC">
        <w:t xml:space="preserve"> and</w:t>
      </w:r>
      <w:r w:rsidR="00B05AD2">
        <w:t xml:space="preserve"> </w:t>
      </w:r>
      <w:r w:rsidR="0019577E">
        <w:t>intermediate-volatility organic compound</w:t>
      </w:r>
      <w:r w:rsidR="00B05AD2">
        <w:t>s</w:t>
      </w:r>
      <w:r w:rsidR="0019577E">
        <w:t xml:space="preserve"> (IVOC; 3x10</w:t>
      </w:r>
      <w:r w:rsidR="0019577E" w:rsidRPr="00F40EBC">
        <w:rPr>
          <w:vertAlign w:val="superscript"/>
        </w:rPr>
        <w:t>2</w:t>
      </w:r>
      <w:r w:rsidR="0019577E">
        <w:t xml:space="preserve"> μg m</w:t>
      </w:r>
      <w:r w:rsidR="0019577E" w:rsidRPr="00F40EBC">
        <w:rPr>
          <w:rFonts w:ascii="Calibri" w:eastAsia="Calibri" w:hAnsi="Calibri" w:cs="Calibri"/>
          <w:vertAlign w:val="superscript"/>
        </w:rPr>
        <w:t>-</w:t>
      </w:r>
      <w:r w:rsidR="0019577E" w:rsidRPr="00F40EBC">
        <w:rPr>
          <w:vertAlign w:val="superscript"/>
        </w:rPr>
        <w:t>3</w:t>
      </w:r>
      <w:r w:rsidR="0019577E">
        <w:t xml:space="preserve"> &lt; C* &lt; 3x10</w:t>
      </w:r>
      <w:r w:rsidR="0019577E" w:rsidRPr="00F40EBC">
        <w:rPr>
          <w:vertAlign w:val="superscript"/>
        </w:rPr>
        <w:t>6</w:t>
      </w:r>
      <w:r w:rsidR="0019577E">
        <w:t xml:space="preserve"> μg m</w:t>
      </w:r>
      <w:r w:rsidR="0019577E" w:rsidRPr="00F40EBC">
        <w:rPr>
          <w:rFonts w:ascii="Calibri" w:eastAsia="Calibri" w:hAnsi="Calibri" w:cs="Calibri"/>
          <w:vertAlign w:val="superscript"/>
        </w:rPr>
        <w:t>-</w:t>
      </w:r>
      <w:r w:rsidR="0019577E" w:rsidRPr="00F40EBC">
        <w:rPr>
          <w:vertAlign w:val="superscript"/>
        </w:rPr>
        <w:t>3</w:t>
      </w:r>
      <w:r w:rsidR="0019577E">
        <w:t>)</w:t>
      </w:r>
      <w:r w:rsidR="00B05AD2">
        <w:t>, respectively.</w:t>
      </w:r>
      <w:r w:rsidR="001C48EA">
        <w:t xml:space="preserve"> </w:t>
      </w:r>
      <w:r w:rsidR="00471B6F">
        <w:t>A</w:t>
      </w:r>
      <w:r w:rsidR="001C48EA">
        <w:t xml:space="preserve"> description and various properties for all emitted </w:t>
      </w:r>
      <w:r w:rsidR="00737E76">
        <w:t xml:space="preserve">gaseous </w:t>
      </w:r>
      <w:r w:rsidR="001C48EA">
        <w:t>organic</w:t>
      </w:r>
      <w:r w:rsidR="00737E76">
        <w:t xml:space="preserve"> model species</w:t>
      </w:r>
      <w:r w:rsidR="001C48EA">
        <w:t xml:space="preserve"> from the CB6</w:t>
      </w:r>
      <w:r w:rsidR="00900740">
        <w:t>R</w:t>
      </w:r>
      <w:r w:rsidR="001C48EA">
        <w:t>3_AE7</w:t>
      </w:r>
      <w:r w:rsidR="001014F6">
        <w:t xml:space="preserve">, </w:t>
      </w:r>
      <w:r w:rsidR="001C48EA">
        <w:t>CB6</w:t>
      </w:r>
      <w:r w:rsidR="00900740">
        <w:t>R</w:t>
      </w:r>
      <w:r w:rsidR="001C48EA">
        <w:t>5_AE7</w:t>
      </w:r>
      <w:r w:rsidR="001014F6">
        <w:t>, and CB7_AE7</w:t>
      </w:r>
      <w:r w:rsidR="001C48EA">
        <w:t xml:space="preserve"> </w:t>
      </w:r>
      <w:r w:rsidR="009D5DBB">
        <w:t xml:space="preserve">chemical mechanisms </w:t>
      </w:r>
      <w:r w:rsidR="00A961FB">
        <w:t>are shown below</w:t>
      </w:r>
      <w:r w:rsidR="001C48EA">
        <w:t>.</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
        <w:gridCol w:w="4203"/>
        <w:gridCol w:w="811"/>
        <w:gridCol w:w="1079"/>
        <w:gridCol w:w="2195"/>
      </w:tblGrid>
      <w:tr w:rsidR="004A2FE2" w:rsidRPr="004A2FE2" w14:paraId="672FA009" w14:textId="600BA3E8" w:rsidTr="004A2FE2">
        <w:trPr>
          <w:trHeight w:val="143"/>
          <w:tblHeader/>
        </w:trPr>
        <w:tc>
          <w:tcPr>
            <w:tcW w:w="832" w:type="dxa"/>
            <w:shd w:val="clear" w:color="auto" w:fill="D9D9D9" w:themeFill="background1" w:themeFillShade="D9"/>
            <w:vAlign w:val="center"/>
          </w:tcPr>
          <w:p w14:paraId="73602EB9" w14:textId="035C4480" w:rsidR="004A2FE2" w:rsidRPr="004A2FE2" w:rsidRDefault="004A2FE2" w:rsidP="004A2FE2">
            <w:pPr>
              <w:spacing w:after="0"/>
              <w:jc w:val="center"/>
              <w:rPr>
                <w:rFonts w:cstheme="minorHAnsi"/>
                <w:b/>
                <w:sz w:val="20"/>
                <w:szCs w:val="20"/>
              </w:rPr>
            </w:pPr>
            <w:r w:rsidRPr="004A2FE2">
              <w:rPr>
                <w:rFonts w:cstheme="minorHAnsi"/>
                <w:b/>
                <w:sz w:val="20"/>
                <w:szCs w:val="20"/>
              </w:rPr>
              <w:t>Model Species</w:t>
            </w:r>
          </w:p>
        </w:tc>
        <w:tc>
          <w:tcPr>
            <w:tcW w:w="4203" w:type="dxa"/>
            <w:shd w:val="clear" w:color="auto" w:fill="D9D9D9" w:themeFill="background1" w:themeFillShade="D9"/>
            <w:vAlign w:val="center"/>
          </w:tcPr>
          <w:p w14:paraId="4BED6525" w14:textId="447768CD" w:rsidR="004A2FE2" w:rsidRPr="004A2FE2" w:rsidRDefault="004A2FE2" w:rsidP="004A2FE2">
            <w:pPr>
              <w:spacing w:after="0"/>
              <w:jc w:val="center"/>
              <w:rPr>
                <w:rFonts w:cstheme="minorHAnsi"/>
                <w:b/>
                <w:sz w:val="20"/>
                <w:szCs w:val="20"/>
              </w:rPr>
            </w:pPr>
            <w:r w:rsidRPr="004A2FE2">
              <w:rPr>
                <w:rFonts w:cstheme="minorHAnsi"/>
                <w:b/>
                <w:sz w:val="20"/>
                <w:szCs w:val="20"/>
              </w:rPr>
              <w:t>Description</w:t>
            </w:r>
          </w:p>
        </w:tc>
        <w:tc>
          <w:tcPr>
            <w:tcW w:w="811" w:type="dxa"/>
            <w:shd w:val="clear" w:color="auto" w:fill="D9D9D9" w:themeFill="background1" w:themeFillShade="D9"/>
            <w:vAlign w:val="center"/>
          </w:tcPr>
          <w:p w14:paraId="6D4E12AE" w14:textId="7EE1E517" w:rsidR="004A2FE2" w:rsidRPr="004A2FE2" w:rsidRDefault="004A2FE2" w:rsidP="004A2FE2">
            <w:pPr>
              <w:spacing w:after="0"/>
              <w:jc w:val="center"/>
              <w:rPr>
                <w:rFonts w:cstheme="minorHAnsi"/>
                <w:b/>
                <w:sz w:val="20"/>
                <w:szCs w:val="20"/>
              </w:rPr>
            </w:pPr>
            <w:proofErr w:type="spellStart"/>
            <w:r w:rsidRPr="004A2FE2">
              <w:rPr>
                <w:rFonts w:cstheme="minorHAnsi"/>
                <w:b/>
                <w:sz w:val="20"/>
                <w:szCs w:val="20"/>
              </w:rPr>
              <w:t>nC</w:t>
            </w:r>
            <w:proofErr w:type="spellEnd"/>
          </w:p>
        </w:tc>
        <w:tc>
          <w:tcPr>
            <w:tcW w:w="1079" w:type="dxa"/>
            <w:shd w:val="clear" w:color="auto" w:fill="D9D9D9" w:themeFill="background1" w:themeFillShade="D9"/>
            <w:vAlign w:val="center"/>
          </w:tcPr>
          <w:p w14:paraId="7F19AD85" w14:textId="07EB82B3" w:rsidR="004A2FE2" w:rsidRPr="004A2FE2" w:rsidRDefault="004A2FE2" w:rsidP="004A2FE2">
            <w:pPr>
              <w:spacing w:after="0"/>
              <w:jc w:val="center"/>
              <w:rPr>
                <w:rFonts w:cstheme="minorHAnsi"/>
                <w:b/>
                <w:sz w:val="20"/>
                <w:szCs w:val="20"/>
              </w:rPr>
            </w:pPr>
            <w:r w:rsidRPr="004A2FE2">
              <w:rPr>
                <w:rFonts w:cstheme="minorHAnsi"/>
                <w:b/>
                <w:sz w:val="20"/>
                <w:szCs w:val="20"/>
              </w:rPr>
              <w:t>Tracer Type</w:t>
            </w:r>
          </w:p>
        </w:tc>
        <w:tc>
          <w:tcPr>
            <w:tcW w:w="2195" w:type="dxa"/>
            <w:shd w:val="clear" w:color="auto" w:fill="D9D9D9" w:themeFill="background1" w:themeFillShade="D9"/>
            <w:vAlign w:val="center"/>
          </w:tcPr>
          <w:p w14:paraId="399BD3D9" w14:textId="615372D7" w:rsidR="004A2FE2" w:rsidRPr="004A2FE2" w:rsidRDefault="004A2FE2" w:rsidP="004A2FE2">
            <w:pPr>
              <w:spacing w:after="0"/>
              <w:jc w:val="center"/>
              <w:rPr>
                <w:rFonts w:cstheme="minorHAnsi"/>
                <w:b/>
                <w:sz w:val="20"/>
                <w:szCs w:val="20"/>
              </w:rPr>
            </w:pPr>
            <w:r w:rsidRPr="004A2FE2">
              <w:rPr>
                <w:rFonts w:cstheme="minorHAnsi"/>
                <w:b/>
                <w:sz w:val="20"/>
                <w:szCs w:val="20"/>
              </w:rPr>
              <w:t>SMILES</w:t>
            </w:r>
          </w:p>
        </w:tc>
      </w:tr>
      <w:tr w:rsidR="004A2FE2" w:rsidRPr="004A2FE2" w14:paraId="475F8A8F" w14:textId="193449C3" w:rsidTr="004A2FE2">
        <w:trPr>
          <w:trHeight w:val="143"/>
        </w:trPr>
        <w:tc>
          <w:tcPr>
            <w:tcW w:w="832" w:type="dxa"/>
            <w:vAlign w:val="center"/>
          </w:tcPr>
          <w:p w14:paraId="291B58CE" w14:textId="35B4CDAC" w:rsidR="004A2FE2" w:rsidRPr="004A2FE2" w:rsidRDefault="004A2FE2" w:rsidP="004A2FE2">
            <w:pPr>
              <w:spacing w:after="0"/>
              <w:jc w:val="center"/>
              <w:rPr>
                <w:rFonts w:cstheme="minorHAnsi"/>
                <w:sz w:val="20"/>
                <w:szCs w:val="20"/>
              </w:rPr>
            </w:pPr>
            <w:r w:rsidRPr="004A2FE2">
              <w:rPr>
                <w:rFonts w:cstheme="minorHAnsi"/>
                <w:sz w:val="20"/>
                <w:szCs w:val="20"/>
              </w:rPr>
              <w:t>AACD</w:t>
            </w:r>
          </w:p>
        </w:tc>
        <w:tc>
          <w:tcPr>
            <w:tcW w:w="4203" w:type="dxa"/>
            <w:vAlign w:val="center"/>
          </w:tcPr>
          <w:p w14:paraId="192AA105" w14:textId="36B0763E" w:rsidR="004A2FE2" w:rsidRPr="005D2178" w:rsidRDefault="004A2FE2" w:rsidP="004A2FE2">
            <w:pPr>
              <w:spacing w:after="0"/>
              <w:jc w:val="center"/>
              <w:rPr>
                <w:rFonts w:cstheme="minorHAnsi"/>
                <w:sz w:val="20"/>
                <w:szCs w:val="20"/>
              </w:rPr>
            </w:pPr>
            <w:r w:rsidRPr="005D2178">
              <w:rPr>
                <w:rFonts w:cstheme="minorHAnsi"/>
                <w:sz w:val="20"/>
                <w:szCs w:val="20"/>
              </w:rPr>
              <w:t>Acetic Acid</w:t>
            </w:r>
          </w:p>
        </w:tc>
        <w:tc>
          <w:tcPr>
            <w:tcW w:w="811" w:type="dxa"/>
            <w:vAlign w:val="center"/>
          </w:tcPr>
          <w:p w14:paraId="136FE98D" w14:textId="2AB4E84A" w:rsidR="004A2FE2" w:rsidRPr="004A2FE2" w:rsidRDefault="004A2FE2" w:rsidP="004A2FE2">
            <w:pPr>
              <w:spacing w:after="0"/>
              <w:jc w:val="center"/>
              <w:rPr>
                <w:rFonts w:cstheme="minorHAnsi"/>
                <w:sz w:val="20"/>
                <w:szCs w:val="20"/>
              </w:rPr>
            </w:pPr>
            <w:r w:rsidRPr="004A2FE2">
              <w:rPr>
                <w:rFonts w:cstheme="minorHAnsi"/>
                <w:sz w:val="20"/>
                <w:szCs w:val="20"/>
              </w:rPr>
              <w:t>2</w:t>
            </w:r>
          </w:p>
        </w:tc>
        <w:tc>
          <w:tcPr>
            <w:tcW w:w="1079" w:type="dxa"/>
            <w:vAlign w:val="center"/>
          </w:tcPr>
          <w:p w14:paraId="001B6C6A" w14:textId="79402876"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05FE78BD" w14:textId="2D5D1EF2" w:rsidR="004A2FE2" w:rsidRPr="004A2FE2" w:rsidRDefault="004A2FE2" w:rsidP="004A2FE2">
            <w:pPr>
              <w:spacing w:after="0"/>
              <w:jc w:val="center"/>
              <w:rPr>
                <w:rFonts w:cstheme="minorHAnsi"/>
                <w:sz w:val="20"/>
                <w:szCs w:val="20"/>
              </w:rPr>
            </w:pPr>
            <w:r w:rsidRPr="004A2FE2">
              <w:rPr>
                <w:rFonts w:cstheme="minorHAnsi"/>
                <w:sz w:val="20"/>
                <w:szCs w:val="20"/>
              </w:rPr>
              <w:t>CC(O)=O</w:t>
            </w:r>
          </w:p>
        </w:tc>
      </w:tr>
      <w:tr w:rsidR="004A2FE2" w:rsidRPr="004A2FE2" w14:paraId="7A7AF8DB" w14:textId="34F2BE42" w:rsidTr="004A2FE2">
        <w:trPr>
          <w:trHeight w:val="143"/>
        </w:trPr>
        <w:tc>
          <w:tcPr>
            <w:tcW w:w="832" w:type="dxa"/>
            <w:vAlign w:val="center"/>
          </w:tcPr>
          <w:p w14:paraId="37535C9A" w14:textId="74430983" w:rsidR="004A2FE2" w:rsidRPr="004A2FE2" w:rsidRDefault="004A2FE2" w:rsidP="004A2FE2">
            <w:pPr>
              <w:spacing w:after="0"/>
              <w:jc w:val="center"/>
              <w:rPr>
                <w:rFonts w:cstheme="minorHAnsi"/>
                <w:sz w:val="20"/>
                <w:szCs w:val="20"/>
              </w:rPr>
            </w:pPr>
            <w:r w:rsidRPr="004A2FE2">
              <w:rPr>
                <w:rFonts w:cstheme="minorHAnsi"/>
                <w:sz w:val="20"/>
                <w:szCs w:val="20"/>
              </w:rPr>
              <w:t>ACET</w:t>
            </w:r>
          </w:p>
        </w:tc>
        <w:tc>
          <w:tcPr>
            <w:tcW w:w="4203" w:type="dxa"/>
            <w:vAlign w:val="center"/>
          </w:tcPr>
          <w:p w14:paraId="141452D2" w14:textId="6878E8ED" w:rsidR="004A2FE2" w:rsidRPr="005D2178" w:rsidRDefault="004A2FE2" w:rsidP="004A2FE2">
            <w:pPr>
              <w:spacing w:after="0"/>
              <w:jc w:val="center"/>
              <w:rPr>
                <w:rFonts w:cstheme="minorHAnsi"/>
                <w:sz w:val="20"/>
                <w:szCs w:val="20"/>
              </w:rPr>
            </w:pPr>
            <w:r w:rsidRPr="005D2178">
              <w:rPr>
                <w:rFonts w:cstheme="minorHAnsi"/>
                <w:sz w:val="20"/>
                <w:szCs w:val="20"/>
              </w:rPr>
              <w:t>Acetone</w:t>
            </w:r>
          </w:p>
        </w:tc>
        <w:tc>
          <w:tcPr>
            <w:tcW w:w="811" w:type="dxa"/>
            <w:vAlign w:val="center"/>
          </w:tcPr>
          <w:p w14:paraId="6AB9F1B7" w14:textId="018CC317" w:rsidR="004A2FE2" w:rsidRPr="004A2FE2" w:rsidRDefault="004A2FE2" w:rsidP="004A2FE2">
            <w:pPr>
              <w:spacing w:after="0"/>
              <w:jc w:val="center"/>
              <w:rPr>
                <w:rFonts w:cstheme="minorHAnsi"/>
                <w:sz w:val="20"/>
                <w:szCs w:val="20"/>
              </w:rPr>
            </w:pPr>
            <w:r w:rsidRPr="004A2FE2">
              <w:rPr>
                <w:rFonts w:cstheme="minorHAnsi"/>
                <w:sz w:val="20"/>
                <w:szCs w:val="20"/>
              </w:rPr>
              <w:t>3</w:t>
            </w:r>
          </w:p>
        </w:tc>
        <w:tc>
          <w:tcPr>
            <w:tcW w:w="1079" w:type="dxa"/>
            <w:vAlign w:val="center"/>
          </w:tcPr>
          <w:p w14:paraId="75ABB0DF" w14:textId="1024E78E"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5F79B25B" w14:textId="72D3EDC7" w:rsidR="004A2FE2" w:rsidRPr="004A2FE2" w:rsidRDefault="004A2FE2" w:rsidP="004A2FE2">
            <w:pPr>
              <w:spacing w:after="0"/>
              <w:jc w:val="center"/>
              <w:rPr>
                <w:rFonts w:cstheme="minorHAnsi"/>
                <w:sz w:val="20"/>
                <w:szCs w:val="20"/>
              </w:rPr>
            </w:pPr>
            <w:r w:rsidRPr="004A2FE2">
              <w:rPr>
                <w:rFonts w:cstheme="minorHAnsi"/>
                <w:sz w:val="20"/>
                <w:szCs w:val="20"/>
              </w:rPr>
              <w:t>CC(C)=O</w:t>
            </w:r>
          </w:p>
        </w:tc>
      </w:tr>
      <w:tr w:rsidR="004A2FE2" w:rsidRPr="004A2FE2" w14:paraId="33ECB867" w14:textId="05575771" w:rsidTr="004A2FE2">
        <w:trPr>
          <w:trHeight w:val="143"/>
        </w:trPr>
        <w:tc>
          <w:tcPr>
            <w:tcW w:w="832" w:type="dxa"/>
            <w:vAlign w:val="center"/>
          </w:tcPr>
          <w:p w14:paraId="5AA9E1AB" w14:textId="4AD0D21D" w:rsidR="004A2FE2" w:rsidRPr="004A2FE2" w:rsidRDefault="004A2FE2" w:rsidP="004A2FE2">
            <w:pPr>
              <w:spacing w:after="0"/>
              <w:jc w:val="center"/>
              <w:rPr>
                <w:rFonts w:cstheme="minorHAnsi"/>
                <w:sz w:val="20"/>
                <w:szCs w:val="20"/>
              </w:rPr>
            </w:pPr>
            <w:r w:rsidRPr="004A2FE2">
              <w:rPr>
                <w:rFonts w:cstheme="minorHAnsi"/>
                <w:sz w:val="20"/>
                <w:szCs w:val="20"/>
              </w:rPr>
              <w:t>ALD2</w:t>
            </w:r>
          </w:p>
        </w:tc>
        <w:tc>
          <w:tcPr>
            <w:tcW w:w="4203" w:type="dxa"/>
            <w:vAlign w:val="center"/>
          </w:tcPr>
          <w:p w14:paraId="42433D8E" w14:textId="4755E3AA" w:rsidR="004A2FE2" w:rsidRPr="005D2178" w:rsidRDefault="004A2FE2" w:rsidP="004A2FE2">
            <w:pPr>
              <w:spacing w:after="0"/>
              <w:jc w:val="center"/>
              <w:rPr>
                <w:rFonts w:cstheme="minorHAnsi"/>
                <w:sz w:val="20"/>
                <w:szCs w:val="20"/>
              </w:rPr>
            </w:pPr>
            <w:r w:rsidRPr="005D2178">
              <w:rPr>
                <w:rFonts w:cstheme="minorHAnsi"/>
                <w:sz w:val="20"/>
                <w:szCs w:val="20"/>
              </w:rPr>
              <w:t>Acetaldehyde</w:t>
            </w:r>
          </w:p>
        </w:tc>
        <w:tc>
          <w:tcPr>
            <w:tcW w:w="811" w:type="dxa"/>
            <w:vAlign w:val="center"/>
          </w:tcPr>
          <w:p w14:paraId="289D41A9" w14:textId="450BD66F" w:rsidR="004A2FE2" w:rsidRPr="004A2FE2" w:rsidRDefault="004A2FE2" w:rsidP="004A2FE2">
            <w:pPr>
              <w:spacing w:after="0"/>
              <w:jc w:val="center"/>
              <w:rPr>
                <w:rFonts w:cstheme="minorHAnsi"/>
                <w:sz w:val="20"/>
                <w:szCs w:val="20"/>
              </w:rPr>
            </w:pPr>
            <w:r w:rsidRPr="004A2FE2">
              <w:rPr>
                <w:rFonts w:cstheme="minorHAnsi"/>
                <w:sz w:val="20"/>
                <w:szCs w:val="20"/>
              </w:rPr>
              <w:t>2</w:t>
            </w:r>
          </w:p>
        </w:tc>
        <w:tc>
          <w:tcPr>
            <w:tcW w:w="1079" w:type="dxa"/>
            <w:vAlign w:val="center"/>
          </w:tcPr>
          <w:p w14:paraId="3F24CEE5" w14:textId="722E4CD1"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02C23E5B" w14:textId="7545EEB9" w:rsidR="004A2FE2" w:rsidRPr="004A2FE2" w:rsidRDefault="004A2FE2" w:rsidP="004A2FE2">
            <w:pPr>
              <w:spacing w:after="0"/>
              <w:jc w:val="center"/>
              <w:rPr>
                <w:rFonts w:cstheme="minorHAnsi"/>
                <w:sz w:val="20"/>
                <w:szCs w:val="20"/>
              </w:rPr>
            </w:pPr>
            <w:r w:rsidRPr="004A2FE2">
              <w:rPr>
                <w:rFonts w:cstheme="minorHAnsi"/>
                <w:sz w:val="20"/>
                <w:szCs w:val="20"/>
              </w:rPr>
              <w:t>CC=O</w:t>
            </w:r>
          </w:p>
        </w:tc>
      </w:tr>
      <w:tr w:rsidR="004A2FE2" w:rsidRPr="004A2FE2" w14:paraId="25FB5403" w14:textId="033E9FC1" w:rsidTr="004A2FE2">
        <w:trPr>
          <w:trHeight w:val="143"/>
        </w:trPr>
        <w:tc>
          <w:tcPr>
            <w:tcW w:w="832" w:type="dxa"/>
            <w:vAlign w:val="center"/>
          </w:tcPr>
          <w:p w14:paraId="1B6B1040" w14:textId="48196F30" w:rsidR="004A2FE2" w:rsidRPr="004A2FE2" w:rsidRDefault="004A2FE2" w:rsidP="004A2FE2">
            <w:pPr>
              <w:spacing w:after="0"/>
              <w:jc w:val="center"/>
              <w:rPr>
                <w:rFonts w:cstheme="minorHAnsi"/>
                <w:sz w:val="20"/>
                <w:szCs w:val="20"/>
              </w:rPr>
            </w:pPr>
            <w:r w:rsidRPr="004A2FE2">
              <w:rPr>
                <w:rFonts w:cstheme="minorHAnsi"/>
                <w:sz w:val="20"/>
                <w:szCs w:val="20"/>
              </w:rPr>
              <w:t>APIN</w:t>
            </w:r>
          </w:p>
        </w:tc>
        <w:tc>
          <w:tcPr>
            <w:tcW w:w="4203" w:type="dxa"/>
            <w:vAlign w:val="center"/>
          </w:tcPr>
          <w:p w14:paraId="755B3001" w14:textId="16E438B4" w:rsidR="004A2FE2" w:rsidRPr="005D2178" w:rsidRDefault="004A2FE2" w:rsidP="004A2FE2">
            <w:pPr>
              <w:spacing w:after="0"/>
              <w:jc w:val="center"/>
              <w:rPr>
                <w:rFonts w:cstheme="minorHAnsi"/>
                <w:sz w:val="20"/>
                <w:szCs w:val="20"/>
              </w:rPr>
            </w:pPr>
            <w:r w:rsidRPr="005D2178">
              <w:rPr>
                <w:rFonts w:cstheme="minorHAnsi"/>
                <w:sz w:val="20"/>
                <w:szCs w:val="20"/>
              </w:rPr>
              <w:t>alpha-pinene</w:t>
            </w:r>
          </w:p>
        </w:tc>
        <w:tc>
          <w:tcPr>
            <w:tcW w:w="811" w:type="dxa"/>
            <w:vAlign w:val="center"/>
          </w:tcPr>
          <w:p w14:paraId="464D7E83" w14:textId="4C6010DB" w:rsidR="004A2FE2" w:rsidRPr="004A2FE2" w:rsidRDefault="004A2FE2" w:rsidP="004A2FE2">
            <w:pPr>
              <w:spacing w:after="0"/>
              <w:jc w:val="center"/>
              <w:rPr>
                <w:rFonts w:cstheme="minorHAnsi"/>
                <w:sz w:val="20"/>
                <w:szCs w:val="20"/>
              </w:rPr>
            </w:pPr>
            <w:r w:rsidRPr="004A2FE2">
              <w:rPr>
                <w:rFonts w:cstheme="minorHAnsi"/>
                <w:sz w:val="20"/>
                <w:szCs w:val="20"/>
              </w:rPr>
              <w:t>10</w:t>
            </w:r>
          </w:p>
        </w:tc>
        <w:tc>
          <w:tcPr>
            <w:tcW w:w="1079" w:type="dxa"/>
            <w:vAlign w:val="center"/>
          </w:tcPr>
          <w:p w14:paraId="57B48B89" w14:textId="1C7375A1"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1483745A" w14:textId="147473B0" w:rsidR="004A2FE2" w:rsidRPr="004A2FE2" w:rsidRDefault="004A2FE2" w:rsidP="004A2FE2">
            <w:pPr>
              <w:spacing w:after="0"/>
              <w:jc w:val="center"/>
              <w:rPr>
                <w:rFonts w:cstheme="minorHAnsi"/>
                <w:sz w:val="20"/>
                <w:szCs w:val="20"/>
              </w:rPr>
            </w:pPr>
            <w:r w:rsidRPr="004A2FE2">
              <w:rPr>
                <w:rFonts w:cstheme="minorHAnsi"/>
                <w:sz w:val="20"/>
                <w:szCs w:val="20"/>
              </w:rPr>
              <w:t>CC1=CCC2CC1C2(C)C</w:t>
            </w:r>
          </w:p>
        </w:tc>
      </w:tr>
      <w:tr w:rsidR="004A2FE2" w:rsidRPr="004A2FE2" w14:paraId="5A589F03" w14:textId="4951D8E7" w:rsidTr="004A2FE2">
        <w:trPr>
          <w:trHeight w:val="143"/>
        </w:trPr>
        <w:tc>
          <w:tcPr>
            <w:tcW w:w="832" w:type="dxa"/>
            <w:vAlign w:val="center"/>
          </w:tcPr>
          <w:p w14:paraId="35D2CA90" w14:textId="12CB5750" w:rsidR="004A2FE2" w:rsidRPr="004A2FE2" w:rsidRDefault="004A2FE2" w:rsidP="004A2FE2">
            <w:pPr>
              <w:spacing w:after="0"/>
              <w:jc w:val="center"/>
              <w:rPr>
                <w:rFonts w:cstheme="minorHAnsi"/>
                <w:sz w:val="20"/>
                <w:szCs w:val="20"/>
              </w:rPr>
            </w:pPr>
            <w:r w:rsidRPr="004A2FE2">
              <w:rPr>
                <w:rFonts w:cstheme="minorHAnsi"/>
                <w:sz w:val="20"/>
                <w:szCs w:val="20"/>
              </w:rPr>
              <w:t>BENZ</w:t>
            </w:r>
          </w:p>
        </w:tc>
        <w:tc>
          <w:tcPr>
            <w:tcW w:w="4203" w:type="dxa"/>
            <w:vAlign w:val="center"/>
          </w:tcPr>
          <w:p w14:paraId="72B1B71F" w14:textId="5286E461" w:rsidR="004A2FE2" w:rsidRPr="005D2178" w:rsidRDefault="004A2FE2" w:rsidP="004A2FE2">
            <w:pPr>
              <w:spacing w:after="0"/>
              <w:jc w:val="center"/>
              <w:rPr>
                <w:rFonts w:cstheme="minorHAnsi"/>
                <w:sz w:val="20"/>
                <w:szCs w:val="20"/>
              </w:rPr>
            </w:pPr>
            <w:r w:rsidRPr="005D2178">
              <w:rPr>
                <w:rFonts w:cstheme="minorHAnsi"/>
                <w:sz w:val="20"/>
                <w:szCs w:val="20"/>
              </w:rPr>
              <w:t>Benzene</w:t>
            </w:r>
          </w:p>
        </w:tc>
        <w:tc>
          <w:tcPr>
            <w:tcW w:w="811" w:type="dxa"/>
            <w:vAlign w:val="center"/>
          </w:tcPr>
          <w:p w14:paraId="26CB2509" w14:textId="1BF434FB" w:rsidR="004A2FE2" w:rsidRPr="004A2FE2" w:rsidRDefault="004A2FE2" w:rsidP="004A2FE2">
            <w:pPr>
              <w:spacing w:after="0"/>
              <w:jc w:val="center"/>
              <w:rPr>
                <w:rFonts w:cstheme="minorHAnsi"/>
                <w:sz w:val="20"/>
                <w:szCs w:val="20"/>
              </w:rPr>
            </w:pPr>
            <w:r w:rsidRPr="004A2FE2">
              <w:rPr>
                <w:rFonts w:cstheme="minorHAnsi"/>
                <w:sz w:val="20"/>
                <w:szCs w:val="20"/>
              </w:rPr>
              <w:t>6</w:t>
            </w:r>
          </w:p>
        </w:tc>
        <w:tc>
          <w:tcPr>
            <w:tcW w:w="1079" w:type="dxa"/>
            <w:vAlign w:val="center"/>
          </w:tcPr>
          <w:p w14:paraId="2EBE632F" w14:textId="02A14F90"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63FAEBDC" w14:textId="0175FAA4" w:rsidR="004A2FE2" w:rsidRPr="004A2FE2" w:rsidRDefault="004A2FE2" w:rsidP="004A2FE2">
            <w:pPr>
              <w:spacing w:after="0"/>
              <w:jc w:val="center"/>
              <w:rPr>
                <w:rFonts w:cstheme="minorHAnsi"/>
                <w:sz w:val="20"/>
                <w:szCs w:val="20"/>
              </w:rPr>
            </w:pPr>
            <w:r w:rsidRPr="004A2FE2">
              <w:rPr>
                <w:rFonts w:cstheme="minorHAnsi"/>
                <w:sz w:val="20"/>
                <w:szCs w:val="20"/>
              </w:rPr>
              <w:t>C1=CC=CC=C1</w:t>
            </w:r>
          </w:p>
        </w:tc>
      </w:tr>
      <w:tr w:rsidR="004A2FE2" w:rsidRPr="004A2FE2" w14:paraId="7B805876" w14:textId="5EC92FD8" w:rsidTr="004A2FE2">
        <w:trPr>
          <w:trHeight w:val="143"/>
        </w:trPr>
        <w:tc>
          <w:tcPr>
            <w:tcW w:w="832" w:type="dxa"/>
            <w:vAlign w:val="center"/>
          </w:tcPr>
          <w:p w14:paraId="14D920A4" w14:textId="1DE1477F" w:rsidR="004A2FE2" w:rsidRPr="004A2FE2" w:rsidRDefault="004A2FE2" w:rsidP="004A2FE2">
            <w:pPr>
              <w:spacing w:after="0"/>
              <w:jc w:val="center"/>
              <w:rPr>
                <w:rFonts w:cstheme="minorHAnsi"/>
                <w:sz w:val="20"/>
                <w:szCs w:val="20"/>
              </w:rPr>
            </w:pPr>
            <w:r w:rsidRPr="004A2FE2">
              <w:rPr>
                <w:rFonts w:cstheme="minorHAnsi"/>
                <w:sz w:val="20"/>
                <w:szCs w:val="20"/>
              </w:rPr>
              <w:t>CH4</w:t>
            </w:r>
          </w:p>
        </w:tc>
        <w:tc>
          <w:tcPr>
            <w:tcW w:w="4203" w:type="dxa"/>
            <w:vAlign w:val="center"/>
          </w:tcPr>
          <w:p w14:paraId="68C5F24A" w14:textId="261D2951" w:rsidR="004A2FE2" w:rsidRPr="005D2178" w:rsidRDefault="004A2FE2" w:rsidP="004A2FE2">
            <w:pPr>
              <w:spacing w:after="0"/>
              <w:jc w:val="center"/>
              <w:rPr>
                <w:rFonts w:cstheme="minorHAnsi"/>
                <w:sz w:val="20"/>
                <w:szCs w:val="20"/>
              </w:rPr>
            </w:pPr>
            <w:r w:rsidRPr="005D2178">
              <w:rPr>
                <w:rFonts w:cstheme="minorHAnsi"/>
                <w:sz w:val="20"/>
                <w:szCs w:val="20"/>
              </w:rPr>
              <w:t>Methane</w:t>
            </w:r>
          </w:p>
        </w:tc>
        <w:tc>
          <w:tcPr>
            <w:tcW w:w="811" w:type="dxa"/>
            <w:vAlign w:val="center"/>
          </w:tcPr>
          <w:p w14:paraId="0CED025D" w14:textId="47C6DAB1" w:rsidR="004A2FE2" w:rsidRPr="004A2FE2" w:rsidRDefault="004A2FE2" w:rsidP="004A2FE2">
            <w:pPr>
              <w:spacing w:after="0"/>
              <w:jc w:val="center"/>
              <w:rPr>
                <w:rFonts w:cstheme="minorHAnsi"/>
                <w:sz w:val="20"/>
                <w:szCs w:val="20"/>
              </w:rPr>
            </w:pPr>
            <w:r w:rsidRPr="004A2FE2">
              <w:rPr>
                <w:rFonts w:cstheme="minorHAnsi"/>
                <w:sz w:val="20"/>
                <w:szCs w:val="20"/>
              </w:rPr>
              <w:t>1</w:t>
            </w:r>
          </w:p>
        </w:tc>
        <w:tc>
          <w:tcPr>
            <w:tcW w:w="1079" w:type="dxa"/>
            <w:vAlign w:val="center"/>
          </w:tcPr>
          <w:p w14:paraId="16520E38" w14:textId="32C08FEE"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673D5AE4" w14:textId="205E7488" w:rsidR="004A2FE2" w:rsidRPr="004A2FE2" w:rsidRDefault="004A2FE2" w:rsidP="004A2FE2">
            <w:pPr>
              <w:spacing w:after="0"/>
              <w:jc w:val="center"/>
              <w:rPr>
                <w:rFonts w:cstheme="minorHAnsi"/>
                <w:sz w:val="20"/>
                <w:szCs w:val="20"/>
              </w:rPr>
            </w:pPr>
            <w:r w:rsidRPr="004A2FE2">
              <w:rPr>
                <w:rFonts w:cstheme="minorHAnsi"/>
                <w:sz w:val="20"/>
                <w:szCs w:val="20"/>
              </w:rPr>
              <w:t>C</w:t>
            </w:r>
          </w:p>
        </w:tc>
      </w:tr>
      <w:tr w:rsidR="004A2FE2" w:rsidRPr="004A2FE2" w14:paraId="5FDD6390" w14:textId="31539652" w:rsidTr="004A2FE2">
        <w:trPr>
          <w:trHeight w:val="143"/>
        </w:trPr>
        <w:tc>
          <w:tcPr>
            <w:tcW w:w="832" w:type="dxa"/>
            <w:vAlign w:val="center"/>
          </w:tcPr>
          <w:p w14:paraId="05CEAD4B" w14:textId="668085C9" w:rsidR="004A2FE2" w:rsidRPr="004A2FE2" w:rsidRDefault="004A2FE2" w:rsidP="004A2FE2">
            <w:pPr>
              <w:spacing w:after="0"/>
              <w:jc w:val="center"/>
              <w:rPr>
                <w:rFonts w:cstheme="minorHAnsi"/>
                <w:sz w:val="20"/>
                <w:szCs w:val="20"/>
              </w:rPr>
            </w:pPr>
            <w:r w:rsidRPr="004A2FE2">
              <w:rPr>
                <w:rFonts w:cstheme="minorHAnsi"/>
                <w:sz w:val="20"/>
                <w:szCs w:val="20"/>
              </w:rPr>
              <w:t>ETH</w:t>
            </w:r>
          </w:p>
        </w:tc>
        <w:tc>
          <w:tcPr>
            <w:tcW w:w="4203" w:type="dxa"/>
            <w:vAlign w:val="center"/>
          </w:tcPr>
          <w:p w14:paraId="64DAC4A0" w14:textId="62A93B6E" w:rsidR="004A2FE2" w:rsidRPr="005D2178" w:rsidRDefault="004A2FE2" w:rsidP="004A2FE2">
            <w:pPr>
              <w:spacing w:after="0"/>
              <w:jc w:val="center"/>
              <w:rPr>
                <w:rFonts w:cstheme="minorHAnsi"/>
                <w:sz w:val="20"/>
                <w:szCs w:val="20"/>
              </w:rPr>
            </w:pPr>
            <w:r w:rsidRPr="005D2178">
              <w:rPr>
                <w:rFonts w:cstheme="minorHAnsi"/>
                <w:sz w:val="20"/>
                <w:szCs w:val="20"/>
              </w:rPr>
              <w:t>Ethene</w:t>
            </w:r>
          </w:p>
        </w:tc>
        <w:tc>
          <w:tcPr>
            <w:tcW w:w="811" w:type="dxa"/>
            <w:vAlign w:val="center"/>
          </w:tcPr>
          <w:p w14:paraId="37B618AD" w14:textId="1159C361" w:rsidR="004A2FE2" w:rsidRPr="004A2FE2" w:rsidRDefault="004A2FE2" w:rsidP="004A2FE2">
            <w:pPr>
              <w:spacing w:after="0"/>
              <w:jc w:val="center"/>
              <w:rPr>
                <w:rFonts w:cstheme="minorHAnsi"/>
                <w:sz w:val="20"/>
                <w:szCs w:val="20"/>
              </w:rPr>
            </w:pPr>
            <w:r w:rsidRPr="004A2FE2">
              <w:rPr>
                <w:rFonts w:cstheme="minorHAnsi"/>
                <w:sz w:val="20"/>
                <w:szCs w:val="20"/>
              </w:rPr>
              <w:t>2</w:t>
            </w:r>
          </w:p>
        </w:tc>
        <w:tc>
          <w:tcPr>
            <w:tcW w:w="1079" w:type="dxa"/>
            <w:vAlign w:val="center"/>
          </w:tcPr>
          <w:p w14:paraId="53A02962" w14:textId="3BA9209A"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6EBA8FF1" w14:textId="62548EE8" w:rsidR="004A2FE2" w:rsidRPr="004A2FE2" w:rsidRDefault="004A2FE2" w:rsidP="004A2FE2">
            <w:pPr>
              <w:spacing w:after="0"/>
              <w:jc w:val="center"/>
              <w:rPr>
                <w:rFonts w:cstheme="minorHAnsi"/>
                <w:sz w:val="20"/>
                <w:szCs w:val="20"/>
              </w:rPr>
            </w:pPr>
            <w:r w:rsidRPr="004A2FE2">
              <w:rPr>
                <w:rFonts w:cstheme="minorHAnsi"/>
                <w:sz w:val="20"/>
                <w:szCs w:val="20"/>
              </w:rPr>
              <w:t>C=C</w:t>
            </w:r>
          </w:p>
        </w:tc>
      </w:tr>
      <w:tr w:rsidR="004A2FE2" w:rsidRPr="004A2FE2" w14:paraId="50B100CF" w14:textId="0776FBA3" w:rsidTr="004A2FE2">
        <w:trPr>
          <w:trHeight w:val="143"/>
        </w:trPr>
        <w:tc>
          <w:tcPr>
            <w:tcW w:w="832" w:type="dxa"/>
            <w:vAlign w:val="center"/>
          </w:tcPr>
          <w:p w14:paraId="4B41666D" w14:textId="6B996821" w:rsidR="004A2FE2" w:rsidRPr="004A2FE2" w:rsidRDefault="004A2FE2" w:rsidP="004A2FE2">
            <w:pPr>
              <w:spacing w:after="0"/>
              <w:jc w:val="center"/>
              <w:rPr>
                <w:rFonts w:cstheme="minorHAnsi"/>
                <w:sz w:val="20"/>
                <w:szCs w:val="20"/>
              </w:rPr>
            </w:pPr>
            <w:r w:rsidRPr="004A2FE2">
              <w:rPr>
                <w:rFonts w:cstheme="minorHAnsi"/>
                <w:sz w:val="20"/>
                <w:szCs w:val="20"/>
              </w:rPr>
              <w:t>ETHA</w:t>
            </w:r>
          </w:p>
        </w:tc>
        <w:tc>
          <w:tcPr>
            <w:tcW w:w="4203" w:type="dxa"/>
            <w:vAlign w:val="center"/>
          </w:tcPr>
          <w:p w14:paraId="270338A5" w14:textId="60FB47C0" w:rsidR="004A2FE2" w:rsidRPr="005D2178" w:rsidRDefault="004A2FE2" w:rsidP="004A2FE2">
            <w:pPr>
              <w:spacing w:after="0"/>
              <w:jc w:val="center"/>
              <w:rPr>
                <w:rFonts w:cstheme="minorHAnsi"/>
                <w:sz w:val="20"/>
                <w:szCs w:val="20"/>
              </w:rPr>
            </w:pPr>
            <w:r w:rsidRPr="005D2178">
              <w:rPr>
                <w:rFonts w:cstheme="minorHAnsi"/>
                <w:sz w:val="20"/>
                <w:szCs w:val="20"/>
              </w:rPr>
              <w:t>Ethane</w:t>
            </w:r>
          </w:p>
        </w:tc>
        <w:tc>
          <w:tcPr>
            <w:tcW w:w="811" w:type="dxa"/>
            <w:vAlign w:val="center"/>
          </w:tcPr>
          <w:p w14:paraId="41A0CBA3" w14:textId="22FC790D" w:rsidR="004A2FE2" w:rsidRPr="004A2FE2" w:rsidRDefault="004A2FE2" w:rsidP="004A2FE2">
            <w:pPr>
              <w:spacing w:after="0"/>
              <w:jc w:val="center"/>
              <w:rPr>
                <w:rFonts w:cstheme="minorHAnsi"/>
                <w:sz w:val="20"/>
                <w:szCs w:val="20"/>
              </w:rPr>
            </w:pPr>
            <w:r w:rsidRPr="004A2FE2">
              <w:rPr>
                <w:rFonts w:cstheme="minorHAnsi"/>
                <w:sz w:val="20"/>
                <w:szCs w:val="20"/>
              </w:rPr>
              <w:t>2</w:t>
            </w:r>
          </w:p>
        </w:tc>
        <w:tc>
          <w:tcPr>
            <w:tcW w:w="1079" w:type="dxa"/>
            <w:vAlign w:val="center"/>
          </w:tcPr>
          <w:p w14:paraId="0B650F7B" w14:textId="4ABCBB91"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7AA052D6" w14:textId="45748D55" w:rsidR="004A2FE2" w:rsidRPr="004A2FE2" w:rsidRDefault="004A2FE2" w:rsidP="004A2FE2">
            <w:pPr>
              <w:spacing w:after="0"/>
              <w:jc w:val="center"/>
              <w:rPr>
                <w:rFonts w:cstheme="minorHAnsi"/>
                <w:sz w:val="20"/>
                <w:szCs w:val="20"/>
              </w:rPr>
            </w:pPr>
            <w:r w:rsidRPr="004A2FE2">
              <w:rPr>
                <w:rFonts w:cstheme="minorHAnsi"/>
                <w:sz w:val="20"/>
                <w:szCs w:val="20"/>
              </w:rPr>
              <w:t>CC</w:t>
            </w:r>
          </w:p>
        </w:tc>
      </w:tr>
      <w:tr w:rsidR="004A2FE2" w:rsidRPr="004A2FE2" w14:paraId="030EFE4D" w14:textId="7EF93AA5" w:rsidTr="004A2FE2">
        <w:trPr>
          <w:trHeight w:val="143"/>
        </w:trPr>
        <w:tc>
          <w:tcPr>
            <w:tcW w:w="832" w:type="dxa"/>
            <w:vAlign w:val="center"/>
          </w:tcPr>
          <w:p w14:paraId="3178E1D0" w14:textId="773C9A58" w:rsidR="004A2FE2" w:rsidRPr="004A2FE2" w:rsidRDefault="004A2FE2" w:rsidP="004A2FE2">
            <w:pPr>
              <w:spacing w:after="0"/>
              <w:jc w:val="center"/>
              <w:rPr>
                <w:rFonts w:cstheme="minorHAnsi"/>
                <w:sz w:val="20"/>
                <w:szCs w:val="20"/>
              </w:rPr>
            </w:pPr>
            <w:r w:rsidRPr="004A2FE2">
              <w:rPr>
                <w:rFonts w:cstheme="minorHAnsi"/>
                <w:sz w:val="20"/>
                <w:szCs w:val="20"/>
              </w:rPr>
              <w:t>ETHY</w:t>
            </w:r>
          </w:p>
        </w:tc>
        <w:tc>
          <w:tcPr>
            <w:tcW w:w="4203" w:type="dxa"/>
            <w:vAlign w:val="center"/>
          </w:tcPr>
          <w:p w14:paraId="057BAF86" w14:textId="235EBFAF" w:rsidR="004A2FE2" w:rsidRPr="005D2178" w:rsidRDefault="004A2FE2" w:rsidP="004A2FE2">
            <w:pPr>
              <w:spacing w:after="0"/>
              <w:jc w:val="center"/>
              <w:rPr>
                <w:rFonts w:cstheme="minorHAnsi"/>
                <w:sz w:val="20"/>
                <w:szCs w:val="20"/>
              </w:rPr>
            </w:pPr>
            <w:r w:rsidRPr="005D2178">
              <w:rPr>
                <w:rFonts w:cstheme="minorHAnsi"/>
                <w:sz w:val="20"/>
                <w:szCs w:val="20"/>
              </w:rPr>
              <w:t>Ethyne</w:t>
            </w:r>
          </w:p>
        </w:tc>
        <w:tc>
          <w:tcPr>
            <w:tcW w:w="811" w:type="dxa"/>
            <w:vAlign w:val="center"/>
          </w:tcPr>
          <w:p w14:paraId="75095BAD" w14:textId="04EC7332" w:rsidR="004A2FE2" w:rsidRPr="004A2FE2" w:rsidRDefault="004A2FE2" w:rsidP="004A2FE2">
            <w:pPr>
              <w:spacing w:after="0"/>
              <w:jc w:val="center"/>
              <w:rPr>
                <w:rFonts w:cstheme="minorHAnsi"/>
                <w:sz w:val="20"/>
                <w:szCs w:val="20"/>
              </w:rPr>
            </w:pPr>
            <w:r w:rsidRPr="004A2FE2">
              <w:rPr>
                <w:rFonts w:cstheme="minorHAnsi"/>
                <w:sz w:val="20"/>
                <w:szCs w:val="20"/>
              </w:rPr>
              <w:t>2</w:t>
            </w:r>
          </w:p>
        </w:tc>
        <w:tc>
          <w:tcPr>
            <w:tcW w:w="1079" w:type="dxa"/>
            <w:vAlign w:val="center"/>
          </w:tcPr>
          <w:p w14:paraId="505EA137" w14:textId="7E0BF7BD"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3A4BCAA5" w14:textId="2C2BFECE" w:rsidR="004A2FE2" w:rsidRPr="004A2FE2" w:rsidRDefault="004A2FE2" w:rsidP="004A2FE2">
            <w:pPr>
              <w:spacing w:after="0"/>
              <w:jc w:val="center"/>
              <w:rPr>
                <w:rFonts w:cstheme="minorHAnsi"/>
                <w:sz w:val="20"/>
                <w:szCs w:val="20"/>
              </w:rPr>
            </w:pPr>
            <w:r w:rsidRPr="004A2FE2">
              <w:rPr>
                <w:rFonts w:cstheme="minorHAnsi"/>
                <w:sz w:val="20"/>
                <w:szCs w:val="20"/>
              </w:rPr>
              <w:t>C#C</w:t>
            </w:r>
          </w:p>
        </w:tc>
      </w:tr>
      <w:tr w:rsidR="004A2FE2" w:rsidRPr="004A2FE2" w14:paraId="34B435C1" w14:textId="5BF44628" w:rsidTr="004A2FE2">
        <w:trPr>
          <w:trHeight w:val="143"/>
        </w:trPr>
        <w:tc>
          <w:tcPr>
            <w:tcW w:w="832" w:type="dxa"/>
            <w:vAlign w:val="center"/>
          </w:tcPr>
          <w:p w14:paraId="713E8C96" w14:textId="6AFA1295" w:rsidR="004A2FE2" w:rsidRPr="004A2FE2" w:rsidRDefault="004A2FE2" w:rsidP="004A2FE2">
            <w:pPr>
              <w:spacing w:after="0"/>
              <w:jc w:val="center"/>
              <w:rPr>
                <w:rFonts w:cstheme="minorHAnsi"/>
                <w:sz w:val="20"/>
                <w:szCs w:val="20"/>
              </w:rPr>
            </w:pPr>
            <w:r w:rsidRPr="004A2FE2">
              <w:rPr>
                <w:rFonts w:cstheme="minorHAnsi"/>
                <w:sz w:val="20"/>
                <w:szCs w:val="20"/>
              </w:rPr>
              <w:t>ETOH</w:t>
            </w:r>
          </w:p>
        </w:tc>
        <w:tc>
          <w:tcPr>
            <w:tcW w:w="4203" w:type="dxa"/>
            <w:vAlign w:val="center"/>
          </w:tcPr>
          <w:p w14:paraId="07A454AD" w14:textId="2EDAE31A" w:rsidR="004A2FE2" w:rsidRPr="005D2178" w:rsidRDefault="004A2FE2" w:rsidP="004A2FE2">
            <w:pPr>
              <w:spacing w:after="0"/>
              <w:jc w:val="center"/>
              <w:rPr>
                <w:rFonts w:cstheme="minorHAnsi"/>
                <w:sz w:val="20"/>
                <w:szCs w:val="20"/>
              </w:rPr>
            </w:pPr>
            <w:r w:rsidRPr="005D2178">
              <w:rPr>
                <w:rFonts w:cstheme="minorHAnsi"/>
                <w:sz w:val="20"/>
                <w:szCs w:val="20"/>
              </w:rPr>
              <w:t>Ethanol</w:t>
            </w:r>
          </w:p>
        </w:tc>
        <w:tc>
          <w:tcPr>
            <w:tcW w:w="811" w:type="dxa"/>
            <w:vAlign w:val="center"/>
          </w:tcPr>
          <w:p w14:paraId="465136E8" w14:textId="1E47341D" w:rsidR="004A2FE2" w:rsidRPr="004A2FE2" w:rsidRDefault="004A2FE2" w:rsidP="004A2FE2">
            <w:pPr>
              <w:spacing w:after="0"/>
              <w:jc w:val="center"/>
              <w:rPr>
                <w:rFonts w:cstheme="minorHAnsi"/>
                <w:sz w:val="20"/>
                <w:szCs w:val="20"/>
              </w:rPr>
            </w:pPr>
            <w:r w:rsidRPr="004A2FE2">
              <w:rPr>
                <w:rFonts w:cstheme="minorHAnsi"/>
                <w:sz w:val="20"/>
                <w:szCs w:val="20"/>
              </w:rPr>
              <w:t>2</w:t>
            </w:r>
          </w:p>
        </w:tc>
        <w:tc>
          <w:tcPr>
            <w:tcW w:w="1079" w:type="dxa"/>
            <w:vAlign w:val="center"/>
          </w:tcPr>
          <w:p w14:paraId="393C2C75" w14:textId="2CA703F1"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453458CD" w14:textId="1E4F125D" w:rsidR="004A2FE2" w:rsidRPr="004A2FE2" w:rsidRDefault="004A2FE2" w:rsidP="004A2FE2">
            <w:pPr>
              <w:spacing w:after="0"/>
              <w:jc w:val="center"/>
              <w:rPr>
                <w:rFonts w:cstheme="minorHAnsi"/>
                <w:sz w:val="20"/>
                <w:szCs w:val="20"/>
              </w:rPr>
            </w:pPr>
            <w:r w:rsidRPr="004A2FE2">
              <w:rPr>
                <w:rFonts w:cstheme="minorHAnsi"/>
                <w:sz w:val="20"/>
                <w:szCs w:val="20"/>
              </w:rPr>
              <w:t>CCO</w:t>
            </w:r>
          </w:p>
        </w:tc>
      </w:tr>
      <w:tr w:rsidR="004A2FE2" w:rsidRPr="004A2FE2" w14:paraId="73A26624" w14:textId="26CEE557" w:rsidTr="004A2FE2">
        <w:trPr>
          <w:trHeight w:val="143"/>
        </w:trPr>
        <w:tc>
          <w:tcPr>
            <w:tcW w:w="832" w:type="dxa"/>
            <w:vAlign w:val="center"/>
          </w:tcPr>
          <w:p w14:paraId="007EEDEE" w14:textId="16A7DEA2" w:rsidR="004A2FE2" w:rsidRPr="004A2FE2" w:rsidRDefault="004A2FE2" w:rsidP="004A2FE2">
            <w:pPr>
              <w:spacing w:after="0"/>
              <w:jc w:val="center"/>
              <w:rPr>
                <w:rFonts w:cstheme="minorHAnsi"/>
                <w:sz w:val="20"/>
                <w:szCs w:val="20"/>
              </w:rPr>
            </w:pPr>
            <w:r w:rsidRPr="004A2FE2">
              <w:rPr>
                <w:rFonts w:cstheme="minorHAnsi"/>
                <w:sz w:val="20"/>
                <w:szCs w:val="20"/>
              </w:rPr>
              <w:t>FACD</w:t>
            </w:r>
          </w:p>
        </w:tc>
        <w:tc>
          <w:tcPr>
            <w:tcW w:w="4203" w:type="dxa"/>
            <w:vAlign w:val="center"/>
          </w:tcPr>
          <w:p w14:paraId="207A7B82" w14:textId="5A803D25" w:rsidR="004A2FE2" w:rsidRPr="005D2178" w:rsidRDefault="004A2FE2" w:rsidP="004A2FE2">
            <w:pPr>
              <w:spacing w:after="0"/>
              <w:jc w:val="center"/>
              <w:rPr>
                <w:rFonts w:cstheme="minorHAnsi"/>
                <w:sz w:val="20"/>
                <w:szCs w:val="20"/>
              </w:rPr>
            </w:pPr>
            <w:r w:rsidRPr="005D2178">
              <w:rPr>
                <w:rFonts w:cstheme="minorHAnsi"/>
                <w:sz w:val="20"/>
                <w:szCs w:val="20"/>
              </w:rPr>
              <w:t>Formic acid</w:t>
            </w:r>
          </w:p>
        </w:tc>
        <w:tc>
          <w:tcPr>
            <w:tcW w:w="811" w:type="dxa"/>
            <w:vAlign w:val="center"/>
          </w:tcPr>
          <w:p w14:paraId="15E0FEF9" w14:textId="04B69999" w:rsidR="004A2FE2" w:rsidRPr="004A2FE2" w:rsidRDefault="004A2FE2" w:rsidP="004A2FE2">
            <w:pPr>
              <w:spacing w:after="0"/>
              <w:jc w:val="center"/>
              <w:rPr>
                <w:rFonts w:cstheme="minorHAnsi"/>
                <w:sz w:val="20"/>
                <w:szCs w:val="20"/>
              </w:rPr>
            </w:pPr>
            <w:r w:rsidRPr="004A2FE2">
              <w:rPr>
                <w:rFonts w:cstheme="minorHAnsi"/>
                <w:sz w:val="20"/>
                <w:szCs w:val="20"/>
              </w:rPr>
              <w:t>1</w:t>
            </w:r>
          </w:p>
        </w:tc>
        <w:tc>
          <w:tcPr>
            <w:tcW w:w="1079" w:type="dxa"/>
            <w:vAlign w:val="center"/>
          </w:tcPr>
          <w:p w14:paraId="6BAEF62C" w14:textId="6C2F3E4C"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6A40F007" w14:textId="6B75E0E5" w:rsidR="004A2FE2" w:rsidRPr="004A2FE2" w:rsidRDefault="004A2FE2" w:rsidP="004A2FE2">
            <w:pPr>
              <w:spacing w:after="0"/>
              <w:jc w:val="center"/>
              <w:rPr>
                <w:rFonts w:cstheme="minorHAnsi"/>
                <w:sz w:val="20"/>
                <w:szCs w:val="20"/>
              </w:rPr>
            </w:pPr>
            <w:r w:rsidRPr="004A2FE2">
              <w:rPr>
                <w:rFonts w:cstheme="minorHAnsi"/>
                <w:sz w:val="20"/>
                <w:szCs w:val="20"/>
              </w:rPr>
              <w:t>OC=O</w:t>
            </w:r>
          </w:p>
        </w:tc>
      </w:tr>
      <w:tr w:rsidR="004A2FE2" w:rsidRPr="004A2FE2" w14:paraId="55E8313B" w14:textId="30816F49" w:rsidTr="004A2FE2">
        <w:trPr>
          <w:trHeight w:val="143"/>
        </w:trPr>
        <w:tc>
          <w:tcPr>
            <w:tcW w:w="832" w:type="dxa"/>
            <w:vAlign w:val="center"/>
          </w:tcPr>
          <w:p w14:paraId="383566CE" w14:textId="4114B41C" w:rsidR="004A2FE2" w:rsidRPr="004A2FE2" w:rsidRDefault="004A2FE2" w:rsidP="004A2FE2">
            <w:pPr>
              <w:spacing w:after="0"/>
              <w:jc w:val="center"/>
              <w:rPr>
                <w:rFonts w:cstheme="minorHAnsi"/>
                <w:sz w:val="20"/>
                <w:szCs w:val="20"/>
              </w:rPr>
            </w:pPr>
            <w:r w:rsidRPr="004A2FE2">
              <w:rPr>
                <w:rFonts w:cstheme="minorHAnsi"/>
                <w:sz w:val="20"/>
                <w:szCs w:val="20"/>
              </w:rPr>
              <w:t>FORM</w:t>
            </w:r>
          </w:p>
        </w:tc>
        <w:tc>
          <w:tcPr>
            <w:tcW w:w="4203" w:type="dxa"/>
            <w:vAlign w:val="center"/>
          </w:tcPr>
          <w:p w14:paraId="73B5C878" w14:textId="244191A0" w:rsidR="004A2FE2" w:rsidRPr="005D2178" w:rsidRDefault="004A2FE2" w:rsidP="004A2FE2">
            <w:pPr>
              <w:spacing w:after="0"/>
              <w:jc w:val="center"/>
              <w:rPr>
                <w:rFonts w:cstheme="minorHAnsi"/>
                <w:sz w:val="20"/>
                <w:szCs w:val="20"/>
              </w:rPr>
            </w:pPr>
            <w:r w:rsidRPr="005D2178">
              <w:rPr>
                <w:rFonts w:cstheme="minorHAnsi"/>
                <w:sz w:val="20"/>
                <w:szCs w:val="20"/>
              </w:rPr>
              <w:t>Formaldehyde</w:t>
            </w:r>
          </w:p>
        </w:tc>
        <w:tc>
          <w:tcPr>
            <w:tcW w:w="811" w:type="dxa"/>
            <w:vAlign w:val="center"/>
          </w:tcPr>
          <w:p w14:paraId="1FD8A96B" w14:textId="027C7847" w:rsidR="004A2FE2" w:rsidRPr="004A2FE2" w:rsidRDefault="004A2FE2" w:rsidP="004A2FE2">
            <w:pPr>
              <w:spacing w:after="0"/>
              <w:jc w:val="center"/>
              <w:rPr>
                <w:rFonts w:cstheme="minorHAnsi"/>
                <w:sz w:val="20"/>
                <w:szCs w:val="20"/>
              </w:rPr>
            </w:pPr>
            <w:r w:rsidRPr="004A2FE2">
              <w:rPr>
                <w:rFonts w:cstheme="minorHAnsi"/>
                <w:sz w:val="20"/>
                <w:szCs w:val="20"/>
              </w:rPr>
              <w:t>1</w:t>
            </w:r>
          </w:p>
        </w:tc>
        <w:tc>
          <w:tcPr>
            <w:tcW w:w="1079" w:type="dxa"/>
            <w:vAlign w:val="center"/>
          </w:tcPr>
          <w:p w14:paraId="0C70E47A" w14:textId="7C1EE467"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70970095" w14:textId="482D2E7E" w:rsidR="004A2FE2" w:rsidRPr="004A2FE2" w:rsidRDefault="004A2FE2" w:rsidP="004A2FE2">
            <w:pPr>
              <w:spacing w:after="0"/>
              <w:jc w:val="center"/>
              <w:rPr>
                <w:rFonts w:cstheme="minorHAnsi"/>
                <w:sz w:val="20"/>
                <w:szCs w:val="20"/>
              </w:rPr>
            </w:pPr>
            <w:r w:rsidRPr="004A2FE2">
              <w:rPr>
                <w:rFonts w:cstheme="minorHAnsi"/>
                <w:sz w:val="20"/>
                <w:szCs w:val="20"/>
              </w:rPr>
              <w:t>C=O</w:t>
            </w:r>
          </w:p>
        </w:tc>
      </w:tr>
      <w:tr w:rsidR="004A2FE2" w:rsidRPr="004A2FE2" w14:paraId="5514B196" w14:textId="2872205A" w:rsidTr="004A2FE2">
        <w:trPr>
          <w:trHeight w:val="143"/>
        </w:trPr>
        <w:tc>
          <w:tcPr>
            <w:tcW w:w="832" w:type="dxa"/>
            <w:vAlign w:val="center"/>
          </w:tcPr>
          <w:p w14:paraId="47B58996" w14:textId="524E660B" w:rsidR="004A2FE2" w:rsidRPr="004A2FE2" w:rsidRDefault="004A2FE2" w:rsidP="004A2FE2">
            <w:pPr>
              <w:spacing w:after="0"/>
              <w:jc w:val="center"/>
              <w:rPr>
                <w:rFonts w:cstheme="minorHAnsi"/>
                <w:sz w:val="20"/>
                <w:szCs w:val="20"/>
              </w:rPr>
            </w:pPr>
            <w:r w:rsidRPr="004A2FE2">
              <w:rPr>
                <w:rFonts w:cstheme="minorHAnsi"/>
                <w:sz w:val="20"/>
                <w:szCs w:val="20"/>
              </w:rPr>
              <w:t>GLY</w:t>
            </w:r>
          </w:p>
        </w:tc>
        <w:tc>
          <w:tcPr>
            <w:tcW w:w="4203" w:type="dxa"/>
            <w:vAlign w:val="center"/>
          </w:tcPr>
          <w:p w14:paraId="1A6C2193" w14:textId="085D77E9" w:rsidR="004A2FE2" w:rsidRPr="005D2178" w:rsidRDefault="004A2FE2" w:rsidP="004A2FE2">
            <w:pPr>
              <w:spacing w:after="0"/>
              <w:jc w:val="center"/>
              <w:rPr>
                <w:rFonts w:cstheme="minorHAnsi"/>
                <w:sz w:val="20"/>
                <w:szCs w:val="20"/>
              </w:rPr>
            </w:pPr>
            <w:r w:rsidRPr="005D2178">
              <w:rPr>
                <w:rFonts w:cstheme="minorHAnsi"/>
                <w:sz w:val="20"/>
                <w:szCs w:val="20"/>
              </w:rPr>
              <w:t>Glyoxal</w:t>
            </w:r>
          </w:p>
        </w:tc>
        <w:tc>
          <w:tcPr>
            <w:tcW w:w="811" w:type="dxa"/>
            <w:vAlign w:val="center"/>
          </w:tcPr>
          <w:p w14:paraId="4150D553" w14:textId="04CDDAD9" w:rsidR="004A2FE2" w:rsidRPr="004A2FE2" w:rsidRDefault="004A2FE2" w:rsidP="004A2FE2">
            <w:pPr>
              <w:spacing w:after="0"/>
              <w:jc w:val="center"/>
              <w:rPr>
                <w:rFonts w:cstheme="minorHAnsi"/>
                <w:sz w:val="20"/>
                <w:szCs w:val="20"/>
              </w:rPr>
            </w:pPr>
            <w:r w:rsidRPr="004A2FE2">
              <w:rPr>
                <w:rFonts w:cstheme="minorHAnsi"/>
                <w:sz w:val="20"/>
                <w:szCs w:val="20"/>
              </w:rPr>
              <w:t>2</w:t>
            </w:r>
          </w:p>
        </w:tc>
        <w:tc>
          <w:tcPr>
            <w:tcW w:w="1079" w:type="dxa"/>
            <w:vAlign w:val="center"/>
          </w:tcPr>
          <w:p w14:paraId="231B4894" w14:textId="685168F5"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3D4FF0C4" w14:textId="16346CB4" w:rsidR="004A2FE2" w:rsidRPr="004A2FE2" w:rsidRDefault="004A2FE2" w:rsidP="004A2FE2">
            <w:pPr>
              <w:spacing w:after="0"/>
              <w:jc w:val="center"/>
              <w:rPr>
                <w:rFonts w:cstheme="minorHAnsi"/>
                <w:sz w:val="20"/>
                <w:szCs w:val="20"/>
              </w:rPr>
            </w:pPr>
            <w:r w:rsidRPr="004A2FE2">
              <w:rPr>
                <w:rFonts w:cstheme="minorHAnsi"/>
                <w:sz w:val="20"/>
                <w:szCs w:val="20"/>
              </w:rPr>
              <w:t>O=CC=O</w:t>
            </w:r>
          </w:p>
        </w:tc>
      </w:tr>
      <w:tr w:rsidR="004A2FE2" w:rsidRPr="004A2FE2" w14:paraId="5D0A2289" w14:textId="224EF4AA" w:rsidTr="004A2FE2">
        <w:trPr>
          <w:trHeight w:val="143"/>
        </w:trPr>
        <w:tc>
          <w:tcPr>
            <w:tcW w:w="832" w:type="dxa"/>
            <w:vAlign w:val="center"/>
          </w:tcPr>
          <w:p w14:paraId="15ED9891" w14:textId="24ADA5F7" w:rsidR="004A2FE2" w:rsidRPr="004A2FE2" w:rsidRDefault="004A2FE2" w:rsidP="004A2FE2">
            <w:pPr>
              <w:spacing w:after="0"/>
              <w:jc w:val="center"/>
              <w:rPr>
                <w:rFonts w:cstheme="minorHAnsi"/>
                <w:sz w:val="20"/>
                <w:szCs w:val="20"/>
              </w:rPr>
            </w:pPr>
            <w:r w:rsidRPr="004A2FE2">
              <w:rPr>
                <w:rFonts w:cstheme="minorHAnsi"/>
                <w:sz w:val="20"/>
                <w:szCs w:val="20"/>
              </w:rPr>
              <w:t>GLYD</w:t>
            </w:r>
          </w:p>
        </w:tc>
        <w:tc>
          <w:tcPr>
            <w:tcW w:w="4203" w:type="dxa"/>
            <w:vAlign w:val="center"/>
          </w:tcPr>
          <w:p w14:paraId="5702BAAE" w14:textId="743AE5DE" w:rsidR="004A2FE2" w:rsidRPr="005D2178" w:rsidRDefault="004A2FE2" w:rsidP="004A2FE2">
            <w:pPr>
              <w:spacing w:after="0"/>
              <w:jc w:val="center"/>
              <w:rPr>
                <w:rFonts w:cstheme="minorHAnsi"/>
                <w:sz w:val="20"/>
                <w:szCs w:val="20"/>
              </w:rPr>
            </w:pPr>
            <w:r w:rsidRPr="005D2178">
              <w:rPr>
                <w:rFonts w:cstheme="minorHAnsi"/>
                <w:sz w:val="20"/>
                <w:szCs w:val="20"/>
              </w:rPr>
              <w:t>Glycolaldehyde</w:t>
            </w:r>
          </w:p>
        </w:tc>
        <w:tc>
          <w:tcPr>
            <w:tcW w:w="811" w:type="dxa"/>
            <w:vAlign w:val="center"/>
          </w:tcPr>
          <w:p w14:paraId="1EC09468" w14:textId="1291637F" w:rsidR="004A2FE2" w:rsidRPr="004A2FE2" w:rsidRDefault="004A2FE2" w:rsidP="004A2FE2">
            <w:pPr>
              <w:spacing w:after="0"/>
              <w:jc w:val="center"/>
              <w:rPr>
                <w:rFonts w:cstheme="minorHAnsi"/>
                <w:sz w:val="20"/>
                <w:szCs w:val="20"/>
              </w:rPr>
            </w:pPr>
            <w:r w:rsidRPr="004A2FE2">
              <w:rPr>
                <w:rFonts w:cstheme="minorHAnsi"/>
                <w:sz w:val="20"/>
                <w:szCs w:val="20"/>
              </w:rPr>
              <w:t>2</w:t>
            </w:r>
          </w:p>
        </w:tc>
        <w:tc>
          <w:tcPr>
            <w:tcW w:w="1079" w:type="dxa"/>
            <w:vAlign w:val="center"/>
          </w:tcPr>
          <w:p w14:paraId="4B141909" w14:textId="6EA2BDB3"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4A0CEC35" w14:textId="74546F90" w:rsidR="004A2FE2" w:rsidRPr="004A2FE2" w:rsidRDefault="004A2FE2" w:rsidP="004A2FE2">
            <w:pPr>
              <w:spacing w:after="0"/>
              <w:jc w:val="center"/>
              <w:rPr>
                <w:rFonts w:cstheme="minorHAnsi"/>
                <w:sz w:val="20"/>
                <w:szCs w:val="20"/>
              </w:rPr>
            </w:pPr>
            <w:r w:rsidRPr="004A2FE2">
              <w:rPr>
                <w:rFonts w:cstheme="minorHAnsi"/>
                <w:sz w:val="20"/>
                <w:szCs w:val="20"/>
              </w:rPr>
              <w:t>OCC=O</w:t>
            </w:r>
          </w:p>
        </w:tc>
      </w:tr>
      <w:tr w:rsidR="004A2FE2" w:rsidRPr="004A2FE2" w14:paraId="748D9C5F" w14:textId="33A8FAD8" w:rsidTr="004A2FE2">
        <w:trPr>
          <w:trHeight w:val="143"/>
        </w:trPr>
        <w:tc>
          <w:tcPr>
            <w:tcW w:w="832" w:type="dxa"/>
            <w:vAlign w:val="center"/>
          </w:tcPr>
          <w:p w14:paraId="68DBC9EB" w14:textId="34C4B2C6" w:rsidR="004A2FE2" w:rsidRPr="004A2FE2" w:rsidRDefault="004A2FE2" w:rsidP="004A2FE2">
            <w:pPr>
              <w:spacing w:after="0"/>
              <w:jc w:val="center"/>
              <w:rPr>
                <w:rFonts w:cstheme="minorHAnsi"/>
                <w:sz w:val="20"/>
                <w:szCs w:val="20"/>
              </w:rPr>
            </w:pPr>
            <w:r w:rsidRPr="004A2FE2">
              <w:rPr>
                <w:rFonts w:cstheme="minorHAnsi"/>
                <w:sz w:val="20"/>
                <w:szCs w:val="20"/>
              </w:rPr>
              <w:t>ISOP</w:t>
            </w:r>
          </w:p>
        </w:tc>
        <w:tc>
          <w:tcPr>
            <w:tcW w:w="4203" w:type="dxa"/>
            <w:vAlign w:val="center"/>
          </w:tcPr>
          <w:p w14:paraId="52DE28A4" w14:textId="6648EB1C" w:rsidR="004A2FE2" w:rsidRPr="005D2178" w:rsidRDefault="004A2FE2" w:rsidP="004A2FE2">
            <w:pPr>
              <w:spacing w:after="0"/>
              <w:jc w:val="center"/>
              <w:rPr>
                <w:rFonts w:cstheme="minorHAnsi"/>
                <w:sz w:val="20"/>
                <w:szCs w:val="20"/>
              </w:rPr>
            </w:pPr>
            <w:r w:rsidRPr="005D2178">
              <w:rPr>
                <w:rFonts w:cstheme="minorHAnsi"/>
                <w:sz w:val="20"/>
                <w:szCs w:val="20"/>
              </w:rPr>
              <w:t>Isoprene</w:t>
            </w:r>
          </w:p>
        </w:tc>
        <w:tc>
          <w:tcPr>
            <w:tcW w:w="811" w:type="dxa"/>
            <w:vAlign w:val="center"/>
          </w:tcPr>
          <w:p w14:paraId="2FCA077A" w14:textId="16707E7F" w:rsidR="004A2FE2" w:rsidRPr="004A2FE2" w:rsidRDefault="004A2FE2" w:rsidP="004A2FE2">
            <w:pPr>
              <w:spacing w:after="0"/>
              <w:jc w:val="center"/>
              <w:rPr>
                <w:rFonts w:cstheme="minorHAnsi"/>
                <w:sz w:val="20"/>
                <w:szCs w:val="20"/>
              </w:rPr>
            </w:pPr>
            <w:r w:rsidRPr="004A2FE2">
              <w:rPr>
                <w:rFonts w:cstheme="minorHAnsi"/>
                <w:sz w:val="20"/>
                <w:szCs w:val="20"/>
              </w:rPr>
              <w:t>5</w:t>
            </w:r>
          </w:p>
        </w:tc>
        <w:tc>
          <w:tcPr>
            <w:tcW w:w="1079" w:type="dxa"/>
            <w:vAlign w:val="center"/>
          </w:tcPr>
          <w:p w14:paraId="2CA517BA" w14:textId="74B18222"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74AC0163" w14:textId="58DA54CD" w:rsidR="004A2FE2" w:rsidRPr="004A2FE2" w:rsidRDefault="004A2FE2" w:rsidP="004A2FE2">
            <w:pPr>
              <w:spacing w:after="0"/>
              <w:jc w:val="center"/>
              <w:rPr>
                <w:rFonts w:cstheme="minorHAnsi"/>
                <w:sz w:val="20"/>
                <w:szCs w:val="20"/>
              </w:rPr>
            </w:pPr>
            <w:r w:rsidRPr="004A2FE2">
              <w:rPr>
                <w:rFonts w:cstheme="minorHAnsi"/>
                <w:sz w:val="20"/>
                <w:szCs w:val="20"/>
              </w:rPr>
              <w:t>CC(=</w:t>
            </w:r>
            <w:proofErr w:type="gramStart"/>
            <w:r w:rsidRPr="004A2FE2">
              <w:rPr>
                <w:rFonts w:cstheme="minorHAnsi"/>
                <w:sz w:val="20"/>
                <w:szCs w:val="20"/>
              </w:rPr>
              <w:t>C)C</w:t>
            </w:r>
            <w:proofErr w:type="gramEnd"/>
            <w:r w:rsidRPr="004A2FE2">
              <w:rPr>
                <w:rFonts w:cstheme="minorHAnsi"/>
                <w:sz w:val="20"/>
                <w:szCs w:val="20"/>
              </w:rPr>
              <w:t>=C</w:t>
            </w:r>
          </w:p>
        </w:tc>
      </w:tr>
      <w:tr w:rsidR="004A2FE2" w:rsidRPr="004A2FE2" w14:paraId="6A1D6D3D" w14:textId="303DBEE3" w:rsidTr="004A2FE2">
        <w:trPr>
          <w:trHeight w:val="143"/>
        </w:trPr>
        <w:tc>
          <w:tcPr>
            <w:tcW w:w="832" w:type="dxa"/>
            <w:vAlign w:val="center"/>
          </w:tcPr>
          <w:p w14:paraId="77B4EC88" w14:textId="790B18B0" w:rsidR="004A2FE2" w:rsidRPr="004A2FE2" w:rsidRDefault="004A2FE2" w:rsidP="004A2FE2">
            <w:pPr>
              <w:spacing w:after="0"/>
              <w:jc w:val="center"/>
              <w:rPr>
                <w:rFonts w:cstheme="minorHAnsi"/>
                <w:sz w:val="20"/>
                <w:szCs w:val="20"/>
              </w:rPr>
            </w:pPr>
            <w:r w:rsidRPr="004A2FE2">
              <w:rPr>
                <w:rFonts w:cstheme="minorHAnsi"/>
                <w:sz w:val="20"/>
                <w:szCs w:val="20"/>
              </w:rPr>
              <w:t>MEOH</w:t>
            </w:r>
          </w:p>
        </w:tc>
        <w:tc>
          <w:tcPr>
            <w:tcW w:w="4203" w:type="dxa"/>
            <w:vAlign w:val="center"/>
          </w:tcPr>
          <w:p w14:paraId="72E31FB4" w14:textId="4AF41F74" w:rsidR="004A2FE2" w:rsidRPr="005D2178" w:rsidRDefault="004A2FE2" w:rsidP="004A2FE2">
            <w:pPr>
              <w:spacing w:after="0"/>
              <w:jc w:val="center"/>
              <w:rPr>
                <w:rFonts w:cstheme="minorHAnsi"/>
                <w:sz w:val="20"/>
                <w:szCs w:val="20"/>
              </w:rPr>
            </w:pPr>
            <w:r w:rsidRPr="005D2178">
              <w:rPr>
                <w:rFonts w:cstheme="minorHAnsi"/>
                <w:sz w:val="20"/>
                <w:szCs w:val="20"/>
              </w:rPr>
              <w:t>Methanol</w:t>
            </w:r>
          </w:p>
        </w:tc>
        <w:tc>
          <w:tcPr>
            <w:tcW w:w="811" w:type="dxa"/>
            <w:vAlign w:val="center"/>
          </w:tcPr>
          <w:p w14:paraId="0E4437CD" w14:textId="12677CF6" w:rsidR="004A2FE2" w:rsidRPr="004A2FE2" w:rsidRDefault="004A2FE2" w:rsidP="004A2FE2">
            <w:pPr>
              <w:spacing w:after="0"/>
              <w:jc w:val="center"/>
              <w:rPr>
                <w:rFonts w:cstheme="minorHAnsi"/>
                <w:sz w:val="20"/>
                <w:szCs w:val="20"/>
              </w:rPr>
            </w:pPr>
            <w:r w:rsidRPr="004A2FE2">
              <w:rPr>
                <w:rFonts w:cstheme="minorHAnsi"/>
                <w:sz w:val="20"/>
                <w:szCs w:val="20"/>
              </w:rPr>
              <w:t>1</w:t>
            </w:r>
          </w:p>
        </w:tc>
        <w:tc>
          <w:tcPr>
            <w:tcW w:w="1079" w:type="dxa"/>
            <w:vAlign w:val="center"/>
          </w:tcPr>
          <w:p w14:paraId="5F1675BE" w14:textId="27319859"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4BD0CF53" w14:textId="34AE63E7" w:rsidR="004A2FE2" w:rsidRPr="004A2FE2" w:rsidRDefault="004A2FE2" w:rsidP="004A2FE2">
            <w:pPr>
              <w:spacing w:after="0"/>
              <w:jc w:val="center"/>
              <w:rPr>
                <w:rFonts w:cstheme="minorHAnsi"/>
                <w:sz w:val="20"/>
                <w:szCs w:val="20"/>
              </w:rPr>
            </w:pPr>
            <w:r w:rsidRPr="004A2FE2">
              <w:rPr>
                <w:rFonts w:cstheme="minorHAnsi"/>
                <w:sz w:val="20"/>
                <w:szCs w:val="20"/>
              </w:rPr>
              <w:t>CO</w:t>
            </w:r>
          </w:p>
        </w:tc>
      </w:tr>
      <w:tr w:rsidR="004A2FE2" w:rsidRPr="004A2FE2" w14:paraId="6367CB14" w14:textId="3C70E859" w:rsidTr="004A2FE2">
        <w:trPr>
          <w:trHeight w:val="143"/>
        </w:trPr>
        <w:tc>
          <w:tcPr>
            <w:tcW w:w="832" w:type="dxa"/>
            <w:vAlign w:val="center"/>
          </w:tcPr>
          <w:p w14:paraId="05F4BF17" w14:textId="39BF1212" w:rsidR="004A2FE2" w:rsidRPr="004A2FE2" w:rsidRDefault="004A2FE2" w:rsidP="004A2FE2">
            <w:pPr>
              <w:spacing w:after="0"/>
              <w:jc w:val="center"/>
              <w:rPr>
                <w:rFonts w:cstheme="minorHAnsi"/>
                <w:sz w:val="20"/>
                <w:szCs w:val="20"/>
              </w:rPr>
            </w:pPr>
            <w:r w:rsidRPr="004A2FE2">
              <w:rPr>
                <w:rFonts w:cstheme="minorHAnsi"/>
                <w:sz w:val="20"/>
                <w:szCs w:val="20"/>
              </w:rPr>
              <w:t>MGLY</w:t>
            </w:r>
          </w:p>
        </w:tc>
        <w:tc>
          <w:tcPr>
            <w:tcW w:w="4203" w:type="dxa"/>
            <w:vAlign w:val="center"/>
          </w:tcPr>
          <w:p w14:paraId="1953877C" w14:textId="213B5908" w:rsidR="004A2FE2" w:rsidRPr="005D2178" w:rsidRDefault="004A2FE2" w:rsidP="004A2FE2">
            <w:pPr>
              <w:spacing w:after="0"/>
              <w:jc w:val="center"/>
              <w:rPr>
                <w:rFonts w:cstheme="minorHAnsi"/>
                <w:sz w:val="20"/>
                <w:szCs w:val="20"/>
              </w:rPr>
            </w:pPr>
            <w:r w:rsidRPr="005D2178">
              <w:rPr>
                <w:rFonts w:cstheme="minorHAnsi"/>
                <w:sz w:val="20"/>
                <w:szCs w:val="20"/>
              </w:rPr>
              <w:t>Methylglyoxal</w:t>
            </w:r>
          </w:p>
        </w:tc>
        <w:tc>
          <w:tcPr>
            <w:tcW w:w="811" w:type="dxa"/>
            <w:vAlign w:val="center"/>
          </w:tcPr>
          <w:p w14:paraId="34816761" w14:textId="7CD33FA6" w:rsidR="004A2FE2" w:rsidRPr="004A2FE2" w:rsidRDefault="004A2FE2" w:rsidP="004A2FE2">
            <w:pPr>
              <w:spacing w:after="0"/>
              <w:jc w:val="center"/>
              <w:rPr>
                <w:rFonts w:cstheme="minorHAnsi"/>
                <w:sz w:val="20"/>
                <w:szCs w:val="20"/>
              </w:rPr>
            </w:pPr>
            <w:r w:rsidRPr="004A2FE2">
              <w:rPr>
                <w:rFonts w:cstheme="minorHAnsi"/>
                <w:sz w:val="20"/>
                <w:szCs w:val="20"/>
              </w:rPr>
              <w:t>3</w:t>
            </w:r>
          </w:p>
        </w:tc>
        <w:tc>
          <w:tcPr>
            <w:tcW w:w="1079" w:type="dxa"/>
            <w:vAlign w:val="center"/>
          </w:tcPr>
          <w:p w14:paraId="79931471" w14:textId="4F3DC8E7"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528E850F" w14:textId="10511AAA" w:rsidR="004A2FE2" w:rsidRPr="004A2FE2" w:rsidRDefault="004A2FE2" w:rsidP="004A2FE2">
            <w:pPr>
              <w:spacing w:after="0"/>
              <w:jc w:val="center"/>
              <w:rPr>
                <w:rFonts w:cstheme="minorHAnsi"/>
                <w:sz w:val="20"/>
                <w:szCs w:val="20"/>
              </w:rPr>
            </w:pPr>
            <w:r w:rsidRPr="004A2FE2">
              <w:rPr>
                <w:rFonts w:cstheme="minorHAnsi"/>
                <w:sz w:val="20"/>
                <w:szCs w:val="20"/>
              </w:rPr>
              <w:t>CC(=</w:t>
            </w:r>
            <w:proofErr w:type="gramStart"/>
            <w:r w:rsidRPr="004A2FE2">
              <w:rPr>
                <w:rFonts w:cstheme="minorHAnsi"/>
                <w:sz w:val="20"/>
                <w:szCs w:val="20"/>
              </w:rPr>
              <w:t>O)C</w:t>
            </w:r>
            <w:proofErr w:type="gramEnd"/>
            <w:r w:rsidRPr="004A2FE2">
              <w:rPr>
                <w:rFonts w:cstheme="minorHAnsi"/>
                <w:sz w:val="20"/>
                <w:szCs w:val="20"/>
              </w:rPr>
              <w:t>=O</w:t>
            </w:r>
          </w:p>
        </w:tc>
      </w:tr>
      <w:tr w:rsidR="004A2FE2" w:rsidRPr="004A2FE2" w14:paraId="2F5BF244" w14:textId="1461D757" w:rsidTr="004A2FE2">
        <w:trPr>
          <w:trHeight w:val="143"/>
        </w:trPr>
        <w:tc>
          <w:tcPr>
            <w:tcW w:w="832" w:type="dxa"/>
            <w:vAlign w:val="center"/>
          </w:tcPr>
          <w:p w14:paraId="1FE6AC1D" w14:textId="7225195F" w:rsidR="004A2FE2" w:rsidRPr="004A2FE2" w:rsidRDefault="004A2FE2" w:rsidP="004A2FE2">
            <w:pPr>
              <w:spacing w:after="0"/>
              <w:jc w:val="center"/>
              <w:rPr>
                <w:rFonts w:cstheme="minorHAnsi"/>
                <w:sz w:val="20"/>
                <w:szCs w:val="20"/>
              </w:rPr>
            </w:pPr>
            <w:r w:rsidRPr="004A2FE2">
              <w:rPr>
                <w:rFonts w:cstheme="minorHAnsi"/>
                <w:sz w:val="20"/>
                <w:szCs w:val="20"/>
              </w:rPr>
              <w:t>NAPH</w:t>
            </w:r>
          </w:p>
        </w:tc>
        <w:tc>
          <w:tcPr>
            <w:tcW w:w="4203" w:type="dxa"/>
            <w:vAlign w:val="center"/>
          </w:tcPr>
          <w:p w14:paraId="6F6592F3" w14:textId="1278AFF2" w:rsidR="004A2FE2" w:rsidRPr="005D2178" w:rsidRDefault="004A2FE2" w:rsidP="004A2FE2">
            <w:pPr>
              <w:spacing w:after="0"/>
              <w:jc w:val="center"/>
              <w:rPr>
                <w:rFonts w:cstheme="minorHAnsi"/>
                <w:sz w:val="20"/>
                <w:szCs w:val="20"/>
              </w:rPr>
            </w:pPr>
            <w:r w:rsidRPr="005D2178">
              <w:rPr>
                <w:rFonts w:cstheme="minorHAnsi"/>
                <w:sz w:val="20"/>
                <w:szCs w:val="20"/>
              </w:rPr>
              <w:t>Naphthalene</w:t>
            </w:r>
          </w:p>
        </w:tc>
        <w:tc>
          <w:tcPr>
            <w:tcW w:w="811" w:type="dxa"/>
            <w:vAlign w:val="center"/>
          </w:tcPr>
          <w:p w14:paraId="26C359E2" w14:textId="3B0295A1" w:rsidR="004A2FE2" w:rsidRPr="004A2FE2" w:rsidRDefault="004A2FE2" w:rsidP="004A2FE2">
            <w:pPr>
              <w:keepNext/>
              <w:spacing w:after="0"/>
              <w:jc w:val="center"/>
              <w:rPr>
                <w:rFonts w:cstheme="minorHAnsi"/>
                <w:sz w:val="20"/>
                <w:szCs w:val="20"/>
              </w:rPr>
            </w:pPr>
            <w:r w:rsidRPr="004A2FE2">
              <w:rPr>
                <w:rFonts w:cstheme="minorHAnsi"/>
                <w:sz w:val="20"/>
                <w:szCs w:val="20"/>
              </w:rPr>
              <w:t>10</w:t>
            </w:r>
          </w:p>
        </w:tc>
        <w:tc>
          <w:tcPr>
            <w:tcW w:w="1079" w:type="dxa"/>
            <w:vAlign w:val="center"/>
          </w:tcPr>
          <w:p w14:paraId="0B13406B" w14:textId="6D331C99" w:rsidR="004A2FE2" w:rsidRPr="004A2FE2" w:rsidRDefault="004A2FE2" w:rsidP="004A2FE2">
            <w:pPr>
              <w:keepNext/>
              <w:spacing w:after="0"/>
              <w:jc w:val="center"/>
              <w:rPr>
                <w:rFonts w:cstheme="minorHAnsi"/>
                <w:sz w:val="20"/>
                <w:szCs w:val="20"/>
              </w:rPr>
            </w:pPr>
            <w:r w:rsidRPr="004A2FE2">
              <w:rPr>
                <w:rFonts w:cstheme="minorHAnsi"/>
                <w:sz w:val="20"/>
                <w:szCs w:val="20"/>
              </w:rPr>
              <w:t>Explicit</w:t>
            </w:r>
          </w:p>
        </w:tc>
        <w:tc>
          <w:tcPr>
            <w:tcW w:w="2195" w:type="dxa"/>
            <w:vAlign w:val="center"/>
          </w:tcPr>
          <w:p w14:paraId="088ED217" w14:textId="5CDD14FD" w:rsidR="004A2FE2" w:rsidRPr="004A2FE2" w:rsidRDefault="004A2FE2" w:rsidP="004A2FE2">
            <w:pPr>
              <w:keepNext/>
              <w:spacing w:after="0"/>
              <w:jc w:val="center"/>
              <w:rPr>
                <w:rFonts w:cstheme="minorHAnsi"/>
                <w:sz w:val="20"/>
                <w:szCs w:val="20"/>
              </w:rPr>
            </w:pPr>
            <w:r w:rsidRPr="004A2FE2">
              <w:rPr>
                <w:rFonts w:cstheme="minorHAnsi"/>
                <w:sz w:val="20"/>
                <w:szCs w:val="20"/>
              </w:rPr>
              <w:t>C1=CC2=CC=CC=C2C=C1</w:t>
            </w:r>
          </w:p>
        </w:tc>
      </w:tr>
      <w:tr w:rsidR="004A2FE2" w:rsidRPr="004A2FE2" w14:paraId="59D8EAAF" w14:textId="77777777" w:rsidTr="004A2FE2">
        <w:trPr>
          <w:trHeight w:val="143"/>
        </w:trPr>
        <w:tc>
          <w:tcPr>
            <w:tcW w:w="832" w:type="dxa"/>
            <w:vAlign w:val="center"/>
          </w:tcPr>
          <w:p w14:paraId="68D5117F" w14:textId="144B53BD" w:rsidR="004A2FE2" w:rsidRPr="004A2FE2" w:rsidRDefault="004A2FE2" w:rsidP="004A2FE2">
            <w:pPr>
              <w:spacing w:after="0"/>
              <w:jc w:val="center"/>
              <w:rPr>
                <w:rFonts w:cstheme="minorHAnsi"/>
                <w:sz w:val="20"/>
                <w:szCs w:val="20"/>
              </w:rPr>
            </w:pPr>
            <w:r w:rsidRPr="004A2FE2">
              <w:rPr>
                <w:rFonts w:cstheme="minorHAnsi"/>
                <w:sz w:val="20"/>
                <w:szCs w:val="20"/>
              </w:rPr>
              <w:t>PRPA</w:t>
            </w:r>
          </w:p>
        </w:tc>
        <w:tc>
          <w:tcPr>
            <w:tcW w:w="4203" w:type="dxa"/>
            <w:vAlign w:val="center"/>
          </w:tcPr>
          <w:p w14:paraId="510D2A79" w14:textId="287B0E0B" w:rsidR="004A2FE2" w:rsidRPr="005D2178" w:rsidRDefault="004A2FE2" w:rsidP="004A2FE2">
            <w:pPr>
              <w:spacing w:after="0"/>
              <w:jc w:val="center"/>
              <w:rPr>
                <w:rFonts w:cstheme="minorHAnsi"/>
                <w:sz w:val="20"/>
                <w:szCs w:val="20"/>
              </w:rPr>
            </w:pPr>
            <w:r w:rsidRPr="005D2178">
              <w:rPr>
                <w:rFonts w:cstheme="minorHAnsi"/>
                <w:sz w:val="20"/>
                <w:szCs w:val="20"/>
              </w:rPr>
              <w:t>Propane</w:t>
            </w:r>
          </w:p>
        </w:tc>
        <w:tc>
          <w:tcPr>
            <w:tcW w:w="811" w:type="dxa"/>
            <w:vAlign w:val="center"/>
          </w:tcPr>
          <w:p w14:paraId="01234F09" w14:textId="13D69790" w:rsidR="004A2FE2" w:rsidRPr="004A2FE2" w:rsidRDefault="004A2FE2" w:rsidP="004A2FE2">
            <w:pPr>
              <w:keepNext/>
              <w:spacing w:after="0"/>
              <w:jc w:val="center"/>
              <w:rPr>
                <w:rFonts w:cstheme="minorHAnsi"/>
                <w:sz w:val="20"/>
                <w:szCs w:val="20"/>
              </w:rPr>
            </w:pPr>
            <w:r w:rsidRPr="004A2FE2">
              <w:rPr>
                <w:rFonts w:cstheme="minorHAnsi"/>
                <w:sz w:val="20"/>
                <w:szCs w:val="20"/>
              </w:rPr>
              <w:t>3</w:t>
            </w:r>
          </w:p>
        </w:tc>
        <w:tc>
          <w:tcPr>
            <w:tcW w:w="1079" w:type="dxa"/>
            <w:vAlign w:val="center"/>
          </w:tcPr>
          <w:p w14:paraId="429BAF09" w14:textId="2A812171" w:rsidR="004A2FE2" w:rsidRPr="004A2FE2" w:rsidRDefault="004A2FE2" w:rsidP="004A2FE2">
            <w:pPr>
              <w:keepNext/>
              <w:spacing w:after="0"/>
              <w:jc w:val="center"/>
              <w:rPr>
                <w:rFonts w:cstheme="minorHAnsi"/>
                <w:sz w:val="20"/>
                <w:szCs w:val="20"/>
              </w:rPr>
            </w:pPr>
            <w:r w:rsidRPr="004A2FE2">
              <w:rPr>
                <w:rFonts w:cstheme="minorHAnsi"/>
                <w:sz w:val="20"/>
                <w:szCs w:val="20"/>
              </w:rPr>
              <w:t>Explicit</w:t>
            </w:r>
          </w:p>
        </w:tc>
        <w:tc>
          <w:tcPr>
            <w:tcW w:w="2195" w:type="dxa"/>
            <w:vAlign w:val="center"/>
          </w:tcPr>
          <w:p w14:paraId="6996D0E6" w14:textId="36ECB362" w:rsidR="004A2FE2" w:rsidRPr="004A2FE2" w:rsidRDefault="004A2FE2" w:rsidP="004A2FE2">
            <w:pPr>
              <w:keepNext/>
              <w:spacing w:after="0"/>
              <w:jc w:val="center"/>
              <w:rPr>
                <w:rFonts w:cstheme="minorHAnsi"/>
                <w:sz w:val="20"/>
                <w:szCs w:val="20"/>
              </w:rPr>
            </w:pPr>
            <w:r w:rsidRPr="004A2FE2">
              <w:rPr>
                <w:rFonts w:cstheme="minorHAnsi"/>
                <w:sz w:val="20"/>
                <w:szCs w:val="20"/>
              </w:rPr>
              <w:t>CCC</w:t>
            </w:r>
          </w:p>
        </w:tc>
      </w:tr>
      <w:tr w:rsidR="004A2FE2" w:rsidRPr="004A2FE2" w14:paraId="5FF57E76" w14:textId="77777777" w:rsidTr="004A2FE2">
        <w:trPr>
          <w:trHeight w:val="143"/>
        </w:trPr>
        <w:tc>
          <w:tcPr>
            <w:tcW w:w="832" w:type="dxa"/>
            <w:vAlign w:val="center"/>
          </w:tcPr>
          <w:p w14:paraId="71B02153" w14:textId="28D847D0" w:rsidR="004A2FE2" w:rsidRPr="004A2FE2" w:rsidRDefault="004A2FE2" w:rsidP="004A2FE2">
            <w:pPr>
              <w:spacing w:after="0"/>
              <w:jc w:val="center"/>
              <w:rPr>
                <w:rFonts w:cstheme="minorHAnsi"/>
                <w:sz w:val="20"/>
                <w:szCs w:val="20"/>
              </w:rPr>
            </w:pPr>
            <w:r w:rsidRPr="004A2FE2">
              <w:rPr>
                <w:rFonts w:cstheme="minorHAnsi"/>
                <w:sz w:val="20"/>
                <w:szCs w:val="20"/>
              </w:rPr>
              <w:t>ALDX</w:t>
            </w:r>
          </w:p>
        </w:tc>
        <w:tc>
          <w:tcPr>
            <w:tcW w:w="4203" w:type="dxa"/>
            <w:vAlign w:val="center"/>
          </w:tcPr>
          <w:p w14:paraId="0CFB609F" w14:textId="31AA8D72" w:rsidR="004A2FE2" w:rsidRPr="005D2178" w:rsidRDefault="004A2FE2" w:rsidP="004A2FE2">
            <w:pPr>
              <w:spacing w:after="0"/>
              <w:jc w:val="center"/>
              <w:rPr>
                <w:rFonts w:cstheme="minorHAnsi"/>
                <w:sz w:val="20"/>
                <w:szCs w:val="20"/>
              </w:rPr>
            </w:pPr>
            <w:r w:rsidRPr="005D2178">
              <w:rPr>
                <w:rFonts w:cstheme="minorHAnsi"/>
                <w:sz w:val="20"/>
                <w:szCs w:val="20"/>
              </w:rPr>
              <w:t>Propionaldehyde and higher aldehydes</w:t>
            </w:r>
          </w:p>
        </w:tc>
        <w:tc>
          <w:tcPr>
            <w:tcW w:w="811" w:type="dxa"/>
            <w:vAlign w:val="center"/>
          </w:tcPr>
          <w:p w14:paraId="22B663CB" w14:textId="770115E5" w:rsidR="004A2FE2" w:rsidRPr="004A2FE2" w:rsidRDefault="004A2FE2" w:rsidP="004A2FE2">
            <w:pPr>
              <w:keepNext/>
              <w:spacing w:after="0"/>
              <w:jc w:val="center"/>
              <w:rPr>
                <w:rFonts w:cstheme="minorHAnsi"/>
                <w:sz w:val="20"/>
                <w:szCs w:val="20"/>
              </w:rPr>
            </w:pPr>
            <w:r w:rsidRPr="004A2FE2">
              <w:rPr>
                <w:rFonts w:cstheme="minorHAnsi"/>
                <w:sz w:val="20"/>
                <w:szCs w:val="20"/>
              </w:rPr>
              <w:t>2</w:t>
            </w:r>
          </w:p>
        </w:tc>
        <w:tc>
          <w:tcPr>
            <w:tcW w:w="1079" w:type="dxa"/>
            <w:vAlign w:val="center"/>
          </w:tcPr>
          <w:p w14:paraId="4A1F26C8" w14:textId="7FB1D6F7"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281F9DCD" w14:textId="6490CDC5"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6F5B3797" w14:textId="77777777" w:rsidTr="004A2FE2">
        <w:trPr>
          <w:trHeight w:val="143"/>
        </w:trPr>
        <w:tc>
          <w:tcPr>
            <w:tcW w:w="832" w:type="dxa"/>
            <w:vAlign w:val="center"/>
          </w:tcPr>
          <w:p w14:paraId="68016F86" w14:textId="0C47BB5A" w:rsidR="004A2FE2" w:rsidRPr="004A2FE2" w:rsidRDefault="004A2FE2" w:rsidP="004A2FE2">
            <w:pPr>
              <w:spacing w:after="0"/>
              <w:jc w:val="center"/>
              <w:rPr>
                <w:rFonts w:cstheme="minorHAnsi"/>
                <w:sz w:val="20"/>
                <w:szCs w:val="20"/>
              </w:rPr>
            </w:pPr>
            <w:r w:rsidRPr="004A2FE2">
              <w:rPr>
                <w:rFonts w:cstheme="minorHAnsi"/>
                <w:sz w:val="20"/>
                <w:szCs w:val="20"/>
              </w:rPr>
              <w:t>CAT1</w:t>
            </w:r>
          </w:p>
        </w:tc>
        <w:tc>
          <w:tcPr>
            <w:tcW w:w="4203" w:type="dxa"/>
            <w:vAlign w:val="center"/>
          </w:tcPr>
          <w:p w14:paraId="1A204EC9" w14:textId="2232EB24" w:rsidR="004A2FE2" w:rsidRPr="005D2178" w:rsidRDefault="004A2FE2" w:rsidP="004A2FE2">
            <w:pPr>
              <w:spacing w:after="0"/>
              <w:jc w:val="center"/>
              <w:rPr>
                <w:rFonts w:cstheme="minorHAnsi"/>
                <w:sz w:val="20"/>
                <w:szCs w:val="20"/>
              </w:rPr>
            </w:pPr>
            <w:r w:rsidRPr="005D2178">
              <w:rPr>
                <w:rFonts w:cstheme="minorHAnsi"/>
                <w:sz w:val="20"/>
                <w:szCs w:val="20"/>
              </w:rPr>
              <w:t>Methyl-</w:t>
            </w:r>
            <w:proofErr w:type="spellStart"/>
            <w:r w:rsidRPr="005D2178">
              <w:rPr>
                <w:rFonts w:cstheme="minorHAnsi"/>
                <w:sz w:val="20"/>
                <w:szCs w:val="20"/>
              </w:rPr>
              <w:t>catechols</w:t>
            </w:r>
            <w:proofErr w:type="spellEnd"/>
          </w:p>
        </w:tc>
        <w:tc>
          <w:tcPr>
            <w:tcW w:w="811" w:type="dxa"/>
            <w:vAlign w:val="center"/>
          </w:tcPr>
          <w:p w14:paraId="647B2618" w14:textId="213352C1" w:rsidR="004A2FE2" w:rsidRPr="004A2FE2" w:rsidRDefault="00F91A09" w:rsidP="004A2FE2">
            <w:pPr>
              <w:keepNext/>
              <w:spacing w:after="0"/>
              <w:jc w:val="center"/>
              <w:rPr>
                <w:rFonts w:cstheme="minorHAnsi"/>
                <w:sz w:val="20"/>
                <w:szCs w:val="20"/>
              </w:rPr>
            </w:pPr>
            <w:r>
              <w:rPr>
                <w:rFonts w:cstheme="minorHAnsi"/>
                <w:sz w:val="20"/>
                <w:szCs w:val="20"/>
              </w:rPr>
              <w:t>7</w:t>
            </w:r>
          </w:p>
        </w:tc>
        <w:tc>
          <w:tcPr>
            <w:tcW w:w="1079" w:type="dxa"/>
            <w:vAlign w:val="center"/>
          </w:tcPr>
          <w:p w14:paraId="637165F2" w14:textId="67E0A732"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1060DF17" w14:textId="307B0853"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4D28CAD8" w14:textId="77777777" w:rsidTr="004A2FE2">
        <w:trPr>
          <w:trHeight w:val="143"/>
        </w:trPr>
        <w:tc>
          <w:tcPr>
            <w:tcW w:w="832" w:type="dxa"/>
            <w:vAlign w:val="center"/>
          </w:tcPr>
          <w:p w14:paraId="19708B94" w14:textId="36EB156E" w:rsidR="004A2FE2" w:rsidRPr="004A2FE2" w:rsidRDefault="004A2FE2" w:rsidP="004A2FE2">
            <w:pPr>
              <w:spacing w:after="0"/>
              <w:jc w:val="center"/>
              <w:rPr>
                <w:rFonts w:cstheme="minorHAnsi"/>
                <w:sz w:val="20"/>
                <w:szCs w:val="20"/>
              </w:rPr>
            </w:pPr>
            <w:r w:rsidRPr="004A2FE2">
              <w:rPr>
                <w:rFonts w:cstheme="minorHAnsi"/>
                <w:sz w:val="20"/>
                <w:szCs w:val="20"/>
              </w:rPr>
              <w:t>CRES</w:t>
            </w:r>
          </w:p>
        </w:tc>
        <w:tc>
          <w:tcPr>
            <w:tcW w:w="4203" w:type="dxa"/>
            <w:vAlign w:val="center"/>
          </w:tcPr>
          <w:p w14:paraId="0DA759A7" w14:textId="7AFB25DA" w:rsidR="004A2FE2" w:rsidRPr="005D2178" w:rsidRDefault="004A2FE2" w:rsidP="004A2FE2">
            <w:pPr>
              <w:spacing w:after="0"/>
              <w:jc w:val="center"/>
              <w:rPr>
                <w:rFonts w:cstheme="minorHAnsi"/>
                <w:sz w:val="20"/>
                <w:szCs w:val="20"/>
              </w:rPr>
            </w:pPr>
            <w:r w:rsidRPr="005D2178">
              <w:rPr>
                <w:rFonts w:cstheme="minorHAnsi"/>
                <w:sz w:val="20"/>
                <w:szCs w:val="20"/>
              </w:rPr>
              <w:t>Cresols</w:t>
            </w:r>
          </w:p>
        </w:tc>
        <w:tc>
          <w:tcPr>
            <w:tcW w:w="811" w:type="dxa"/>
            <w:vAlign w:val="center"/>
          </w:tcPr>
          <w:p w14:paraId="68270793" w14:textId="48FA8144" w:rsidR="004A2FE2" w:rsidRPr="004A2FE2" w:rsidRDefault="00F91A09" w:rsidP="004A2FE2">
            <w:pPr>
              <w:keepNext/>
              <w:spacing w:after="0"/>
              <w:jc w:val="center"/>
              <w:rPr>
                <w:rFonts w:cstheme="minorHAnsi"/>
                <w:sz w:val="20"/>
                <w:szCs w:val="20"/>
              </w:rPr>
            </w:pPr>
            <w:r>
              <w:rPr>
                <w:rFonts w:cstheme="minorHAnsi"/>
                <w:sz w:val="20"/>
                <w:szCs w:val="20"/>
              </w:rPr>
              <w:t>7</w:t>
            </w:r>
          </w:p>
        </w:tc>
        <w:tc>
          <w:tcPr>
            <w:tcW w:w="1079" w:type="dxa"/>
            <w:vAlign w:val="center"/>
          </w:tcPr>
          <w:p w14:paraId="3C5A7D2D" w14:textId="52EA5104"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7680FAF7" w14:textId="0232E4B8"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1C3448A2" w14:textId="77777777" w:rsidTr="004A2FE2">
        <w:trPr>
          <w:trHeight w:val="143"/>
        </w:trPr>
        <w:tc>
          <w:tcPr>
            <w:tcW w:w="832" w:type="dxa"/>
            <w:vAlign w:val="center"/>
          </w:tcPr>
          <w:p w14:paraId="30FA96B6" w14:textId="73A1FD77" w:rsidR="004A2FE2" w:rsidRPr="004A2FE2" w:rsidRDefault="004A2FE2" w:rsidP="004A2FE2">
            <w:pPr>
              <w:spacing w:after="0"/>
              <w:jc w:val="center"/>
              <w:rPr>
                <w:rFonts w:cstheme="minorHAnsi"/>
                <w:sz w:val="20"/>
                <w:szCs w:val="20"/>
              </w:rPr>
            </w:pPr>
            <w:r w:rsidRPr="004A2FE2">
              <w:rPr>
                <w:rFonts w:cstheme="minorHAnsi"/>
                <w:sz w:val="20"/>
                <w:szCs w:val="20"/>
              </w:rPr>
              <w:t>CRON</w:t>
            </w:r>
          </w:p>
        </w:tc>
        <w:tc>
          <w:tcPr>
            <w:tcW w:w="4203" w:type="dxa"/>
            <w:vAlign w:val="center"/>
          </w:tcPr>
          <w:p w14:paraId="1874A095" w14:textId="757D0749" w:rsidR="004A2FE2" w:rsidRPr="005D2178" w:rsidRDefault="004A2FE2" w:rsidP="004A2FE2">
            <w:pPr>
              <w:spacing w:after="0"/>
              <w:jc w:val="center"/>
              <w:rPr>
                <w:rFonts w:cstheme="minorHAnsi"/>
                <w:sz w:val="20"/>
                <w:szCs w:val="20"/>
              </w:rPr>
            </w:pPr>
            <w:r w:rsidRPr="005D2178">
              <w:rPr>
                <w:rFonts w:cstheme="minorHAnsi"/>
                <w:sz w:val="20"/>
                <w:szCs w:val="20"/>
              </w:rPr>
              <w:t>Nitro-cresols</w:t>
            </w:r>
          </w:p>
        </w:tc>
        <w:tc>
          <w:tcPr>
            <w:tcW w:w="811" w:type="dxa"/>
            <w:vAlign w:val="center"/>
          </w:tcPr>
          <w:p w14:paraId="4D412D26" w14:textId="4D3DEEA9" w:rsidR="004A2FE2" w:rsidRPr="004A2FE2" w:rsidRDefault="00F91A09" w:rsidP="004A2FE2">
            <w:pPr>
              <w:keepNext/>
              <w:spacing w:after="0"/>
              <w:jc w:val="center"/>
              <w:rPr>
                <w:rFonts w:cstheme="minorHAnsi"/>
                <w:sz w:val="20"/>
                <w:szCs w:val="20"/>
              </w:rPr>
            </w:pPr>
            <w:r>
              <w:rPr>
                <w:rFonts w:cstheme="minorHAnsi"/>
                <w:sz w:val="20"/>
                <w:szCs w:val="20"/>
              </w:rPr>
              <w:t>7</w:t>
            </w:r>
          </w:p>
        </w:tc>
        <w:tc>
          <w:tcPr>
            <w:tcW w:w="1079" w:type="dxa"/>
            <w:vAlign w:val="center"/>
          </w:tcPr>
          <w:p w14:paraId="586DED69" w14:textId="44CDC81B"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0C39B07C" w14:textId="258293DE"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4D2B386E" w14:textId="77777777" w:rsidTr="004A2FE2">
        <w:trPr>
          <w:trHeight w:val="143"/>
        </w:trPr>
        <w:tc>
          <w:tcPr>
            <w:tcW w:w="832" w:type="dxa"/>
            <w:vAlign w:val="center"/>
          </w:tcPr>
          <w:p w14:paraId="1CD3428D" w14:textId="2885BCA3" w:rsidR="004A2FE2" w:rsidRPr="004A2FE2" w:rsidRDefault="004A2FE2" w:rsidP="004A2FE2">
            <w:pPr>
              <w:spacing w:after="0"/>
              <w:jc w:val="center"/>
              <w:rPr>
                <w:rFonts w:cstheme="minorHAnsi"/>
                <w:sz w:val="20"/>
                <w:szCs w:val="20"/>
              </w:rPr>
            </w:pPr>
            <w:r w:rsidRPr="004A2FE2">
              <w:rPr>
                <w:rFonts w:cstheme="minorHAnsi"/>
                <w:sz w:val="20"/>
                <w:szCs w:val="20"/>
              </w:rPr>
              <w:t>IOLE</w:t>
            </w:r>
          </w:p>
        </w:tc>
        <w:tc>
          <w:tcPr>
            <w:tcW w:w="4203" w:type="dxa"/>
            <w:vAlign w:val="center"/>
          </w:tcPr>
          <w:p w14:paraId="6FACCA93" w14:textId="1D6F803F" w:rsidR="004A2FE2" w:rsidRPr="005D2178" w:rsidRDefault="004A2FE2" w:rsidP="004A2FE2">
            <w:pPr>
              <w:spacing w:after="0"/>
              <w:jc w:val="center"/>
              <w:rPr>
                <w:rFonts w:cstheme="minorHAnsi"/>
                <w:sz w:val="20"/>
                <w:szCs w:val="20"/>
              </w:rPr>
            </w:pPr>
            <w:r w:rsidRPr="005D2178">
              <w:rPr>
                <w:rFonts w:cstheme="minorHAnsi"/>
                <w:sz w:val="20"/>
                <w:szCs w:val="20"/>
              </w:rPr>
              <w:t>Internal olefin carbon bond (R-C=C-R)</w:t>
            </w:r>
          </w:p>
        </w:tc>
        <w:tc>
          <w:tcPr>
            <w:tcW w:w="811" w:type="dxa"/>
            <w:vAlign w:val="center"/>
          </w:tcPr>
          <w:p w14:paraId="52E461D0" w14:textId="5997A722" w:rsidR="004A2FE2" w:rsidRPr="004A2FE2" w:rsidRDefault="004A2FE2" w:rsidP="004A2FE2">
            <w:pPr>
              <w:keepNext/>
              <w:spacing w:after="0"/>
              <w:jc w:val="center"/>
              <w:rPr>
                <w:rFonts w:cstheme="minorHAnsi"/>
                <w:sz w:val="20"/>
                <w:szCs w:val="20"/>
              </w:rPr>
            </w:pPr>
            <w:r w:rsidRPr="004A2FE2">
              <w:rPr>
                <w:rFonts w:cstheme="minorHAnsi"/>
                <w:sz w:val="20"/>
                <w:szCs w:val="20"/>
              </w:rPr>
              <w:t>4</w:t>
            </w:r>
          </w:p>
        </w:tc>
        <w:tc>
          <w:tcPr>
            <w:tcW w:w="1079" w:type="dxa"/>
            <w:vAlign w:val="center"/>
          </w:tcPr>
          <w:p w14:paraId="1E893E82" w14:textId="29F3B0AC"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122FC1D1" w14:textId="04CD90DA"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0E54C1B8" w14:textId="77777777" w:rsidTr="004A2FE2">
        <w:trPr>
          <w:trHeight w:val="143"/>
        </w:trPr>
        <w:tc>
          <w:tcPr>
            <w:tcW w:w="832" w:type="dxa"/>
            <w:vAlign w:val="center"/>
          </w:tcPr>
          <w:p w14:paraId="0E20B512" w14:textId="2DA27D2D" w:rsidR="004A2FE2" w:rsidRPr="004A2FE2" w:rsidRDefault="004A2FE2" w:rsidP="004A2FE2">
            <w:pPr>
              <w:spacing w:after="0"/>
              <w:jc w:val="center"/>
              <w:rPr>
                <w:rFonts w:cstheme="minorHAnsi"/>
                <w:sz w:val="20"/>
                <w:szCs w:val="20"/>
              </w:rPr>
            </w:pPr>
            <w:r w:rsidRPr="004A2FE2">
              <w:rPr>
                <w:rFonts w:cstheme="minorHAnsi"/>
                <w:sz w:val="20"/>
                <w:szCs w:val="20"/>
              </w:rPr>
              <w:t>ISPD</w:t>
            </w:r>
          </w:p>
        </w:tc>
        <w:tc>
          <w:tcPr>
            <w:tcW w:w="4203" w:type="dxa"/>
            <w:vAlign w:val="center"/>
          </w:tcPr>
          <w:p w14:paraId="17CF369A" w14:textId="08DB884A" w:rsidR="004A2FE2" w:rsidRPr="005D2178" w:rsidRDefault="004A2FE2" w:rsidP="004A2FE2">
            <w:pPr>
              <w:spacing w:after="0"/>
              <w:jc w:val="center"/>
              <w:rPr>
                <w:rFonts w:cstheme="minorHAnsi"/>
                <w:sz w:val="20"/>
                <w:szCs w:val="20"/>
              </w:rPr>
            </w:pPr>
            <w:r w:rsidRPr="005D2178">
              <w:rPr>
                <w:rFonts w:cstheme="minorHAnsi"/>
                <w:sz w:val="20"/>
                <w:szCs w:val="20"/>
              </w:rPr>
              <w:t>Isoprene product</w:t>
            </w:r>
            <w:r w:rsidR="004D6A42" w:rsidRPr="005D2178">
              <w:rPr>
                <w:rFonts w:cstheme="minorHAnsi"/>
                <w:sz w:val="20"/>
                <w:szCs w:val="20"/>
              </w:rPr>
              <w:t>s</w:t>
            </w:r>
          </w:p>
        </w:tc>
        <w:tc>
          <w:tcPr>
            <w:tcW w:w="811" w:type="dxa"/>
            <w:vAlign w:val="center"/>
          </w:tcPr>
          <w:p w14:paraId="036E7B3B" w14:textId="2FA20A47" w:rsidR="004A2FE2" w:rsidRPr="004A2FE2" w:rsidRDefault="004A2FE2" w:rsidP="004A2FE2">
            <w:pPr>
              <w:keepNext/>
              <w:spacing w:after="0"/>
              <w:jc w:val="center"/>
              <w:rPr>
                <w:rFonts w:cstheme="minorHAnsi"/>
                <w:sz w:val="20"/>
                <w:szCs w:val="20"/>
              </w:rPr>
            </w:pPr>
            <w:r w:rsidRPr="004A2FE2">
              <w:rPr>
                <w:rFonts w:cstheme="minorHAnsi"/>
                <w:sz w:val="20"/>
                <w:szCs w:val="20"/>
              </w:rPr>
              <w:t>4</w:t>
            </w:r>
          </w:p>
        </w:tc>
        <w:tc>
          <w:tcPr>
            <w:tcW w:w="1079" w:type="dxa"/>
            <w:vAlign w:val="center"/>
          </w:tcPr>
          <w:p w14:paraId="407A2C46" w14:textId="767116A3"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2A0148DB" w14:textId="6B7E6B0A"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22BB68C2" w14:textId="77777777" w:rsidTr="004A2FE2">
        <w:trPr>
          <w:trHeight w:val="143"/>
        </w:trPr>
        <w:tc>
          <w:tcPr>
            <w:tcW w:w="832" w:type="dxa"/>
            <w:vAlign w:val="center"/>
          </w:tcPr>
          <w:p w14:paraId="6498603F" w14:textId="4DA8F785" w:rsidR="004A2FE2" w:rsidRPr="004A2FE2" w:rsidRDefault="004A2FE2" w:rsidP="004A2FE2">
            <w:pPr>
              <w:spacing w:after="0"/>
              <w:jc w:val="center"/>
              <w:rPr>
                <w:rFonts w:cstheme="minorHAnsi"/>
                <w:sz w:val="20"/>
                <w:szCs w:val="20"/>
              </w:rPr>
            </w:pPr>
            <w:r w:rsidRPr="004A2FE2">
              <w:rPr>
                <w:rFonts w:cstheme="minorHAnsi"/>
                <w:sz w:val="20"/>
                <w:szCs w:val="20"/>
              </w:rPr>
              <w:t>IVOC</w:t>
            </w:r>
          </w:p>
        </w:tc>
        <w:tc>
          <w:tcPr>
            <w:tcW w:w="4203" w:type="dxa"/>
            <w:vAlign w:val="center"/>
          </w:tcPr>
          <w:p w14:paraId="44B137C3" w14:textId="6BDD5A56" w:rsidR="004A2FE2" w:rsidRPr="005D2178" w:rsidRDefault="004A2FE2" w:rsidP="004A2FE2">
            <w:pPr>
              <w:spacing w:after="0"/>
              <w:jc w:val="center"/>
              <w:rPr>
                <w:rFonts w:cstheme="minorHAnsi"/>
                <w:sz w:val="20"/>
                <w:szCs w:val="20"/>
              </w:rPr>
            </w:pPr>
            <w:r w:rsidRPr="005D2178">
              <w:rPr>
                <w:rFonts w:cstheme="minorHAnsi"/>
                <w:sz w:val="20"/>
                <w:szCs w:val="20"/>
              </w:rPr>
              <w:t>Intermediate-Volatile Organic Compounds</w:t>
            </w:r>
          </w:p>
        </w:tc>
        <w:tc>
          <w:tcPr>
            <w:tcW w:w="811" w:type="dxa"/>
            <w:vAlign w:val="center"/>
          </w:tcPr>
          <w:p w14:paraId="5DB51CBD" w14:textId="5BF9A4E1" w:rsidR="004A2FE2" w:rsidRPr="004A2FE2" w:rsidRDefault="004A2FE2" w:rsidP="004A2FE2">
            <w:pPr>
              <w:keepNext/>
              <w:spacing w:after="0"/>
              <w:jc w:val="center"/>
              <w:rPr>
                <w:rFonts w:cstheme="minorHAnsi"/>
                <w:sz w:val="20"/>
                <w:szCs w:val="20"/>
              </w:rPr>
            </w:pPr>
            <w:r w:rsidRPr="004A2FE2">
              <w:rPr>
                <w:rFonts w:cstheme="minorHAnsi"/>
                <w:sz w:val="20"/>
                <w:szCs w:val="20"/>
              </w:rPr>
              <w:t>1</w:t>
            </w:r>
            <w:r w:rsidR="002C0561">
              <w:rPr>
                <w:rFonts w:cstheme="minorHAnsi"/>
                <w:sz w:val="20"/>
                <w:szCs w:val="20"/>
              </w:rPr>
              <w:t>2</w:t>
            </w:r>
          </w:p>
        </w:tc>
        <w:tc>
          <w:tcPr>
            <w:tcW w:w="1079" w:type="dxa"/>
            <w:vAlign w:val="center"/>
          </w:tcPr>
          <w:p w14:paraId="081C63E4" w14:textId="0CD40F68"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4430E484" w14:textId="3E5FC360"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2E32DE32" w14:textId="77777777" w:rsidTr="004A2FE2">
        <w:trPr>
          <w:trHeight w:val="143"/>
        </w:trPr>
        <w:tc>
          <w:tcPr>
            <w:tcW w:w="832" w:type="dxa"/>
            <w:vAlign w:val="center"/>
          </w:tcPr>
          <w:p w14:paraId="0AAE94ED" w14:textId="662C90CA" w:rsidR="004A2FE2" w:rsidRPr="004A2FE2" w:rsidRDefault="004A2FE2" w:rsidP="004A2FE2">
            <w:pPr>
              <w:spacing w:after="0"/>
              <w:jc w:val="center"/>
              <w:rPr>
                <w:rFonts w:cstheme="minorHAnsi"/>
                <w:sz w:val="20"/>
                <w:szCs w:val="20"/>
              </w:rPr>
            </w:pPr>
            <w:r w:rsidRPr="004A2FE2">
              <w:rPr>
                <w:rFonts w:cstheme="minorHAnsi"/>
                <w:sz w:val="20"/>
                <w:szCs w:val="20"/>
              </w:rPr>
              <w:t>KET</w:t>
            </w:r>
          </w:p>
        </w:tc>
        <w:tc>
          <w:tcPr>
            <w:tcW w:w="4203" w:type="dxa"/>
            <w:vAlign w:val="center"/>
          </w:tcPr>
          <w:p w14:paraId="6693EF48" w14:textId="7AD7155C" w:rsidR="004A2FE2" w:rsidRPr="005D2178" w:rsidRDefault="004A2FE2" w:rsidP="004A2FE2">
            <w:pPr>
              <w:spacing w:after="0"/>
              <w:jc w:val="center"/>
              <w:rPr>
                <w:rFonts w:cstheme="minorHAnsi"/>
                <w:sz w:val="20"/>
                <w:szCs w:val="20"/>
              </w:rPr>
            </w:pPr>
            <w:r w:rsidRPr="005D2178">
              <w:rPr>
                <w:rFonts w:cstheme="minorHAnsi"/>
                <w:sz w:val="20"/>
                <w:szCs w:val="20"/>
              </w:rPr>
              <w:t>Ketone carbon bond (C=O)</w:t>
            </w:r>
          </w:p>
        </w:tc>
        <w:tc>
          <w:tcPr>
            <w:tcW w:w="811" w:type="dxa"/>
            <w:vAlign w:val="center"/>
          </w:tcPr>
          <w:p w14:paraId="544F9D48" w14:textId="285B624F" w:rsidR="004A2FE2" w:rsidRPr="004A2FE2" w:rsidRDefault="004A2FE2" w:rsidP="004A2FE2">
            <w:pPr>
              <w:keepNext/>
              <w:spacing w:after="0"/>
              <w:jc w:val="center"/>
              <w:rPr>
                <w:rFonts w:cstheme="minorHAnsi"/>
                <w:sz w:val="20"/>
                <w:szCs w:val="20"/>
              </w:rPr>
            </w:pPr>
            <w:r w:rsidRPr="004A2FE2">
              <w:rPr>
                <w:rFonts w:cstheme="minorHAnsi"/>
                <w:sz w:val="20"/>
                <w:szCs w:val="20"/>
              </w:rPr>
              <w:t>1</w:t>
            </w:r>
          </w:p>
        </w:tc>
        <w:tc>
          <w:tcPr>
            <w:tcW w:w="1079" w:type="dxa"/>
            <w:vAlign w:val="center"/>
          </w:tcPr>
          <w:p w14:paraId="0D51C43A" w14:textId="54D73C27"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14E19C38" w14:textId="602B7AA2"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41D14E66" w14:textId="77777777" w:rsidTr="004A2FE2">
        <w:trPr>
          <w:trHeight w:val="143"/>
        </w:trPr>
        <w:tc>
          <w:tcPr>
            <w:tcW w:w="832" w:type="dxa"/>
            <w:vAlign w:val="center"/>
          </w:tcPr>
          <w:p w14:paraId="7082F370" w14:textId="56BB8FAA" w:rsidR="004A2FE2" w:rsidRPr="004A2FE2" w:rsidRDefault="004A2FE2" w:rsidP="004A2FE2">
            <w:pPr>
              <w:spacing w:after="0"/>
              <w:jc w:val="center"/>
              <w:rPr>
                <w:rFonts w:cstheme="minorHAnsi"/>
                <w:sz w:val="20"/>
                <w:szCs w:val="20"/>
              </w:rPr>
            </w:pPr>
            <w:r w:rsidRPr="004A2FE2">
              <w:rPr>
                <w:rFonts w:cstheme="minorHAnsi"/>
                <w:sz w:val="20"/>
                <w:szCs w:val="20"/>
              </w:rPr>
              <w:t>NVOL</w:t>
            </w:r>
          </w:p>
        </w:tc>
        <w:tc>
          <w:tcPr>
            <w:tcW w:w="4203" w:type="dxa"/>
            <w:vAlign w:val="center"/>
          </w:tcPr>
          <w:p w14:paraId="6AC1F045" w14:textId="7F0C8A37" w:rsidR="004A2FE2" w:rsidRPr="005D2178" w:rsidRDefault="004A2FE2" w:rsidP="004A2FE2">
            <w:pPr>
              <w:spacing w:after="0"/>
              <w:jc w:val="center"/>
              <w:rPr>
                <w:rFonts w:cstheme="minorHAnsi"/>
                <w:sz w:val="20"/>
                <w:szCs w:val="20"/>
              </w:rPr>
            </w:pPr>
            <w:r w:rsidRPr="005D2178">
              <w:rPr>
                <w:rFonts w:cstheme="minorHAnsi"/>
                <w:sz w:val="20"/>
                <w:szCs w:val="20"/>
              </w:rPr>
              <w:t>Nonvolatile</w:t>
            </w:r>
          </w:p>
        </w:tc>
        <w:tc>
          <w:tcPr>
            <w:tcW w:w="811" w:type="dxa"/>
            <w:vAlign w:val="center"/>
          </w:tcPr>
          <w:p w14:paraId="2D2B6627" w14:textId="133743A0" w:rsidR="004A2FE2" w:rsidRPr="004A2FE2" w:rsidRDefault="004A2FE2" w:rsidP="004A2FE2">
            <w:pPr>
              <w:keepNext/>
              <w:spacing w:after="0"/>
              <w:jc w:val="center"/>
              <w:rPr>
                <w:rFonts w:cstheme="minorHAnsi"/>
                <w:sz w:val="20"/>
                <w:szCs w:val="20"/>
              </w:rPr>
            </w:pPr>
            <w:r w:rsidRPr="004A2FE2">
              <w:rPr>
                <w:rFonts w:cstheme="minorHAnsi"/>
                <w:sz w:val="20"/>
                <w:szCs w:val="20"/>
              </w:rPr>
              <w:t>1</w:t>
            </w:r>
            <w:r w:rsidR="002C0561">
              <w:rPr>
                <w:rFonts w:cstheme="minorHAnsi"/>
                <w:sz w:val="20"/>
                <w:szCs w:val="20"/>
              </w:rPr>
              <w:t>8</w:t>
            </w:r>
          </w:p>
        </w:tc>
        <w:tc>
          <w:tcPr>
            <w:tcW w:w="1079" w:type="dxa"/>
            <w:vAlign w:val="center"/>
          </w:tcPr>
          <w:p w14:paraId="74FAACE6" w14:textId="10B42885"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4FC7DF60" w14:textId="6A8320B9"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46FD0F64" w14:textId="77777777" w:rsidTr="004A2FE2">
        <w:trPr>
          <w:trHeight w:val="143"/>
        </w:trPr>
        <w:tc>
          <w:tcPr>
            <w:tcW w:w="832" w:type="dxa"/>
            <w:vAlign w:val="center"/>
          </w:tcPr>
          <w:p w14:paraId="15B987CF" w14:textId="74835761" w:rsidR="004A2FE2" w:rsidRPr="004A2FE2" w:rsidRDefault="004A2FE2" w:rsidP="004A2FE2">
            <w:pPr>
              <w:spacing w:after="0"/>
              <w:jc w:val="center"/>
              <w:rPr>
                <w:rFonts w:cstheme="minorHAnsi"/>
                <w:sz w:val="20"/>
                <w:szCs w:val="20"/>
              </w:rPr>
            </w:pPr>
            <w:r w:rsidRPr="004A2FE2">
              <w:rPr>
                <w:rFonts w:cstheme="minorHAnsi"/>
                <w:sz w:val="20"/>
                <w:szCs w:val="20"/>
              </w:rPr>
              <w:t>OLE</w:t>
            </w:r>
          </w:p>
        </w:tc>
        <w:tc>
          <w:tcPr>
            <w:tcW w:w="4203" w:type="dxa"/>
            <w:vAlign w:val="center"/>
          </w:tcPr>
          <w:p w14:paraId="099BC122" w14:textId="438B5211" w:rsidR="004A2FE2" w:rsidRPr="005D2178" w:rsidRDefault="004A2FE2" w:rsidP="004A2FE2">
            <w:pPr>
              <w:spacing w:after="0"/>
              <w:jc w:val="center"/>
              <w:rPr>
                <w:rFonts w:cstheme="minorHAnsi"/>
                <w:sz w:val="20"/>
                <w:szCs w:val="20"/>
              </w:rPr>
            </w:pPr>
            <w:r w:rsidRPr="005D2178">
              <w:rPr>
                <w:rFonts w:cstheme="minorHAnsi"/>
                <w:sz w:val="20"/>
                <w:szCs w:val="20"/>
              </w:rPr>
              <w:t>Terminal olefin carbon bond (R-C=C)</w:t>
            </w:r>
          </w:p>
        </w:tc>
        <w:tc>
          <w:tcPr>
            <w:tcW w:w="811" w:type="dxa"/>
            <w:vAlign w:val="center"/>
          </w:tcPr>
          <w:p w14:paraId="374CD9EB" w14:textId="52D82F7D" w:rsidR="004A2FE2" w:rsidRPr="004A2FE2" w:rsidRDefault="004A2FE2" w:rsidP="004A2FE2">
            <w:pPr>
              <w:keepNext/>
              <w:spacing w:after="0"/>
              <w:jc w:val="center"/>
              <w:rPr>
                <w:rFonts w:cstheme="minorHAnsi"/>
                <w:sz w:val="20"/>
                <w:szCs w:val="20"/>
              </w:rPr>
            </w:pPr>
            <w:r w:rsidRPr="004A2FE2">
              <w:rPr>
                <w:rFonts w:cstheme="minorHAnsi"/>
                <w:sz w:val="20"/>
                <w:szCs w:val="20"/>
              </w:rPr>
              <w:t>2</w:t>
            </w:r>
          </w:p>
        </w:tc>
        <w:tc>
          <w:tcPr>
            <w:tcW w:w="1079" w:type="dxa"/>
            <w:vAlign w:val="center"/>
          </w:tcPr>
          <w:p w14:paraId="1A50D86D" w14:textId="4AA2BC08"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2A8B8F16" w14:textId="60144EC7"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507641C9" w14:textId="77777777" w:rsidTr="004A2FE2">
        <w:trPr>
          <w:trHeight w:val="143"/>
        </w:trPr>
        <w:tc>
          <w:tcPr>
            <w:tcW w:w="832" w:type="dxa"/>
            <w:vAlign w:val="center"/>
          </w:tcPr>
          <w:p w14:paraId="75444558" w14:textId="6DBC1048" w:rsidR="004A2FE2" w:rsidRPr="004A2FE2" w:rsidRDefault="004A2FE2" w:rsidP="004A2FE2">
            <w:pPr>
              <w:spacing w:after="0"/>
              <w:jc w:val="center"/>
              <w:rPr>
                <w:rFonts w:cstheme="minorHAnsi"/>
                <w:sz w:val="20"/>
                <w:szCs w:val="20"/>
              </w:rPr>
            </w:pPr>
            <w:r w:rsidRPr="004A2FE2">
              <w:rPr>
                <w:rFonts w:cstheme="minorHAnsi"/>
                <w:sz w:val="20"/>
                <w:szCs w:val="20"/>
              </w:rPr>
              <w:t>PACD</w:t>
            </w:r>
          </w:p>
        </w:tc>
        <w:tc>
          <w:tcPr>
            <w:tcW w:w="4203" w:type="dxa"/>
            <w:vAlign w:val="center"/>
          </w:tcPr>
          <w:p w14:paraId="57252EE3" w14:textId="061F1A43" w:rsidR="004A2FE2" w:rsidRPr="005D2178" w:rsidRDefault="004A2FE2" w:rsidP="004A2FE2">
            <w:pPr>
              <w:spacing w:after="0"/>
              <w:jc w:val="center"/>
              <w:rPr>
                <w:rFonts w:cstheme="minorHAnsi"/>
                <w:sz w:val="20"/>
                <w:szCs w:val="20"/>
              </w:rPr>
            </w:pPr>
            <w:r w:rsidRPr="005D2178">
              <w:rPr>
                <w:rFonts w:cstheme="minorHAnsi"/>
                <w:sz w:val="20"/>
                <w:szCs w:val="20"/>
              </w:rPr>
              <w:t>Peroxyacetic and higher peroxycarboxylic acids</w:t>
            </w:r>
          </w:p>
        </w:tc>
        <w:tc>
          <w:tcPr>
            <w:tcW w:w="811" w:type="dxa"/>
            <w:vAlign w:val="center"/>
          </w:tcPr>
          <w:p w14:paraId="4884A649" w14:textId="723F3A61" w:rsidR="004A2FE2" w:rsidRPr="004A2FE2" w:rsidRDefault="004A2FE2" w:rsidP="004A2FE2">
            <w:pPr>
              <w:keepNext/>
              <w:spacing w:after="0"/>
              <w:jc w:val="center"/>
              <w:rPr>
                <w:rFonts w:cstheme="minorHAnsi"/>
                <w:sz w:val="20"/>
                <w:szCs w:val="20"/>
              </w:rPr>
            </w:pPr>
            <w:r w:rsidRPr="004A2FE2">
              <w:rPr>
                <w:rFonts w:cstheme="minorHAnsi"/>
                <w:sz w:val="20"/>
                <w:szCs w:val="20"/>
              </w:rPr>
              <w:t>2</w:t>
            </w:r>
          </w:p>
        </w:tc>
        <w:tc>
          <w:tcPr>
            <w:tcW w:w="1079" w:type="dxa"/>
            <w:vAlign w:val="center"/>
          </w:tcPr>
          <w:p w14:paraId="23EC26F9" w14:textId="7EAF845C"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359FD9E0" w14:textId="2E75B7A2"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64D2C0DC" w14:textId="77777777" w:rsidTr="004A2FE2">
        <w:trPr>
          <w:trHeight w:val="143"/>
        </w:trPr>
        <w:tc>
          <w:tcPr>
            <w:tcW w:w="832" w:type="dxa"/>
            <w:vAlign w:val="center"/>
          </w:tcPr>
          <w:p w14:paraId="63C6ACEF" w14:textId="62C997A9" w:rsidR="004A2FE2" w:rsidRPr="004A2FE2" w:rsidRDefault="004A2FE2" w:rsidP="004A2FE2">
            <w:pPr>
              <w:spacing w:after="0"/>
              <w:jc w:val="center"/>
              <w:rPr>
                <w:rFonts w:cstheme="minorHAnsi"/>
                <w:sz w:val="20"/>
                <w:szCs w:val="20"/>
              </w:rPr>
            </w:pPr>
            <w:r w:rsidRPr="004A2FE2">
              <w:rPr>
                <w:rFonts w:cstheme="minorHAnsi"/>
                <w:sz w:val="20"/>
                <w:szCs w:val="20"/>
              </w:rPr>
              <w:t>PAR</w:t>
            </w:r>
          </w:p>
        </w:tc>
        <w:tc>
          <w:tcPr>
            <w:tcW w:w="4203" w:type="dxa"/>
            <w:vAlign w:val="center"/>
          </w:tcPr>
          <w:p w14:paraId="57E542C3" w14:textId="75127F37" w:rsidR="004A2FE2" w:rsidRPr="005D2178" w:rsidRDefault="004A2FE2" w:rsidP="004A2FE2">
            <w:pPr>
              <w:spacing w:after="0"/>
              <w:jc w:val="center"/>
              <w:rPr>
                <w:rFonts w:cstheme="minorHAnsi"/>
                <w:sz w:val="20"/>
                <w:szCs w:val="20"/>
              </w:rPr>
            </w:pPr>
            <w:r w:rsidRPr="005D2178">
              <w:rPr>
                <w:rFonts w:cstheme="minorHAnsi"/>
                <w:sz w:val="20"/>
                <w:szCs w:val="20"/>
              </w:rPr>
              <w:t>Paraffin carbon bond (C-C)</w:t>
            </w:r>
          </w:p>
        </w:tc>
        <w:tc>
          <w:tcPr>
            <w:tcW w:w="811" w:type="dxa"/>
            <w:vAlign w:val="center"/>
          </w:tcPr>
          <w:p w14:paraId="113F08F0" w14:textId="61A7581D" w:rsidR="004A2FE2" w:rsidRPr="004A2FE2" w:rsidRDefault="004A2FE2" w:rsidP="004A2FE2">
            <w:pPr>
              <w:keepNext/>
              <w:spacing w:after="0"/>
              <w:jc w:val="center"/>
              <w:rPr>
                <w:rFonts w:cstheme="minorHAnsi"/>
                <w:sz w:val="20"/>
                <w:szCs w:val="20"/>
              </w:rPr>
            </w:pPr>
            <w:r w:rsidRPr="004A2FE2">
              <w:rPr>
                <w:rFonts w:cstheme="minorHAnsi"/>
                <w:sz w:val="20"/>
                <w:szCs w:val="20"/>
              </w:rPr>
              <w:t>1</w:t>
            </w:r>
          </w:p>
        </w:tc>
        <w:tc>
          <w:tcPr>
            <w:tcW w:w="1079" w:type="dxa"/>
            <w:vAlign w:val="center"/>
          </w:tcPr>
          <w:p w14:paraId="3A46875A" w14:textId="6BEC498B"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3EC348F5" w14:textId="62CE40BF"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547AE5DE" w14:textId="77777777" w:rsidTr="004A2FE2">
        <w:trPr>
          <w:trHeight w:val="143"/>
        </w:trPr>
        <w:tc>
          <w:tcPr>
            <w:tcW w:w="832" w:type="dxa"/>
            <w:vAlign w:val="center"/>
          </w:tcPr>
          <w:p w14:paraId="043D9A4F" w14:textId="6ACC11D2" w:rsidR="004A2FE2" w:rsidRPr="004A2FE2" w:rsidRDefault="004A2FE2" w:rsidP="004A2FE2">
            <w:pPr>
              <w:spacing w:after="0"/>
              <w:jc w:val="center"/>
              <w:rPr>
                <w:rFonts w:cstheme="minorHAnsi"/>
                <w:sz w:val="20"/>
                <w:szCs w:val="20"/>
              </w:rPr>
            </w:pPr>
            <w:r w:rsidRPr="004A2FE2">
              <w:rPr>
                <w:rFonts w:cstheme="minorHAnsi"/>
                <w:sz w:val="20"/>
                <w:szCs w:val="20"/>
              </w:rPr>
              <w:t>TERP</w:t>
            </w:r>
          </w:p>
        </w:tc>
        <w:tc>
          <w:tcPr>
            <w:tcW w:w="4203" w:type="dxa"/>
            <w:vAlign w:val="center"/>
          </w:tcPr>
          <w:p w14:paraId="4A5568C5" w14:textId="1D96C4EB" w:rsidR="004A2FE2" w:rsidRPr="005D2178" w:rsidRDefault="004A2FE2" w:rsidP="004A2FE2">
            <w:pPr>
              <w:spacing w:after="0"/>
              <w:jc w:val="center"/>
              <w:rPr>
                <w:rFonts w:cstheme="minorHAnsi"/>
                <w:sz w:val="20"/>
                <w:szCs w:val="20"/>
              </w:rPr>
            </w:pPr>
            <w:r w:rsidRPr="005D2178">
              <w:rPr>
                <w:rFonts w:cstheme="minorHAnsi"/>
                <w:sz w:val="20"/>
                <w:szCs w:val="20"/>
              </w:rPr>
              <w:t>Monoterpenes</w:t>
            </w:r>
          </w:p>
        </w:tc>
        <w:tc>
          <w:tcPr>
            <w:tcW w:w="811" w:type="dxa"/>
            <w:vAlign w:val="center"/>
          </w:tcPr>
          <w:p w14:paraId="49A11D84" w14:textId="3C0D2391" w:rsidR="004A2FE2" w:rsidRPr="004A2FE2" w:rsidRDefault="004A2FE2" w:rsidP="004A2FE2">
            <w:pPr>
              <w:keepNext/>
              <w:spacing w:after="0"/>
              <w:jc w:val="center"/>
              <w:rPr>
                <w:rFonts w:cstheme="minorHAnsi"/>
                <w:sz w:val="20"/>
                <w:szCs w:val="20"/>
              </w:rPr>
            </w:pPr>
            <w:r w:rsidRPr="004A2FE2">
              <w:rPr>
                <w:rFonts w:cstheme="minorHAnsi"/>
                <w:sz w:val="20"/>
                <w:szCs w:val="20"/>
              </w:rPr>
              <w:t>10</w:t>
            </w:r>
          </w:p>
        </w:tc>
        <w:tc>
          <w:tcPr>
            <w:tcW w:w="1079" w:type="dxa"/>
            <w:vAlign w:val="center"/>
          </w:tcPr>
          <w:p w14:paraId="44F62386" w14:textId="5F1A545B"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31BDABF7" w14:textId="1023095E"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3B56E3B4" w14:textId="77777777" w:rsidTr="004A2FE2">
        <w:trPr>
          <w:trHeight w:val="143"/>
        </w:trPr>
        <w:tc>
          <w:tcPr>
            <w:tcW w:w="832" w:type="dxa"/>
            <w:vAlign w:val="center"/>
          </w:tcPr>
          <w:p w14:paraId="09D145E6" w14:textId="31D4A6EB" w:rsidR="004A2FE2" w:rsidRPr="004A2FE2" w:rsidRDefault="004A2FE2" w:rsidP="004A2FE2">
            <w:pPr>
              <w:spacing w:after="0"/>
              <w:jc w:val="center"/>
              <w:rPr>
                <w:rFonts w:cstheme="minorHAnsi"/>
                <w:sz w:val="20"/>
                <w:szCs w:val="20"/>
              </w:rPr>
            </w:pPr>
            <w:r w:rsidRPr="004A2FE2">
              <w:rPr>
                <w:rFonts w:cstheme="minorHAnsi"/>
                <w:sz w:val="20"/>
                <w:szCs w:val="20"/>
              </w:rPr>
              <w:t>TOL</w:t>
            </w:r>
          </w:p>
        </w:tc>
        <w:tc>
          <w:tcPr>
            <w:tcW w:w="4203" w:type="dxa"/>
            <w:vAlign w:val="center"/>
          </w:tcPr>
          <w:p w14:paraId="3C7350A3" w14:textId="2B2B1A9D" w:rsidR="004A2FE2" w:rsidRPr="005D2178" w:rsidRDefault="004A2FE2" w:rsidP="004A2FE2">
            <w:pPr>
              <w:spacing w:after="0"/>
              <w:jc w:val="center"/>
              <w:rPr>
                <w:rFonts w:cstheme="minorHAnsi"/>
                <w:sz w:val="20"/>
                <w:szCs w:val="20"/>
              </w:rPr>
            </w:pPr>
            <w:r w:rsidRPr="005D2178">
              <w:rPr>
                <w:rFonts w:cstheme="minorHAnsi"/>
                <w:sz w:val="20"/>
                <w:szCs w:val="20"/>
              </w:rPr>
              <w:t>Toluene and other monoalkyl aromatics</w:t>
            </w:r>
          </w:p>
        </w:tc>
        <w:tc>
          <w:tcPr>
            <w:tcW w:w="811" w:type="dxa"/>
            <w:vAlign w:val="center"/>
          </w:tcPr>
          <w:p w14:paraId="2EE94D04" w14:textId="2FA8CD1B" w:rsidR="004A2FE2" w:rsidRPr="004A2FE2" w:rsidRDefault="004A2FE2" w:rsidP="004A2FE2">
            <w:pPr>
              <w:keepNext/>
              <w:spacing w:after="0"/>
              <w:jc w:val="center"/>
              <w:rPr>
                <w:rFonts w:cstheme="minorHAnsi"/>
                <w:sz w:val="20"/>
                <w:szCs w:val="20"/>
              </w:rPr>
            </w:pPr>
            <w:r w:rsidRPr="004A2FE2">
              <w:rPr>
                <w:rFonts w:cstheme="minorHAnsi"/>
                <w:sz w:val="20"/>
                <w:szCs w:val="20"/>
              </w:rPr>
              <w:t>7</w:t>
            </w:r>
          </w:p>
        </w:tc>
        <w:tc>
          <w:tcPr>
            <w:tcW w:w="1079" w:type="dxa"/>
            <w:vAlign w:val="center"/>
          </w:tcPr>
          <w:p w14:paraId="473C5716" w14:textId="79D15700"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70E5CF84" w14:textId="6F03A52A"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01DE0E84" w14:textId="77777777" w:rsidTr="004A2FE2">
        <w:trPr>
          <w:trHeight w:val="143"/>
        </w:trPr>
        <w:tc>
          <w:tcPr>
            <w:tcW w:w="832" w:type="dxa"/>
            <w:vAlign w:val="center"/>
          </w:tcPr>
          <w:p w14:paraId="0F6A47D6" w14:textId="46144223" w:rsidR="004A2FE2" w:rsidRPr="004A2FE2" w:rsidRDefault="004A2FE2" w:rsidP="004A2FE2">
            <w:pPr>
              <w:spacing w:after="0"/>
              <w:jc w:val="center"/>
              <w:rPr>
                <w:rFonts w:cstheme="minorHAnsi"/>
                <w:sz w:val="20"/>
                <w:szCs w:val="20"/>
              </w:rPr>
            </w:pPr>
            <w:r w:rsidRPr="004A2FE2">
              <w:rPr>
                <w:rFonts w:cstheme="minorHAnsi"/>
                <w:sz w:val="20"/>
                <w:szCs w:val="20"/>
              </w:rPr>
              <w:t>UNR</w:t>
            </w:r>
          </w:p>
        </w:tc>
        <w:tc>
          <w:tcPr>
            <w:tcW w:w="4203" w:type="dxa"/>
            <w:vAlign w:val="center"/>
          </w:tcPr>
          <w:p w14:paraId="7B528F3E" w14:textId="79E43A5C" w:rsidR="004A2FE2" w:rsidRPr="005D2178" w:rsidRDefault="004A2FE2" w:rsidP="004A2FE2">
            <w:pPr>
              <w:spacing w:after="0"/>
              <w:jc w:val="center"/>
              <w:rPr>
                <w:rFonts w:cstheme="minorHAnsi"/>
                <w:sz w:val="20"/>
                <w:szCs w:val="20"/>
              </w:rPr>
            </w:pPr>
            <w:r w:rsidRPr="005D2178">
              <w:rPr>
                <w:rFonts w:cstheme="minorHAnsi"/>
                <w:sz w:val="20"/>
                <w:szCs w:val="20"/>
              </w:rPr>
              <w:t>Unreactive</w:t>
            </w:r>
          </w:p>
        </w:tc>
        <w:tc>
          <w:tcPr>
            <w:tcW w:w="811" w:type="dxa"/>
            <w:vAlign w:val="center"/>
          </w:tcPr>
          <w:p w14:paraId="294E27B3" w14:textId="439FD03C" w:rsidR="004A2FE2" w:rsidRPr="004A2FE2" w:rsidRDefault="004A2FE2" w:rsidP="004A2FE2">
            <w:pPr>
              <w:keepNext/>
              <w:spacing w:after="0"/>
              <w:jc w:val="center"/>
              <w:rPr>
                <w:rFonts w:cstheme="minorHAnsi"/>
                <w:sz w:val="20"/>
                <w:szCs w:val="20"/>
              </w:rPr>
            </w:pPr>
            <w:r w:rsidRPr="004A2FE2">
              <w:rPr>
                <w:rFonts w:cstheme="minorHAnsi"/>
                <w:sz w:val="20"/>
                <w:szCs w:val="20"/>
              </w:rPr>
              <w:t>1</w:t>
            </w:r>
          </w:p>
        </w:tc>
        <w:tc>
          <w:tcPr>
            <w:tcW w:w="1079" w:type="dxa"/>
            <w:vAlign w:val="center"/>
          </w:tcPr>
          <w:p w14:paraId="3655C057" w14:textId="65046E87"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12C099EF" w14:textId="76111DFC"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08F0E885" w14:textId="77777777" w:rsidTr="004A2FE2">
        <w:trPr>
          <w:trHeight w:val="143"/>
        </w:trPr>
        <w:tc>
          <w:tcPr>
            <w:tcW w:w="832" w:type="dxa"/>
            <w:vAlign w:val="center"/>
          </w:tcPr>
          <w:p w14:paraId="3EDF8345" w14:textId="123A1E78" w:rsidR="004A2FE2" w:rsidRPr="004A2FE2" w:rsidRDefault="004A2FE2" w:rsidP="004A2FE2">
            <w:pPr>
              <w:spacing w:after="0"/>
              <w:jc w:val="center"/>
              <w:rPr>
                <w:rFonts w:cstheme="minorHAnsi"/>
                <w:sz w:val="20"/>
                <w:szCs w:val="20"/>
              </w:rPr>
            </w:pPr>
            <w:r w:rsidRPr="004A2FE2">
              <w:rPr>
                <w:rFonts w:cstheme="minorHAnsi"/>
                <w:sz w:val="20"/>
                <w:szCs w:val="20"/>
              </w:rPr>
              <w:t>XYLMN</w:t>
            </w:r>
          </w:p>
        </w:tc>
        <w:tc>
          <w:tcPr>
            <w:tcW w:w="4203" w:type="dxa"/>
            <w:vAlign w:val="center"/>
          </w:tcPr>
          <w:p w14:paraId="1FBBB314" w14:textId="09B850CD" w:rsidR="004A2FE2" w:rsidRPr="005D2178" w:rsidRDefault="004A2FE2" w:rsidP="004A2FE2">
            <w:pPr>
              <w:spacing w:after="0"/>
              <w:jc w:val="center"/>
              <w:rPr>
                <w:rFonts w:cstheme="minorHAnsi"/>
                <w:sz w:val="20"/>
                <w:szCs w:val="20"/>
              </w:rPr>
            </w:pPr>
            <w:r w:rsidRPr="005D2178">
              <w:rPr>
                <w:rFonts w:cstheme="minorHAnsi"/>
                <w:sz w:val="20"/>
                <w:szCs w:val="20"/>
              </w:rPr>
              <w:t>Xylene and other polyalkyl aromatics</w:t>
            </w:r>
          </w:p>
        </w:tc>
        <w:tc>
          <w:tcPr>
            <w:tcW w:w="811" w:type="dxa"/>
            <w:vAlign w:val="center"/>
          </w:tcPr>
          <w:p w14:paraId="7ED1DBE8" w14:textId="7F006C82" w:rsidR="004A2FE2" w:rsidRPr="004A2FE2" w:rsidRDefault="004A2FE2" w:rsidP="004A2FE2">
            <w:pPr>
              <w:keepNext/>
              <w:spacing w:after="0"/>
              <w:jc w:val="center"/>
              <w:rPr>
                <w:rFonts w:cstheme="minorHAnsi"/>
                <w:sz w:val="20"/>
                <w:szCs w:val="20"/>
              </w:rPr>
            </w:pPr>
            <w:r w:rsidRPr="004A2FE2">
              <w:rPr>
                <w:rFonts w:cstheme="minorHAnsi"/>
                <w:sz w:val="20"/>
                <w:szCs w:val="20"/>
              </w:rPr>
              <w:t>8</w:t>
            </w:r>
          </w:p>
        </w:tc>
        <w:tc>
          <w:tcPr>
            <w:tcW w:w="1079" w:type="dxa"/>
            <w:vAlign w:val="center"/>
          </w:tcPr>
          <w:p w14:paraId="53EE44B9" w14:textId="4E4FC597"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76CF4758" w14:textId="655C1030" w:rsidR="004A2FE2" w:rsidRPr="004A2FE2" w:rsidRDefault="004A2FE2" w:rsidP="008430D2">
            <w:pPr>
              <w:keepNext/>
              <w:spacing w:after="0"/>
              <w:jc w:val="center"/>
              <w:rPr>
                <w:rFonts w:cstheme="minorHAnsi"/>
                <w:sz w:val="20"/>
                <w:szCs w:val="20"/>
              </w:rPr>
            </w:pPr>
            <w:r w:rsidRPr="004A2FE2">
              <w:rPr>
                <w:rFonts w:cstheme="minorHAnsi"/>
                <w:sz w:val="20"/>
                <w:szCs w:val="20"/>
              </w:rPr>
              <w:t>-</w:t>
            </w:r>
          </w:p>
        </w:tc>
      </w:tr>
    </w:tbl>
    <w:p w14:paraId="52EC2117" w14:textId="582C6AA0" w:rsidR="00F61BB1" w:rsidRPr="00F61BB1" w:rsidRDefault="008430D2" w:rsidP="008430D2">
      <w:pPr>
        <w:pStyle w:val="Caption"/>
        <w:rPr>
          <w:b/>
          <w:bCs/>
          <w:i w:val="0"/>
          <w:iCs w:val="0"/>
          <w:color w:val="000000" w:themeColor="text1"/>
        </w:rPr>
      </w:pPr>
      <w:r w:rsidRPr="00F61BB1">
        <w:rPr>
          <w:b/>
          <w:bCs/>
          <w:i w:val="0"/>
          <w:iCs w:val="0"/>
          <w:color w:val="000000" w:themeColor="text1"/>
        </w:rPr>
        <w:t xml:space="preserve">Table </w:t>
      </w:r>
      <w:ins w:id="1340" w:author="Seltzer, Karl" w:date="2024-08-12T11:33:00Z">
        <w:r w:rsidR="00AE789A">
          <w:rPr>
            <w:b/>
            <w:bCs/>
            <w:i w:val="0"/>
            <w:iCs w:val="0"/>
            <w:color w:val="000000" w:themeColor="text1"/>
          </w:rPr>
          <w:fldChar w:fldCharType="begin"/>
        </w:r>
        <w:r w:rsidR="00AE789A">
          <w:rPr>
            <w:b/>
            <w:bCs/>
            <w:i w:val="0"/>
            <w:iCs w:val="0"/>
            <w:color w:val="000000" w:themeColor="text1"/>
          </w:rPr>
          <w:instrText xml:space="preserve"> SEQ Table \* ARABIC </w:instrText>
        </w:r>
      </w:ins>
      <w:r w:rsidR="00AE789A">
        <w:rPr>
          <w:b/>
          <w:bCs/>
          <w:i w:val="0"/>
          <w:iCs w:val="0"/>
          <w:color w:val="000000" w:themeColor="text1"/>
        </w:rPr>
        <w:fldChar w:fldCharType="separate"/>
      </w:r>
      <w:ins w:id="1341" w:author="Seltzer, Karl" w:date="2024-08-12T11:33:00Z">
        <w:r w:rsidR="00AE789A">
          <w:rPr>
            <w:b/>
            <w:bCs/>
            <w:i w:val="0"/>
            <w:iCs w:val="0"/>
            <w:noProof/>
            <w:color w:val="000000" w:themeColor="text1"/>
          </w:rPr>
          <w:t>17</w:t>
        </w:r>
        <w:r w:rsidR="00AE789A">
          <w:rPr>
            <w:b/>
            <w:bCs/>
            <w:i w:val="0"/>
            <w:iCs w:val="0"/>
            <w:color w:val="000000" w:themeColor="text1"/>
          </w:rPr>
          <w:fldChar w:fldCharType="end"/>
        </w:r>
      </w:ins>
      <w:del w:id="1342" w:author="Seltzer, Karl" w:date="2024-08-12T11:33:00Z">
        <w:r w:rsidRPr="00F61BB1" w:rsidDel="00AE789A">
          <w:rPr>
            <w:b/>
            <w:bCs/>
            <w:i w:val="0"/>
            <w:iCs w:val="0"/>
            <w:color w:val="000000" w:themeColor="text1"/>
          </w:rPr>
          <w:fldChar w:fldCharType="begin"/>
        </w:r>
        <w:r w:rsidRPr="00F61BB1" w:rsidDel="00AE789A">
          <w:rPr>
            <w:b/>
            <w:bCs/>
            <w:i w:val="0"/>
            <w:iCs w:val="0"/>
            <w:color w:val="000000" w:themeColor="text1"/>
          </w:rPr>
          <w:delInstrText xml:space="preserve"> SEQ Table \* ARABIC </w:delInstrText>
        </w:r>
        <w:r w:rsidRPr="00F61BB1" w:rsidDel="00AE789A">
          <w:rPr>
            <w:b/>
            <w:bCs/>
            <w:i w:val="0"/>
            <w:iCs w:val="0"/>
            <w:color w:val="000000" w:themeColor="text1"/>
          </w:rPr>
          <w:fldChar w:fldCharType="separate"/>
        </w:r>
        <w:r w:rsidR="00524E1B" w:rsidDel="00AE789A">
          <w:rPr>
            <w:b/>
            <w:bCs/>
            <w:i w:val="0"/>
            <w:iCs w:val="0"/>
            <w:noProof/>
            <w:color w:val="000000" w:themeColor="text1"/>
          </w:rPr>
          <w:delText>17</w:delText>
        </w:r>
        <w:r w:rsidRPr="00F61BB1" w:rsidDel="00AE789A">
          <w:rPr>
            <w:b/>
            <w:bCs/>
            <w:i w:val="0"/>
            <w:iCs w:val="0"/>
            <w:color w:val="000000" w:themeColor="text1"/>
          </w:rPr>
          <w:fldChar w:fldCharType="end"/>
        </w:r>
      </w:del>
      <w:r w:rsidRPr="00F61BB1">
        <w:rPr>
          <w:b/>
          <w:bCs/>
          <w:i w:val="0"/>
          <w:iCs w:val="0"/>
          <w:color w:val="000000" w:themeColor="text1"/>
        </w:rPr>
        <w:t>: Model species, description, number of carbons, tracer type, and SMILES string (where applicable) for all emitted organics in the CB6</w:t>
      </w:r>
      <w:r w:rsidR="003027E0">
        <w:rPr>
          <w:b/>
          <w:bCs/>
          <w:i w:val="0"/>
          <w:iCs w:val="0"/>
          <w:color w:val="000000" w:themeColor="text1"/>
        </w:rPr>
        <w:t>R</w:t>
      </w:r>
      <w:r w:rsidRPr="00F61BB1">
        <w:rPr>
          <w:b/>
          <w:bCs/>
          <w:i w:val="0"/>
          <w:iCs w:val="0"/>
          <w:color w:val="000000" w:themeColor="text1"/>
        </w:rPr>
        <w:t>3_AE7</w:t>
      </w:r>
      <w:r w:rsidR="00DE5662">
        <w:rPr>
          <w:b/>
          <w:bCs/>
          <w:i w:val="0"/>
          <w:iCs w:val="0"/>
          <w:color w:val="000000" w:themeColor="text1"/>
        </w:rPr>
        <w:t xml:space="preserve">, </w:t>
      </w:r>
      <w:r w:rsidRPr="00F61BB1">
        <w:rPr>
          <w:b/>
          <w:bCs/>
          <w:i w:val="0"/>
          <w:iCs w:val="0"/>
          <w:color w:val="000000" w:themeColor="text1"/>
        </w:rPr>
        <w:t>CB6</w:t>
      </w:r>
      <w:r w:rsidR="003027E0">
        <w:rPr>
          <w:b/>
          <w:bCs/>
          <w:i w:val="0"/>
          <w:iCs w:val="0"/>
          <w:color w:val="000000" w:themeColor="text1"/>
        </w:rPr>
        <w:t>R</w:t>
      </w:r>
      <w:r w:rsidRPr="00F61BB1">
        <w:rPr>
          <w:b/>
          <w:bCs/>
          <w:i w:val="0"/>
          <w:iCs w:val="0"/>
          <w:color w:val="000000" w:themeColor="text1"/>
        </w:rPr>
        <w:t>5_AE7</w:t>
      </w:r>
      <w:r w:rsidR="00DE5662">
        <w:rPr>
          <w:b/>
          <w:bCs/>
          <w:i w:val="0"/>
          <w:iCs w:val="0"/>
          <w:color w:val="000000" w:themeColor="text1"/>
        </w:rPr>
        <w:t>, CB7_AE7</w:t>
      </w:r>
      <w:r w:rsidRPr="00F61BB1">
        <w:rPr>
          <w:b/>
          <w:bCs/>
          <w:i w:val="0"/>
          <w:iCs w:val="0"/>
          <w:color w:val="000000" w:themeColor="text1"/>
        </w:rPr>
        <w:t xml:space="preserve"> chemical mechanisms.</w:t>
      </w:r>
    </w:p>
    <w:p w14:paraId="2FE5A903" w14:textId="386B90C9" w:rsidR="00CD2515" w:rsidRDefault="00CD2515" w:rsidP="00DA0DD9">
      <w:pPr>
        <w:pStyle w:val="Caption"/>
        <w:jc w:val="both"/>
        <w:rPr>
          <w:i w:val="0"/>
          <w:iCs w:val="0"/>
          <w:color w:val="auto"/>
          <w:sz w:val="22"/>
          <w:szCs w:val="22"/>
        </w:rPr>
      </w:pPr>
      <w:r>
        <w:rPr>
          <w:i w:val="0"/>
          <w:iCs w:val="0"/>
          <w:color w:val="auto"/>
          <w:sz w:val="22"/>
          <w:szCs w:val="22"/>
        </w:rPr>
        <w:t>Below, the order-of-operations for assign</w:t>
      </w:r>
      <w:r w:rsidR="00FE4B87">
        <w:rPr>
          <w:i w:val="0"/>
          <w:iCs w:val="0"/>
          <w:color w:val="auto"/>
          <w:sz w:val="22"/>
          <w:szCs w:val="22"/>
        </w:rPr>
        <w:t>ment of</w:t>
      </w:r>
      <w:r>
        <w:rPr>
          <w:i w:val="0"/>
          <w:iCs w:val="0"/>
          <w:color w:val="auto"/>
          <w:sz w:val="22"/>
          <w:szCs w:val="22"/>
        </w:rPr>
        <w:t xml:space="preserve"> a target species are outlined and subsequently discussed</w:t>
      </w:r>
      <w:r w:rsidR="00FE4B87">
        <w:rPr>
          <w:i w:val="0"/>
          <w:iCs w:val="0"/>
          <w:color w:val="auto"/>
          <w:sz w:val="22"/>
          <w:szCs w:val="22"/>
        </w:rPr>
        <w:t xml:space="preserve"> in more detail.</w:t>
      </w:r>
    </w:p>
    <w:p w14:paraId="371C9332" w14:textId="4A2A1C94" w:rsidR="00CD2515" w:rsidRDefault="00CD2515" w:rsidP="0003135F">
      <w:pPr>
        <w:jc w:val="both"/>
      </w:pPr>
      <w:r>
        <w:rPr>
          <w:noProof/>
        </w:rPr>
        <w:drawing>
          <wp:inline distT="0" distB="0" distL="0" distR="0" wp14:anchorId="1CE500AF" wp14:editId="6C893EC0">
            <wp:extent cx="5772150" cy="4911648"/>
            <wp:effectExtent l="19050" t="0" r="381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4AB49526" w14:textId="7CE4139F" w:rsidR="002F06A0" w:rsidRDefault="002F7B4A" w:rsidP="00964347">
      <w:pPr>
        <w:pStyle w:val="Caption"/>
        <w:numPr>
          <w:ilvl w:val="0"/>
          <w:numId w:val="15"/>
        </w:numPr>
        <w:spacing w:after="0"/>
        <w:jc w:val="both"/>
        <w:rPr>
          <w:i w:val="0"/>
          <w:iCs w:val="0"/>
          <w:color w:val="auto"/>
          <w:sz w:val="22"/>
          <w:szCs w:val="22"/>
        </w:rPr>
      </w:pPr>
      <w:r>
        <w:rPr>
          <w:i w:val="0"/>
          <w:iCs w:val="0"/>
          <w:color w:val="auto"/>
          <w:sz w:val="22"/>
          <w:szCs w:val="22"/>
        </w:rPr>
        <w:t>I</w:t>
      </w:r>
      <w:r w:rsidR="002F06A0">
        <w:rPr>
          <w:i w:val="0"/>
          <w:iCs w:val="0"/>
          <w:color w:val="auto"/>
          <w:sz w:val="22"/>
          <w:szCs w:val="22"/>
        </w:rPr>
        <w:t xml:space="preserve">f a target species </w:t>
      </w:r>
      <w:r w:rsidR="002F06A0" w:rsidRPr="002F06A0">
        <w:rPr>
          <w:i w:val="0"/>
          <w:iCs w:val="0"/>
          <w:color w:val="auto"/>
          <w:sz w:val="22"/>
          <w:szCs w:val="22"/>
        </w:rPr>
        <w:t>feature</w:t>
      </w:r>
      <w:r w:rsidR="002F06A0">
        <w:rPr>
          <w:i w:val="0"/>
          <w:iCs w:val="0"/>
          <w:color w:val="auto"/>
          <w:sz w:val="22"/>
          <w:szCs w:val="22"/>
        </w:rPr>
        <w:t>s</w:t>
      </w:r>
      <w:r w:rsidR="002F06A0" w:rsidRPr="002F06A0">
        <w:rPr>
          <w:i w:val="0"/>
          <w:iCs w:val="0"/>
          <w:color w:val="auto"/>
          <w:sz w:val="22"/>
          <w:szCs w:val="22"/>
        </w:rPr>
        <w:t xml:space="preserve"> no carbon or </w:t>
      </w:r>
      <w:r w:rsidR="002F06A0">
        <w:rPr>
          <w:i w:val="0"/>
          <w:iCs w:val="0"/>
          <w:color w:val="auto"/>
          <w:sz w:val="22"/>
          <w:szCs w:val="22"/>
        </w:rPr>
        <w:t>is</w:t>
      </w:r>
      <w:r w:rsidR="002F06A0" w:rsidRPr="002F06A0">
        <w:rPr>
          <w:i w:val="0"/>
          <w:iCs w:val="0"/>
          <w:color w:val="auto"/>
          <w:sz w:val="22"/>
          <w:szCs w:val="22"/>
        </w:rPr>
        <w:t xml:space="preserve"> elemental carbon</w:t>
      </w:r>
      <w:r w:rsidR="002F06A0">
        <w:rPr>
          <w:i w:val="0"/>
          <w:iCs w:val="0"/>
          <w:color w:val="auto"/>
          <w:sz w:val="22"/>
          <w:szCs w:val="22"/>
        </w:rPr>
        <w:t>, it is</w:t>
      </w:r>
      <w:r w:rsidR="002F06A0" w:rsidRPr="002F06A0">
        <w:rPr>
          <w:i w:val="0"/>
          <w:iCs w:val="0"/>
          <w:color w:val="auto"/>
          <w:sz w:val="22"/>
          <w:szCs w:val="22"/>
        </w:rPr>
        <w:t xml:space="preserve"> assigned to UNR</w:t>
      </w:r>
      <w:r w:rsidR="002F06A0">
        <w:rPr>
          <w:i w:val="0"/>
          <w:iCs w:val="0"/>
          <w:color w:val="auto"/>
          <w:sz w:val="22"/>
          <w:szCs w:val="22"/>
        </w:rPr>
        <w:t>.</w:t>
      </w:r>
    </w:p>
    <w:p w14:paraId="1E2C2D3F" w14:textId="2EFF4255" w:rsidR="002F7B4A" w:rsidRDefault="002F7B4A" w:rsidP="00964347">
      <w:pPr>
        <w:pStyle w:val="ListParagraph"/>
        <w:numPr>
          <w:ilvl w:val="0"/>
          <w:numId w:val="15"/>
        </w:numPr>
        <w:jc w:val="both"/>
      </w:pPr>
      <w:r>
        <w:t xml:space="preserve">If a target species is an explicit tracer </w:t>
      </w:r>
      <w:r w:rsidR="00391D5E">
        <w:t>in</w:t>
      </w:r>
      <w:r>
        <w:t xml:space="preserve"> the chemical mechanism, it is appropriately assigned. This is determined using the SMILES string and applies to </w:t>
      </w:r>
      <w:r w:rsidRPr="00A63BC9">
        <w:t>AACD, ACET, ALD2, BENZ, CH4, ETH, ETHA, ETHY, ETOH, FACD, FORM, GLY, GLYD, ISOP, MEOH, MGLY, NAPH, PRPA, and APIN.</w:t>
      </w:r>
    </w:p>
    <w:p w14:paraId="0073FE01" w14:textId="26375891" w:rsidR="00A63BC9" w:rsidRDefault="006D0F7B" w:rsidP="00964347">
      <w:pPr>
        <w:pStyle w:val="ListParagraph"/>
        <w:numPr>
          <w:ilvl w:val="0"/>
          <w:numId w:val="15"/>
        </w:numPr>
        <w:jc w:val="both"/>
      </w:pPr>
      <w:r>
        <w:t xml:space="preserve">If the </w:t>
      </w:r>
      <w:r w:rsidR="00EA4A4A">
        <w:t>saturation concentration (</w:t>
      </w:r>
      <w:r>
        <w:t>C*</w:t>
      </w:r>
      <w:r w:rsidR="00EA4A4A">
        <w:t>)</w:t>
      </w:r>
      <w:r>
        <w:t xml:space="preserve"> of the target species is &lt;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it is assigned to NVOL.</w:t>
      </w:r>
      <w:r w:rsidR="00FB00A0">
        <w:t xml:space="preserve"> Note: </w:t>
      </w:r>
      <w:r w:rsidR="000B6EAD">
        <w:t>l</w:t>
      </w:r>
      <w:r w:rsidR="00FB00A0" w:rsidRPr="00FB00A0">
        <w:t xml:space="preserve">ike prior mechanism mapping methods, double mapping for compounds assigned to NVOL </w:t>
      </w:r>
      <w:r w:rsidR="00FB00A0">
        <w:t>is</w:t>
      </w:r>
      <w:r w:rsidR="00FB00A0" w:rsidRPr="00FB00A0">
        <w:t xml:space="preserve"> not performed.</w:t>
      </w:r>
    </w:p>
    <w:p w14:paraId="7A02338F" w14:textId="344D7BF5" w:rsidR="006D0F7B" w:rsidRPr="002F7B4A" w:rsidRDefault="006D0F7B" w:rsidP="00964347">
      <w:pPr>
        <w:pStyle w:val="ListParagraph"/>
        <w:numPr>
          <w:ilvl w:val="0"/>
          <w:numId w:val="15"/>
        </w:numPr>
        <w:jc w:val="both"/>
      </w:pPr>
      <w:r>
        <w:t>If the C* of the target species is 3x10</w:t>
      </w:r>
      <w:r w:rsidRPr="00F40EBC">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sidRPr="00F40EBC">
        <w:rPr>
          <w:vertAlign w:val="superscript"/>
        </w:rPr>
        <w:t>6</w:t>
      </w:r>
      <w:r>
        <w:t xml:space="preserve"> μg m</w:t>
      </w:r>
      <w:r w:rsidRPr="00F40EBC">
        <w:rPr>
          <w:rFonts w:ascii="Calibri" w:eastAsia="Calibri" w:hAnsi="Calibri" w:cs="Calibri"/>
          <w:vertAlign w:val="superscript"/>
        </w:rPr>
        <w:t>-</w:t>
      </w:r>
      <w:r w:rsidRPr="00F40EBC">
        <w:rPr>
          <w:vertAlign w:val="superscript"/>
        </w:rPr>
        <w:t>3</w:t>
      </w:r>
      <w:r>
        <w:t xml:space="preserve">, it is assigned to </w:t>
      </w:r>
      <w:r w:rsidR="00FD1073">
        <w:t>IVOC</w:t>
      </w:r>
      <w:r>
        <w:t>.</w:t>
      </w:r>
      <w:r w:rsidR="00FB00A0">
        <w:t xml:space="preserve"> Note: </w:t>
      </w:r>
      <w:r w:rsidR="000B6EAD">
        <w:t>l</w:t>
      </w:r>
      <w:r w:rsidR="00FB00A0" w:rsidRPr="00FB00A0">
        <w:t xml:space="preserve">ike prior mechanism mapping methods, double mapping for compounds assigned to </w:t>
      </w:r>
      <w:r w:rsidR="00FB00A0">
        <w:t>IVOC</w:t>
      </w:r>
      <w:r w:rsidR="00FB00A0" w:rsidRPr="00FB00A0">
        <w:t xml:space="preserve"> </w:t>
      </w:r>
      <w:r w:rsidR="00FB00A0">
        <w:t>is</w:t>
      </w:r>
      <w:r w:rsidR="00FB00A0" w:rsidRPr="00FB00A0">
        <w:t xml:space="preserve"> not performed.</w:t>
      </w:r>
    </w:p>
    <w:p w14:paraId="452365B9" w14:textId="57CA5234" w:rsidR="006D0F7B" w:rsidRDefault="00775542" w:rsidP="00964347">
      <w:pPr>
        <w:pStyle w:val="ListParagraph"/>
        <w:numPr>
          <w:ilvl w:val="0"/>
          <w:numId w:val="15"/>
        </w:numPr>
        <w:jc w:val="both"/>
      </w:pPr>
      <w:r>
        <w:t xml:space="preserve">If </w:t>
      </w:r>
      <w:r w:rsidR="00930E96">
        <w:t xml:space="preserve">the </w:t>
      </w:r>
      <w:proofErr w:type="spellStart"/>
      <w:r>
        <w:t>k</w:t>
      </w:r>
      <w:r w:rsidRPr="007854BD">
        <w:rPr>
          <w:vertAlign w:val="subscript"/>
        </w:rPr>
        <w:t>OH</w:t>
      </w:r>
      <w:proofErr w:type="spellEnd"/>
      <w:r>
        <w:t xml:space="preserve"> of the target species is </w:t>
      </w:r>
      <w:r>
        <w:rPr>
          <w:rFonts w:cstheme="minorHAnsi"/>
        </w:rPr>
        <w:t>≤</w:t>
      </w:r>
      <w:r>
        <w:t xml:space="preserve"> 1.1 </w:t>
      </w:r>
      <w:r w:rsidR="00837CFC">
        <w:t>x 10</w:t>
      </w:r>
      <w:r w:rsidR="00837CFC" w:rsidRPr="00837CFC">
        <w:rPr>
          <w:vertAlign w:val="superscript"/>
        </w:rPr>
        <w:t>-12</w:t>
      </w:r>
      <w:r w:rsidR="00837CFC">
        <w:t xml:space="preserve"> </w:t>
      </w:r>
      <w:r>
        <w:t>cm</w:t>
      </w:r>
      <w:r w:rsidRPr="006117A1">
        <w:rPr>
          <w:vertAlign w:val="superscript"/>
        </w:rPr>
        <w:t>3</w:t>
      </w:r>
      <w:r>
        <w:t xml:space="preserve"> </w:t>
      </w:r>
      <w:proofErr w:type="spellStart"/>
      <w:r>
        <w:t>molec</w:t>
      </w:r>
      <w:proofErr w:type="spellEnd"/>
      <w:r>
        <w:t xml:space="preserve">. </w:t>
      </w:r>
      <w:r w:rsidRPr="006117A1">
        <w:rPr>
          <w:vertAlign w:val="superscript"/>
        </w:rPr>
        <w:t>-1</w:t>
      </w:r>
      <w:r>
        <w:t xml:space="preserve"> </w:t>
      </w:r>
      <w:proofErr w:type="gramStart"/>
      <w:r>
        <w:t>sec</w:t>
      </w:r>
      <w:r w:rsidRPr="006117A1">
        <w:rPr>
          <w:vertAlign w:val="superscript"/>
        </w:rPr>
        <w:t>-1</w:t>
      </w:r>
      <w:proofErr w:type="gramEnd"/>
      <w:r>
        <w:t>,</w:t>
      </w:r>
      <w:r w:rsidRPr="006117A1">
        <w:t xml:space="preserve"> </w:t>
      </w:r>
      <w:r>
        <w:t>it is assigned to UNR.</w:t>
      </w:r>
    </w:p>
    <w:p w14:paraId="13563FD5" w14:textId="6E93295C" w:rsidR="00BB555D" w:rsidRPr="002F7B4A" w:rsidRDefault="00BB555D" w:rsidP="00964347">
      <w:pPr>
        <w:pStyle w:val="ListParagraph"/>
        <w:numPr>
          <w:ilvl w:val="0"/>
          <w:numId w:val="15"/>
        </w:numPr>
        <w:jc w:val="both"/>
      </w:pPr>
      <w:r>
        <w:t>If the target species is a monoterpene</w:t>
      </w:r>
      <w:r w:rsidR="00DF3FA2">
        <w:t xml:space="preserve"> (</w:t>
      </w:r>
      <w:proofErr w:type="spellStart"/>
      <w:r w:rsidR="00DF3FA2">
        <w:t>nC</w:t>
      </w:r>
      <w:proofErr w:type="spellEnd"/>
      <w:r w:rsidR="00DF3FA2">
        <w:t xml:space="preserve"> = 10, </w:t>
      </w:r>
      <w:proofErr w:type="spellStart"/>
      <w:r w:rsidR="00DF3FA2">
        <w:t>nH</w:t>
      </w:r>
      <w:proofErr w:type="spellEnd"/>
      <w:r w:rsidR="00DF3FA2">
        <w:t xml:space="preserve"> = 18, </w:t>
      </w:r>
      <w:proofErr w:type="spellStart"/>
      <w:r w:rsidR="00DF3FA2">
        <w:t>nO</w:t>
      </w:r>
      <w:proofErr w:type="spellEnd"/>
      <w:r w:rsidR="00DF3FA2">
        <w:t xml:space="preserve"> = 1 or </w:t>
      </w:r>
      <w:proofErr w:type="spellStart"/>
      <w:r w:rsidR="00DF3FA2">
        <w:t>nC</w:t>
      </w:r>
      <w:proofErr w:type="spellEnd"/>
      <w:r w:rsidR="00DF3FA2">
        <w:t xml:space="preserve"> = 10 and </w:t>
      </w:r>
      <w:proofErr w:type="spellStart"/>
      <w:r w:rsidR="00DF3FA2">
        <w:t>nH</w:t>
      </w:r>
      <w:proofErr w:type="spellEnd"/>
      <w:r w:rsidR="00DF3FA2">
        <w:t xml:space="preserve"> = 16)</w:t>
      </w:r>
      <w:r w:rsidR="00283286">
        <w:t>,</w:t>
      </w:r>
      <w:r>
        <w:t xml:space="preserve"> and not alpha-pinene, it is assigned to TERP.</w:t>
      </w:r>
    </w:p>
    <w:p w14:paraId="23996DFA" w14:textId="1653024C" w:rsidR="009733C4" w:rsidRDefault="009733C4" w:rsidP="00964347">
      <w:pPr>
        <w:pStyle w:val="ListParagraph"/>
        <w:numPr>
          <w:ilvl w:val="0"/>
          <w:numId w:val="15"/>
        </w:numPr>
        <w:jc w:val="both"/>
      </w:pPr>
      <w:r>
        <w:t>If the target species is methacrolein or methyl vinyl ketone</w:t>
      </w:r>
      <w:r w:rsidR="00837CFC">
        <w:t xml:space="preserve"> (</w:t>
      </w:r>
      <w:proofErr w:type="spellStart"/>
      <w:r>
        <w:t>nC</w:t>
      </w:r>
      <w:proofErr w:type="spellEnd"/>
      <w:r>
        <w:t xml:space="preserve"> = 4, </w:t>
      </w:r>
      <w:proofErr w:type="spellStart"/>
      <w:r>
        <w:t>nH</w:t>
      </w:r>
      <w:proofErr w:type="spellEnd"/>
      <w:r>
        <w:t xml:space="preserve"> = 6, </w:t>
      </w:r>
      <w:proofErr w:type="spellStart"/>
      <w:r>
        <w:t>nO</w:t>
      </w:r>
      <w:proofErr w:type="spellEnd"/>
      <w:r>
        <w:t xml:space="preserve"> = 1, number of ketone groups = 1), it is assigned to ISPD.</w:t>
      </w:r>
    </w:p>
    <w:p w14:paraId="537F6610" w14:textId="5F27EAAD" w:rsidR="006530EF" w:rsidRDefault="006530EF" w:rsidP="00964347">
      <w:pPr>
        <w:pStyle w:val="ListParagraph"/>
        <w:numPr>
          <w:ilvl w:val="0"/>
          <w:numId w:val="15"/>
        </w:numPr>
        <w:jc w:val="both"/>
      </w:pPr>
      <w:r>
        <w:t>If the target species is a cycl</w:t>
      </w:r>
      <w:r w:rsidR="003E4D0F">
        <w:t>o</w:t>
      </w:r>
      <w:r>
        <w:t xml:space="preserve">diene (number of C=C = 2 and </w:t>
      </w:r>
      <w:r w:rsidR="009F16EE">
        <w:t>contains a</w:t>
      </w:r>
      <w:r>
        <w:t xml:space="preserve"> ring), </w:t>
      </w:r>
      <w:r w:rsidRPr="00FE4F69">
        <w:t xml:space="preserve">assign 1 mole to </w:t>
      </w:r>
      <w:r>
        <w:t>IOLE</w:t>
      </w:r>
      <w:r w:rsidRPr="00FE4F69">
        <w:t xml:space="preserve"> and count remaining carbons (</w:t>
      </w:r>
      <w:proofErr w:type="spellStart"/>
      <w:r w:rsidRPr="00FE4F69">
        <w:t>nC</w:t>
      </w:r>
      <w:proofErr w:type="spellEnd"/>
      <w:r w:rsidRPr="00FE4F69">
        <w:t xml:space="preserve"> – </w:t>
      </w:r>
      <w:r>
        <w:t>4</w:t>
      </w:r>
      <w:r w:rsidRPr="00FE4F69">
        <w:t xml:space="preserve">). If </w:t>
      </w:r>
      <w:proofErr w:type="spellStart"/>
      <w:r w:rsidRPr="00FE4F69">
        <w:t>nC</w:t>
      </w:r>
      <w:proofErr w:type="spellEnd"/>
      <w:r w:rsidRPr="00FE4F69">
        <w:t xml:space="preserve"> – </w:t>
      </w:r>
      <w:r>
        <w:t>4</w:t>
      </w:r>
      <w:r w:rsidRPr="00FE4F69">
        <w:t xml:space="preserve"> &gt; 0, assign remaining carbon to OLE, IOLE, KET, or PAR, depending on structure.</w:t>
      </w:r>
    </w:p>
    <w:p w14:paraId="6B1C174F" w14:textId="219E12DB" w:rsidR="00172306" w:rsidRDefault="00172306" w:rsidP="00964347">
      <w:pPr>
        <w:pStyle w:val="ListParagraph"/>
        <w:numPr>
          <w:ilvl w:val="0"/>
          <w:numId w:val="15"/>
        </w:numPr>
        <w:jc w:val="both"/>
      </w:pPr>
      <w:r>
        <w:t xml:space="preserve">If the target species is a </w:t>
      </w:r>
      <w:r w:rsidR="00CE7B2B">
        <w:t xml:space="preserve">furan or a pyrrole, </w:t>
      </w:r>
      <w:r w:rsidRPr="00FE4F69">
        <w:t xml:space="preserve">assign </w:t>
      </w:r>
      <w:r w:rsidR="00CE7B2B">
        <w:t>2</w:t>
      </w:r>
      <w:r w:rsidRPr="00FE4F69">
        <w:t xml:space="preserve"> mole</w:t>
      </w:r>
      <w:r w:rsidR="00CE7B2B">
        <w:t>s</w:t>
      </w:r>
      <w:r w:rsidRPr="00FE4F69">
        <w:t xml:space="preserve"> to </w:t>
      </w:r>
      <w:r>
        <w:t>OLE</w:t>
      </w:r>
      <w:r w:rsidRPr="00FE4F69">
        <w:t xml:space="preserve"> and count remaining carbons (</w:t>
      </w:r>
      <w:proofErr w:type="spellStart"/>
      <w:r w:rsidRPr="00FE4F69">
        <w:t>nC</w:t>
      </w:r>
      <w:proofErr w:type="spellEnd"/>
      <w:r w:rsidRPr="00FE4F69">
        <w:t xml:space="preserve"> – </w:t>
      </w:r>
      <w:r>
        <w:t>4</w:t>
      </w:r>
      <w:r w:rsidRPr="00FE4F69">
        <w:t xml:space="preserve">). If </w:t>
      </w:r>
      <w:proofErr w:type="spellStart"/>
      <w:r w:rsidRPr="00FE4F69">
        <w:t>nC</w:t>
      </w:r>
      <w:proofErr w:type="spellEnd"/>
      <w:r w:rsidRPr="00FE4F69">
        <w:t xml:space="preserve"> – </w:t>
      </w:r>
      <w:r>
        <w:t>4</w:t>
      </w:r>
      <w:r w:rsidRPr="00FE4F69">
        <w:t xml:space="preserve"> &gt; 0, assign remaining carbon to OLE, IOLE, KET, or PAR, depending on structure.</w:t>
      </w:r>
    </w:p>
    <w:p w14:paraId="46987174" w14:textId="03009571" w:rsidR="00451533" w:rsidRDefault="00451533" w:rsidP="00964347">
      <w:pPr>
        <w:pStyle w:val="ListParagraph"/>
        <w:numPr>
          <w:ilvl w:val="0"/>
          <w:numId w:val="15"/>
        </w:numPr>
        <w:jc w:val="both"/>
      </w:pPr>
      <w:r>
        <w:t xml:space="preserve">If the target species is a heterocyclic aromatic compound with 2 non-carbon atoms, </w:t>
      </w:r>
      <w:r w:rsidRPr="00FE4F69">
        <w:t xml:space="preserve">assign </w:t>
      </w:r>
      <w:r>
        <w:t>1</w:t>
      </w:r>
      <w:r w:rsidRPr="00FE4F69">
        <w:t xml:space="preserve"> mole to </w:t>
      </w:r>
      <w:r>
        <w:t>OLE</w:t>
      </w:r>
      <w:r w:rsidRPr="00FE4F69">
        <w:t xml:space="preserve"> and count remaining carbons (</w:t>
      </w:r>
      <w:proofErr w:type="spellStart"/>
      <w:r w:rsidRPr="00FE4F69">
        <w:t>nC</w:t>
      </w:r>
      <w:proofErr w:type="spellEnd"/>
      <w:r w:rsidRPr="00FE4F69">
        <w:t xml:space="preserve"> – </w:t>
      </w:r>
      <w:r>
        <w:t>2</w:t>
      </w:r>
      <w:r w:rsidRPr="00FE4F69">
        <w:t xml:space="preserve">). If </w:t>
      </w:r>
      <w:proofErr w:type="spellStart"/>
      <w:r w:rsidRPr="00FE4F69">
        <w:t>nC</w:t>
      </w:r>
      <w:proofErr w:type="spellEnd"/>
      <w:r w:rsidRPr="00FE4F69">
        <w:t xml:space="preserve"> – </w:t>
      </w:r>
      <w:r>
        <w:t>2</w:t>
      </w:r>
      <w:r w:rsidRPr="00FE4F69">
        <w:t xml:space="preserve"> &gt; 0, assign remaining carbon to OLE, IOLE, KET, or PAR, depending on structure.</w:t>
      </w:r>
    </w:p>
    <w:p w14:paraId="4871B7C3" w14:textId="6C43F22A" w:rsidR="006249D0" w:rsidRPr="00FB28E4" w:rsidRDefault="006249D0" w:rsidP="00964347">
      <w:pPr>
        <w:pStyle w:val="ListParagraph"/>
        <w:numPr>
          <w:ilvl w:val="0"/>
          <w:numId w:val="15"/>
        </w:numPr>
        <w:jc w:val="both"/>
      </w:pPr>
      <w:r w:rsidRPr="00FB28E4">
        <w:t xml:space="preserve">If the target species contains a triple bond, </w:t>
      </w:r>
      <w:r w:rsidR="00745CE6" w:rsidRPr="00FB28E4">
        <w:t>do the following order-of-operations:</w:t>
      </w:r>
    </w:p>
    <w:p w14:paraId="08DD13D7" w14:textId="3BB5EE70" w:rsidR="00B43AD0" w:rsidRPr="00FB28E4" w:rsidRDefault="00B43AD0" w:rsidP="00964347">
      <w:pPr>
        <w:pStyle w:val="ListParagraph"/>
        <w:numPr>
          <w:ilvl w:val="1"/>
          <w:numId w:val="15"/>
        </w:numPr>
        <w:jc w:val="both"/>
      </w:pPr>
      <w:r w:rsidRPr="00FB28E4">
        <w:t xml:space="preserve">If the target species contains no other reactive functional groups beyond </w:t>
      </w:r>
      <w:r w:rsidR="00C83821">
        <w:t xml:space="preserve">a </w:t>
      </w:r>
      <w:r w:rsidRPr="00FB28E4">
        <w:t>triple bond, assign 1 mole to OLE and count remaining carbons (</w:t>
      </w:r>
      <w:proofErr w:type="spellStart"/>
      <w:r w:rsidRPr="00FB28E4">
        <w:t>nC</w:t>
      </w:r>
      <w:proofErr w:type="spellEnd"/>
      <w:r w:rsidRPr="00FB28E4">
        <w:t xml:space="preserve"> – 2). If </w:t>
      </w:r>
      <w:proofErr w:type="spellStart"/>
      <w:r w:rsidRPr="00FB28E4">
        <w:t>nC</w:t>
      </w:r>
      <w:proofErr w:type="spellEnd"/>
      <w:r w:rsidRPr="00FB28E4">
        <w:t xml:space="preserve"> – 2 &gt; 0, assign remaining carbon to PAR.</w:t>
      </w:r>
    </w:p>
    <w:p w14:paraId="05AE194A" w14:textId="1BD88EC0" w:rsidR="00B43AD0" w:rsidRPr="0039155F" w:rsidRDefault="00AD63E4" w:rsidP="00964347">
      <w:pPr>
        <w:pStyle w:val="ListParagraph"/>
        <w:numPr>
          <w:ilvl w:val="1"/>
          <w:numId w:val="15"/>
        </w:numPr>
        <w:jc w:val="both"/>
      </w:pPr>
      <w:r>
        <w:t>Else, a</w:t>
      </w:r>
      <w:r w:rsidR="00B43AD0" w:rsidRPr="00FB28E4">
        <w:t>ssign all triple bonds to PAR</w:t>
      </w:r>
      <w:r w:rsidR="008F2677">
        <w:t xml:space="preserve"> and</w:t>
      </w:r>
      <w:r w:rsidR="00B43AD0" w:rsidRPr="00FB28E4">
        <w:t xml:space="preserve"> count remaining carbons (</w:t>
      </w:r>
      <w:proofErr w:type="spellStart"/>
      <w:r w:rsidR="00B43AD0" w:rsidRPr="00FB28E4">
        <w:t>nC</w:t>
      </w:r>
      <w:proofErr w:type="spellEnd"/>
      <w:r w:rsidR="00B43AD0" w:rsidRPr="00FB28E4">
        <w:t xml:space="preserve"> - number of C-C triple bonds). </w:t>
      </w:r>
      <w:r w:rsidR="00B43AD0" w:rsidRPr="0039155F">
        <w:t xml:space="preserve">If </w:t>
      </w:r>
      <w:proofErr w:type="spellStart"/>
      <w:r w:rsidR="009811FF" w:rsidRPr="0039155F">
        <w:t>nC</w:t>
      </w:r>
      <w:proofErr w:type="spellEnd"/>
      <w:r w:rsidR="009811FF" w:rsidRPr="0039155F">
        <w:t xml:space="preserve"> - number of C-C triple bonds</w:t>
      </w:r>
      <w:r w:rsidR="00B43AD0" w:rsidRPr="0039155F">
        <w:t xml:space="preserve"> &gt; 0, assign remaining carbon to OLE, IOLE, KET, or PAR, depending on structure.</w:t>
      </w:r>
    </w:p>
    <w:p w14:paraId="34A75AE1" w14:textId="5F543632" w:rsidR="00BB555D" w:rsidRPr="0039155F" w:rsidRDefault="00607F55" w:rsidP="00964347">
      <w:pPr>
        <w:pStyle w:val="ListParagraph"/>
        <w:numPr>
          <w:ilvl w:val="0"/>
          <w:numId w:val="15"/>
        </w:numPr>
        <w:jc w:val="both"/>
      </w:pPr>
      <w:r w:rsidRPr="0039155F">
        <w:t>If the target species is a single</w:t>
      </w:r>
      <w:r w:rsidR="004F3C8C" w:rsidRPr="0039155F">
        <w:t>-</w:t>
      </w:r>
      <w:r w:rsidRPr="0039155F">
        <w:t>ring aromatic</w:t>
      </w:r>
      <w:r w:rsidR="008C4D86" w:rsidRPr="0039155F">
        <w:t xml:space="preserve"> (</w:t>
      </w:r>
      <w:r w:rsidR="008C4D86" w:rsidRPr="0039155F">
        <w:rPr>
          <w:rFonts w:cstheme="minorHAnsi"/>
        </w:rPr>
        <w:t>number of benzene rings = 1)</w:t>
      </w:r>
      <w:r w:rsidRPr="0039155F">
        <w:t>, do the following order-of-operations:</w:t>
      </w:r>
    </w:p>
    <w:p w14:paraId="4E3D22AC" w14:textId="059F91DE" w:rsidR="005E71A1" w:rsidRPr="0039155F" w:rsidRDefault="003D5714" w:rsidP="00964347">
      <w:pPr>
        <w:pStyle w:val="ListParagraph"/>
        <w:numPr>
          <w:ilvl w:val="1"/>
          <w:numId w:val="15"/>
        </w:numPr>
        <w:jc w:val="both"/>
      </w:pPr>
      <w:r w:rsidRPr="0039155F">
        <w:t>If the target species is a m</w:t>
      </w:r>
      <w:r w:rsidR="006D6984" w:rsidRPr="0039155F">
        <w:t>ethyl-catechol</w:t>
      </w:r>
      <w:r w:rsidRPr="0039155F">
        <w:t xml:space="preserve"> (</w:t>
      </w:r>
      <w:proofErr w:type="spellStart"/>
      <w:r w:rsidRPr="0039155F">
        <w:t>nC</w:t>
      </w:r>
      <w:proofErr w:type="spellEnd"/>
      <w:r w:rsidRPr="0039155F">
        <w:t xml:space="preserve"> </w:t>
      </w:r>
      <w:r w:rsidR="00E7269B" w:rsidRPr="0039155F">
        <w:rPr>
          <w:rFonts w:cstheme="minorHAnsi"/>
        </w:rPr>
        <w:t>≥</w:t>
      </w:r>
      <w:r w:rsidRPr="0039155F">
        <w:t xml:space="preserve"> 7, number of alcohol groups </w:t>
      </w:r>
      <w:r w:rsidR="00901441" w:rsidRPr="0039155F">
        <w:rPr>
          <w:rFonts w:cstheme="minorHAnsi"/>
        </w:rPr>
        <w:t>≥</w:t>
      </w:r>
      <w:r w:rsidRPr="0039155F">
        <w:t xml:space="preserve"> 2), it is assigned to CAT1.</w:t>
      </w:r>
    </w:p>
    <w:p w14:paraId="1FEB2322" w14:textId="329A68F0" w:rsidR="00391D5E" w:rsidRDefault="00901441" w:rsidP="00964347">
      <w:pPr>
        <w:pStyle w:val="ListParagraph"/>
        <w:numPr>
          <w:ilvl w:val="1"/>
          <w:numId w:val="15"/>
        </w:numPr>
        <w:jc w:val="both"/>
      </w:pPr>
      <w:r w:rsidRPr="0039155F">
        <w:t>I</w:t>
      </w:r>
      <w:r w:rsidR="00490EC9" w:rsidRPr="0039155F">
        <w:t>f</w:t>
      </w:r>
      <w:r w:rsidRPr="0039155F">
        <w:t xml:space="preserve"> the target</w:t>
      </w:r>
      <w:r>
        <w:t xml:space="preserve"> species is a n</w:t>
      </w:r>
      <w:r w:rsidR="00391D5E">
        <w:t>itro-</w:t>
      </w:r>
      <w:r>
        <w:t>c</w:t>
      </w:r>
      <w:r w:rsidR="00391D5E">
        <w:t>resol</w:t>
      </w:r>
      <w:r>
        <w:t xml:space="preserve"> (</w:t>
      </w:r>
      <w:proofErr w:type="spellStart"/>
      <w:r>
        <w:t>nC</w:t>
      </w:r>
      <w:proofErr w:type="spellEnd"/>
      <w:r>
        <w:t xml:space="preserve"> </w:t>
      </w:r>
      <w:r w:rsidR="00E7269B">
        <w:rPr>
          <w:rFonts w:cstheme="minorHAnsi"/>
        </w:rPr>
        <w:t>≥</w:t>
      </w:r>
      <w:r>
        <w:t xml:space="preserve"> 7, </w:t>
      </w:r>
      <w:proofErr w:type="spellStart"/>
      <w:r>
        <w:t>nN</w:t>
      </w:r>
      <w:proofErr w:type="spellEnd"/>
      <w:r>
        <w:t xml:space="preserve"> </w:t>
      </w:r>
      <w:r>
        <w:rPr>
          <w:rFonts w:cstheme="minorHAnsi"/>
        </w:rPr>
        <w:t>≥</w:t>
      </w:r>
      <w:r>
        <w:t xml:space="preserve"> 1, number of alcohol groups </w:t>
      </w:r>
      <w:r>
        <w:rPr>
          <w:rFonts w:cstheme="minorHAnsi"/>
        </w:rPr>
        <w:t>≥</w:t>
      </w:r>
      <w:r>
        <w:t xml:space="preserve"> </w:t>
      </w:r>
      <w:r w:rsidR="00490EC9">
        <w:t>1</w:t>
      </w:r>
      <w:r>
        <w:t xml:space="preserve">), </w:t>
      </w:r>
      <w:r w:rsidR="00490EC9">
        <w:t>it is assigned to CRON.</w:t>
      </w:r>
    </w:p>
    <w:p w14:paraId="5987569A" w14:textId="0284B20E" w:rsidR="006D6984" w:rsidRDefault="00490EC9" w:rsidP="00964347">
      <w:pPr>
        <w:pStyle w:val="ListParagraph"/>
        <w:numPr>
          <w:ilvl w:val="1"/>
          <w:numId w:val="15"/>
        </w:numPr>
        <w:jc w:val="both"/>
      </w:pPr>
      <w:r>
        <w:t xml:space="preserve">If the target species is </w:t>
      </w:r>
      <w:r w:rsidR="007753FC">
        <w:t>an isomer of</w:t>
      </w:r>
      <w:r>
        <w:t xml:space="preserve"> c</w:t>
      </w:r>
      <w:r w:rsidR="006D6984">
        <w:t>resol</w:t>
      </w:r>
      <w:r>
        <w:t xml:space="preserve"> ((</w:t>
      </w:r>
      <w:proofErr w:type="spellStart"/>
      <w:r>
        <w:t>nC</w:t>
      </w:r>
      <w:proofErr w:type="spellEnd"/>
      <w:r>
        <w:t xml:space="preserve"> = 7, number of alcohol groups </w:t>
      </w:r>
      <w:r>
        <w:rPr>
          <w:rFonts w:cstheme="minorHAnsi"/>
        </w:rPr>
        <w:t>=</w:t>
      </w:r>
      <w:r>
        <w:t xml:space="preserve"> 1),</w:t>
      </w:r>
      <w:r w:rsidR="00BA7588">
        <w:t xml:space="preserve"> it is assigned to CRES.</w:t>
      </w:r>
    </w:p>
    <w:p w14:paraId="37AF66D4" w14:textId="3765C1C5" w:rsidR="00D530C7" w:rsidRDefault="00D530C7" w:rsidP="00964347">
      <w:pPr>
        <w:pStyle w:val="ListParagraph"/>
        <w:numPr>
          <w:ilvl w:val="1"/>
          <w:numId w:val="15"/>
        </w:numPr>
        <w:jc w:val="both"/>
      </w:pPr>
      <w:r>
        <w:t>If the target species is halogenated and features 4 or more halogens, assigned 6 moles to UNR.</w:t>
      </w:r>
    </w:p>
    <w:p w14:paraId="5FF11F7B" w14:textId="5AB3D805" w:rsidR="00D530C7" w:rsidRDefault="00D530C7" w:rsidP="00964347">
      <w:pPr>
        <w:pStyle w:val="ListParagraph"/>
        <w:numPr>
          <w:ilvl w:val="1"/>
          <w:numId w:val="15"/>
        </w:numPr>
        <w:jc w:val="both"/>
      </w:pPr>
      <w:r>
        <w:t>If the target species is halogenated and features more than 1 halogen, assign 1 mole to PAR and 5 moles to UNR.</w:t>
      </w:r>
    </w:p>
    <w:p w14:paraId="7300EC25" w14:textId="79825283" w:rsidR="006D6984" w:rsidRDefault="005F431A" w:rsidP="00964347">
      <w:pPr>
        <w:pStyle w:val="ListParagraph"/>
        <w:numPr>
          <w:ilvl w:val="1"/>
          <w:numId w:val="15"/>
        </w:numPr>
        <w:jc w:val="both"/>
      </w:pPr>
      <w:r>
        <w:t>If the target species is t</w:t>
      </w:r>
      <w:r w:rsidR="006D6984">
        <w:t xml:space="preserve">oluene </w:t>
      </w:r>
      <w:r>
        <w:t xml:space="preserve">or </w:t>
      </w:r>
      <w:r w:rsidR="00E7269B">
        <w:t>another</w:t>
      </w:r>
      <w:r w:rsidR="006D6984">
        <w:t xml:space="preserve"> monoalkyl aromatic</w:t>
      </w:r>
      <w:r w:rsidR="00E7269B">
        <w:t xml:space="preserve"> (</w:t>
      </w:r>
      <w:proofErr w:type="spellStart"/>
      <w:r w:rsidR="00E7269B">
        <w:t>nC</w:t>
      </w:r>
      <w:proofErr w:type="spellEnd"/>
      <w:r w:rsidR="00E7269B">
        <w:t xml:space="preserve"> </w:t>
      </w:r>
      <w:r w:rsidR="007277FD">
        <w:rPr>
          <w:rFonts w:cstheme="minorHAnsi"/>
        </w:rPr>
        <w:t>≥ 7, number of benzene rings = 1, number of branches on benzene ring = 1</w:t>
      </w:r>
      <w:r w:rsidR="00E7269B">
        <w:t xml:space="preserve">), </w:t>
      </w:r>
      <w:r w:rsidR="006674B6">
        <w:t>assign 1 mole to TOL and count remaining carbons (</w:t>
      </w:r>
      <w:proofErr w:type="spellStart"/>
      <w:r w:rsidR="006674B6">
        <w:t>nC</w:t>
      </w:r>
      <w:proofErr w:type="spellEnd"/>
      <w:r w:rsidR="006674B6">
        <w:t xml:space="preserve"> – 7). </w:t>
      </w:r>
      <w:r w:rsidR="00387544">
        <w:t xml:space="preserve">If </w:t>
      </w:r>
      <w:proofErr w:type="spellStart"/>
      <w:r w:rsidR="00387544">
        <w:t>nC</w:t>
      </w:r>
      <w:proofErr w:type="spellEnd"/>
      <w:r w:rsidR="00387544">
        <w:t xml:space="preserve"> – 7 &gt; 0, assign remaining carbon to PAR.</w:t>
      </w:r>
    </w:p>
    <w:p w14:paraId="68309938" w14:textId="18B708B5" w:rsidR="00216E38" w:rsidRDefault="008762FE" w:rsidP="00964347">
      <w:pPr>
        <w:pStyle w:val="ListParagraph"/>
        <w:numPr>
          <w:ilvl w:val="1"/>
          <w:numId w:val="15"/>
        </w:numPr>
        <w:jc w:val="both"/>
      </w:pPr>
      <w:r>
        <w:t>If the target species is an isomer of xylene or another polyalkyl aromatic (</w:t>
      </w:r>
      <w:proofErr w:type="spellStart"/>
      <w:r>
        <w:t>nC</w:t>
      </w:r>
      <w:proofErr w:type="spellEnd"/>
      <w:r>
        <w:t xml:space="preserve"> </w:t>
      </w:r>
      <w:r>
        <w:rPr>
          <w:rFonts w:cstheme="minorHAnsi"/>
        </w:rPr>
        <w:t xml:space="preserve">≥ </w:t>
      </w:r>
      <w:r w:rsidR="00CF338C">
        <w:rPr>
          <w:rFonts w:cstheme="minorHAnsi"/>
        </w:rPr>
        <w:t>8</w:t>
      </w:r>
      <w:r>
        <w:rPr>
          <w:rFonts w:cstheme="minorHAnsi"/>
        </w:rPr>
        <w:t xml:space="preserve">, number of benzene rings = 1, number of branches on benzene ring </w:t>
      </w:r>
      <w:r w:rsidR="00CF338C">
        <w:rPr>
          <w:rFonts w:cstheme="minorHAnsi"/>
        </w:rPr>
        <w:t>&gt;</w:t>
      </w:r>
      <w:r>
        <w:rPr>
          <w:rFonts w:cstheme="minorHAnsi"/>
        </w:rPr>
        <w:t xml:space="preserve"> 1</w:t>
      </w:r>
      <w:r>
        <w:t xml:space="preserve">), assign 1 mole to </w:t>
      </w:r>
      <w:r w:rsidR="00843C70">
        <w:t>XYL</w:t>
      </w:r>
      <w:r w:rsidR="00673789">
        <w:t>MN</w:t>
      </w:r>
      <w:r>
        <w:t xml:space="preserve"> and count remaining carbons (</w:t>
      </w:r>
      <w:proofErr w:type="spellStart"/>
      <w:r>
        <w:t>nC</w:t>
      </w:r>
      <w:proofErr w:type="spellEnd"/>
      <w:r>
        <w:t xml:space="preserve"> – </w:t>
      </w:r>
      <w:r w:rsidR="00FA193C">
        <w:t>8</w:t>
      </w:r>
      <w:r>
        <w:t xml:space="preserve">). If </w:t>
      </w:r>
      <w:proofErr w:type="spellStart"/>
      <w:r>
        <w:t>nC</w:t>
      </w:r>
      <w:proofErr w:type="spellEnd"/>
      <w:r>
        <w:t xml:space="preserve"> – </w:t>
      </w:r>
      <w:r w:rsidR="00FA193C">
        <w:t>8</w:t>
      </w:r>
      <w:r>
        <w:t xml:space="preserve"> &gt; 0, assign remaining carbon to PAR.</w:t>
      </w:r>
    </w:p>
    <w:p w14:paraId="3AB467CD" w14:textId="63992B4D" w:rsidR="006D6984" w:rsidRDefault="00216E38" w:rsidP="00964347">
      <w:pPr>
        <w:pStyle w:val="ListParagraph"/>
        <w:numPr>
          <w:ilvl w:val="1"/>
          <w:numId w:val="15"/>
        </w:numPr>
        <w:jc w:val="both"/>
      </w:pPr>
      <w:r>
        <w:t>For all remaining target species, assign 1 mole to BENZ and count remaining carbons (</w:t>
      </w:r>
      <w:proofErr w:type="spellStart"/>
      <w:r>
        <w:t>nC</w:t>
      </w:r>
      <w:proofErr w:type="spellEnd"/>
      <w:r>
        <w:t xml:space="preserve"> – 6). If </w:t>
      </w:r>
      <w:proofErr w:type="spellStart"/>
      <w:r>
        <w:t>nC</w:t>
      </w:r>
      <w:proofErr w:type="spellEnd"/>
      <w:r>
        <w:t xml:space="preserve"> – </w:t>
      </w:r>
      <w:r w:rsidR="00655100">
        <w:t>6</w:t>
      </w:r>
      <w:r>
        <w:t xml:space="preserve"> &gt; 0, assign remaining carbon to PAR.</w:t>
      </w:r>
    </w:p>
    <w:p w14:paraId="2EF756A3" w14:textId="32EF2B3B" w:rsidR="004233A7" w:rsidRPr="004233A7" w:rsidRDefault="00607F55" w:rsidP="00964347">
      <w:pPr>
        <w:pStyle w:val="ListParagraph"/>
        <w:numPr>
          <w:ilvl w:val="0"/>
          <w:numId w:val="15"/>
        </w:numPr>
        <w:jc w:val="both"/>
      </w:pPr>
      <w:r>
        <w:t>If the target species is a multi</w:t>
      </w:r>
      <w:r w:rsidR="004F3C8C">
        <w:t>-</w:t>
      </w:r>
      <w:r>
        <w:t>ring aromatic</w:t>
      </w:r>
      <w:r w:rsidR="004C6E50">
        <w:t xml:space="preserve"> (</w:t>
      </w:r>
      <w:r w:rsidR="004C6E50">
        <w:rPr>
          <w:rFonts w:cstheme="minorHAnsi"/>
        </w:rPr>
        <w:t xml:space="preserve">number of benzene rings </w:t>
      </w:r>
      <w:r w:rsidR="004B528D">
        <w:rPr>
          <w:rFonts w:cstheme="minorHAnsi"/>
        </w:rPr>
        <w:t>&gt;</w:t>
      </w:r>
      <w:r w:rsidR="004C6E50">
        <w:rPr>
          <w:rFonts w:cstheme="minorHAnsi"/>
        </w:rPr>
        <w:t xml:space="preserve"> </w:t>
      </w:r>
      <w:r w:rsidR="004B528D">
        <w:rPr>
          <w:rFonts w:cstheme="minorHAnsi"/>
        </w:rPr>
        <w:t>1</w:t>
      </w:r>
      <w:r w:rsidR="004C6E50">
        <w:rPr>
          <w:rFonts w:cstheme="minorHAnsi"/>
        </w:rPr>
        <w:t xml:space="preserve"> and </w:t>
      </w:r>
      <w:proofErr w:type="spellStart"/>
      <w:r w:rsidR="004C6E50">
        <w:rPr>
          <w:rFonts w:cstheme="minorHAnsi"/>
        </w:rPr>
        <w:t>nO</w:t>
      </w:r>
      <w:proofErr w:type="spellEnd"/>
      <w:r w:rsidR="004C6E50">
        <w:rPr>
          <w:rFonts w:cstheme="minorHAnsi"/>
        </w:rPr>
        <w:t xml:space="preserve"> = 0)</w:t>
      </w:r>
      <w:r>
        <w:t xml:space="preserve">, </w:t>
      </w:r>
      <w:r w:rsidR="005834DD">
        <w:t>it is likely assigned to NVOL</w:t>
      </w:r>
      <w:r w:rsidR="009A55D4">
        <w:t xml:space="preserve">, </w:t>
      </w:r>
      <w:r w:rsidR="005834DD">
        <w:t>IVOC</w:t>
      </w:r>
      <w:r w:rsidR="009A55D4">
        <w:t>, or NAPH</w:t>
      </w:r>
      <w:r w:rsidR="005834DD">
        <w:t xml:space="preserve">. If not, </w:t>
      </w:r>
      <w:r w:rsidR="004233A7" w:rsidRPr="004233A7">
        <w:t>assign carbon to OLE, IOLE, KET, or PAR, depending on structure.</w:t>
      </w:r>
    </w:p>
    <w:p w14:paraId="7EEFC16F" w14:textId="34B7A7F4" w:rsidR="006C5390" w:rsidRDefault="006C5390" w:rsidP="00964347">
      <w:pPr>
        <w:pStyle w:val="ListParagraph"/>
        <w:numPr>
          <w:ilvl w:val="0"/>
          <w:numId w:val="15"/>
        </w:numPr>
        <w:jc w:val="both"/>
      </w:pPr>
      <w:r>
        <w:t xml:space="preserve">If the target species is an aldehyde with </w:t>
      </w:r>
      <w:proofErr w:type="spellStart"/>
      <w:r>
        <w:t>nC</w:t>
      </w:r>
      <w:proofErr w:type="spellEnd"/>
      <w:r>
        <w:t xml:space="preserve"> </w:t>
      </w:r>
      <w:r w:rsidRPr="00FE4F69">
        <w:rPr>
          <w:rFonts w:cstheme="minorHAnsi"/>
        </w:rPr>
        <w:t>≥</w:t>
      </w:r>
      <w:r>
        <w:t xml:space="preserve"> 2, </w:t>
      </w:r>
      <w:r w:rsidR="00FE4F69" w:rsidRPr="00FE4F69">
        <w:t xml:space="preserve">assign 1 mole to </w:t>
      </w:r>
      <w:r w:rsidR="005F5B2A">
        <w:t>ALDX</w:t>
      </w:r>
      <w:r w:rsidR="00FE4F69" w:rsidRPr="00FE4F69">
        <w:t xml:space="preserve"> and count remaining carbons (</w:t>
      </w:r>
      <w:proofErr w:type="spellStart"/>
      <w:r w:rsidR="00FE4F69" w:rsidRPr="00FE4F69">
        <w:t>nC</w:t>
      </w:r>
      <w:proofErr w:type="spellEnd"/>
      <w:r w:rsidR="00FE4F69" w:rsidRPr="00FE4F69">
        <w:t xml:space="preserve"> – </w:t>
      </w:r>
      <w:r w:rsidR="00FE4208">
        <w:t>2</w:t>
      </w:r>
      <w:r w:rsidR="00FE4F69" w:rsidRPr="00FE4F69">
        <w:t xml:space="preserve">). If </w:t>
      </w:r>
      <w:proofErr w:type="spellStart"/>
      <w:r w:rsidR="00FE4F69" w:rsidRPr="00FE4F69">
        <w:t>nC</w:t>
      </w:r>
      <w:proofErr w:type="spellEnd"/>
      <w:r w:rsidR="00FE4F69" w:rsidRPr="00FE4F69">
        <w:t xml:space="preserve"> – </w:t>
      </w:r>
      <w:r w:rsidR="00FE4208">
        <w:t>2</w:t>
      </w:r>
      <w:r w:rsidR="00FE4F69" w:rsidRPr="00FE4F69">
        <w:t xml:space="preserve"> &gt; 0, assign remaining carbon to OLE, IOLE, KET, or PAR, depending on structure.</w:t>
      </w:r>
    </w:p>
    <w:p w14:paraId="787AD057" w14:textId="1FD19B4D" w:rsidR="004C04DC" w:rsidRPr="005A1AC5" w:rsidRDefault="00F7497C" w:rsidP="00964347">
      <w:pPr>
        <w:pStyle w:val="ListParagraph"/>
        <w:numPr>
          <w:ilvl w:val="0"/>
          <w:numId w:val="15"/>
        </w:numPr>
        <w:jc w:val="both"/>
      </w:pPr>
      <w:r>
        <w:t xml:space="preserve">If the target species is an </w:t>
      </w:r>
      <w:r w:rsidR="00AE65B2">
        <w:t>acid</w:t>
      </w:r>
      <w:r>
        <w:t xml:space="preserve"> with </w:t>
      </w:r>
      <w:proofErr w:type="spellStart"/>
      <w:r>
        <w:t>nC</w:t>
      </w:r>
      <w:proofErr w:type="spellEnd"/>
      <w:r>
        <w:t xml:space="preserve"> </w:t>
      </w:r>
      <w:r w:rsidRPr="00FE4F69">
        <w:rPr>
          <w:rFonts w:cstheme="minorHAnsi"/>
        </w:rPr>
        <w:t>≥</w:t>
      </w:r>
      <w:r>
        <w:t xml:space="preserve"> 2, </w:t>
      </w:r>
      <w:r w:rsidRPr="00FE4F69">
        <w:t xml:space="preserve">assign 1 mole to </w:t>
      </w:r>
      <w:r w:rsidR="002A72D3">
        <w:t>PACD</w:t>
      </w:r>
      <w:r w:rsidRPr="00FE4F69">
        <w:t xml:space="preserve"> and count remaining carbons (</w:t>
      </w:r>
      <w:proofErr w:type="spellStart"/>
      <w:r w:rsidRPr="00FE4F69">
        <w:t>nC</w:t>
      </w:r>
      <w:proofErr w:type="spellEnd"/>
      <w:r w:rsidRPr="00FE4F69">
        <w:t xml:space="preserve"> – </w:t>
      </w:r>
      <w:r>
        <w:t>2</w:t>
      </w:r>
      <w:r w:rsidRPr="00FE4F69">
        <w:t xml:space="preserve">). If </w:t>
      </w:r>
      <w:proofErr w:type="spellStart"/>
      <w:r w:rsidRPr="00FE4F69">
        <w:t>nC</w:t>
      </w:r>
      <w:proofErr w:type="spellEnd"/>
      <w:r w:rsidRPr="00FE4F69">
        <w:t xml:space="preserve"> – </w:t>
      </w:r>
      <w:r>
        <w:t>2</w:t>
      </w:r>
      <w:r w:rsidRPr="00FE4F69">
        <w:t xml:space="preserve"> &gt; </w:t>
      </w:r>
      <w:r w:rsidRPr="005A1AC5">
        <w:t>0, assign remaining carbon to PAR.</w:t>
      </w:r>
    </w:p>
    <w:p w14:paraId="14FD05D1" w14:textId="746ECA72" w:rsidR="004C04DC" w:rsidRPr="005A1AC5" w:rsidRDefault="003F2942" w:rsidP="00964347">
      <w:pPr>
        <w:pStyle w:val="ListParagraph"/>
        <w:numPr>
          <w:ilvl w:val="0"/>
          <w:numId w:val="15"/>
        </w:numPr>
        <w:jc w:val="both"/>
      </w:pPr>
      <w:r w:rsidRPr="005A1AC5">
        <w:t>For all remaining target species, assign</w:t>
      </w:r>
      <w:r w:rsidR="0060713A" w:rsidRPr="005A1AC5">
        <w:t xml:space="preserve"> all carbon to OLE, IOLE, KET, or PAR, depending on structure</w:t>
      </w:r>
      <w:r w:rsidR="00877EAD" w:rsidRPr="005A1AC5">
        <w:t>.</w:t>
      </w:r>
    </w:p>
    <w:p w14:paraId="7EA95EDA" w14:textId="778E48F4" w:rsidR="00AE6770" w:rsidRPr="005A1AC5" w:rsidRDefault="00AE6770" w:rsidP="00964347">
      <w:pPr>
        <w:pStyle w:val="ListParagraph"/>
        <w:numPr>
          <w:ilvl w:val="0"/>
          <w:numId w:val="15"/>
        </w:numPr>
        <w:jc w:val="both"/>
      </w:pPr>
      <w:r w:rsidRPr="005A1AC5">
        <w:t xml:space="preserve">Following assignments, </w:t>
      </w:r>
      <w:r w:rsidR="00C1386C" w:rsidRPr="005A1AC5">
        <w:t>and per recommendations by mechanism developer, l</w:t>
      </w:r>
      <w:r w:rsidRPr="005A1AC5">
        <w:t>imit functional groups to 1 with this priority: TOL &gt; XYL &gt; IOLE &gt; OLE &gt; ALDX &gt; KET.</w:t>
      </w:r>
      <w:r w:rsidR="00C1386C" w:rsidRPr="005A1AC5">
        <w:t xml:space="preserve"> </w:t>
      </w:r>
      <w:r w:rsidR="001D0ED9" w:rsidRPr="005A1AC5">
        <w:t>Assign all carbon mass not assigned to a functional group to PAR.</w:t>
      </w:r>
    </w:p>
    <w:p w14:paraId="6A4D15CC" w14:textId="24D45435" w:rsidR="00AE6770" w:rsidRPr="005A1AC5" w:rsidRDefault="00982D52" w:rsidP="00964347">
      <w:pPr>
        <w:pStyle w:val="ListParagraph"/>
        <w:numPr>
          <w:ilvl w:val="0"/>
          <w:numId w:val="15"/>
        </w:numPr>
        <w:jc w:val="both"/>
      </w:pPr>
      <w:r w:rsidRPr="005A1AC5">
        <w:t>Following assignments, and per recommendations by mechanism developer, i</w:t>
      </w:r>
      <w:r w:rsidR="00AE6770" w:rsidRPr="005A1AC5">
        <w:t xml:space="preserve">f </w:t>
      </w:r>
      <w:r w:rsidRPr="005A1AC5">
        <w:t xml:space="preserve">ratio of </w:t>
      </w:r>
      <w:r w:rsidR="00AE6770" w:rsidRPr="005A1AC5">
        <w:t xml:space="preserve">OLE/PAR &gt; 1, </w:t>
      </w:r>
      <w:r w:rsidRPr="005A1AC5">
        <w:t xml:space="preserve">recalculate: </w:t>
      </w:r>
      <w:r w:rsidR="00AE6770" w:rsidRPr="005A1AC5">
        <w:t xml:space="preserve">OLE = (PAR + 2 OLE) / 3; then </w:t>
      </w:r>
      <w:r w:rsidRPr="005A1AC5">
        <w:t xml:space="preserve">assign </w:t>
      </w:r>
      <w:r w:rsidR="00AE6770" w:rsidRPr="005A1AC5">
        <w:t>PAR = OLE</w:t>
      </w:r>
      <w:r w:rsidRPr="005A1AC5">
        <w:t>.</w:t>
      </w:r>
    </w:p>
    <w:p w14:paraId="1C84FCF3" w14:textId="0CAE4932" w:rsidR="0009231B" w:rsidRPr="005A1AC5" w:rsidRDefault="00982D52" w:rsidP="00964347">
      <w:pPr>
        <w:pStyle w:val="ListParagraph"/>
        <w:numPr>
          <w:ilvl w:val="0"/>
          <w:numId w:val="15"/>
        </w:numPr>
        <w:jc w:val="both"/>
      </w:pPr>
      <w:r w:rsidRPr="005A1AC5">
        <w:t xml:space="preserve">Following assignments, and per recommendations by mechanism developer, if ratio of </w:t>
      </w:r>
      <w:r w:rsidR="00AE6770" w:rsidRPr="005A1AC5">
        <w:t xml:space="preserve">KET/PAR &gt; 0.333, </w:t>
      </w:r>
      <w:r w:rsidRPr="005A1AC5">
        <w:t xml:space="preserve">recalculate: </w:t>
      </w:r>
      <w:r w:rsidR="00AE6770" w:rsidRPr="005A1AC5">
        <w:t>KET = (PAR + KET) / 4; then PAR = 3*KET</w:t>
      </w:r>
      <w:r w:rsidR="00CC3C3F" w:rsidRPr="005A1AC5">
        <w:t>.</w:t>
      </w:r>
    </w:p>
    <w:p w14:paraId="13654A08" w14:textId="77777777" w:rsidR="00E76733" w:rsidRDefault="00E76733" w:rsidP="00E76733">
      <w:pPr>
        <w:pStyle w:val="Heading3"/>
      </w:pPr>
      <w:bookmarkStart w:id="1343" w:name="_Toc174099315"/>
      <w:r>
        <w:t>CB6R4_CF2</w:t>
      </w:r>
      <w:bookmarkEnd w:id="1343"/>
    </w:p>
    <w:p w14:paraId="78DBB61E" w14:textId="6C2DBE1D" w:rsidR="00206BF4" w:rsidRDefault="00206BF4" w:rsidP="00206BF4">
      <w:pPr>
        <w:jc w:val="both"/>
      </w:pPr>
      <w:r>
        <w:t xml:space="preserve">The CB6R4_CF2 chemical mechanism is exclusively used in the </w:t>
      </w:r>
      <w:proofErr w:type="spellStart"/>
      <w:r>
        <w:t>CAMx</w:t>
      </w:r>
      <w:proofErr w:type="spellEnd"/>
      <w:r>
        <w:t xml:space="preserve"> photochemical model and features significant overlap with the CB6R3_AE7 chemical mechanism. Specifically, several explicit species and one lumped species is excluded from the CB6R4_CF2 chemical mechanism when compared to CB6R3_AE7. Both utilize the NVOL and IVOC tracers, which are defined to include semi-volatile organic compounds (SVOC; 3x10</w:t>
      </w:r>
      <w:r>
        <w:rPr>
          <w:vertAlign w:val="superscript"/>
        </w:rPr>
        <w:t>-1</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and intermediate-volatility organic compounds (IVOC; 3x10</w:t>
      </w:r>
      <w:r w:rsidRPr="00F40EBC">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sidRPr="00F40EBC">
        <w:rPr>
          <w:vertAlign w:val="superscript"/>
        </w:rPr>
        <w:t>6</w:t>
      </w:r>
      <w:r>
        <w:t xml:space="preserve"> μg m</w:t>
      </w:r>
      <w:r w:rsidRPr="00F40EBC">
        <w:rPr>
          <w:rFonts w:ascii="Calibri" w:eastAsia="Calibri" w:hAnsi="Calibri" w:cs="Calibri"/>
          <w:vertAlign w:val="superscript"/>
        </w:rPr>
        <w:t>-</w:t>
      </w:r>
      <w:r w:rsidRPr="00F40EBC">
        <w:rPr>
          <w:vertAlign w:val="superscript"/>
        </w:rPr>
        <w:t>3</w:t>
      </w:r>
      <w:r>
        <w:t>), respectively. A description and various properties for all emitted organics from the CB6R4_CF2 chemical mechanism is shown below.</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1"/>
        <w:gridCol w:w="4304"/>
        <w:gridCol w:w="574"/>
        <w:gridCol w:w="875"/>
        <w:gridCol w:w="2186"/>
      </w:tblGrid>
      <w:tr w:rsidR="004E6784" w:rsidRPr="004A2FE2" w14:paraId="770C131B" w14:textId="77777777" w:rsidTr="00690EB7">
        <w:trPr>
          <w:trHeight w:val="143"/>
          <w:tblHeader/>
        </w:trPr>
        <w:tc>
          <w:tcPr>
            <w:tcW w:w="1181" w:type="dxa"/>
            <w:shd w:val="clear" w:color="auto" w:fill="D9D9D9" w:themeFill="background1" w:themeFillShade="D9"/>
            <w:vAlign w:val="center"/>
          </w:tcPr>
          <w:p w14:paraId="54CBE25F" w14:textId="77777777" w:rsidR="004E6784" w:rsidRPr="004A2FE2" w:rsidRDefault="004E6784" w:rsidP="00690EB7">
            <w:pPr>
              <w:spacing w:after="0"/>
              <w:jc w:val="center"/>
              <w:rPr>
                <w:rFonts w:cstheme="minorHAnsi"/>
                <w:b/>
                <w:sz w:val="20"/>
                <w:szCs w:val="20"/>
              </w:rPr>
            </w:pPr>
            <w:r w:rsidRPr="004A2FE2">
              <w:rPr>
                <w:rFonts w:cstheme="minorHAnsi"/>
                <w:b/>
                <w:sz w:val="20"/>
                <w:szCs w:val="20"/>
              </w:rPr>
              <w:t>Model Species</w:t>
            </w:r>
          </w:p>
        </w:tc>
        <w:tc>
          <w:tcPr>
            <w:tcW w:w="4304" w:type="dxa"/>
            <w:shd w:val="clear" w:color="auto" w:fill="D9D9D9" w:themeFill="background1" w:themeFillShade="D9"/>
            <w:vAlign w:val="center"/>
          </w:tcPr>
          <w:p w14:paraId="2CB83C1E" w14:textId="77777777" w:rsidR="004E6784" w:rsidRPr="004A2FE2" w:rsidRDefault="004E6784" w:rsidP="00690EB7">
            <w:pPr>
              <w:spacing w:after="0"/>
              <w:jc w:val="center"/>
              <w:rPr>
                <w:rFonts w:cstheme="minorHAnsi"/>
                <w:b/>
                <w:sz w:val="20"/>
                <w:szCs w:val="20"/>
              </w:rPr>
            </w:pPr>
            <w:r w:rsidRPr="004A2FE2">
              <w:rPr>
                <w:rFonts w:cstheme="minorHAnsi"/>
                <w:b/>
                <w:sz w:val="20"/>
                <w:szCs w:val="20"/>
              </w:rPr>
              <w:t>Description</w:t>
            </w:r>
          </w:p>
        </w:tc>
        <w:tc>
          <w:tcPr>
            <w:tcW w:w="574" w:type="dxa"/>
            <w:shd w:val="clear" w:color="auto" w:fill="D9D9D9" w:themeFill="background1" w:themeFillShade="D9"/>
            <w:vAlign w:val="center"/>
          </w:tcPr>
          <w:p w14:paraId="32E70A10" w14:textId="77777777" w:rsidR="004E6784" w:rsidRPr="004A2FE2" w:rsidRDefault="004E6784" w:rsidP="00690EB7">
            <w:pPr>
              <w:spacing w:after="0"/>
              <w:jc w:val="center"/>
              <w:rPr>
                <w:rFonts w:cstheme="minorHAnsi"/>
                <w:b/>
                <w:sz w:val="20"/>
                <w:szCs w:val="20"/>
              </w:rPr>
            </w:pPr>
            <w:proofErr w:type="spellStart"/>
            <w:r w:rsidRPr="004A2FE2">
              <w:rPr>
                <w:rFonts w:cstheme="minorHAnsi"/>
                <w:b/>
                <w:sz w:val="20"/>
                <w:szCs w:val="20"/>
              </w:rPr>
              <w:t>nC</w:t>
            </w:r>
            <w:proofErr w:type="spellEnd"/>
          </w:p>
        </w:tc>
        <w:tc>
          <w:tcPr>
            <w:tcW w:w="875" w:type="dxa"/>
            <w:shd w:val="clear" w:color="auto" w:fill="D9D9D9" w:themeFill="background1" w:themeFillShade="D9"/>
            <w:vAlign w:val="center"/>
          </w:tcPr>
          <w:p w14:paraId="6479E65F" w14:textId="77777777" w:rsidR="004E6784" w:rsidRPr="004A2FE2" w:rsidRDefault="004E6784" w:rsidP="00690EB7">
            <w:pPr>
              <w:spacing w:after="0"/>
              <w:jc w:val="center"/>
              <w:rPr>
                <w:rFonts w:cstheme="minorHAnsi"/>
                <w:b/>
                <w:sz w:val="20"/>
                <w:szCs w:val="20"/>
              </w:rPr>
            </w:pPr>
            <w:r w:rsidRPr="004A2FE2">
              <w:rPr>
                <w:rFonts w:cstheme="minorHAnsi"/>
                <w:b/>
                <w:sz w:val="20"/>
                <w:szCs w:val="20"/>
              </w:rPr>
              <w:t>Tracer Type</w:t>
            </w:r>
          </w:p>
        </w:tc>
        <w:tc>
          <w:tcPr>
            <w:tcW w:w="2186" w:type="dxa"/>
            <w:shd w:val="clear" w:color="auto" w:fill="D9D9D9" w:themeFill="background1" w:themeFillShade="D9"/>
            <w:vAlign w:val="center"/>
          </w:tcPr>
          <w:p w14:paraId="3387AD32" w14:textId="77777777" w:rsidR="004E6784" w:rsidRPr="004A2FE2" w:rsidRDefault="004E6784" w:rsidP="00690EB7">
            <w:pPr>
              <w:spacing w:after="0"/>
              <w:jc w:val="center"/>
              <w:rPr>
                <w:rFonts w:cstheme="minorHAnsi"/>
                <w:b/>
                <w:sz w:val="20"/>
                <w:szCs w:val="20"/>
              </w:rPr>
            </w:pPr>
            <w:r w:rsidRPr="004A2FE2">
              <w:rPr>
                <w:rFonts w:cstheme="minorHAnsi"/>
                <w:b/>
                <w:sz w:val="20"/>
                <w:szCs w:val="20"/>
              </w:rPr>
              <w:t>SMILES</w:t>
            </w:r>
          </w:p>
        </w:tc>
      </w:tr>
      <w:tr w:rsidR="004E6784" w:rsidRPr="004A2FE2" w14:paraId="2021320A" w14:textId="77777777" w:rsidTr="00690EB7">
        <w:trPr>
          <w:trHeight w:val="143"/>
        </w:trPr>
        <w:tc>
          <w:tcPr>
            <w:tcW w:w="1181" w:type="dxa"/>
            <w:vAlign w:val="center"/>
          </w:tcPr>
          <w:p w14:paraId="43CDA9F8" w14:textId="77777777" w:rsidR="004E6784" w:rsidRPr="004A2FE2" w:rsidRDefault="004E6784" w:rsidP="00690EB7">
            <w:pPr>
              <w:spacing w:after="0"/>
              <w:jc w:val="center"/>
              <w:rPr>
                <w:rFonts w:cstheme="minorHAnsi"/>
                <w:sz w:val="20"/>
                <w:szCs w:val="20"/>
              </w:rPr>
            </w:pPr>
            <w:r w:rsidRPr="004A2FE2">
              <w:rPr>
                <w:rFonts w:cstheme="minorHAnsi"/>
                <w:sz w:val="20"/>
                <w:szCs w:val="20"/>
              </w:rPr>
              <w:t>ACET</w:t>
            </w:r>
          </w:p>
        </w:tc>
        <w:tc>
          <w:tcPr>
            <w:tcW w:w="4304" w:type="dxa"/>
            <w:vAlign w:val="center"/>
          </w:tcPr>
          <w:p w14:paraId="43FE5514" w14:textId="77777777" w:rsidR="004E6784" w:rsidRPr="004A2FE2" w:rsidRDefault="004E6784" w:rsidP="00690EB7">
            <w:pPr>
              <w:spacing w:after="0"/>
              <w:jc w:val="center"/>
              <w:rPr>
                <w:rFonts w:cstheme="minorHAnsi"/>
                <w:sz w:val="20"/>
                <w:szCs w:val="20"/>
              </w:rPr>
            </w:pPr>
            <w:r w:rsidRPr="004A2FE2">
              <w:rPr>
                <w:rFonts w:cstheme="minorHAnsi"/>
                <w:sz w:val="20"/>
                <w:szCs w:val="20"/>
              </w:rPr>
              <w:t>Acetone</w:t>
            </w:r>
          </w:p>
        </w:tc>
        <w:tc>
          <w:tcPr>
            <w:tcW w:w="574" w:type="dxa"/>
            <w:vAlign w:val="center"/>
          </w:tcPr>
          <w:p w14:paraId="0F12ACC5" w14:textId="77777777" w:rsidR="004E6784" w:rsidRPr="004A2FE2" w:rsidRDefault="004E6784" w:rsidP="00690EB7">
            <w:pPr>
              <w:spacing w:after="0"/>
              <w:jc w:val="center"/>
              <w:rPr>
                <w:rFonts w:cstheme="minorHAnsi"/>
                <w:sz w:val="20"/>
                <w:szCs w:val="20"/>
              </w:rPr>
            </w:pPr>
            <w:r w:rsidRPr="004A2FE2">
              <w:rPr>
                <w:rFonts w:cstheme="minorHAnsi"/>
                <w:sz w:val="20"/>
                <w:szCs w:val="20"/>
              </w:rPr>
              <w:t>3</w:t>
            </w:r>
          </w:p>
        </w:tc>
        <w:tc>
          <w:tcPr>
            <w:tcW w:w="875" w:type="dxa"/>
            <w:vAlign w:val="center"/>
          </w:tcPr>
          <w:p w14:paraId="5A7AC680"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331DFA89" w14:textId="77777777" w:rsidR="004E6784" w:rsidRPr="004A2FE2" w:rsidRDefault="004E6784" w:rsidP="00690EB7">
            <w:pPr>
              <w:spacing w:after="0"/>
              <w:jc w:val="center"/>
              <w:rPr>
                <w:rFonts w:cstheme="minorHAnsi"/>
                <w:sz w:val="20"/>
                <w:szCs w:val="20"/>
              </w:rPr>
            </w:pPr>
            <w:r w:rsidRPr="004A2FE2">
              <w:rPr>
                <w:rFonts w:cstheme="minorHAnsi"/>
                <w:sz w:val="20"/>
                <w:szCs w:val="20"/>
              </w:rPr>
              <w:t>CC(C)=O</w:t>
            </w:r>
          </w:p>
        </w:tc>
      </w:tr>
      <w:tr w:rsidR="004E6784" w:rsidRPr="004A2FE2" w14:paraId="505DCEFA" w14:textId="77777777" w:rsidTr="00690EB7">
        <w:trPr>
          <w:trHeight w:val="143"/>
        </w:trPr>
        <w:tc>
          <w:tcPr>
            <w:tcW w:w="1181" w:type="dxa"/>
            <w:vAlign w:val="center"/>
          </w:tcPr>
          <w:p w14:paraId="34895C10" w14:textId="77777777" w:rsidR="004E6784" w:rsidRPr="004A2FE2" w:rsidRDefault="004E6784" w:rsidP="00690EB7">
            <w:pPr>
              <w:spacing w:after="0"/>
              <w:jc w:val="center"/>
              <w:rPr>
                <w:rFonts w:cstheme="minorHAnsi"/>
                <w:sz w:val="20"/>
                <w:szCs w:val="20"/>
              </w:rPr>
            </w:pPr>
            <w:r w:rsidRPr="004A2FE2">
              <w:rPr>
                <w:rFonts w:cstheme="minorHAnsi"/>
                <w:sz w:val="20"/>
                <w:szCs w:val="20"/>
              </w:rPr>
              <w:t>ALD2</w:t>
            </w:r>
          </w:p>
        </w:tc>
        <w:tc>
          <w:tcPr>
            <w:tcW w:w="4304" w:type="dxa"/>
            <w:vAlign w:val="center"/>
          </w:tcPr>
          <w:p w14:paraId="149D8EA8" w14:textId="77777777" w:rsidR="004E6784" w:rsidRPr="004A2FE2" w:rsidRDefault="004E6784" w:rsidP="00690EB7">
            <w:pPr>
              <w:spacing w:after="0"/>
              <w:jc w:val="center"/>
              <w:rPr>
                <w:rFonts w:cstheme="minorHAnsi"/>
                <w:sz w:val="20"/>
                <w:szCs w:val="20"/>
              </w:rPr>
            </w:pPr>
            <w:r w:rsidRPr="004A2FE2">
              <w:rPr>
                <w:rFonts w:cstheme="minorHAnsi"/>
                <w:sz w:val="20"/>
                <w:szCs w:val="20"/>
              </w:rPr>
              <w:t>Acetaldehyde</w:t>
            </w:r>
          </w:p>
        </w:tc>
        <w:tc>
          <w:tcPr>
            <w:tcW w:w="574" w:type="dxa"/>
            <w:vAlign w:val="center"/>
          </w:tcPr>
          <w:p w14:paraId="7B768963" w14:textId="77777777" w:rsidR="004E6784" w:rsidRPr="004A2FE2" w:rsidRDefault="004E6784" w:rsidP="00690EB7">
            <w:pPr>
              <w:spacing w:after="0"/>
              <w:jc w:val="center"/>
              <w:rPr>
                <w:rFonts w:cstheme="minorHAnsi"/>
                <w:sz w:val="20"/>
                <w:szCs w:val="20"/>
              </w:rPr>
            </w:pPr>
            <w:r w:rsidRPr="004A2FE2">
              <w:rPr>
                <w:rFonts w:cstheme="minorHAnsi"/>
                <w:sz w:val="20"/>
                <w:szCs w:val="20"/>
              </w:rPr>
              <w:t>2</w:t>
            </w:r>
          </w:p>
        </w:tc>
        <w:tc>
          <w:tcPr>
            <w:tcW w:w="875" w:type="dxa"/>
            <w:vAlign w:val="center"/>
          </w:tcPr>
          <w:p w14:paraId="0D818A50"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3DA3CF8B" w14:textId="77777777" w:rsidR="004E6784" w:rsidRPr="004A2FE2" w:rsidRDefault="004E6784" w:rsidP="00690EB7">
            <w:pPr>
              <w:spacing w:after="0"/>
              <w:jc w:val="center"/>
              <w:rPr>
                <w:rFonts w:cstheme="minorHAnsi"/>
                <w:sz w:val="20"/>
                <w:szCs w:val="20"/>
              </w:rPr>
            </w:pPr>
            <w:r w:rsidRPr="004A2FE2">
              <w:rPr>
                <w:rFonts w:cstheme="minorHAnsi"/>
                <w:sz w:val="20"/>
                <w:szCs w:val="20"/>
              </w:rPr>
              <w:t>CC=O</w:t>
            </w:r>
          </w:p>
        </w:tc>
      </w:tr>
      <w:tr w:rsidR="004E6784" w:rsidRPr="004A2FE2" w14:paraId="1C21A47E" w14:textId="77777777" w:rsidTr="00690EB7">
        <w:trPr>
          <w:trHeight w:val="143"/>
        </w:trPr>
        <w:tc>
          <w:tcPr>
            <w:tcW w:w="1181" w:type="dxa"/>
            <w:vAlign w:val="center"/>
          </w:tcPr>
          <w:p w14:paraId="439DB1BC" w14:textId="77777777" w:rsidR="004E6784" w:rsidRPr="004A2FE2" w:rsidRDefault="004E6784" w:rsidP="00690EB7">
            <w:pPr>
              <w:spacing w:after="0"/>
              <w:jc w:val="center"/>
              <w:rPr>
                <w:rFonts w:cstheme="minorHAnsi"/>
                <w:sz w:val="20"/>
                <w:szCs w:val="20"/>
              </w:rPr>
            </w:pPr>
            <w:r w:rsidRPr="004A2FE2">
              <w:rPr>
                <w:rFonts w:cstheme="minorHAnsi"/>
                <w:sz w:val="20"/>
                <w:szCs w:val="20"/>
              </w:rPr>
              <w:t>BENZ</w:t>
            </w:r>
          </w:p>
        </w:tc>
        <w:tc>
          <w:tcPr>
            <w:tcW w:w="4304" w:type="dxa"/>
            <w:vAlign w:val="center"/>
          </w:tcPr>
          <w:p w14:paraId="13B84D4B" w14:textId="77777777" w:rsidR="004E6784" w:rsidRPr="004A2FE2" w:rsidRDefault="004E6784" w:rsidP="00690EB7">
            <w:pPr>
              <w:spacing w:after="0"/>
              <w:jc w:val="center"/>
              <w:rPr>
                <w:rFonts w:cstheme="minorHAnsi"/>
                <w:sz w:val="20"/>
                <w:szCs w:val="20"/>
              </w:rPr>
            </w:pPr>
            <w:r w:rsidRPr="004A2FE2">
              <w:rPr>
                <w:rFonts w:cstheme="minorHAnsi"/>
                <w:sz w:val="20"/>
                <w:szCs w:val="20"/>
              </w:rPr>
              <w:t>Benzene</w:t>
            </w:r>
          </w:p>
        </w:tc>
        <w:tc>
          <w:tcPr>
            <w:tcW w:w="574" w:type="dxa"/>
            <w:vAlign w:val="center"/>
          </w:tcPr>
          <w:p w14:paraId="207A017A" w14:textId="77777777" w:rsidR="004E6784" w:rsidRPr="004A2FE2" w:rsidRDefault="004E6784" w:rsidP="00690EB7">
            <w:pPr>
              <w:spacing w:after="0"/>
              <w:jc w:val="center"/>
              <w:rPr>
                <w:rFonts w:cstheme="minorHAnsi"/>
                <w:sz w:val="20"/>
                <w:szCs w:val="20"/>
              </w:rPr>
            </w:pPr>
            <w:r w:rsidRPr="004A2FE2">
              <w:rPr>
                <w:rFonts w:cstheme="minorHAnsi"/>
                <w:sz w:val="20"/>
                <w:szCs w:val="20"/>
              </w:rPr>
              <w:t>6</w:t>
            </w:r>
          </w:p>
        </w:tc>
        <w:tc>
          <w:tcPr>
            <w:tcW w:w="875" w:type="dxa"/>
            <w:vAlign w:val="center"/>
          </w:tcPr>
          <w:p w14:paraId="039766E3"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6252C377" w14:textId="77777777" w:rsidR="004E6784" w:rsidRPr="004A2FE2" w:rsidRDefault="004E6784" w:rsidP="00690EB7">
            <w:pPr>
              <w:spacing w:after="0"/>
              <w:jc w:val="center"/>
              <w:rPr>
                <w:rFonts w:cstheme="minorHAnsi"/>
                <w:sz w:val="20"/>
                <w:szCs w:val="20"/>
              </w:rPr>
            </w:pPr>
            <w:r w:rsidRPr="004A2FE2">
              <w:rPr>
                <w:rFonts w:cstheme="minorHAnsi"/>
                <w:sz w:val="20"/>
                <w:szCs w:val="20"/>
              </w:rPr>
              <w:t>C1=CC=CC=C1</w:t>
            </w:r>
          </w:p>
        </w:tc>
      </w:tr>
      <w:tr w:rsidR="004E6784" w:rsidRPr="004A2FE2" w14:paraId="36D7527F" w14:textId="77777777" w:rsidTr="00690EB7">
        <w:trPr>
          <w:trHeight w:val="143"/>
        </w:trPr>
        <w:tc>
          <w:tcPr>
            <w:tcW w:w="1181" w:type="dxa"/>
            <w:vAlign w:val="center"/>
          </w:tcPr>
          <w:p w14:paraId="51B03DB4" w14:textId="77777777" w:rsidR="004E6784" w:rsidRPr="004A2FE2" w:rsidRDefault="004E6784" w:rsidP="00690EB7">
            <w:pPr>
              <w:spacing w:after="0"/>
              <w:jc w:val="center"/>
              <w:rPr>
                <w:rFonts w:cstheme="minorHAnsi"/>
                <w:sz w:val="20"/>
                <w:szCs w:val="20"/>
              </w:rPr>
            </w:pPr>
            <w:r w:rsidRPr="004A2FE2">
              <w:rPr>
                <w:rFonts w:cstheme="minorHAnsi"/>
                <w:sz w:val="20"/>
                <w:szCs w:val="20"/>
              </w:rPr>
              <w:t>CH4</w:t>
            </w:r>
          </w:p>
        </w:tc>
        <w:tc>
          <w:tcPr>
            <w:tcW w:w="4304" w:type="dxa"/>
            <w:vAlign w:val="center"/>
          </w:tcPr>
          <w:p w14:paraId="713C0A9D" w14:textId="77777777" w:rsidR="004E6784" w:rsidRPr="004A2FE2" w:rsidRDefault="004E6784" w:rsidP="00690EB7">
            <w:pPr>
              <w:spacing w:after="0"/>
              <w:jc w:val="center"/>
              <w:rPr>
                <w:rFonts w:cstheme="minorHAnsi"/>
                <w:sz w:val="20"/>
                <w:szCs w:val="20"/>
              </w:rPr>
            </w:pPr>
            <w:r w:rsidRPr="004A2FE2">
              <w:rPr>
                <w:rFonts w:cstheme="minorHAnsi"/>
                <w:sz w:val="20"/>
                <w:szCs w:val="20"/>
              </w:rPr>
              <w:t>Methane</w:t>
            </w:r>
          </w:p>
        </w:tc>
        <w:tc>
          <w:tcPr>
            <w:tcW w:w="574" w:type="dxa"/>
            <w:vAlign w:val="center"/>
          </w:tcPr>
          <w:p w14:paraId="27701C47" w14:textId="77777777" w:rsidR="004E6784" w:rsidRPr="004A2FE2" w:rsidRDefault="004E6784" w:rsidP="00690EB7">
            <w:pPr>
              <w:spacing w:after="0"/>
              <w:jc w:val="center"/>
              <w:rPr>
                <w:rFonts w:cstheme="minorHAnsi"/>
                <w:sz w:val="20"/>
                <w:szCs w:val="20"/>
              </w:rPr>
            </w:pPr>
            <w:r w:rsidRPr="004A2FE2">
              <w:rPr>
                <w:rFonts w:cstheme="minorHAnsi"/>
                <w:sz w:val="20"/>
                <w:szCs w:val="20"/>
              </w:rPr>
              <w:t>1</w:t>
            </w:r>
          </w:p>
        </w:tc>
        <w:tc>
          <w:tcPr>
            <w:tcW w:w="875" w:type="dxa"/>
            <w:vAlign w:val="center"/>
          </w:tcPr>
          <w:p w14:paraId="12F9915C"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0B4A276E" w14:textId="77777777" w:rsidR="004E6784" w:rsidRPr="004A2FE2" w:rsidRDefault="004E6784" w:rsidP="00690EB7">
            <w:pPr>
              <w:spacing w:after="0"/>
              <w:jc w:val="center"/>
              <w:rPr>
                <w:rFonts w:cstheme="minorHAnsi"/>
                <w:sz w:val="20"/>
                <w:szCs w:val="20"/>
              </w:rPr>
            </w:pPr>
            <w:r w:rsidRPr="004A2FE2">
              <w:rPr>
                <w:rFonts w:cstheme="minorHAnsi"/>
                <w:sz w:val="20"/>
                <w:szCs w:val="20"/>
              </w:rPr>
              <w:t>C</w:t>
            </w:r>
          </w:p>
        </w:tc>
      </w:tr>
      <w:tr w:rsidR="004E6784" w:rsidRPr="004A2FE2" w14:paraId="493A9D03" w14:textId="77777777" w:rsidTr="00690EB7">
        <w:trPr>
          <w:trHeight w:val="143"/>
        </w:trPr>
        <w:tc>
          <w:tcPr>
            <w:tcW w:w="1181" w:type="dxa"/>
            <w:vAlign w:val="center"/>
          </w:tcPr>
          <w:p w14:paraId="7D849A10" w14:textId="77777777" w:rsidR="004E6784" w:rsidRPr="004A2FE2" w:rsidRDefault="004E6784" w:rsidP="00690EB7">
            <w:pPr>
              <w:spacing w:after="0"/>
              <w:jc w:val="center"/>
              <w:rPr>
                <w:rFonts w:cstheme="minorHAnsi"/>
                <w:sz w:val="20"/>
                <w:szCs w:val="20"/>
              </w:rPr>
            </w:pPr>
            <w:r w:rsidRPr="004A2FE2">
              <w:rPr>
                <w:rFonts w:cstheme="minorHAnsi"/>
                <w:sz w:val="20"/>
                <w:szCs w:val="20"/>
              </w:rPr>
              <w:t>ETH</w:t>
            </w:r>
          </w:p>
        </w:tc>
        <w:tc>
          <w:tcPr>
            <w:tcW w:w="4304" w:type="dxa"/>
            <w:vAlign w:val="center"/>
          </w:tcPr>
          <w:p w14:paraId="63176666" w14:textId="77777777" w:rsidR="004E6784" w:rsidRPr="004A2FE2" w:rsidRDefault="004E6784" w:rsidP="00690EB7">
            <w:pPr>
              <w:spacing w:after="0"/>
              <w:jc w:val="center"/>
              <w:rPr>
                <w:rFonts w:cstheme="minorHAnsi"/>
                <w:sz w:val="20"/>
                <w:szCs w:val="20"/>
              </w:rPr>
            </w:pPr>
            <w:r w:rsidRPr="004A2FE2">
              <w:rPr>
                <w:rFonts w:cstheme="minorHAnsi"/>
                <w:sz w:val="20"/>
                <w:szCs w:val="20"/>
              </w:rPr>
              <w:t>Ethene</w:t>
            </w:r>
          </w:p>
        </w:tc>
        <w:tc>
          <w:tcPr>
            <w:tcW w:w="574" w:type="dxa"/>
            <w:vAlign w:val="center"/>
          </w:tcPr>
          <w:p w14:paraId="13C04A5F" w14:textId="77777777" w:rsidR="004E6784" w:rsidRPr="004A2FE2" w:rsidRDefault="004E6784" w:rsidP="00690EB7">
            <w:pPr>
              <w:spacing w:after="0"/>
              <w:jc w:val="center"/>
              <w:rPr>
                <w:rFonts w:cstheme="minorHAnsi"/>
                <w:sz w:val="20"/>
                <w:szCs w:val="20"/>
              </w:rPr>
            </w:pPr>
            <w:r w:rsidRPr="004A2FE2">
              <w:rPr>
                <w:rFonts w:cstheme="minorHAnsi"/>
                <w:sz w:val="20"/>
                <w:szCs w:val="20"/>
              </w:rPr>
              <w:t>2</w:t>
            </w:r>
          </w:p>
        </w:tc>
        <w:tc>
          <w:tcPr>
            <w:tcW w:w="875" w:type="dxa"/>
            <w:vAlign w:val="center"/>
          </w:tcPr>
          <w:p w14:paraId="52F1E6E4"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2533A481" w14:textId="77777777" w:rsidR="004E6784" w:rsidRPr="004A2FE2" w:rsidRDefault="004E6784" w:rsidP="00690EB7">
            <w:pPr>
              <w:spacing w:after="0"/>
              <w:jc w:val="center"/>
              <w:rPr>
                <w:rFonts w:cstheme="minorHAnsi"/>
                <w:sz w:val="20"/>
                <w:szCs w:val="20"/>
              </w:rPr>
            </w:pPr>
            <w:r w:rsidRPr="004A2FE2">
              <w:rPr>
                <w:rFonts w:cstheme="minorHAnsi"/>
                <w:sz w:val="20"/>
                <w:szCs w:val="20"/>
              </w:rPr>
              <w:t>C=C</w:t>
            </w:r>
          </w:p>
        </w:tc>
      </w:tr>
      <w:tr w:rsidR="004E6784" w:rsidRPr="004A2FE2" w14:paraId="5280BE22" w14:textId="77777777" w:rsidTr="00690EB7">
        <w:trPr>
          <w:trHeight w:val="143"/>
        </w:trPr>
        <w:tc>
          <w:tcPr>
            <w:tcW w:w="1181" w:type="dxa"/>
            <w:vAlign w:val="center"/>
          </w:tcPr>
          <w:p w14:paraId="68A6661C" w14:textId="77777777" w:rsidR="004E6784" w:rsidRPr="004A2FE2" w:rsidRDefault="004E6784" w:rsidP="00690EB7">
            <w:pPr>
              <w:spacing w:after="0"/>
              <w:jc w:val="center"/>
              <w:rPr>
                <w:rFonts w:cstheme="minorHAnsi"/>
                <w:sz w:val="20"/>
                <w:szCs w:val="20"/>
              </w:rPr>
            </w:pPr>
            <w:r w:rsidRPr="004A2FE2">
              <w:rPr>
                <w:rFonts w:cstheme="minorHAnsi"/>
                <w:sz w:val="20"/>
                <w:szCs w:val="20"/>
              </w:rPr>
              <w:t>ETHA</w:t>
            </w:r>
          </w:p>
        </w:tc>
        <w:tc>
          <w:tcPr>
            <w:tcW w:w="4304" w:type="dxa"/>
            <w:vAlign w:val="center"/>
          </w:tcPr>
          <w:p w14:paraId="52A84133" w14:textId="77777777" w:rsidR="004E6784" w:rsidRPr="004A2FE2" w:rsidRDefault="004E6784" w:rsidP="00690EB7">
            <w:pPr>
              <w:spacing w:after="0"/>
              <w:jc w:val="center"/>
              <w:rPr>
                <w:rFonts w:cstheme="minorHAnsi"/>
                <w:sz w:val="20"/>
                <w:szCs w:val="20"/>
              </w:rPr>
            </w:pPr>
            <w:r w:rsidRPr="004A2FE2">
              <w:rPr>
                <w:rFonts w:cstheme="minorHAnsi"/>
                <w:sz w:val="20"/>
                <w:szCs w:val="20"/>
              </w:rPr>
              <w:t>Ethane</w:t>
            </w:r>
          </w:p>
        </w:tc>
        <w:tc>
          <w:tcPr>
            <w:tcW w:w="574" w:type="dxa"/>
            <w:vAlign w:val="center"/>
          </w:tcPr>
          <w:p w14:paraId="1BDA1320" w14:textId="77777777" w:rsidR="004E6784" w:rsidRPr="004A2FE2" w:rsidRDefault="004E6784" w:rsidP="00690EB7">
            <w:pPr>
              <w:spacing w:after="0"/>
              <w:jc w:val="center"/>
              <w:rPr>
                <w:rFonts w:cstheme="minorHAnsi"/>
                <w:sz w:val="20"/>
                <w:szCs w:val="20"/>
              </w:rPr>
            </w:pPr>
            <w:r w:rsidRPr="004A2FE2">
              <w:rPr>
                <w:rFonts w:cstheme="minorHAnsi"/>
                <w:sz w:val="20"/>
                <w:szCs w:val="20"/>
              </w:rPr>
              <w:t>2</w:t>
            </w:r>
          </w:p>
        </w:tc>
        <w:tc>
          <w:tcPr>
            <w:tcW w:w="875" w:type="dxa"/>
            <w:vAlign w:val="center"/>
          </w:tcPr>
          <w:p w14:paraId="181C850D"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1928EFB5" w14:textId="77777777" w:rsidR="004E6784" w:rsidRPr="004A2FE2" w:rsidRDefault="004E6784" w:rsidP="00690EB7">
            <w:pPr>
              <w:spacing w:after="0"/>
              <w:jc w:val="center"/>
              <w:rPr>
                <w:rFonts w:cstheme="minorHAnsi"/>
                <w:sz w:val="20"/>
                <w:szCs w:val="20"/>
              </w:rPr>
            </w:pPr>
            <w:r w:rsidRPr="004A2FE2">
              <w:rPr>
                <w:rFonts w:cstheme="minorHAnsi"/>
                <w:sz w:val="20"/>
                <w:szCs w:val="20"/>
              </w:rPr>
              <w:t>CC</w:t>
            </w:r>
          </w:p>
        </w:tc>
      </w:tr>
      <w:tr w:rsidR="004E6784" w:rsidRPr="004A2FE2" w14:paraId="00F5A55C" w14:textId="77777777" w:rsidTr="00690EB7">
        <w:trPr>
          <w:trHeight w:val="143"/>
        </w:trPr>
        <w:tc>
          <w:tcPr>
            <w:tcW w:w="1181" w:type="dxa"/>
            <w:vAlign w:val="center"/>
          </w:tcPr>
          <w:p w14:paraId="300AEDDA" w14:textId="77777777" w:rsidR="004E6784" w:rsidRPr="004A2FE2" w:rsidRDefault="004E6784" w:rsidP="00690EB7">
            <w:pPr>
              <w:spacing w:after="0"/>
              <w:jc w:val="center"/>
              <w:rPr>
                <w:rFonts w:cstheme="minorHAnsi"/>
                <w:sz w:val="20"/>
                <w:szCs w:val="20"/>
              </w:rPr>
            </w:pPr>
            <w:r w:rsidRPr="004A2FE2">
              <w:rPr>
                <w:rFonts w:cstheme="minorHAnsi"/>
                <w:sz w:val="20"/>
                <w:szCs w:val="20"/>
              </w:rPr>
              <w:t>ETHY</w:t>
            </w:r>
          </w:p>
        </w:tc>
        <w:tc>
          <w:tcPr>
            <w:tcW w:w="4304" w:type="dxa"/>
            <w:vAlign w:val="center"/>
          </w:tcPr>
          <w:p w14:paraId="2E539352" w14:textId="77777777" w:rsidR="004E6784" w:rsidRPr="004A2FE2" w:rsidRDefault="004E6784" w:rsidP="00690EB7">
            <w:pPr>
              <w:spacing w:after="0"/>
              <w:jc w:val="center"/>
              <w:rPr>
                <w:rFonts w:cstheme="minorHAnsi"/>
                <w:sz w:val="20"/>
                <w:szCs w:val="20"/>
              </w:rPr>
            </w:pPr>
            <w:r w:rsidRPr="004A2FE2">
              <w:rPr>
                <w:rFonts w:cstheme="minorHAnsi"/>
                <w:sz w:val="20"/>
                <w:szCs w:val="20"/>
              </w:rPr>
              <w:t>Ethyne</w:t>
            </w:r>
          </w:p>
        </w:tc>
        <w:tc>
          <w:tcPr>
            <w:tcW w:w="574" w:type="dxa"/>
            <w:vAlign w:val="center"/>
          </w:tcPr>
          <w:p w14:paraId="5747836F" w14:textId="77777777" w:rsidR="004E6784" w:rsidRPr="004A2FE2" w:rsidRDefault="004E6784" w:rsidP="00690EB7">
            <w:pPr>
              <w:spacing w:after="0"/>
              <w:jc w:val="center"/>
              <w:rPr>
                <w:rFonts w:cstheme="minorHAnsi"/>
                <w:sz w:val="20"/>
                <w:szCs w:val="20"/>
              </w:rPr>
            </w:pPr>
            <w:r w:rsidRPr="004A2FE2">
              <w:rPr>
                <w:rFonts w:cstheme="minorHAnsi"/>
                <w:sz w:val="20"/>
                <w:szCs w:val="20"/>
              </w:rPr>
              <w:t>2</w:t>
            </w:r>
          </w:p>
        </w:tc>
        <w:tc>
          <w:tcPr>
            <w:tcW w:w="875" w:type="dxa"/>
            <w:vAlign w:val="center"/>
          </w:tcPr>
          <w:p w14:paraId="6D8A2093"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67108CC7" w14:textId="77777777" w:rsidR="004E6784" w:rsidRPr="004A2FE2" w:rsidRDefault="004E6784" w:rsidP="00690EB7">
            <w:pPr>
              <w:spacing w:after="0"/>
              <w:jc w:val="center"/>
              <w:rPr>
                <w:rFonts w:cstheme="minorHAnsi"/>
                <w:sz w:val="20"/>
                <w:szCs w:val="20"/>
              </w:rPr>
            </w:pPr>
            <w:r w:rsidRPr="004A2FE2">
              <w:rPr>
                <w:rFonts w:cstheme="minorHAnsi"/>
                <w:sz w:val="20"/>
                <w:szCs w:val="20"/>
              </w:rPr>
              <w:t>C#C</w:t>
            </w:r>
          </w:p>
        </w:tc>
      </w:tr>
      <w:tr w:rsidR="004E6784" w:rsidRPr="004A2FE2" w14:paraId="14E43F3C" w14:textId="77777777" w:rsidTr="00690EB7">
        <w:trPr>
          <w:trHeight w:val="143"/>
        </w:trPr>
        <w:tc>
          <w:tcPr>
            <w:tcW w:w="1181" w:type="dxa"/>
            <w:vAlign w:val="center"/>
          </w:tcPr>
          <w:p w14:paraId="6AD55F96" w14:textId="77777777" w:rsidR="004E6784" w:rsidRPr="004A2FE2" w:rsidRDefault="004E6784" w:rsidP="00690EB7">
            <w:pPr>
              <w:spacing w:after="0"/>
              <w:jc w:val="center"/>
              <w:rPr>
                <w:rFonts w:cstheme="minorHAnsi"/>
                <w:sz w:val="20"/>
                <w:szCs w:val="20"/>
              </w:rPr>
            </w:pPr>
            <w:r w:rsidRPr="004A2FE2">
              <w:rPr>
                <w:rFonts w:cstheme="minorHAnsi"/>
                <w:sz w:val="20"/>
                <w:szCs w:val="20"/>
              </w:rPr>
              <w:t>ETOH</w:t>
            </w:r>
          </w:p>
        </w:tc>
        <w:tc>
          <w:tcPr>
            <w:tcW w:w="4304" w:type="dxa"/>
            <w:vAlign w:val="center"/>
          </w:tcPr>
          <w:p w14:paraId="16C0DAEF" w14:textId="77777777" w:rsidR="004E6784" w:rsidRPr="004A2FE2" w:rsidRDefault="004E6784" w:rsidP="00690EB7">
            <w:pPr>
              <w:spacing w:after="0"/>
              <w:jc w:val="center"/>
              <w:rPr>
                <w:rFonts w:cstheme="minorHAnsi"/>
                <w:sz w:val="20"/>
                <w:szCs w:val="20"/>
              </w:rPr>
            </w:pPr>
            <w:r w:rsidRPr="004A2FE2">
              <w:rPr>
                <w:rFonts w:cstheme="minorHAnsi"/>
                <w:sz w:val="20"/>
                <w:szCs w:val="20"/>
              </w:rPr>
              <w:t>Ethanol</w:t>
            </w:r>
          </w:p>
        </w:tc>
        <w:tc>
          <w:tcPr>
            <w:tcW w:w="574" w:type="dxa"/>
            <w:vAlign w:val="center"/>
          </w:tcPr>
          <w:p w14:paraId="7F9BAEF4" w14:textId="77777777" w:rsidR="004E6784" w:rsidRPr="004A2FE2" w:rsidRDefault="004E6784" w:rsidP="00690EB7">
            <w:pPr>
              <w:spacing w:after="0"/>
              <w:jc w:val="center"/>
              <w:rPr>
                <w:rFonts w:cstheme="minorHAnsi"/>
                <w:sz w:val="20"/>
                <w:szCs w:val="20"/>
              </w:rPr>
            </w:pPr>
            <w:r w:rsidRPr="004A2FE2">
              <w:rPr>
                <w:rFonts w:cstheme="minorHAnsi"/>
                <w:sz w:val="20"/>
                <w:szCs w:val="20"/>
              </w:rPr>
              <w:t>2</w:t>
            </w:r>
          </w:p>
        </w:tc>
        <w:tc>
          <w:tcPr>
            <w:tcW w:w="875" w:type="dxa"/>
            <w:vAlign w:val="center"/>
          </w:tcPr>
          <w:p w14:paraId="1293C652"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4A2BFF0C" w14:textId="77777777" w:rsidR="004E6784" w:rsidRPr="004A2FE2" w:rsidRDefault="004E6784" w:rsidP="00690EB7">
            <w:pPr>
              <w:spacing w:after="0"/>
              <w:jc w:val="center"/>
              <w:rPr>
                <w:rFonts w:cstheme="minorHAnsi"/>
                <w:sz w:val="20"/>
                <w:szCs w:val="20"/>
              </w:rPr>
            </w:pPr>
            <w:r w:rsidRPr="004A2FE2">
              <w:rPr>
                <w:rFonts w:cstheme="minorHAnsi"/>
                <w:sz w:val="20"/>
                <w:szCs w:val="20"/>
              </w:rPr>
              <w:t>CCO</w:t>
            </w:r>
          </w:p>
        </w:tc>
      </w:tr>
      <w:tr w:rsidR="004E6784" w:rsidRPr="004A2FE2" w14:paraId="2D4CB300" w14:textId="77777777" w:rsidTr="00690EB7">
        <w:trPr>
          <w:trHeight w:val="143"/>
        </w:trPr>
        <w:tc>
          <w:tcPr>
            <w:tcW w:w="1181" w:type="dxa"/>
            <w:vAlign w:val="center"/>
          </w:tcPr>
          <w:p w14:paraId="489C14D1" w14:textId="77777777" w:rsidR="004E6784" w:rsidRPr="004A2FE2" w:rsidRDefault="004E6784" w:rsidP="00690EB7">
            <w:pPr>
              <w:spacing w:after="0"/>
              <w:jc w:val="center"/>
              <w:rPr>
                <w:rFonts w:cstheme="minorHAnsi"/>
                <w:sz w:val="20"/>
                <w:szCs w:val="20"/>
              </w:rPr>
            </w:pPr>
            <w:r w:rsidRPr="004A2FE2">
              <w:rPr>
                <w:rFonts w:cstheme="minorHAnsi"/>
                <w:sz w:val="20"/>
                <w:szCs w:val="20"/>
              </w:rPr>
              <w:t>FORM</w:t>
            </w:r>
          </w:p>
        </w:tc>
        <w:tc>
          <w:tcPr>
            <w:tcW w:w="4304" w:type="dxa"/>
            <w:vAlign w:val="center"/>
          </w:tcPr>
          <w:p w14:paraId="26D77277" w14:textId="77777777" w:rsidR="004E6784" w:rsidRPr="004A2FE2" w:rsidRDefault="004E6784" w:rsidP="00690EB7">
            <w:pPr>
              <w:spacing w:after="0"/>
              <w:jc w:val="center"/>
              <w:rPr>
                <w:rFonts w:cstheme="minorHAnsi"/>
                <w:sz w:val="20"/>
                <w:szCs w:val="20"/>
              </w:rPr>
            </w:pPr>
            <w:r w:rsidRPr="004A2FE2">
              <w:rPr>
                <w:rFonts w:cstheme="minorHAnsi"/>
                <w:sz w:val="20"/>
                <w:szCs w:val="20"/>
              </w:rPr>
              <w:t>Formaldehyde</w:t>
            </w:r>
          </w:p>
        </w:tc>
        <w:tc>
          <w:tcPr>
            <w:tcW w:w="574" w:type="dxa"/>
            <w:vAlign w:val="center"/>
          </w:tcPr>
          <w:p w14:paraId="324EFF38" w14:textId="77777777" w:rsidR="004E6784" w:rsidRPr="004A2FE2" w:rsidRDefault="004E6784" w:rsidP="00690EB7">
            <w:pPr>
              <w:spacing w:after="0"/>
              <w:jc w:val="center"/>
              <w:rPr>
                <w:rFonts w:cstheme="minorHAnsi"/>
                <w:sz w:val="20"/>
                <w:szCs w:val="20"/>
              </w:rPr>
            </w:pPr>
            <w:r w:rsidRPr="004A2FE2">
              <w:rPr>
                <w:rFonts w:cstheme="minorHAnsi"/>
                <w:sz w:val="20"/>
                <w:szCs w:val="20"/>
              </w:rPr>
              <w:t>1</w:t>
            </w:r>
          </w:p>
        </w:tc>
        <w:tc>
          <w:tcPr>
            <w:tcW w:w="875" w:type="dxa"/>
            <w:vAlign w:val="center"/>
          </w:tcPr>
          <w:p w14:paraId="1BA1E5D5"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2CFAD1BB" w14:textId="77777777" w:rsidR="004E6784" w:rsidRPr="004A2FE2" w:rsidRDefault="004E6784" w:rsidP="00690EB7">
            <w:pPr>
              <w:spacing w:after="0"/>
              <w:jc w:val="center"/>
              <w:rPr>
                <w:rFonts w:cstheme="minorHAnsi"/>
                <w:sz w:val="20"/>
                <w:szCs w:val="20"/>
              </w:rPr>
            </w:pPr>
            <w:r w:rsidRPr="004A2FE2">
              <w:rPr>
                <w:rFonts w:cstheme="minorHAnsi"/>
                <w:sz w:val="20"/>
                <w:szCs w:val="20"/>
              </w:rPr>
              <w:t>C=O</w:t>
            </w:r>
          </w:p>
        </w:tc>
      </w:tr>
      <w:tr w:rsidR="004E6784" w:rsidRPr="004A2FE2" w14:paraId="358B1EF0" w14:textId="77777777" w:rsidTr="00690EB7">
        <w:trPr>
          <w:trHeight w:val="143"/>
        </w:trPr>
        <w:tc>
          <w:tcPr>
            <w:tcW w:w="1181" w:type="dxa"/>
            <w:vAlign w:val="center"/>
          </w:tcPr>
          <w:p w14:paraId="70F57444" w14:textId="77777777" w:rsidR="004E6784" w:rsidRPr="004A2FE2" w:rsidRDefault="004E6784" w:rsidP="00690EB7">
            <w:pPr>
              <w:spacing w:after="0"/>
              <w:jc w:val="center"/>
              <w:rPr>
                <w:rFonts w:cstheme="minorHAnsi"/>
                <w:sz w:val="20"/>
                <w:szCs w:val="20"/>
              </w:rPr>
            </w:pPr>
            <w:r w:rsidRPr="004A2FE2">
              <w:rPr>
                <w:rFonts w:cstheme="minorHAnsi"/>
                <w:sz w:val="20"/>
                <w:szCs w:val="20"/>
              </w:rPr>
              <w:t>ISOP</w:t>
            </w:r>
          </w:p>
        </w:tc>
        <w:tc>
          <w:tcPr>
            <w:tcW w:w="4304" w:type="dxa"/>
            <w:vAlign w:val="center"/>
          </w:tcPr>
          <w:p w14:paraId="137A46D2" w14:textId="77777777" w:rsidR="004E6784" w:rsidRPr="004A2FE2" w:rsidRDefault="004E6784" w:rsidP="00690EB7">
            <w:pPr>
              <w:spacing w:after="0"/>
              <w:jc w:val="center"/>
              <w:rPr>
                <w:rFonts w:cstheme="minorHAnsi"/>
                <w:sz w:val="20"/>
                <w:szCs w:val="20"/>
              </w:rPr>
            </w:pPr>
            <w:r w:rsidRPr="004A2FE2">
              <w:rPr>
                <w:rFonts w:cstheme="minorHAnsi"/>
                <w:sz w:val="20"/>
                <w:szCs w:val="20"/>
              </w:rPr>
              <w:t>Isoprene</w:t>
            </w:r>
          </w:p>
        </w:tc>
        <w:tc>
          <w:tcPr>
            <w:tcW w:w="574" w:type="dxa"/>
            <w:vAlign w:val="center"/>
          </w:tcPr>
          <w:p w14:paraId="54FBB257" w14:textId="77777777" w:rsidR="004E6784" w:rsidRPr="004A2FE2" w:rsidRDefault="004E6784" w:rsidP="00690EB7">
            <w:pPr>
              <w:spacing w:after="0"/>
              <w:jc w:val="center"/>
              <w:rPr>
                <w:rFonts w:cstheme="minorHAnsi"/>
                <w:sz w:val="20"/>
                <w:szCs w:val="20"/>
              </w:rPr>
            </w:pPr>
            <w:r w:rsidRPr="004A2FE2">
              <w:rPr>
                <w:rFonts w:cstheme="minorHAnsi"/>
                <w:sz w:val="20"/>
                <w:szCs w:val="20"/>
              </w:rPr>
              <w:t>5</w:t>
            </w:r>
          </w:p>
        </w:tc>
        <w:tc>
          <w:tcPr>
            <w:tcW w:w="875" w:type="dxa"/>
            <w:vAlign w:val="center"/>
          </w:tcPr>
          <w:p w14:paraId="56F59B74"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2759A7E7" w14:textId="77777777" w:rsidR="004E6784" w:rsidRPr="004A2FE2" w:rsidRDefault="004E6784" w:rsidP="00690EB7">
            <w:pPr>
              <w:spacing w:after="0"/>
              <w:jc w:val="center"/>
              <w:rPr>
                <w:rFonts w:cstheme="minorHAnsi"/>
                <w:sz w:val="20"/>
                <w:szCs w:val="20"/>
              </w:rPr>
            </w:pPr>
            <w:r w:rsidRPr="004A2FE2">
              <w:rPr>
                <w:rFonts w:cstheme="minorHAnsi"/>
                <w:sz w:val="20"/>
                <w:szCs w:val="20"/>
              </w:rPr>
              <w:t>CC(=</w:t>
            </w:r>
            <w:proofErr w:type="gramStart"/>
            <w:r w:rsidRPr="004A2FE2">
              <w:rPr>
                <w:rFonts w:cstheme="minorHAnsi"/>
                <w:sz w:val="20"/>
                <w:szCs w:val="20"/>
              </w:rPr>
              <w:t>C)C</w:t>
            </w:r>
            <w:proofErr w:type="gramEnd"/>
            <w:r w:rsidRPr="004A2FE2">
              <w:rPr>
                <w:rFonts w:cstheme="minorHAnsi"/>
                <w:sz w:val="20"/>
                <w:szCs w:val="20"/>
              </w:rPr>
              <w:t>=C</w:t>
            </w:r>
          </w:p>
        </w:tc>
      </w:tr>
      <w:tr w:rsidR="004E6784" w:rsidRPr="004A2FE2" w14:paraId="144EC551" w14:textId="77777777" w:rsidTr="00690EB7">
        <w:trPr>
          <w:trHeight w:val="143"/>
        </w:trPr>
        <w:tc>
          <w:tcPr>
            <w:tcW w:w="1181" w:type="dxa"/>
            <w:vAlign w:val="center"/>
          </w:tcPr>
          <w:p w14:paraId="352EA4BF" w14:textId="77777777" w:rsidR="004E6784" w:rsidRPr="004A2FE2" w:rsidRDefault="004E6784" w:rsidP="00690EB7">
            <w:pPr>
              <w:spacing w:after="0"/>
              <w:jc w:val="center"/>
              <w:rPr>
                <w:rFonts w:cstheme="minorHAnsi"/>
                <w:sz w:val="20"/>
                <w:szCs w:val="20"/>
              </w:rPr>
            </w:pPr>
            <w:r w:rsidRPr="004A2FE2">
              <w:rPr>
                <w:rFonts w:cstheme="minorHAnsi"/>
                <w:sz w:val="20"/>
                <w:szCs w:val="20"/>
              </w:rPr>
              <w:t>MEOH</w:t>
            </w:r>
          </w:p>
        </w:tc>
        <w:tc>
          <w:tcPr>
            <w:tcW w:w="4304" w:type="dxa"/>
            <w:vAlign w:val="center"/>
          </w:tcPr>
          <w:p w14:paraId="5972F8C5" w14:textId="77777777" w:rsidR="004E6784" w:rsidRPr="004A2FE2" w:rsidRDefault="004E6784" w:rsidP="00690EB7">
            <w:pPr>
              <w:spacing w:after="0"/>
              <w:jc w:val="center"/>
              <w:rPr>
                <w:rFonts w:cstheme="minorHAnsi"/>
                <w:sz w:val="20"/>
                <w:szCs w:val="20"/>
              </w:rPr>
            </w:pPr>
            <w:r w:rsidRPr="004A2FE2">
              <w:rPr>
                <w:rFonts w:cstheme="minorHAnsi"/>
                <w:sz w:val="20"/>
                <w:szCs w:val="20"/>
              </w:rPr>
              <w:t>Methanol</w:t>
            </w:r>
          </w:p>
        </w:tc>
        <w:tc>
          <w:tcPr>
            <w:tcW w:w="574" w:type="dxa"/>
            <w:vAlign w:val="center"/>
          </w:tcPr>
          <w:p w14:paraId="2ABE7F0D" w14:textId="77777777" w:rsidR="004E6784" w:rsidRPr="004A2FE2" w:rsidRDefault="004E6784" w:rsidP="00690EB7">
            <w:pPr>
              <w:spacing w:after="0"/>
              <w:jc w:val="center"/>
              <w:rPr>
                <w:rFonts w:cstheme="minorHAnsi"/>
                <w:sz w:val="20"/>
                <w:szCs w:val="20"/>
              </w:rPr>
            </w:pPr>
            <w:r w:rsidRPr="004A2FE2">
              <w:rPr>
                <w:rFonts w:cstheme="minorHAnsi"/>
                <w:sz w:val="20"/>
                <w:szCs w:val="20"/>
              </w:rPr>
              <w:t>1</w:t>
            </w:r>
          </w:p>
        </w:tc>
        <w:tc>
          <w:tcPr>
            <w:tcW w:w="875" w:type="dxa"/>
            <w:vAlign w:val="center"/>
          </w:tcPr>
          <w:p w14:paraId="691CD542"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122E4661" w14:textId="77777777" w:rsidR="004E6784" w:rsidRPr="004A2FE2" w:rsidRDefault="004E6784" w:rsidP="00690EB7">
            <w:pPr>
              <w:spacing w:after="0"/>
              <w:jc w:val="center"/>
              <w:rPr>
                <w:rFonts w:cstheme="minorHAnsi"/>
                <w:sz w:val="20"/>
                <w:szCs w:val="20"/>
              </w:rPr>
            </w:pPr>
            <w:r w:rsidRPr="004A2FE2">
              <w:rPr>
                <w:rFonts w:cstheme="minorHAnsi"/>
                <w:sz w:val="20"/>
                <w:szCs w:val="20"/>
              </w:rPr>
              <w:t>CO</w:t>
            </w:r>
          </w:p>
        </w:tc>
      </w:tr>
      <w:tr w:rsidR="004E6784" w:rsidRPr="004A2FE2" w14:paraId="47968AFF" w14:textId="77777777" w:rsidTr="00690EB7">
        <w:trPr>
          <w:trHeight w:val="143"/>
        </w:trPr>
        <w:tc>
          <w:tcPr>
            <w:tcW w:w="1181" w:type="dxa"/>
            <w:vAlign w:val="center"/>
          </w:tcPr>
          <w:p w14:paraId="79E5EAFE" w14:textId="77777777" w:rsidR="004E6784" w:rsidRPr="004A2FE2" w:rsidRDefault="004E6784" w:rsidP="00690EB7">
            <w:pPr>
              <w:spacing w:after="0"/>
              <w:jc w:val="center"/>
              <w:rPr>
                <w:rFonts w:cstheme="minorHAnsi"/>
                <w:sz w:val="20"/>
                <w:szCs w:val="20"/>
              </w:rPr>
            </w:pPr>
            <w:r w:rsidRPr="004A2FE2">
              <w:rPr>
                <w:rFonts w:cstheme="minorHAnsi"/>
                <w:sz w:val="20"/>
                <w:szCs w:val="20"/>
              </w:rPr>
              <w:t>PRPA</w:t>
            </w:r>
          </w:p>
        </w:tc>
        <w:tc>
          <w:tcPr>
            <w:tcW w:w="4304" w:type="dxa"/>
            <w:vAlign w:val="center"/>
          </w:tcPr>
          <w:p w14:paraId="04751AF2" w14:textId="77777777" w:rsidR="004E6784" w:rsidRPr="004A2FE2" w:rsidRDefault="004E6784" w:rsidP="00690EB7">
            <w:pPr>
              <w:spacing w:after="0"/>
              <w:jc w:val="center"/>
              <w:rPr>
                <w:rFonts w:cstheme="minorHAnsi"/>
                <w:sz w:val="20"/>
                <w:szCs w:val="20"/>
              </w:rPr>
            </w:pPr>
            <w:r w:rsidRPr="004A2FE2">
              <w:rPr>
                <w:rFonts w:cstheme="minorHAnsi"/>
                <w:sz w:val="20"/>
                <w:szCs w:val="20"/>
              </w:rPr>
              <w:t>Propane</w:t>
            </w:r>
          </w:p>
        </w:tc>
        <w:tc>
          <w:tcPr>
            <w:tcW w:w="574" w:type="dxa"/>
            <w:vAlign w:val="center"/>
          </w:tcPr>
          <w:p w14:paraId="1B977562"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3</w:t>
            </w:r>
          </w:p>
        </w:tc>
        <w:tc>
          <w:tcPr>
            <w:tcW w:w="875" w:type="dxa"/>
            <w:vAlign w:val="center"/>
          </w:tcPr>
          <w:p w14:paraId="1C7EDE4F"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Explicit</w:t>
            </w:r>
          </w:p>
        </w:tc>
        <w:tc>
          <w:tcPr>
            <w:tcW w:w="2186" w:type="dxa"/>
            <w:vAlign w:val="center"/>
          </w:tcPr>
          <w:p w14:paraId="4A234EE5"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CCC</w:t>
            </w:r>
          </w:p>
        </w:tc>
      </w:tr>
      <w:tr w:rsidR="004E6784" w:rsidRPr="004A2FE2" w14:paraId="53E4970D" w14:textId="77777777" w:rsidTr="00690EB7">
        <w:trPr>
          <w:trHeight w:val="143"/>
        </w:trPr>
        <w:tc>
          <w:tcPr>
            <w:tcW w:w="1181" w:type="dxa"/>
            <w:vAlign w:val="center"/>
          </w:tcPr>
          <w:p w14:paraId="755F3060" w14:textId="77777777" w:rsidR="004E6784" w:rsidRPr="004A2FE2" w:rsidRDefault="004E6784" w:rsidP="00690EB7">
            <w:pPr>
              <w:spacing w:after="0"/>
              <w:jc w:val="center"/>
              <w:rPr>
                <w:rFonts w:cstheme="minorHAnsi"/>
                <w:sz w:val="20"/>
                <w:szCs w:val="20"/>
              </w:rPr>
            </w:pPr>
            <w:r w:rsidRPr="004A2FE2">
              <w:rPr>
                <w:rFonts w:cstheme="minorHAnsi"/>
                <w:sz w:val="20"/>
                <w:szCs w:val="20"/>
              </w:rPr>
              <w:t>ALDX</w:t>
            </w:r>
          </w:p>
        </w:tc>
        <w:tc>
          <w:tcPr>
            <w:tcW w:w="4304" w:type="dxa"/>
            <w:vAlign w:val="center"/>
          </w:tcPr>
          <w:p w14:paraId="5FCFC79D" w14:textId="77777777" w:rsidR="004E6784" w:rsidRPr="004A2FE2" w:rsidRDefault="004E6784" w:rsidP="00690EB7">
            <w:pPr>
              <w:spacing w:after="0"/>
              <w:jc w:val="center"/>
              <w:rPr>
                <w:rFonts w:cstheme="minorHAnsi"/>
                <w:sz w:val="20"/>
                <w:szCs w:val="20"/>
              </w:rPr>
            </w:pPr>
            <w:r w:rsidRPr="004A2FE2">
              <w:rPr>
                <w:rFonts w:cstheme="minorHAnsi"/>
                <w:sz w:val="20"/>
                <w:szCs w:val="20"/>
              </w:rPr>
              <w:t>Propionaldehyde and higher aldehydes</w:t>
            </w:r>
          </w:p>
        </w:tc>
        <w:tc>
          <w:tcPr>
            <w:tcW w:w="574" w:type="dxa"/>
            <w:vAlign w:val="center"/>
          </w:tcPr>
          <w:p w14:paraId="4129ABE0"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2</w:t>
            </w:r>
          </w:p>
        </w:tc>
        <w:tc>
          <w:tcPr>
            <w:tcW w:w="875" w:type="dxa"/>
            <w:vAlign w:val="center"/>
          </w:tcPr>
          <w:p w14:paraId="76B3820B"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5F90DFBF"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3FC5D4FD" w14:textId="77777777" w:rsidTr="00690EB7">
        <w:trPr>
          <w:trHeight w:val="143"/>
        </w:trPr>
        <w:tc>
          <w:tcPr>
            <w:tcW w:w="1181" w:type="dxa"/>
            <w:vAlign w:val="center"/>
          </w:tcPr>
          <w:p w14:paraId="0383A073" w14:textId="77777777" w:rsidR="004E6784" w:rsidRPr="004A2FE2" w:rsidRDefault="004E6784" w:rsidP="00690EB7">
            <w:pPr>
              <w:spacing w:after="0"/>
              <w:jc w:val="center"/>
              <w:rPr>
                <w:rFonts w:cstheme="minorHAnsi"/>
                <w:sz w:val="20"/>
                <w:szCs w:val="20"/>
              </w:rPr>
            </w:pPr>
            <w:r w:rsidRPr="004A2FE2">
              <w:rPr>
                <w:rFonts w:cstheme="minorHAnsi"/>
                <w:sz w:val="20"/>
                <w:szCs w:val="20"/>
              </w:rPr>
              <w:t>CAT1</w:t>
            </w:r>
          </w:p>
        </w:tc>
        <w:tc>
          <w:tcPr>
            <w:tcW w:w="4304" w:type="dxa"/>
            <w:vAlign w:val="center"/>
          </w:tcPr>
          <w:p w14:paraId="6BAEFD45" w14:textId="77777777" w:rsidR="004E6784" w:rsidRPr="004A2FE2" w:rsidRDefault="004E6784" w:rsidP="00690EB7">
            <w:pPr>
              <w:spacing w:after="0"/>
              <w:jc w:val="center"/>
              <w:rPr>
                <w:rFonts w:cstheme="minorHAnsi"/>
                <w:sz w:val="20"/>
                <w:szCs w:val="20"/>
              </w:rPr>
            </w:pPr>
            <w:r w:rsidRPr="004A2FE2">
              <w:rPr>
                <w:rFonts w:cstheme="minorHAnsi"/>
                <w:sz w:val="20"/>
                <w:szCs w:val="20"/>
              </w:rPr>
              <w:t>Methyl-</w:t>
            </w:r>
            <w:proofErr w:type="spellStart"/>
            <w:r w:rsidRPr="004A2FE2">
              <w:rPr>
                <w:rFonts w:cstheme="minorHAnsi"/>
                <w:sz w:val="20"/>
                <w:szCs w:val="20"/>
              </w:rPr>
              <w:t>catechols</w:t>
            </w:r>
            <w:proofErr w:type="spellEnd"/>
          </w:p>
        </w:tc>
        <w:tc>
          <w:tcPr>
            <w:tcW w:w="574" w:type="dxa"/>
            <w:vAlign w:val="center"/>
          </w:tcPr>
          <w:p w14:paraId="33372153"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6</w:t>
            </w:r>
          </w:p>
        </w:tc>
        <w:tc>
          <w:tcPr>
            <w:tcW w:w="875" w:type="dxa"/>
            <w:vAlign w:val="center"/>
          </w:tcPr>
          <w:p w14:paraId="65063E4C"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3B90DEF3"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291C797E" w14:textId="77777777" w:rsidTr="00690EB7">
        <w:trPr>
          <w:trHeight w:val="143"/>
        </w:trPr>
        <w:tc>
          <w:tcPr>
            <w:tcW w:w="1181" w:type="dxa"/>
            <w:vAlign w:val="center"/>
          </w:tcPr>
          <w:p w14:paraId="2388B70B" w14:textId="77777777" w:rsidR="004E6784" w:rsidRPr="004A2FE2" w:rsidRDefault="004E6784" w:rsidP="00690EB7">
            <w:pPr>
              <w:spacing w:after="0"/>
              <w:jc w:val="center"/>
              <w:rPr>
                <w:rFonts w:cstheme="minorHAnsi"/>
                <w:sz w:val="20"/>
                <w:szCs w:val="20"/>
              </w:rPr>
            </w:pPr>
            <w:r w:rsidRPr="004A2FE2">
              <w:rPr>
                <w:rFonts w:cstheme="minorHAnsi"/>
                <w:sz w:val="20"/>
                <w:szCs w:val="20"/>
              </w:rPr>
              <w:t>CRES</w:t>
            </w:r>
          </w:p>
        </w:tc>
        <w:tc>
          <w:tcPr>
            <w:tcW w:w="4304" w:type="dxa"/>
            <w:vAlign w:val="center"/>
          </w:tcPr>
          <w:p w14:paraId="4EE2DF43" w14:textId="77777777" w:rsidR="004E6784" w:rsidRPr="004A2FE2" w:rsidRDefault="004E6784" w:rsidP="00690EB7">
            <w:pPr>
              <w:spacing w:after="0"/>
              <w:jc w:val="center"/>
              <w:rPr>
                <w:rFonts w:cstheme="minorHAnsi"/>
                <w:sz w:val="20"/>
                <w:szCs w:val="20"/>
              </w:rPr>
            </w:pPr>
            <w:r w:rsidRPr="004A2FE2">
              <w:rPr>
                <w:rFonts w:cstheme="minorHAnsi"/>
                <w:sz w:val="20"/>
                <w:szCs w:val="20"/>
              </w:rPr>
              <w:t>Cresols</w:t>
            </w:r>
          </w:p>
        </w:tc>
        <w:tc>
          <w:tcPr>
            <w:tcW w:w="574" w:type="dxa"/>
            <w:vAlign w:val="center"/>
          </w:tcPr>
          <w:p w14:paraId="709BE501"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6</w:t>
            </w:r>
          </w:p>
        </w:tc>
        <w:tc>
          <w:tcPr>
            <w:tcW w:w="875" w:type="dxa"/>
            <w:vAlign w:val="center"/>
          </w:tcPr>
          <w:p w14:paraId="27AD4523"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3D42073D"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0625095A" w14:textId="77777777" w:rsidTr="00690EB7">
        <w:trPr>
          <w:trHeight w:val="143"/>
        </w:trPr>
        <w:tc>
          <w:tcPr>
            <w:tcW w:w="1181" w:type="dxa"/>
            <w:vAlign w:val="center"/>
          </w:tcPr>
          <w:p w14:paraId="446D9171" w14:textId="77777777" w:rsidR="004E6784" w:rsidRPr="004A2FE2" w:rsidRDefault="004E6784" w:rsidP="00690EB7">
            <w:pPr>
              <w:spacing w:after="0"/>
              <w:jc w:val="center"/>
              <w:rPr>
                <w:rFonts w:cstheme="minorHAnsi"/>
                <w:sz w:val="20"/>
                <w:szCs w:val="20"/>
              </w:rPr>
            </w:pPr>
            <w:r w:rsidRPr="004A2FE2">
              <w:rPr>
                <w:rFonts w:cstheme="minorHAnsi"/>
                <w:sz w:val="20"/>
                <w:szCs w:val="20"/>
              </w:rPr>
              <w:t>CRON</w:t>
            </w:r>
          </w:p>
        </w:tc>
        <w:tc>
          <w:tcPr>
            <w:tcW w:w="4304" w:type="dxa"/>
            <w:vAlign w:val="center"/>
          </w:tcPr>
          <w:p w14:paraId="3A717E82" w14:textId="77777777" w:rsidR="004E6784" w:rsidRPr="004A2FE2" w:rsidRDefault="004E6784" w:rsidP="00690EB7">
            <w:pPr>
              <w:spacing w:after="0"/>
              <w:jc w:val="center"/>
              <w:rPr>
                <w:rFonts w:cstheme="minorHAnsi"/>
                <w:sz w:val="20"/>
                <w:szCs w:val="20"/>
              </w:rPr>
            </w:pPr>
            <w:r w:rsidRPr="004A2FE2">
              <w:rPr>
                <w:rFonts w:cstheme="minorHAnsi"/>
                <w:sz w:val="20"/>
                <w:szCs w:val="20"/>
              </w:rPr>
              <w:t>Nitro-cresols</w:t>
            </w:r>
          </w:p>
        </w:tc>
        <w:tc>
          <w:tcPr>
            <w:tcW w:w="574" w:type="dxa"/>
            <w:vAlign w:val="center"/>
          </w:tcPr>
          <w:p w14:paraId="2F0F0EA1"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6</w:t>
            </w:r>
          </w:p>
        </w:tc>
        <w:tc>
          <w:tcPr>
            <w:tcW w:w="875" w:type="dxa"/>
            <w:vAlign w:val="center"/>
          </w:tcPr>
          <w:p w14:paraId="6FB10250"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74B2B05E"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63001031" w14:textId="77777777" w:rsidTr="00690EB7">
        <w:trPr>
          <w:trHeight w:val="143"/>
        </w:trPr>
        <w:tc>
          <w:tcPr>
            <w:tcW w:w="1181" w:type="dxa"/>
            <w:vAlign w:val="center"/>
          </w:tcPr>
          <w:p w14:paraId="55E47745" w14:textId="77777777" w:rsidR="004E6784" w:rsidRPr="004A2FE2" w:rsidRDefault="004E6784" w:rsidP="00690EB7">
            <w:pPr>
              <w:spacing w:after="0"/>
              <w:jc w:val="center"/>
              <w:rPr>
                <w:rFonts w:cstheme="minorHAnsi"/>
                <w:sz w:val="20"/>
                <w:szCs w:val="20"/>
              </w:rPr>
            </w:pPr>
            <w:r w:rsidRPr="004A2FE2">
              <w:rPr>
                <w:rFonts w:cstheme="minorHAnsi"/>
                <w:sz w:val="20"/>
                <w:szCs w:val="20"/>
              </w:rPr>
              <w:t>IOLE</w:t>
            </w:r>
          </w:p>
        </w:tc>
        <w:tc>
          <w:tcPr>
            <w:tcW w:w="4304" w:type="dxa"/>
            <w:vAlign w:val="center"/>
          </w:tcPr>
          <w:p w14:paraId="38C06709" w14:textId="77777777" w:rsidR="004E6784" w:rsidRPr="004A2FE2" w:rsidRDefault="004E6784" w:rsidP="00690EB7">
            <w:pPr>
              <w:spacing w:after="0"/>
              <w:jc w:val="center"/>
              <w:rPr>
                <w:rFonts w:cstheme="minorHAnsi"/>
                <w:sz w:val="20"/>
                <w:szCs w:val="20"/>
              </w:rPr>
            </w:pPr>
            <w:r w:rsidRPr="004A2FE2">
              <w:rPr>
                <w:rFonts w:cstheme="minorHAnsi"/>
                <w:sz w:val="20"/>
                <w:szCs w:val="20"/>
              </w:rPr>
              <w:t>Internal olefin carbon bond (R-C=C-R)</w:t>
            </w:r>
          </w:p>
        </w:tc>
        <w:tc>
          <w:tcPr>
            <w:tcW w:w="574" w:type="dxa"/>
            <w:vAlign w:val="center"/>
          </w:tcPr>
          <w:p w14:paraId="483D9D5C"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4</w:t>
            </w:r>
          </w:p>
        </w:tc>
        <w:tc>
          <w:tcPr>
            <w:tcW w:w="875" w:type="dxa"/>
            <w:vAlign w:val="center"/>
          </w:tcPr>
          <w:p w14:paraId="7ECAAB22"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401439F4"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2344A0" w:rsidRPr="004A2FE2" w14:paraId="2DDE471C" w14:textId="77777777" w:rsidTr="00690EB7">
        <w:trPr>
          <w:trHeight w:val="143"/>
        </w:trPr>
        <w:tc>
          <w:tcPr>
            <w:tcW w:w="1181" w:type="dxa"/>
            <w:vAlign w:val="center"/>
          </w:tcPr>
          <w:p w14:paraId="10F534F2" w14:textId="424D4E05" w:rsidR="002344A0" w:rsidRPr="004A2FE2" w:rsidRDefault="002344A0" w:rsidP="002344A0">
            <w:pPr>
              <w:spacing w:after="0"/>
              <w:jc w:val="center"/>
              <w:rPr>
                <w:rFonts w:cstheme="minorHAnsi"/>
                <w:sz w:val="20"/>
                <w:szCs w:val="20"/>
              </w:rPr>
            </w:pPr>
            <w:r w:rsidRPr="004A2FE2">
              <w:rPr>
                <w:rFonts w:cstheme="minorHAnsi"/>
                <w:sz w:val="20"/>
                <w:szCs w:val="20"/>
              </w:rPr>
              <w:t>IVOC</w:t>
            </w:r>
          </w:p>
        </w:tc>
        <w:tc>
          <w:tcPr>
            <w:tcW w:w="4304" w:type="dxa"/>
            <w:vAlign w:val="center"/>
          </w:tcPr>
          <w:p w14:paraId="29FCF41E" w14:textId="4950D7F8" w:rsidR="002344A0" w:rsidRPr="004A2FE2" w:rsidRDefault="002344A0" w:rsidP="002344A0">
            <w:pPr>
              <w:spacing w:after="0"/>
              <w:jc w:val="center"/>
              <w:rPr>
                <w:rFonts w:cstheme="minorHAnsi"/>
                <w:sz w:val="20"/>
                <w:szCs w:val="20"/>
              </w:rPr>
            </w:pPr>
            <w:r w:rsidRPr="005D2178">
              <w:rPr>
                <w:rFonts w:cstheme="minorHAnsi"/>
                <w:sz w:val="20"/>
                <w:szCs w:val="20"/>
              </w:rPr>
              <w:t>Intermediate-Volatile Organic Compounds</w:t>
            </w:r>
          </w:p>
        </w:tc>
        <w:tc>
          <w:tcPr>
            <w:tcW w:w="574" w:type="dxa"/>
            <w:vAlign w:val="center"/>
          </w:tcPr>
          <w:p w14:paraId="682DF252" w14:textId="0EC5823C" w:rsidR="002344A0" w:rsidRPr="004A2FE2" w:rsidRDefault="002344A0" w:rsidP="002344A0">
            <w:pPr>
              <w:keepNext/>
              <w:spacing w:after="0"/>
              <w:jc w:val="center"/>
              <w:rPr>
                <w:rFonts w:cstheme="minorHAnsi"/>
                <w:sz w:val="20"/>
                <w:szCs w:val="20"/>
              </w:rPr>
            </w:pPr>
            <w:r w:rsidRPr="004A2FE2">
              <w:rPr>
                <w:rFonts w:cstheme="minorHAnsi"/>
                <w:sz w:val="20"/>
                <w:szCs w:val="20"/>
              </w:rPr>
              <w:t>1</w:t>
            </w:r>
            <w:r>
              <w:rPr>
                <w:rFonts w:cstheme="minorHAnsi"/>
                <w:sz w:val="20"/>
                <w:szCs w:val="20"/>
              </w:rPr>
              <w:t>2</w:t>
            </w:r>
          </w:p>
        </w:tc>
        <w:tc>
          <w:tcPr>
            <w:tcW w:w="875" w:type="dxa"/>
            <w:vAlign w:val="center"/>
          </w:tcPr>
          <w:p w14:paraId="45B6224F" w14:textId="146535EC" w:rsidR="002344A0" w:rsidRPr="004A2FE2" w:rsidRDefault="002344A0" w:rsidP="002344A0">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774F0777" w14:textId="641619E2" w:rsidR="002344A0" w:rsidRPr="004A2FE2" w:rsidRDefault="002344A0" w:rsidP="002344A0">
            <w:pPr>
              <w:keepNext/>
              <w:spacing w:after="0"/>
              <w:jc w:val="center"/>
              <w:rPr>
                <w:rFonts w:cstheme="minorHAnsi"/>
                <w:sz w:val="20"/>
                <w:szCs w:val="20"/>
              </w:rPr>
            </w:pPr>
            <w:r w:rsidRPr="004A2FE2">
              <w:rPr>
                <w:rFonts w:cstheme="minorHAnsi"/>
                <w:sz w:val="20"/>
                <w:szCs w:val="20"/>
              </w:rPr>
              <w:t>-</w:t>
            </w:r>
          </w:p>
        </w:tc>
      </w:tr>
      <w:tr w:rsidR="004E6784" w:rsidRPr="004A2FE2" w14:paraId="4DBAA313" w14:textId="77777777" w:rsidTr="00690EB7">
        <w:trPr>
          <w:trHeight w:val="143"/>
        </w:trPr>
        <w:tc>
          <w:tcPr>
            <w:tcW w:w="1181" w:type="dxa"/>
            <w:vAlign w:val="center"/>
          </w:tcPr>
          <w:p w14:paraId="0E68F737" w14:textId="77777777" w:rsidR="004E6784" w:rsidRPr="004A2FE2" w:rsidRDefault="004E6784" w:rsidP="00690EB7">
            <w:pPr>
              <w:spacing w:after="0"/>
              <w:jc w:val="center"/>
              <w:rPr>
                <w:rFonts w:cstheme="minorHAnsi"/>
                <w:sz w:val="20"/>
                <w:szCs w:val="20"/>
              </w:rPr>
            </w:pPr>
            <w:r w:rsidRPr="004A2FE2">
              <w:rPr>
                <w:rFonts w:cstheme="minorHAnsi"/>
                <w:sz w:val="20"/>
                <w:szCs w:val="20"/>
              </w:rPr>
              <w:t>KET</w:t>
            </w:r>
          </w:p>
        </w:tc>
        <w:tc>
          <w:tcPr>
            <w:tcW w:w="4304" w:type="dxa"/>
            <w:vAlign w:val="center"/>
          </w:tcPr>
          <w:p w14:paraId="6BE0A82F" w14:textId="77777777" w:rsidR="004E6784" w:rsidRPr="004A2FE2" w:rsidRDefault="004E6784" w:rsidP="00690EB7">
            <w:pPr>
              <w:spacing w:after="0"/>
              <w:jc w:val="center"/>
              <w:rPr>
                <w:rFonts w:cstheme="minorHAnsi"/>
                <w:sz w:val="20"/>
                <w:szCs w:val="20"/>
              </w:rPr>
            </w:pPr>
            <w:r w:rsidRPr="004A2FE2">
              <w:rPr>
                <w:rFonts w:cstheme="minorHAnsi"/>
                <w:sz w:val="20"/>
                <w:szCs w:val="20"/>
              </w:rPr>
              <w:t>Ketone carbon bond (C=O)</w:t>
            </w:r>
          </w:p>
        </w:tc>
        <w:tc>
          <w:tcPr>
            <w:tcW w:w="574" w:type="dxa"/>
            <w:vAlign w:val="center"/>
          </w:tcPr>
          <w:p w14:paraId="24A0FD8D"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1</w:t>
            </w:r>
          </w:p>
        </w:tc>
        <w:tc>
          <w:tcPr>
            <w:tcW w:w="875" w:type="dxa"/>
            <w:vAlign w:val="center"/>
          </w:tcPr>
          <w:p w14:paraId="4F2BC20B"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5CC00632"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2344A0" w:rsidRPr="004A2FE2" w14:paraId="45E32A46" w14:textId="77777777" w:rsidTr="00690EB7">
        <w:trPr>
          <w:trHeight w:val="143"/>
        </w:trPr>
        <w:tc>
          <w:tcPr>
            <w:tcW w:w="1181" w:type="dxa"/>
            <w:vAlign w:val="center"/>
          </w:tcPr>
          <w:p w14:paraId="0C0EF3DC" w14:textId="54F5D43F" w:rsidR="002344A0" w:rsidRPr="004A2FE2" w:rsidRDefault="002344A0" w:rsidP="002344A0">
            <w:pPr>
              <w:spacing w:after="0"/>
              <w:jc w:val="center"/>
              <w:rPr>
                <w:rFonts w:cstheme="minorHAnsi"/>
                <w:sz w:val="20"/>
                <w:szCs w:val="20"/>
              </w:rPr>
            </w:pPr>
            <w:r w:rsidRPr="004A2FE2">
              <w:rPr>
                <w:rFonts w:cstheme="minorHAnsi"/>
                <w:sz w:val="20"/>
                <w:szCs w:val="20"/>
              </w:rPr>
              <w:t>NVOL</w:t>
            </w:r>
          </w:p>
        </w:tc>
        <w:tc>
          <w:tcPr>
            <w:tcW w:w="4304" w:type="dxa"/>
            <w:vAlign w:val="center"/>
          </w:tcPr>
          <w:p w14:paraId="34ADFE3D" w14:textId="2054C0C7" w:rsidR="002344A0" w:rsidRPr="004A2FE2" w:rsidRDefault="002344A0" w:rsidP="002344A0">
            <w:pPr>
              <w:spacing w:after="0"/>
              <w:jc w:val="center"/>
              <w:rPr>
                <w:rFonts w:cstheme="minorHAnsi"/>
                <w:sz w:val="20"/>
                <w:szCs w:val="20"/>
              </w:rPr>
            </w:pPr>
            <w:r w:rsidRPr="005D2178">
              <w:rPr>
                <w:rFonts w:cstheme="minorHAnsi"/>
                <w:sz w:val="20"/>
                <w:szCs w:val="20"/>
              </w:rPr>
              <w:t>Nonvolatile</w:t>
            </w:r>
          </w:p>
        </w:tc>
        <w:tc>
          <w:tcPr>
            <w:tcW w:w="574" w:type="dxa"/>
            <w:vAlign w:val="center"/>
          </w:tcPr>
          <w:p w14:paraId="11FF304C" w14:textId="0131BF60" w:rsidR="002344A0" w:rsidRPr="004A2FE2" w:rsidRDefault="002344A0" w:rsidP="002344A0">
            <w:pPr>
              <w:keepNext/>
              <w:spacing w:after="0"/>
              <w:jc w:val="center"/>
              <w:rPr>
                <w:rFonts w:cstheme="minorHAnsi"/>
                <w:sz w:val="20"/>
                <w:szCs w:val="20"/>
              </w:rPr>
            </w:pPr>
            <w:r w:rsidRPr="004A2FE2">
              <w:rPr>
                <w:rFonts w:cstheme="minorHAnsi"/>
                <w:sz w:val="20"/>
                <w:szCs w:val="20"/>
              </w:rPr>
              <w:t>1</w:t>
            </w:r>
            <w:r>
              <w:rPr>
                <w:rFonts w:cstheme="minorHAnsi"/>
                <w:sz w:val="20"/>
                <w:szCs w:val="20"/>
              </w:rPr>
              <w:t>8</w:t>
            </w:r>
          </w:p>
        </w:tc>
        <w:tc>
          <w:tcPr>
            <w:tcW w:w="875" w:type="dxa"/>
            <w:vAlign w:val="center"/>
          </w:tcPr>
          <w:p w14:paraId="05EC87B0" w14:textId="248C4044" w:rsidR="002344A0" w:rsidRPr="004A2FE2" w:rsidRDefault="002344A0" w:rsidP="002344A0">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5E1E27A1" w14:textId="59B11B4F" w:rsidR="002344A0" w:rsidRPr="004A2FE2" w:rsidRDefault="002344A0" w:rsidP="002344A0">
            <w:pPr>
              <w:keepNext/>
              <w:spacing w:after="0"/>
              <w:jc w:val="center"/>
              <w:rPr>
                <w:rFonts w:cstheme="minorHAnsi"/>
                <w:sz w:val="20"/>
                <w:szCs w:val="20"/>
              </w:rPr>
            </w:pPr>
            <w:r w:rsidRPr="004A2FE2">
              <w:rPr>
                <w:rFonts w:cstheme="minorHAnsi"/>
                <w:sz w:val="20"/>
                <w:szCs w:val="20"/>
              </w:rPr>
              <w:t>-</w:t>
            </w:r>
          </w:p>
        </w:tc>
      </w:tr>
      <w:tr w:rsidR="004E6784" w:rsidRPr="004A2FE2" w14:paraId="1D5377A5" w14:textId="77777777" w:rsidTr="00690EB7">
        <w:trPr>
          <w:trHeight w:val="143"/>
        </w:trPr>
        <w:tc>
          <w:tcPr>
            <w:tcW w:w="1181" w:type="dxa"/>
            <w:vAlign w:val="center"/>
          </w:tcPr>
          <w:p w14:paraId="36D990A7" w14:textId="77777777" w:rsidR="004E6784" w:rsidRPr="004A2FE2" w:rsidRDefault="004E6784" w:rsidP="00690EB7">
            <w:pPr>
              <w:spacing w:after="0"/>
              <w:jc w:val="center"/>
              <w:rPr>
                <w:rFonts w:cstheme="minorHAnsi"/>
                <w:sz w:val="20"/>
                <w:szCs w:val="20"/>
              </w:rPr>
            </w:pPr>
            <w:r w:rsidRPr="004A2FE2">
              <w:rPr>
                <w:rFonts w:cstheme="minorHAnsi"/>
                <w:sz w:val="20"/>
                <w:szCs w:val="20"/>
              </w:rPr>
              <w:t>OLE</w:t>
            </w:r>
          </w:p>
        </w:tc>
        <w:tc>
          <w:tcPr>
            <w:tcW w:w="4304" w:type="dxa"/>
            <w:vAlign w:val="center"/>
          </w:tcPr>
          <w:p w14:paraId="538F2C9C" w14:textId="77777777" w:rsidR="004E6784" w:rsidRPr="004A2FE2" w:rsidRDefault="004E6784" w:rsidP="00690EB7">
            <w:pPr>
              <w:spacing w:after="0"/>
              <w:jc w:val="center"/>
              <w:rPr>
                <w:rFonts w:cstheme="minorHAnsi"/>
                <w:sz w:val="20"/>
                <w:szCs w:val="20"/>
              </w:rPr>
            </w:pPr>
            <w:r w:rsidRPr="004A2FE2">
              <w:rPr>
                <w:rFonts w:cstheme="minorHAnsi"/>
                <w:sz w:val="20"/>
                <w:szCs w:val="20"/>
              </w:rPr>
              <w:t>Terminal olefin carbon bond (R-C=C)</w:t>
            </w:r>
          </w:p>
        </w:tc>
        <w:tc>
          <w:tcPr>
            <w:tcW w:w="574" w:type="dxa"/>
            <w:vAlign w:val="center"/>
          </w:tcPr>
          <w:p w14:paraId="36AF43A0"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2</w:t>
            </w:r>
          </w:p>
        </w:tc>
        <w:tc>
          <w:tcPr>
            <w:tcW w:w="875" w:type="dxa"/>
            <w:vAlign w:val="center"/>
          </w:tcPr>
          <w:p w14:paraId="7CC21AA0"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3D847399"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522B81FD" w14:textId="77777777" w:rsidTr="00690EB7">
        <w:trPr>
          <w:trHeight w:val="143"/>
        </w:trPr>
        <w:tc>
          <w:tcPr>
            <w:tcW w:w="1181" w:type="dxa"/>
            <w:vAlign w:val="center"/>
          </w:tcPr>
          <w:p w14:paraId="2621BE39" w14:textId="77777777" w:rsidR="004E6784" w:rsidRPr="004A2FE2" w:rsidRDefault="004E6784" w:rsidP="00690EB7">
            <w:pPr>
              <w:spacing w:after="0"/>
              <w:jc w:val="center"/>
              <w:rPr>
                <w:rFonts w:cstheme="minorHAnsi"/>
                <w:sz w:val="20"/>
                <w:szCs w:val="20"/>
              </w:rPr>
            </w:pPr>
            <w:r w:rsidRPr="004A2FE2">
              <w:rPr>
                <w:rFonts w:cstheme="minorHAnsi"/>
                <w:sz w:val="20"/>
                <w:szCs w:val="20"/>
              </w:rPr>
              <w:t>PACD</w:t>
            </w:r>
          </w:p>
        </w:tc>
        <w:tc>
          <w:tcPr>
            <w:tcW w:w="4304" w:type="dxa"/>
            <w:vAlign w:val="center"/>
          </w:tcPr>
          <w:p w14:paraId="778B5CE8" w14:textId="77777777" w:rsidR="004E6784" w:rsidRPr="004A2FE2" w:rsidRDefault="004E6784" w:rsidP="00690EB7">
            <w:pPr>
              <w:spacing w:after="0"/>
              <w:jc w:val="center"/>
              <w:rPr>
                <w:rFonts w:cstheme="minorHAnsi"/>
                <w:sz w:val="20"/>
                <w:szCs w:val="20"/>
              </w:rPr>
            </w:pPr>
            <w:r w:rsidRPr="004A2FE2">
              <w:rPr>
                <w:rFonts w:cstheme="minorHAnsi"/>
                <w:sz w:val="20"/>
                <w:szCs w:val="20"/>
              </w:rPr>
              <w:t>Peroxyacetic and higher peroxycarboxylic acids</w:t>
            </w:r>
          </w:p>
        </w:tc>
        <w:tc>
          <w:tcPr>
            <w:tcW w:w="574" w:type="dxa"/>
            <w:vAlign w:val="center"/>
          </w:tcPr>
          <w:p w14:paraId="38782612"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2</w:t>
            </w:r>
          </w:p>
        </w:tc>
        <w:tc>
          <w:tcPr>
            <w:tcW w:w="875" w:type="dxa"/>
            <w:vAlign w:val="center"/>
          </w:tcPr>
          <w:p w14:paraId="745948B1"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2046AB6F"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29BD1B9A" w14:textId="77777777" w:rsidTr="00690EB7">
        <w:trPr>
          <w:trHeight w:val="143"/>
        </w:trPr>
        <w:tc>
          <w:tcPr>
            <w:tcW w:w="1181" w:type="dxa"/>
            <w:vAlign w:val="center"/>
          </w:tcPr>
          <w:p w14:paraId="6A269762" w14:textId="77777777" w:rsidR="004E6784" w:rsidRPr="004A2FE2" w:rsidRDefault="004E6784" w:rsidP="00690EB7">
            <w:pPr>
              <w:spacing w:after="0"/>
              <w:jc w:val="center"/>
              <w:rPr>
                <w:rFonts w:cstheme="minorHAnsi"/>
                <w:sz w:val="20"/>
                <w:szCs w:val="20"/>
              </w:rPr>
            </w:pPr>
            <w:r w:rsidRPr="004A2FE2">
              <w:rPr>
                <w:rFonts w:cstheme="minorHAnsi"/>
                <w:sz w:val="20"/>
                <w:szCs w:val="20"/>
              </w:rPr>
              <w:t>PAR</w:t>
            </w:r>
          </w:p>
        </w:tc>
        <w:tc>
          <w:tcPr>
            <w:tcW w:w="4304" w:type="dxa"/>
            <w:vAlign w:val="center"/>
          </w:tcPr>
          <w:p w14:paraId="658A6796" w14:textId="77777777" w:rsidR="004E6784" w:rsidRPr="004A2FE2" w:rsidRDefault="004E6784" w:rsidP="00690EB7">
            <w:pPr>
              <w:spacing w:after="0"/>
              <w:jc w:val="center"/>
              <w:rPr>
                <w:rFonts w:cstheme="minorHAnsi"/>
                <w:sz w:val="20"/>
                <w:szCs w:val="20"/>
              </w:rPr>
            </w:pPr>
            <w:r w:rsidRPr="004A2FE2">
              <w:rPr>
                <w:rFonts w:cstheme="minorHAnsi"/>
                <w:sz w:val="20"/>
                <w:szCs w:val="20"/>
              </w:rPr>
              <w:t>Paraffin carbon bond (C-C)</w:t>
            </w:r>
          </w:p>
        </w:tc>
        <w:tc>
          <w:tcPr>
            <w:tcW w:w="574" w:type="dxa"/>
            <w:vAlign w:val="center"/>
          </w:tcPr>
          <w:p w14:paraId="09B4CF4B"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1</w:t>
            </w:r>
          </w:p>
        </w:tc>
        <w:tc>
          <w:tcPr>
            <w:tcW w:w="875" w:type="dxa"/>
            <w:vAlign w:val="center"/>
          </w:tcPr>
          <w:p w14:paraId="78813600"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1001A254"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2E6BDAC1" w14:textId="77777777" w:rsidTr="00690EB7">
        <w:trPr>
          <w:trHeight w:val="143"/>
        </w:trPr>
        <w:tc>
          <w:tcPr>
            <w:tcW w:w="1181" w:type="dxa"/>
            <w:vAlign w:val="center"/>
          </w:tcPr>
          <w:p w14:paraId="56D8A76E" w14:textId="77777777" w:rsidR="004E6784" w:rsidRPr="004A2FE2" w:rsidRDefault="004E6784" w:rsidP="00690EB7">
            <w:pPr>
              <w:spacing w:after="0"/>
              <w:jc w:val="center"/>
              <w:rPr>
                <w:rFonts w:cstheme="minorHAnsi"/>
                <w:sz w:val="20"/>
                <w:szCs w:val="20"/>
              </w:rPr>
            </w:pPr>
            <w:r w:rsidRPr="004A2FE2">
              <w:rPr>
                <w:rFonts w:cstheme="minorHAnsi"/>
                <w:sz w:val="20"/>
                <w:szCs w:val="20"/>
              </w:rPr>
              <w:t>TERP</w:t>
            </w:r>
          </w:p>
        </w:tc>
        <w:tc>
          <w:tcPr>
            <w:tcW w:w="4304" w:type="dxa"/>
            <w:vAlign w:val="center"/>
          </w:tcPr>
          <w:p w14:paraId="509C018C" w14:textId="77777777" w:rsidR="004E6784" w:rsidRPr="004A2FE2" w:rsidRDefault="004E6784" w:rsidP="00690EB7">
            <w:pPr>
              <w:spacing w:after="0"/>
              <w:jc w:val="center"/>
              <w:rPr>
                <w:rFonts w:cstheme="minorHAnsi"/>
                <w:sz w:val="20"/>
                <w:szCs w:val="20"/>
              </w:rPr>
            </w:pPr>
            <w:r w:rsidRPr="004A2FE2">
              <w:rPr>
                <w:rFonts w:cstheme="minorHAnsi"/>
                <w:sz w:val="20"/>
                <w:szCs w:val="20"/>
              </w:rPr>
              <w:t>Monoterpenes</w:t>
            </w:r>
          </w:p>
        </w:tc>
        <w:tc>
          <w:tcPr>
            <w:tcW w:w="574" w:type="dxa"/>
            <w:vAlign w:val="center"/>
          </w:tcPr>
          <w:p w14:paraId="0BF448DB"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10</w:t>
            </w:r>
          </w:p>
        </w:tc>
        <w:tc>
          <w:tcPr>
            <w:tcW w:w="875" w:type="dxa"/>
            <w:vAlign w:val="center"/>
          </w:tcPr>
          <w:p w14:paraId="359BA9BD"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2FCB89A2"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11680030" w14:textId="77777777" w:rsidTr="00690EB7">
        <w:trPr>
          <w:trHeight w:val="143"/>
        </w:trPr>
        <w:tc>
          <w:tcPr>
            <w:tcW w:w="1181" w:type="dxa"/>
            <w:vAlign w:val="center"/>
          </w:tcPr>
          <w:p w14:paraId="7AB3DBDA" w14:textId="77777777" w:rsidR="004E6784" w:rsidRPr="004A2FE2" w:rsidRDefault="004E6784" w:rsidP="00690EB7">
            <w:pPr>
              <w:spacing w:after="0"/>
              <w:jc w:val="center"/>
              <w:rPr>
                <w:rFonts w:cstheme="minorHAnsi"/>
                <w:sz w:val="20"/>
                <w:szCs w:val="20"/>
              </w:rPr>
            </w:pPr>
            <w:r w:rsidRPr="004A2FE2">
              <w:rPr>
                <w:rFonts w:cstheme="minorHAnsi"/>
                <w:sz w:val="20"/>
                <w:szCs w:val="20"/>
              </w:rPr>
              <w:t>TOL</w:t>
            </w:r>
          </w:p>
        </w:tc>
        <w:tc>
          <w:tcPr>
            <w:tcW w:w="4304" w:type="dxa"/>
            <w:vAlign w:val="center"/>
          </w:tcPr>
          <w:p w14:paraId="61062DCF" w14:textId="77777777" w:rsidR="004E6784" w:rsidRPr="004A2FE2" w:rsidRDefault="004E6784" w:rsidP="00690EB7">
            <w:pPr>
              <w:spacing w:after="0"/>
              <w:jc w:val="center"/>
              <w:rPr>
                <w:rFonts w:cstheme="minorHAnsi"/>
                <w:sz w:val="20"/>
                <w:szCs w:val="20"/>
              </w:rPr>
            </w:pPr>
            <w:r w:rsidRPr="004A2FE2">
              <w:rPr>
                <w:rFonts w:cstheme="minorHAnsi"/>
                <w:sz w:val="20"/>
                <w:szCs w:val="20"/>
              </w:rPr>
              <w:t>Toluene and other monoalkyl aromatics</w:t>
            </w:r>
          </w:p>
        </w:tc>
        <w:tc>
          <w:tcPr>
            <w:tcW w:w="574" w:type="dxa"/>
            <w:vAlign w:val="center"/>
          </w:tcPr>
          <w:p w14:paraId="45184287"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7</w:t>
            </w:r>
          </w:p>
        </w:tc>
        <w:tc>
          <w:tcPr>
            <w:tcW w:w="875" w:type="dxa"/>
            <w:vAlign w:val="center"/>
          </w:tcPr>
          <w:p w14:paraId="4EBD1733"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472FD76B"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1259741F" w14:textId="77777777" w:rsidTr="00690EB7">
        <w:trPr>
          <w:trHeight w:val="143"/>
        </w:trPr>
        <w:tc>
          <w:tcPr>
            <w:tcW w:w="1181" w:type="dxa"/>
            <w:vAlign w:val="center"/>
          </w:tcPr>
          <w:p w14:paraId="5DDBDC85" w14:textId="77777777" w:rsidR="004E6784" w:rsidRPr="004A2FE2" w:rsidRDefault="004E6784" w:rsidP="00690EB7">
            <w:pPr>
              <w:spacing w:after="0"/>
              <w:jc w:val="center"/>
              <w:rPr>
                <w:rFonts w:cstheme="minorHAnsi"/>
                <w:sz w:val="20"/>
                <w:szCs w:val="20"/>
              </w:rPr>
            </w:pPr>
            <w:r w:rsidRPr="004A2FE2">
              <w:rPr>
                <w:rFonts w:cstheme="minorHAnsi"/>
                <w:sz w:val="20"/>
                <w:szCs w:val="20"/>
              </w:rPr>
              <w:t>UNR</w:t>
            </w:r>
          </w:p>
        </w:tc>
        <w:tc>
          <w:tcPr>
            <w:tcW w:w="4304" w:type="dxa"/>
            <w:vAlign w:val="center"/>
          </w:tcPr>
          <w:p w14:paraId="56A7C52A" w14:textId="77777777" w:rsidR="004E6784" w:rsidRPr="004A2FE2" w:rsidRDefault="004E6784" w:rsidP="00690EB7">
            <w:pPr>
              <w:spacing w:after="0"/>
              <w:jc w:val="center"/>
              <w:rPr>
                <w:rFonts w:cstheme="minorHAnsi"/>
                <w:sz w:val="20"/>
                <w:szCs w:val="20"/>
              </w:rPr>
            </w:pPr>
            <w:r w:rsidRPr="004A2FE2">
              <w:rPr>
                <w:rFonts w:cstheme="minorHAnsi"/>
                <w:sz w:val="20"/>
                <w:szCs w:val="20"/>
              </w:rPr>
              <w:t>Unreactive</w:t>
            </w:r>
          </w:p>
        </w:tc>
        <w:tc>
          <w:tcPr>
            <w:tcW w:w="574" w:type="dxa"/>
            <w:vAlign w:val="center"/>
          </w:tcPr>
          <w:p w14:paraId="7D43B6D8"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1</w:t>
            </w:r>
          </w:p>
        </w:tc>
        <w:tc>
          <w:tcPr>
            <w:tcW w:w="875" w:type="dxa"/>
            <w:vAlign w:val="center"/>
          </w:tcPr>
          <w:p w14:paraId="29CA6D76"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55D61E69"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6B6DDFDA" w14:textId="77777777" w:rsidTr="00690EB7">
        <w:trPr>
          <w:trHeight w:val="143"/>
        </w:trPr>
        <w:tc>
          <w:tcPr>
            <w:tcW w:w="1181" w:type="dxa"/>
            <w:vAlign w:val="center"/>
          </w:tcPr>
          <w:p w14:paraId="0CC871CD" w14:textId="33EC99F3" w:rsidR="004E6784" w:rsidRPr="004A2FE2" w:rsidRDefault="004E6784" w:rsidP="00690EB7">
            <w:pPr>
              <w:spacing w:after="0"/>
              <w:jc w:val="center"/>
              <w:rPr>
                <w:rFonts w:cstheme="minorHAnsi"/>
                <w:sz w:val="20"/>
                <w:szCs w:val="20"/>
              </w:rPr>
            </w:pPr>
            <w:r w:rsidRPr="004A2FE2">
              <w:rPr>
                <w:rFonts w:cstheme="minorHAnsi"/>
                <w:sz w:val="20"/>
                <w:szCs w:val="20"/>
              </w:rPr>
              <w:t>XYL</w:t>
            </w:r>
          </w:p>
        </w:tc>
        <w:tc>
          <w:tcPr>
            <w:tcW w:w="4304" w:type="dxa"/>
            <w:vAlign w:val="center"/>
          </w:tcPr>
          <w:p w14:paraId="00C28338" w14:textId="77777777" w:rsidR="004E6784" w:rsidRPr="004A2FE2" w:rsidRDefault="004E6784" w:rsidP="00690EB7">
            <w:pPr>
              <w:spacing w:after="0"/>
              <w:jc w:val="center"/>
              <w:rPr>
                <w:rFonts w:cstheme="minorHAnsi"/>
                <w:sz w:val="20"/>
                <w:szCs w:val="20"/>
              </w:rPr>
            </w:pPr>
            <w:r w:rsidRPr="004A2FE2">
              <w:rPr>
                <w:rFonts w:cstheme="minorHAnsi"/>
                <w:sz w:val="20"/>
                <w:szCs w:val="20"/>
              </w:rPr>
              <w:t>Xylene and other polyalkyl aromatics</w:t>
            </w:r>
          </w:p>
        </w:tc>
        <w:tc>
          <w:tcPr>
            <w:tcW w:w="574" w:type="dxa"/>
            <w:vAlign w:val="center"/>
          </w:tcPr>
          <w:p w14:paraId="4130A23B"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8</w:t>
            </w:r>
          </w:p>
        </w:tc>
        <w:tc>
          <w:tcPr>
            <w:tcW w:w="875" w:type="dxa"/>
            <w:vAlign w:val="center"/>
          </w:tcPr>
          <w:p w14:paraId="01CC95B1"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20976797"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bl>
    <w:p w14:paraId="7131906C" w14:textId="655D9FA2" w:rsidR="004E6784" w:rsidRPr="00F61BB1" w:rsidRDefault="004E6784" w:rsidP="004E6784">
      <w:pPr>
        <w:pStyle w:val="Caption"/>
        <w:rPr>
          <w:b/>
          <w:bCs/>
          <w:i w:val="0"/>
          <w:iCs w:val="0"/>
          <w:color w:val="000000" w:themeColor="text1"/>
        </w:rPr>
      </w:pPr>
      <w:r w:rsidRPr="00F61BB1">
        <w:rPr>
          <w:b/>
          <w:bCs/>
          <w:i w:val="0"/>
          <w:iCs w:val="0"/>
          <w:color w:val="000000" w:themeColor="text1"/>
        </w:rPr>
        <w:t xml:space="preserve">Table </w:t>
      </w:r>
      <w:ins w:id="1344" w:author="Seltzer, Karl" w:date="2024-08-12T11:33:00Z">
        <w:r w:rsidR="00AE789A">
          <w:rPr>
            <w:b/>
            <w:bCs/>
            <w:i w:val="0"/>
            <w:iCs w:val="0"/>
            <w:color w:val="000000" w:themeColor="text1"/>
          </w:rPr>
          <w:fldChar w:fldCharType="begin"/>
        </w:r>
        <w:r w:rsidR="00AE789A">
          <w:rPr>
            <w:b/>
            <w:bCs/>
            <w:i w:val="0"/>
            <w:iCs w:val="0"/>
            <w:color w:val="000000" w:themeColor="text1"/>
          </w:rPr>
          <w:instrText xml:space="preserve"> SEQ Table \* ARABIC </w:instrText>
        </w:r>
      </w:ins>
      <w:r w:rsidR="00AE789A">
        <w:rPr>
          <w:b/>
          <w:bCs/>
          <w:i w:val="0"/>
          <w:iCs w:val="0"/>
          <w:color w:val="000000" w:themeColor="text1"/>
        </w:rPr>
        <w:fldChar w:fldCharType="separate"/>
      </w:r>
      <w:ins w:id="1345" w:author="Seltzer, Karl" w:date="2024-08-12T11:33:00Z">
        <w:r w:rsidR="00AE789A">
          <w:rPr>
            <w:b/>
            <w:bCs/>
            <w:i w:val="0"/>
            <w:iCs w:val="0"/>
            <w:noProof/>
            <w:color w:val="000000" w:themeColor="text1"/>
          </w:rPr>
          <w:t>18</w:t>
        </w:r>
        <w:r w:rsidR="00AE789A">
          <w:rPr>
            <w:b/>
            <w:bCs/>
            <w:i w:val="0"/>
            <w:iCs w:val="0"/>
            <w:color w:val="000000" w:themeColor="text1"/>
          </w:rPr>
          <w:fldChar w:fldCharType="end"/>
        </w:r>
      </w:ins>
      <w:del w:id="1346" w:author="Seltzer, Karl" w:date="2024-08-12T11:33:00Z">
        <w:r w:rsidRPr="00F61BB1" w:rsidDel="00AE789A">
          <w:rPr>
            <w:b/>
            <w:bCs/>
            <w:i w:val="0"/>
            <w:iCs w:val="0"/>
            <w:color w:val="000000" w:themeColor="text1"/>
          </w:rPr>
          <w:fldChar w:fldCharType="begin"/>
        </w:r>
        <w:r w:rsidRPr="00F61BB1" w:rsidDel="00AE789A">
          <w:rPr>
            <w:b/>
            <w:bCs/>
            <w:i w:val="0"/>
            <w:iCs w:val="0"/>
            <w:color w:val="000000" w:themeColor="text1"/>
          </w:rPr>
          <w:delInstrText xml:space="preserve"> SEQ Table \* ARABIC </w:delInstrText>
        </w:r>
        <w:r w:rsidRPr="00F61BB1" w:rsidDel="00AE789A">
          <w:rPr>
            <w:b/>
            <w:bCs/>
            <w:i w:val="0"/>
            <w:iCs w:val="0"/>
            <w:color w:val="000000" w:themeColor="text1"/>
          </w:rPr>
          <w:fldChar w:fldCharType="separate"/>
        </w:r>
        <w:r w:rsidR="00524E1B" w:rsidDel="00AE789A">
          <w:rPr>
            <w:b/>
            <w:bCs/>
            <w:i w:val="0"/>
            <w:iCs w:val="0"/>
            <w:noProof/>
            <w:color w:val="000000" w:themeColor="text1"/>
          </w:rPr>
          <w:delText>18</w:delText>
        </w:r>
        <w:r w:rsidRPr="00F61BB1" w:rsidDel="00AE789A">
          <w:rPr>
            <w:b/>
            <w:bCs/>
            <w:i w:val="0"/>
            <w:iCs w:val="0"/>
            <w:color w:val="000000" w:themeColor="text1"/>
          </w:rPr>
          <w:fldChar w:fldCharType="end"/>
        </w:r>
      </w:del>
      <w:r w:rsidRPr="00F61BB1">
        <w:rPr>
          <w:b/>
          <w:bCs/>
          <w:i w:val="0"/>
          <w:iCs w:val="0"/>
          <w:color w:val="000000" w:themeColor="text1"/>
        </w:rPr>
        <w:t>: Model species, description, number of carbons, tracer type, and SMILES string (where applicable) for all emitted organics in the CB6</w:t>
      </w:r>
      <w:r>
        <w:rPr>
          <w:b/>
          <w:bCs/>
          <w:i w:val="0"/>
          <w:iCs w:val="0"/>
          <w:color w:val="000000" w:themeColor="text1"/>
        </w:rPr>
        <w:t>R</w:t>
      </w:r>
      <w:r w:rsidR="001F2BAE">
        <w:rPr>
          <w:b/>
          <w:bCs/>
          <w:i w:val="0"/>
          <w:iCs w:val="0"/>
          <w:color w:val="000000" w:themeColor="text1"/>
        </w:rPr>
        <w:t>4</w:t>
      </w:r>
      <w:r w:rsidRPr="00F61BB1">
        <w:rPr>
          <w:b/>
          <w:bCs/>
          <w:i w:val="0"/>
          <w:iCs w:val="0"/>
          <w:color w:val="000000" w:themeColor="text1"/>
        </w:rPr>
        <w:t>_</w:t>
      </w:r>
      <w:r w:rsidR="001F2BAE">
        <w:rPr>
          <w:b/>
          <w:bCs/>
          <w:i w:val="0"/>
          <w:iCs w:val="0"/>
          <w:color w:val="000000" w:themeColor="text1"/>
        </w:rPr>
        <w:t>CF2</w:t>
      </w:r>
      <w:r w:rsidRPr="00F61BB1">
        <w:rPr>
          <w:b/>
          <w:bCs/>
          <w:i w:val="0"/>
          <w:iCs w:val="0"/>
          <w:color w:val="000000" w:themeColor="text1"/>
        </w:rPr>
        <w:t xml:space="preserve"> chemical mechanism.</w:t>
      </w:r>
    </w:p>
    <w:p w14:paraId="157E8489" w14:textId="678011CA" w:rsidR="004E6784" w:rsidRDefault="004E6784" w:rsidP="004E6784">
      <w:pPr>
        <w:jc w:val="both"/>
      </w:pPr>
      <w:r>
        <w:t>Since the only changes between CB6</w:t>
      </w:r>
      <w:r w:rsidR="0047416F">
        <w:t>R4_CF2 and CB6R3_</w:t>
      </w:r>
      <w:r>
        <w:t xml:space="preserve">AE7 relate to the mapping of </w:t>
      </w:r>
      <w:r w:rsidR="0047416F">
        <w:t>several explicit species and one lumped species</w:t>
      </w:r>
      <w:r>
        <w:t xml:space="preserve">, Step </w:t>
      </w:r>
      <w:r w:rsidR="000D4D72">
        <w:t>2</w:t>
      </w:r>
      <w:r w:rsidR="00FA79FA">
        <w:t xml:space="preserve"> </w:t>
      </w:r>
      <w:r>
        <w:t xml:space="preserve">from Section </w:t>
      </w:r>
      <w:r w:rsidR="006D77F2">
        <w:fldChar w:fldCharType="begin"/>
      </w:r>
      <w:r w:rsidR="006D77F2">
        <w:instrText xml:space="preserve"> REF _Ref114651115 \r \h </w:instrText>
      </w:r>
      <w:r w:rsidR="006D77F2">
        <w:fldChar w:fldCharType="separate"/>
      </w:r>
      <w:r w:rsidR="00524E1B">
        <w:t>3.3.1</w:t>
      </w:r>
      <w:r w:rsidR="006D77F2">
        <w:fldChar w:fldCharType="end"/>
      </w:r>
      <w:r w:rsidR="006D77F2">
        <w:t xml:space="preserve"> </w:t>
      </w:r>
      <w:r>
        <w:t>must be updated</w:t>
      </w:r>
      <w:r w:rsidR="00FA79FA">
        <w:t xml:space="preserve"> and Step 7 must be deleted</w:t>
      </w:r>
      <w:r>
        <w:t xml:space="preserve">. For </w:t>
      </w:r>
      <w:r w:rsidR="00D702E5">
        <w:t>CB6R4_CF2</w:t>
      </w:r>
      <w:r>
        <w:t xml:space="preserve">, </w:t>
      </w:r>
      <w:r w:rsidR="00FA79FA">
        <w:t>Step 2 should read as</w:t>
      </w:r>
      <w:r>
        <w:t>:</w:t>
      </w:r>
    </w:p>
    <w:p w14:paraId="78F8CCB2" w14:textId="23F223CC" w:rsidR="004E6784" w:rsidRPr="002F7B4A" w:rsidRDefault="00FA79FA" w:rsidP="00FA79FA">
      <w:pPr>
        <w:pStyle w:val="ListParagraph"/>
        <w:numPr>
          <w:ilvl w:val="0"/>
          <w:numId w:val="21"/>
        </w:numPr>
        <w:jc w:val="both"/>
      </w:pPr>
      <w:r>
        <w:t>If a target species is an explicit tracer in the chemical mechanism, it is appropriately assigned. This is determined using the SMILES string and applies to</w:t>
      </w:r>
      <w:r w:rsidRPr="00A63BC9">
        <w:t xml:space="preserve"> ACET, ALD2, BENZ, CH4, ETH, ETHA, ETHY, ETOH, FORM, ISOP, MEOH, </w:t>
      </w:r>
      <w:r w:rsidR="008C6766">
        <w:t xml:space="preserve">and </w:t>
      </w:r>
      <w:r w:rsidRPr="00A63BC9">
        <w:t>PRPA.</w:t>
      </w:r>
    </w:p>
    <w:p w14:paraId="3BA3DB0B" w14:textId="6CE86FA0" w:rsidR="00701F65" w:rsidRDefault="00701F65" w:rsidP="00701F65">
      <w:pPr>
        <w:pStyle w:val="Heading3"/>
      </w:pPr>
      <w:bookmarkStart w:id="1347" w:name="_Ref142488927"/>
      <w:bookmarkStart w:id="1348" w:name="_Toc174099316"/>
      <w:bookmarkStart w:id="1349" w:name="_Toc113448813"/>
      <w:r>
        <w:t>CB</w:t>
      </w:r>
      <w:r w:rsidR="00405DBE">
        <w:t>7</w:t>
      </w:r>
      <w:r>
        <w:t>_CF2</w:t>
      </w:r>
      <w:bookmarkEnd w:id="1347"/>
      <w:bookmarkEnd w:id="1348"/>
    </w:p>
    <w:p w14:paraId="181716A1" w14:textId="40573711" w:rsidR="00701F65" w:rsidRDefault="00701F65" w:rsidP="00701F65">
      <w:pPr>
        <w:jc w:val="both"/>
      </w:pPr>
      <w:r>
        <w:t>The CB</w:t>
      </w:r>
      <w:r w:rsidR="00CF057C">
        <w:t>7</w:t>
      </w:r>
      <w:r>
        <w:t xml:space="preserve">_CF2 chemical mechanism is exclusively used in the </w:t>
      </w:r>
      <w:proofErr w:type="spellStart"/>
      <w:r>
        <w:t>CAMx</w:t>
      </w:r>
      <w:proofErr w:type="spellEnd"/>
      <w:r>
        <w:t xml:space="preserve"> photochemical model and features significant overlap with the </w:t>
      </w:r>
      <w:r w:rsidR="00453543">
        <w:t xml:space="preserve">CB6R4_CF2 </w:t>
      </w:r>
      <w:r>
        <w:t xml:space="preserve">chemical mechanism. Specifically, </w:t>
      </w:r>
      <w:r w:rsidR="00453543">
        <w:t xml:space="preserve">alpha-pinene (APIN) was added to CB7_CF2. </w:t>
      </w:r>
      <w:r>
        <w:t>Both utilize the NVOL and IVOC tracers, which are defined to include semi-volatile organic compounds (SVOC; 3x10</w:t>
      </w:r>
      <w:r>
        <w:rPr>
          <w:vertAlign w:val="superscript"/>
        </w:rPr>
        <w:t>-1</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and intermediate-volatility organic compounds (IVOC; 3x10</w:t>
      </w:r>
      <w:r w:rsidRPr="00F40EBC">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sidRPr="00F40EBC">
        <w:rPr>
          <w:vertAlign w:val="superscript"/>
        </w:rPr>
        <w:t>6</w:t>
      </w:r>
      <w:r>
        <w:t xml:space="preserve"> μg m</w:t>
      </w:r>
      <w:r w:rsidRPr="00F40EBC">
        <w:rPr>
          <w:rFonts w:ascii="Calibri" w:eastAsia="Calibri" w:hAnsi="Calibri" w:cs="Calibri"/>
          <w:vertAlign w:val="superscript"/>
        </w:rPr>
        <w:t>-</w:t>
      </w:r>
      <w:r w:rsidRPr="00F40EBC">
        <w:rPr>
          <w:vertAlign w:val="superscript"/>
        </w:rPr>
        <w:t>3</w:t>
      </w:r>
      <w:r>
        <w:t>), respectively. A description and various properties for all emitted organics from the CB</w:t>
      </w:r>
      <w:r w:rsidR="00B43273">
        <w:t>7</w:t>
      </w:r>
      <w:r>
        <w:t>_CF2 chemical mechanism is shown below.</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1"/>
        <w:gridCol w:w="4304"/>
        <w:gridCol w:w="574"/>
        <w:gridCol w:w="875"/>
        <w:gridCol w:w="2186"/>
      </w:tblGrid>
      <w:tr w:rsidR="00701F65" w:rsidRPr="004A2FE2" w14:paraId="7FC04B13" w14:textId="77777777" w:rsidTr="000B2543">
        <w:trPr>
          <w:trHeight w:val="143"/>
          <w:tblHeader/>
        </w:trPr>
        <w:tc>
          <w:tcPr>
            <w:tcW w:w="1181" w:type="dxa"/>
            <w:shd w:val="clear" w:color="auto" w:fill="D9D9D9" w:themeFill="background1" w:themeFillShade="D9"/>
            <w:vAlign w:val="center"/>
          </w:tcPr>
          <w:p w14:paraId="48CBEBF7" w14:textId="77777777" w:rsidR="00701F65" w:rsidRPr="004A2FE2" w:rsidRDefault="00701F65" w:rsidP="000B2543">
            <w:pPr>
              <w:spacing w:after="0"/>
              <w:jc w:val="center"/>
              <w:rPr>
                <w:rFonts w:cstheme="minorHAnsi"/>
                <w:b/>
                <w:sz w:val="20"/>
                <w:szCs w:val="20"/>
              </w:rPr>
            </w:pPr>
            <w:r w:rsidRPr="004A2FE2">
              <w:rPr>
                <w:rFonts w:cstheme="minorHAnsi"/>
                <w:b/>
                <w:sz w:val="20"/>
                <w:szCs w:val="20"/>
              </w:rPr>
              <w:t>Model Species</w:t>
            </w:r>
          </w:p>
        </w:tc>
        <w:tc>
          <w:tcPr>
            <w:tcW w:w="4304" w:type="dxa"/>
            <w:shd w:val="clear" w:color="auto" w:fill="D9D9D9" w:themeFill="background1" w:themeFillShade="D9"/>
            <w:vAlign w:val="center"/>
          </w:tcPr>
          <w:p w14:paraId="52283587" w14:textId="77777777" w:rsidR="00701F65" w:rsidRPr="004A2FE2" w:rsidRDefault="00701F65" w:rsidP="000B2543">
            <w:pPr>
              <w:spacing w:after="0"/>
              <w:jc w:val="center"/>
              <w:rPr>
                <w:rFonts w:cstheme="minorHAnsi"/>
                <w:b/>
                <w:sz w:val="20"/>
                <w:szCs w:val="20"/>
              </w:rPr>
            </w:pPr>
            <w:r w:rsidRPr="004A2FE2">
              <w:rPr>
                <w:rFonts w:cstheme="minorHAnsi"/>
                <w:b/>
                <w:sz w:val="20"/>
                <w:szCs w:val="20"/>
              </w:rPr>
              <w:t>Description</w:t>
            </w:r>
          </w:p>
        </w:tc>
        <w:tc>
          <w:tcPr>
            <w:tcW w:w="574" w:type="dxa"/>
            <w:shd w:val="clear" w:color="auto" w:fill="D9D9D9" w:themeFill="background1" w:themeFillShade="D9"/>
            <w:vAlign w:val="center"/>
          </w:tcPr>
          <w:p w14:paraId="6B9A4ADD" w14:textId="77777777" w:rsidR="00701F65" w:rsidRPr="004A2FE2" w:rsidRDefault="00701F65" w:rsidP="000B2543">
            <w:pPr>
              <w:spacing w:after="0"/>
              <w:jc w:val="center"/>
              <w:rPr>
                <w:rFonts w:cstheme="minorHAnsi"/>
                <w:b/>
                <w:sz w:val="20"/>
                <w:szCs w:val="20"/>
              </w:rPr>
            </w:pPr>
            <w:proofErr w:type="spellStart"/>
            <w:r w:rsidRPr="004A2FE2">
              <w:rPr>
                <w:rFonts w:cstheme="minorHAnsi"/>
                <w:b/>
                <w:sz w:val="20"/>
                <w:szCs w:val="20"/>
              </w:rPr>
              <w:t>nC</w:t>
            </w:r>
            <w:proofErr w:type="spellEnd"/>
          </w:p>
        </w:tc>
        <w:tc>
          <w:tcPr>
            <w:tcW w:w="875" w:type="dxa"/>
            <w:shd w:val="clear" w:color="auto" w:fill="D9D9D9" w:themeFill="background1" w:themeFillShade="D9"/>
            <w:vAlign w:val="center"/>
          </w:tcPr>
          <w:p w14:paraId="193703C9" w14:textId="77777777" w:rsidR="00701F65" w:rsidRPr="004A2FE2" w:rsidRDefault="00701F65" w:rsidP="000B2543">
            <w:pPr>
              <w:spacing w:after="0"/>
              <w:jc w:val="center"/>
              <w:rPr>
                <w:rFonts w:cstheme="minorHAnsi"/>
                <w:b/>
                <w:sz w:val="20"/>
                <w:szCs w:val="20"/>
              </w:rPr>
            </w:pPr>
            <w:r w:rsidRPr="004A2FE2">
              <w:rPr>
                <w:rFonts w:cstheme="minorHAnsi"/>
                <w:b/>
                <w:sz w:val="20"/>
                <w:szCs w:val="20"/>
              </w:rPr>
              <w:t>Tracer Type</w:t>
            </w:r>
          </w:p>
        </w:tc>
        <w:tc>
          <w:tcPr>
            <w:tcW w:w="2186" w:type="dxa"/>
            <w:shd w:val="clear" w:color="auto" w:fill="D9D9D9" w:themeFill="background1" w:themeFillShade="D9"/>
            <w:vAlign w:val="center"/>
          </w:tcPr>
          <w:p w14:paraId="6E990777" w14:textId="77777777" w:rsidR="00701F65" w:rsidRPr="004A2FE2" w:rsidRDefault="00701F65" w:rsidP="000B2543">
            <w:pPr>
              <w:spacing w:after="0"/>
              <w:jc w:val="center"/>
              <w:rPr>
                <w:rFonts w:cstheme="minorHAnsi"/>
                <w:b/>
                <w:sz w:val="20"/>
                <w:szCs w:val="20"/>
              </w:rPr>
            </w:pPr>
            <w:r w:rsidRPr="004A2FE2">
              <w:rPr>
                <w:rFonts w:cstheme="minorHAnsi"/>
                <w:b/>
                <w:sz w:val="20"/>
                <w:szCs w:val="20"/>
              </w:rPr>
              <w:t>SMILES</w:t>
            </w:r>
          </w:p>
        </w:tc>
      </w:tr>
      <w:tr w:rsidR="00701F65" w:rsidRPr="004A2FE2" w14:paraId="12F5229E" w14:textId="77777777" w:rsidTr="000B2543">
        <w:trPr>
          <w:trHeight w:val="143"/>
        </w:trPr>
        <w:tc>
          <w:tcPr>
            <w:tcW w:w="1181" w:type="dxa"/>
            <w:vAlign w:val="center"/>
          </w:tcPr>
          <w:p w14:paraId="0F0D1902" w14:textId="77777777" w:rsidR="00701F65" w:rsidRPr="004A2FE2" w:rsidRDefault="00701F65" w:rsidP="000B2543">
            <w:pPr>
              <w:spacing w:after="0"/>
              <w:jc w:val="center"/>
              <w:rPr>
                <w:rFonts w:cstheme="minorHAnsi"/>
                <w:sz w:val="20"/>
                <w:szCs w:val="20"/>
              </w:rPr>
            </w:pPr>
            <w:r w:rsidRPr="004A2FE2">
              <w:rPr>
                <w:rFonts w:cstheme="minorHAnsi"/>
                <w:sz w:val="20"/>
                <w:szCs w:val="20"/>
              </w:rPr>
              <w:t>ACET</w:t>
            </w:r>
          </w:p>
        </w:tc>
        <w:tc>
          <w:tcPr>
            <w:tcW w:w="4304" w:type="dxa"/>
            <w:vAlign w:val="center"/>
          </w:tcPr>
          <w:p w14:paraId="04851402" w14:textId="77777777" w:rsidR="00701F65" w:rsidRPr="004A2FE2" w:rsidRDefault="00701F65" w:rsidP="000B2543">
            <w:pPr>
              <w:spacing w:after="0"/>
              <w:jc w:val="center"/>
              <w:rPr>
                <w:rFonts w:cstheme="minorHAnsi"/>
                <w:sz w:val="20"/>
                <w:szCs w:val="20"/>
              </w:rPr>
            </w:pPr>
            <w:r w:rsidRPr="004A2FE2">
              <w:rPr>
                <w:rFonts w:cstheme="minorHAnsi"/>
                <w:sz w:val="20"/>
                <w:szCs w:val="20"/>
              </w:rPr>
              <w:t>Acetone</w:t>
            </w:r>
          </w:p>
        </w:tc>
        <w:tc>
          <w:tcPr>
            <w:tcW w:w="574" w:type="dxa"/>
            <w:vAlign w:val="center"/>
          </w:tcPr>
          <w:p w14:paraId="005D3FA3" w14:textId="77777777" w:rsidR="00701F65" w:rsidRPr="004A2FE2" w:rsidRDefault="00701F65" w:rsidP="000B2543">
            <w:pPr>
              <w:spacing w:after="0"/>
              <w:jc w:val="center"/>
              <w:rPr>
                <w:rFonts w:cstheme="minorHAnsi"/>
                <w:sz w:val="20"/>
                <w:szCs w:val="20"/>
              </w:rPr>
            </w:pPr>
            <w:r w:rsidRPr="004A2FE2">
              <w:rPr>
                <w:rFonts w:cstheme="minorHAnsi"/>
                <w:sz w:val="20"/>
                <w:szCs w:val="20"/>
              </w:rPr>
              <w:t>3</w:t>
            </w:r>
          </w:p>
        </w:tc>
        <w:tc>
          <w:tcPr>
            <w:tcW w:w="875" w:type="dxa"/>
            <w:vAlign w:val="center"/>
          </w:tcPr>
          <w:p w14:paraId="145EF874"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1A6E4260" w14:textId="77777777" w:rsidR="00701F65" w:rsidRPr="004A2FE2" w:rsidRDefault="00701F65" w:rsidP="000B2543">
            <w:pPr>
              <w:spacing w:after="0"/>
              <w:jc w:val="center"/>
              <w:rPr>
                <w:rFonts w:cstheme="minorHAnsi"/>
                <w:sz w:val="20"/>
                <w:szCs w:val="20"/>
              </w:rPr>
            </w:pPr>
            <w:r w:rsidRPr="004A2FE2">
              <w:rPr>
                <w:rFonts w:cstheme="minorHAnsi"/>
                <w:sz w:val="20"/>
                <w:szCs w:val="20"/>
              </w:rPr>
              <w:t>CC(C)=O</w:t>
            </w:r>
          </w:p>
        </w:tc>
      </w:tr>
      <w:tr w:rsidR="00701F65" w:rsidRPr="004A2FE2" w14:paraId="2BA1CAD0" w14:textId="77777777" w:rsidTr="000B2543">
        <w:trPr>
          <w:trHeight w:val="143"/>
        </w:trPr>
        <w:tc>
          <w:tcPr>
            <w:tcW w:w="1181" w:type="dxa"/>
            <w:vAlign w:val="center"/>
          </w:tcPr>
          <w:p w14:paraId="613DC6D8" w14:textId="77777777" w:rsidR="00701F65" w:rsidRPr="004A2FE2" w:rsidRDefault="00701F65" w:rsidP="000B2543">
            <w:pPr>
              <w:spacing w:after="0"/>
              <w:jc w:val="center"/>
              <w:rPr>
                <w:rFonts w:cstheme="minorHAnsi"/>
                <w:sz w:val="20"/>
                <w:szCs w:val="20"/>
              </w:rPr>
            </w:pPr>
            <w:r w:rsidRPr="004A2FE2">
              <w:rPr>
                <w:rFonts w:cstheme="minorHAnsi"/>
                <w:sz w:val="20"/>
                <w:szCs w:val="20"/>
              </w:rPr>
              <w:t>ALD2</w:t>
            </w:r>
          </w:p>
        </w:tc>
        <w:tc>
          <w:tcPr>
            <w:tcW w:w="4304" w:type="dxa"/>
            <w:vAlign w:val="center"/>
          </w:tcPr>
          <w:p w14:paraId="1A022864" w14:textId="77777777" w:rsidR="00701F65" w:rsidRPr="004A2FE2" w:rsidRDefault="00701F65" w:rsidP="000B2543">
            <w:pPr>
              <w:spacing w:after="0"/>
              <w:jc w:val="center"/>
              <w:rPr>
                <w:rFonts w:cstheme="minorHAnsi"/>
                <w:sz w:val="20"/>
                <w:szCs w:val="20"/>
              </w:rPr>
            </w:pPr>
            <w:r w:rsidRPr="004A2FE2">
              <w:rPr>
                <w:rFonts w:cstheme="minorHAnsi"/>
                <w:sz w:val="20"/>
                <w:szCs w:val="20"/>
              </w:rPr>
              <w:t>Acetaldehyde</w:t>
            </w:r>
          </w:p>
        </w:tc>
        <w:tc>
          <w:tcPr>
            <w:tcW w:w="574" w:type="dxa"/>
            <w:vAlign w:val="center"/>
          </w:tcPr>
          <w:p w14:paraId="5FD43ACD" w14:textId="77777777" w:rsidR="00701F65" w:rsidRPr="004A2FE2" w:rsidRDefault="00701F65" w:rsidP="000B2543">
            <w:pPr>
              <w:spacing w:after="0"/>
              <w:jc w:val="center"/>
              <w:rPr>
                <w:rFonts w:cstheme="minorHAnsi"/>
                <w:sz w:val="20"/>
                <w:szCs w:val="20"/>
              </w:rPr>
            </w:pPr>
            <w:r w:rsidRPr="004A2FE2">
              <w:rPr>
                <w:rFonts w:cstheme="minorHAnsi"/>
                <w:sz w:val="20"/>
                <w:szCs w:val="20"/>
              </w:rPr>
              <w:t>2</w:t>
            </w:r>
          </w:p>
        </w:tc>
        <w:tc>
          <w:tcPr>
            <w:tcW w:w="875" w:type="dxa"/>
            <w:vAlign w:val="center"/>
          </w:tcPr>
          <w:p w14:paraId="6BE0A655"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2459FF3F" w14:textId="77777777" w:rsidR="00701F65" w:rsidRPr="004A2FE2" w:rsidRDefault="00701F65" w:rsidP="000B2543">
            <w:pPr>
              <w:spacing w:after="0"/>
              <w:jc w:val="center"/>
              <w:rPr>
                <w:rFonts w:cstheme="minorHAnsi"/>
                <w:sz w:val="20"/>
                <w:szCs w:val="20"/>
              </w:rPr>
            </w:pPr>
            <w:r w:rsidRPr="004A2FE2">
              <w:rPr>
                <w:rFonts w:cstheme="minorHAnsi"/>
                <w:sz w:val="20"/>
                <w:szCs w:val="20"/>
              </w:rPr>
              <w:t>CC=O</w:t>
            </w:r>
          </w:p>
        </w:tc>
      </w:tr>
      <w:tr w:rsidR="00F1065E" w:rsidRPr="004A2FE2" w14:paraId="15AF003F" w14:textId="77777777" w:rsidTr="000B2543">
        <w:trPr>
          <w:trHeight w:val="143"/>
        </w:trPr>
        <w:tc>
          <w:tcPr>
            <w:tcW w:w="1181" w:type="dxa"/>
            <w:vAlign w:val="center"/>
          </w:tcPr>
          <w:p w14:paraId="744E58CB" w14:textId="32AAFFF4" w:rsidR="00F1065E" w:rsidRPr="004A2FE2" w:rsidRDefault="00F1065E" w:rsidP="00F1065E">
            <w:pPr>
              <w:spacing w:after="0"/>
              <w:jc w:val="center"/>
              <w:rPr>
                <w:rFonts w:cstheme="minorHAnsi"/>
                <w:sz w:val="20"/>
                <w:szCs w:val="20"/>
              </w:rPr>
            </w:pPr>
            <w:r w:rsidRPr="004A2FE2">
              <w:rPr>
                <w:rFonts w:cstheme="minorHAnsi"/>
                <w:sz w:val="20"/>
                <w:szCs w:val="20"/>
              </w:rPr>
              <w:t>APIN</w:t>
            </w:r>
          </w:p>
        </w:tc>
        <w:tc>
          <w:tcPr>
            <w:tcW w:w="4304" w:type="dxa"/>
            <w:vAlign w:val="center"/>
          </w:tcPr>
          <w:p w14:paraId="7CB14A2B" w14:textId="652A0696" w:rsidR="00F1065E" w:rsidRPr="004A2FE2" w:rsidRDefault="00F1065E" w:rsidP="00F1065E">
            <w:pPr>
              <w:spacing w:after="0"/>
              <w:jc w:val="center"/>
              <w:rPr>
                <w:rFonts w:cstheme="minorHAnsi"/>
                <w:sz w:val="20"/>
                <w:szCs w:val="20"/>
              </w:rPr>
            </w:pPr>
            <w:r w:rsidRPr="005D2178">
              <w:rPr>
                <w:rFonts w:cstheme="minorHAnsi"/>
                <w:sz w:val="20"/>
                <w:szCs w:val="20"/>
              </w:rPr>
              <w:t>alpha-pinene</w:t>
            </w:r>
          </w:p>
        </w:tc>
        <w:tc>
          <w:tcPr>
            <w:tcW w:w="574" w:type="dxa"/>
            <w:vAlign w:val="center"/>
          </w:tcPr>
          <w:p w14:paraId="38775F83" w14:textId="184B8542" w:rsidR="00F1065E" w:rsidRPr="004A2FE2" w:rsidRDefault="00F1065E" w:rsidP="00F1065E">
            <w:pPr>
              <w:spacing w:after="0"/>
              <w:jc w:val="center"/>
              <w:rPr>
                <w:rFonts w:cstheme="minorHAnsi"/>
                <w:sz w:val="20"/>
                <w:szCs w:val="20"/>
              </w:rPr>
            </w:pPr>
            <w:r w:rsidRPr="004A2FE2">
              <w:rPr>
                <w:rFonts w:cstheme="minorHAnsi"/>
                <w:sz w:val="20"/>
                <w:szCs w:val="20"/>
              </w:rPr>
              <w:t>10</w:t>
            </w:r>
          </w:p>
        </w:tc>
        <w:tc>
          <w:tcPr>
            <w:tcW w:w="875" w:type="dxa"/>
            <w:vAlign w:val="center"/>
          </w:tcPr>
          <w:p w14:paraId="56980339" w14:textId="2443E382" w:rsidR="00F1065E" w:rsidRPr="004A2FE2" w:rsidRDefault="00F1065E" w:rsidP="00F1065E">
            <w:pPr>
              <w:spacing w:after="0"/>
              <w:jc w:val="center"/>
              <w:rPr>
                <w:rFonts w:cstheme="minorHAnsi"/>
                <w:sz w:val="20"/>
                <w:szCs w:val="20"/>
              </w:rPr>
            </w:pPr>
            <w:r w:rsidRPr="004A2FE2">
              <w:rPr>
                <w:rFonts w:cstheme="minorHAnsi"/>
                <w:sz w:val="20"/>
                <w:szCs w:val="20"/>
              </w:rPr>
              <w:t>Explicit</w:t>
            </w:r>
          </w:p>
        </w:tc>
        <w:tc>
          <w:tcPr>
            <w:tcW w:w="2186" w:type="dxa"/>
            <w:vAlign w:val="center"/>
          </w:tcPr>
          <w:p w14:paraId="20C08B5C" w14:textId="5B7BC459" w:rsidR="00F1065E" w:rsidRPr="004A2FE2" w:rsidRDefault="00F1065E" w:rsidP="00F1065E">
            <w:pPr>
              <w:spacing w:after="0"/>
              <w:jc w:val="center"/>
              <w:rPr>
                <w:rFonts w:cstheme="minorHAnsi"/>
                <w:sz w:val="20"/>
                <w:szCs w:val="20"/>
              </w:rPr>
            </w:pPr>
            <w:r w:rsidRPr="004A2FE2">
              <w:rPr>
                <w:rFonts w:cstheme="minorHAnsi"/>
                <w:sz w:val="20"/>
                <w:szCs w:val="20"/>
              </w:rPr>
              <w:t>CC1=CCC2CC1C2(C)C</w:t>
            </w:r>
          </w:p>
        </w:tc>
      </w:tr>
      <w:tr w:rsidR="00701F65" w:rsidRPr="004A2FE2" w14:paraId="30F2E7A3" w14:textId="77777777" w:rsidTr="000B2543">
        <w:trPr>
          <w:trHeight w:val="143"/>
        </w:trPr>
        <w:tc>
          <w:tcPr>
            <w:tcW w:w="1181" w:type="dxa"/>
            <w:vAlign w:val="center"/>
          </w:tcPr>
          <w:p w14:paraId="78EE4681" w14:textId="77777777" w:rsidR="00701F65" w:rsidRPr="004A2FE2" w:rsidRDefault="00701F65" w:rsidP="000B2543">
            <w:pPr>
              <w:spacing w:after="0"/>
              <w:jc w:val="center"/>
              <w:rPr>
                <w:rFonts w:cstheme="minorHAnsi"/>
                <w:sz w:val="20"/>
                <w:szCs w:val="20"/>
              </w:rPr>
            </w:pPr>
            <w:r w:rsidRPr="004A2FE2">
              <w:rPr>
                <w:rFonts w:cstheme="minorHAnsi"/>
                <w:sz w:val="20"/>
                <w:szCs w:val="20"/>
              </w:rPr>
              <w:t>BENZ</w:t>
            </w:r>
          </w:p>
        </w:tc>
        <w:tc>
          <w:tcPr>
            <w:tcW w:w="4304" w:type="dxa"/>
            <w:vAlign w:val="center"/>
          </w:tcPr>
          <w:p w14:paraId="6813C4DD" w14:textId="77777777" w:rsidR="00701F65" w:rsidRPr="004A2FE2" w:rsidRDefault="00701F65" w:rsidP="000B2543">
            <w:pPr>
              <w:spacing w:after="0"/>
              <w:jc w:val="center"/>
              <w:rPr>
                <w:rFonts w:cstheme="minorHAnsi"/>
                <w:sz w:val="20"/>
                <w:szCs w:val="20"/>
              </w:rPr>
            </w:pPr>
            <w:r w:rsidRPr="004A2FE2">
              <w:rPr>
                <w:rFonts w:cstheme="minorHAnsi"/>
                <w:sz w:val="20"/>
                <w:szCs w:val="20"/>
              </w:rPr>
              <w:t>Benzene</w:t>
            </w:r>
          </w:p>
        </w:tc>
        <w:tc>
          <w:tcPr>
            <w:tcW w:w="574" w:type="dxa"/>
            <w:vAlign w:val="center"/>
          </w:tcPr>
          <w:p w14:paraId="597431D1" w14:textId="77777777" w:rsidR="00701F65" w:rsidRPr="004A2FE2" w:rsidRDefault="00701F65" w:rsidP="000B2543">
            <w:pPr>
              <w:spacing w:after="0"/>
              <w:jc w:val="center"/>
              <w:rPr>
                <w:rFonts w:cstheme="minorHAnsi"/>
                <w:sz w:val="20"/>
                <w:szCs w:val="20"/>
              </w:rPr>
            </w:pPr>
            <w:r w:rsidRPr="004A2FE2">
              <w:rPr>
                <w:rFonts w:cstheme="minorHAnsi"/>
                <w:sz w:val="20"/>
                <w:szCs w:val="20"/>
              </w:rPr>
              <w:t>6</w:t>
            </w:r>
          </w:p>
        </w:tc>
        <w:tc>
          <w:tcPr>
            <w:tcW w:w="875" w:type="dxa"/>
            <w:vAlign w:val="center"/>
          </w:tcPr>
          <w:p w14:paraId="59A80F78"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1F6641B1" w14:textId="77777777" w:rsidR="00701F65" w:rsidRPr="004A2FE2" w:rsidRDefault="00701F65" w:rsidP="000B2543">
            <w:pPr>
              <w:spacing w:after="0"/>
              <w:jc w:val="center"/>
              <w:rPr>
                <w:rFonts w:cstheme="minorHAnsi"/>
                <w:sz w:val="20"/>
                <w:szCs w:val="20"/>
              </w:rPr>
            </w:pPr>
            <w:r w:rsidRPr="004A2FE2">
              <w:rPr>
                <w:rFonts w:cstheme="minorHAnsi"/>
                <w:sz w:val="20"/>
                <w:szCs w:val="20"/>
              </w:rPr>
              <w:t>C1=CC=CC=C1</w:t>
            </w:r>
          </w:p>
        </w:tc>
      </w:tr>
      <w:tr w:rsidR="00701F65" w:rsidRPr="004A2FE2" w14:paraId="1F4434D8" w14:textId="77777777" w:rsidTr="000B2543">
        <w:trPr>
          <w:trHeight w:val="143"/>
        </w:trPr>
        <w:tc>
          <w:tcPr>
            <w:tcW w:w="1181" w:type="dxa"/>
            <w:vAlign w:val="center"/>
          </w:tcPr>
          <w:p w14:paraId="71AD24DD" w14:textId="77777777" w:rsidR="00701F65" w:rsidRPr="004A2FE2" w:rsidRDefault="00701F65" w:rsidP="000B2543">
            <w:pPr>
              <w:spacing w:after="0"/>
              <w:jc w:val="center"/>
              <w:rPr>
                <w:rFonts w:cstheme="minorHAnsi"/>
                <w:sz w:val="20"/>
                <w:szCs w:val="20"/>
              </w:rPr>
            </w:pPr>
            <w:r w:rsidRPr="004A2FE2">
              <w:rPr>
                <w:rFonts w:cstheme="minorHAnsi"/>
                <w:sz w:val="20"/>
                <w:szCs w:val="20"/>
              </w:rPr>
              <w:t>CH4</w:t>
            </w:r>
          </w:p>
        </w:tc>
        <w:tc>
          <w:tcPr>
            <w:tcW w:w="4304" w:type="dxa"/>
            <w:vAlign w:val="center"/>
          </w:tcPr>
          <w:p w14:paraId="1A6C2B86" w14:textId="77777777" w:rsidR="00701F65" w:rsidRPr="004A2FE2" w:rsidRDefault="00701F65" w:rsidP="000B2543">
            <w:pPr>
              <w:spacing w:after="0"/>
              <w:jc w:val="center"/>
              <w:rPr>
                <w:rFonts w:cstheme="minorHAnsi"/>
                <w:sz w:val="20"/>
                <w:szCs w:val="20"/>
              </w:rPr>
            </w:pPr>
            <w:r w:rsidRPr="004A2FE2">
              <w:rPr>
                <w:rFonts w:cstheme="minorHAnsi"/>
                <w:sz w:val="20"/>
                <w:szCs w:val="20"/>
              </w:rPr>
              <w:t>Methane</w:t>
            </w:r>
          </w:p>
        </w:tc>
        <w:tc>
          <w:tcPr>
            <w:tcW w:w="574" w:type="dxa"/>
            <w:vAlign w:val="center"/>
          </w:tcPr>
          <w:p w14:paraId="42CE6342" w14:textId="77777777" w:rsidR="00701F65" w:rsidRPr="004A2FE2" w:rsidRDefault="00701F65" w:rsidP="000B2543">
            <w:pPr>
              <w:spacing w:after="0"/>
              <w:jc w:val="center"/>
              <w:rPr>
                <w:rFonts w:cstheme="minorHAnsi"/>
                <w:sz w:val="20"/>
                <w:szCs w:val="20"/>
              </w:rPr>
            </w:pPr>
            <w:r w:rsidRPr="004A2FE2">
              <w:rPr>
                <w:rFonts w:cstheme="minorHAnsi"/>
                <w:sz w:val="20"/>
                <w:szCs w:val="20"/>
              </w:rPr>
              <w:t>1</w:t>
            </w:r>
          </w:p>
        </w:tc>
        <w:tc>
          <w:tcPr>
            <w:tcW w:w="875" w:type="dxa"/>
            <w:vAlign w:val="center"/>
          </w:tcPr>
          <w:p w14:paraId="02C2C1EF"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049690F8" w14:textId="77777777" w:rsidR="00701F65" w:rsidRPr="004A2FE2" w:rsidRDefault="00701F65" w:rsidP="000B2543">
            <w:pPr>
              <w:spacing w:after="0"/>
              <w:jc w:val="center"/>
              <w:rPr>
                <w:rFonts w:cstheme="minorHAnsi"/>
                <w:sz w:val="20"/>
                <w:szCs w:val="20"/>
              </w:rPr>
            </w:pPr>
            <w:r w:rsidRPr="004A2FE2">
              <w:rPr>
                <w:rFonts w:cstheme="minorHAnsi"/>
                <w:sz w:val="20"/>
                <w:szCs w:val="20"/>
              </w:rPr>
              <w:t>C</w:t>
            </w:r>
          </w:p>
        </w:tc>
      </w:tr>
      <w:tr w:rsidR="00701F65" w:rsidRPr="004A2FE2" w14:paraId="07C5AE58" w14:textId="77777777" w:rsidTr="000B2543">
        <w:trPr>
          <w:trHeight w:val="143"/>
        </w:trPr>
        <w:tc>
          <w:tcPr>
            <w:tcW w:w="1181" w:type="dxa"/>
            <w:vAlign w:val="center"/>
          </w:tcPr>
          <w:p w14:paraId="16ABF62A" w14:textId="77777777" w:rsidR="00701F65" w:rsidRPr="004A2FE2" w:rsidRDefault="00701F65" w:rsidP="000B2543">
            <w:pPr>
              <w:spacing w:after="0"/>
              <w:jc w:val="center"/>
              <w:rPr>
                <w:rFonts w:cstheme="minorHAnsi"/>
                <w:sz w:val="20"/>
                <w:szCs w:val="20"/>
              </w:rPr>
            </w:pPr>
            <w:r w:rsidRPr="004A2FE2">
              <w:rPr>
                <w:rFonts w:cstheme="minorHAnsi"/>
                <w:sz w:val="20"/>
                <w:szCs w:val="20"/>
              </w:rPr>
              <w:t>ETH</w:t>
            </w:r>
          </w:p>
        </w:tc>
        <w:tc>
          <w:tcPr>
            <w:tcW w:w="4304" w:type="dxa"/>
            <w:vAlign w:val="center"/>
          </w:tcPr>
          <w:p w14:paraId="5E0F5A39" w14:textId="77777777" w:rsidR="00701F65" w:rsidRPr="004A2FE2" w:rsidRDefault="00701F65" w:rsidP="000B2543">
            <w:pPr>
              <w:spacing w:after="0"/>
              <w:jc w:val="center"/>
              <w:rPr>
                <w:rFonts w:cstheme="minorHAnsi"/>
                <w:sz w:val="20"/>
                <w:szCs w:val="20"/>
              </w:rPr>
            </w:pPr>
            <w:r w:rsidRPr="004A2FE2">
              <w:rPr>
                <w:rFonts w:cstheme="minorHAnsi"/>
                <w:sz w:val="20"/>
                <w:szCs w:val="20"/>
              </w:rPr>
              <w:t>Ethene</w:t>
            </w:r>
          </w:p>
        </w:tc>
        <w:tc>
          <w:tcPr>
            <w:tcW w:w="574" w:type="dxa"/>
            <w:vAlign w:val="center"/>
          </w:tcPr>
          <w:p w14:paraId="0E051E4E" w14:textId="77777777" w:rsidR="00701F65" w:rsidRPr="004A2FE2" w:rsidRDefault="00701F65" w:rsidP="000B2543">
            <w:pPr>
              <w:spacing w:after="0"/>
              <w:jc w:val="center"/>
              <w:rPr>
                <w:rFonts w:cstheme="minorHAnsi"/>
                <w:sz w:val="20"/>
                <w:szCs w:val="20"/>
              </w:rPr>
            </w:pPr>
            <w:r w:rsidRPr="004A2FE2">
              <w:rPr>
                <w:rFonts w:cstheme="minorHAnsi"/>
                <w:sz w:val="20"/>
                <w:szCs w:val="20"/>
              </w:rPr>
              <w:t>2</w:t>
            </w:r>
          </w:p>
        </w:tc>
        <w:tc>
          <w:tcPr>
            <w:tcW w:w="875" w:type="dxa"/>
            <w:vAlign w:val="center"/>
          </w:tcPr>
          <w:p w14:paraId="75684D2E"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3D65DC6A" w14:textId="77777777" w:rsidR="00701F65" w:rsidRPr="004A2FE2" w:rsidRDefault="00701F65" w:rsidP="000B2543">
            <w:pPr>
              <w:spacing w:after="0"/>
              <w:jc w:val="center"/>
              <w:rPr>
                <w:rFonts w:cstheme="minorHAnsi"/>
                <w:sz w:val="20"/>
                <w:szCs w:val="20"/>
              </w:rPr>
            </w:pPr>
            <w:r w:rsidRPr="004A2FE2">
              <w:rPr>
                <w:rFonts w:cstheme="minorHAnsi"/>
                <w:sz w:val="20"/>
                <w:szCs w:val="20"/>
              </w:rPr>
              <w:t>C=C</w:t>
            </w:r>
          </w:p>
        </w:tc>
      </w:tr>
      <w:tr w:rsidR="00701F65" w:rsidRPr="004A2FE2" w14:paraId="5FA1D54B" w14:textId="77777777" w:rsidTr="000B2543">
        <w:trPr>
          <w:trHeight w:val="143"/>
        </w:trPr>
        <w:tc>
          <w:tcPr>
            <w:tcW w:w="1181" w:type="dxa"/>
            <w:vAlign w:val="center"/>
          </w:tcPr>
          <w:p w14:paraId="45BE25A8" w14:textId="77777777" w:rsidR="00701F65" w:rsidRPr="004A2FE2" w:rsidRDefault="00701F65" w:rsidP="000B2543">
            <w:pPr>
              <w:spacing w:after="0"/>
              <w:jc w:val="center"/>
              <w:rPr>
                <w:rFonts w:cstheme="minorHAnsi"/>
                <w:sz w:val="20"/>
                <w:szCs w:val="20"/>
              </w:rPr>
            </w:pPr>
            <w:r w:rsidRPr="004A2FE2">
              <w:rPr>
                <w:rFonts w:cstheme="minorHAnsi"/>
                <w:sz w:val="20"/>
                <w:szCs w:val="20"/>
              </w:rPr>
              <w:t>ETHA</w:t>
            </w:r>
          </w:p>
        </w:tc>
        <w:tc>
          <w:tcPr>
            <w:tcW w:w="4304" w:type="dxa"/>
            <w:vAlign w:val="center"/>
          </w:tcPr>
          <w:p w14:paraId="2AB78702" w14:textId="77777777" w:rsidR="00701F65" w:rsidRPr="004A2FE2" w:rsidRDefault="00701F65" w:rsidP="000B2543">
            <w:pPr>
              <w:spacing w:after="0"/>
              <w:jc w:val="center"/>
              <w:rPr>
                <w:rFonts w:cstheme="minorHAnsi"/>
                <w:sz w:val="20"/>
                <w:szCs w:val="20"/>
              </w:rPr>
            </w:pPr>
            <w:r w:rsidRPr="004A2FE2">
              <w:rPr>
                <w:rFonts w:cstheme="minorHAnsi"/>
                <w:sz w:val="20"/>
                <w:szCs w:val="20"/>
              </w:rPr>
              <w:t>Ethane</w:t>
            </w:r>
          </w:p>
        </w:tc>
        <w:tc>
          <w:tcPr>
            <w:tcW w:w="574" w:type="dxa"/>
            <w:vAlign w:val="center"/>
          </w:tcPr>
          <w:p w14:paraId="5DC31D8F" w14:textId="77777777" w:rsidR="00701F65" w:rsidRPr="004A2FE2" w:rsidRDefault="00701F65" w:rsidP="000B2543">
            <w:pPr>
              <w:spacing w:after="0"/>
              <w:jc w:val="center"/>
              <w:rPr>
                <w:rFonts w:cstheme="minorHAnsi"/>
                <w:sz w:val="20"/>
                <w:szCs w:val="20"/>
              </w:rPr>
            </w:pPr>
            <w:r w:rsidRPr="004A2FE2">
              <w:rPr>
                <w:rFonts w:cstheme="minorHAnsi"/>
                <w:sz w:val="20"/>
                <w:szCs w:val="20"/>
              </w:rPr>
              <w:t>2</w:t>
            </w:r>
          </w:p>
        </w:tc>
        <w:tc>
          <w:tcPr>
            <w:tcW w:w="875" w:type="dxa"/>
            <w:vAlign w:val="center"/>
          </w:tcPr>
          <w:p w14:paraId="2151DBE1"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5C6D13EA" w14:textId="77777777" w:rsidR="00701F65" w:rsidRPr="004A2FE2" w:rsidRDefault="00701F65" w:rsidP="000B2543">
            <w:pPr>
              <w:spacing w:after="0"/>
              <w:jc w:val="center"/>
              <w:rPr>
                <w:rFonts w:cstheme="minorHAnsi"/>
                <w:sz w:val="20"/>
                <w:szCs w:val="20"/>
              </w:rPr>
            </w:pPr>
            <w:r w:rsidRPr="004A2FE2">
              <w:rPr>
                <w:rFonts w:cstheme="minorHAnsi"/>
                <w:sz w:val="20"/>
                <w:szCs w:val="20"/>
              </w:rPr>
              <w:t>CC</w:t>
            </w:r>
          </w:p>
        </w:tc>
      </w:tr>
      <w:tr w:rsidR="00701F65" w:rsidRPr="004A2FE2" w14:paraId="100AD5EB" w14:textId="77777777" w:rsidTr="000B2543">
        <w:trPr>
          <w:trHeight w:val="143"/>
        </w:trPr>
        <w:tc>
          <w:tcPr>
            <w:tcW w:w="1181" w:type="dxa"/>
            <w:vAlign w:val="center"/>
          </w:tcPr>
          <w:p w14:paraId="5E807D8E" w14:textId="77777777" w:rsidR="00701F65" w:rsidRPr="004A2FE2" w:rsidRDefault="00701F65" w:rsidP="000B2543">
            <w:pPr>
              <w:spacing w:after="0"/>
              <w:jc w:val="center"/>
              <w:rPr>
                <w:rFonts w:cstheme="minorHAnsi"/>
                <w:sz w:val="20"/>
                <w:szCs w:val="20"/>
              </w:rPr>
            </w:pPr>
            <w:r w:rsidRPr="004A2FE2">
              <w:rPr>
                <w:rFonts w:cstheme="minorHAnsi"/>
                <w:sz w:val="20"/>
                <w:szCs w:val="20"/>
              </w:rPr>
              <w:t>ETHY</w:t>
            </w:r>
          </w:p>
        </w:tc>
        <w:tc>
          <w:tcPr>
            <w:tcW w:w="4304" w:type="dxa"/>
            <w:vAlign w:val="center"/>
          </w:tcPr>
          <w:p w14:paraId="025D8C3A" w14:textId="77777777" w:rsidR="00701F65" w:rsidRPr="004A2FE2" w:rsidRDefault="00701F65" w:rsidP="000B2543">
            <w:pPr>
              <w:spacing w:after="0"/>
              <w:jc w:val="center"/>
              <w:rPr>
                <w:rFonts w:cstheme="minorHAnsi"/>
                <w:sz w:val="20"/>
                <w:szCs w:val="20"/>
              </w:rPr>
            </w:pPr>
            <w:r w:rsidRPr="004A2FE2">
              <w:rPr>
                <w:rFonts w:cstheme="minorHAnsi"/>
                <w:sz w:val="20"/>
                <w:szCs w:val="20"/>
              </w:rPr>
              <w:t>Ethyne</w:t>
            </w:r>
          </w:p>
        </w:tc>
        <w:tc>
          <w:tcPr>
            <w:tcW w:w="574" w:type="dxa"/>
            <w:vAlign w:val="center"/>
          </w:tcPr>
          <w:p w14:paraId="59D9462A" w14:textId="77777777" w:rsidR="00701F65" w:rsidRPr="004A2FE2" w:rsidRDefault="00701F65" w:rsidP="000B2543">
            <w:pPr>
              <w:spacing w:after="0"/>
              <w:jc w:val="center"/>
              <w:rPr>
                <w:rFonts w:cstheme="minorHAnsi"/>
                <w:sz w:val="20"/>
                <w:szCs w:val="20"/>
              </w:rPr>
            </w:pPr>
            <w:r w:rsidRPr="004A2FE2">
              <w:rPr>
                <w:rFonts w:cstheme="minorHAnsi"/>
                <w:sz w:val="20"/>
                <w:szCs w:val="20"/>
              </w:rPr>
              <w:t>2</w:t>
            </w:r>
          </w:p>
        </w:tc>
        <w:tc>
          <w:tcPr>
            <w:tcW w:w="875" w:type="dxa"/>
            <w:vAlign w:val="center"/>
          </w:tcPr>
          <w:p w14:paraId="7F65A2D5"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7924B398" w14:textId="77777777" w:rsidR="00701F65" w:rsidRPr="004A2FE2" w:rsidRDefault="00701F65" w:rsidP="000B2543">
            <w:pPr>
              <w:spacing w:after="0"/>
              <w:jc w:val="center"/>
              <w:rPr>
                <w:rFonts w:cstheme="minorHAnsi"/>
                <w:sz w:val="20"/>
                <w:szCs w:val="20"/>
              </w:rPr>
            </w:pPr>
            <w:r w:rsidRPr="004A2FE2">
              <w:rPr>
                <w:rFonts w:cstheme="minorHAnsi"/>
                <w:sz w:val="20"/>
                <w:szCs w:val="20"/>
              </w:rPr>
              <w:t>C#C</w:t>
            </w:r>
          </w:p>
        </w:tc>
      </w:tr>
      <w:tr w:rsidR="00701F65" w:rsidRPr="004A2FE2" w14:paraId="2F365A26" w14:textId="77777777" w:rsidTr="000B2543">
        <w:trPr>
          <w:trHeight w:val="143"/>
        </w:trPr>
        <w:tc>
          <w:tcPr>
            <w:tcW w:w="1181" w:type="dxa"/>
            <w:vAlign w:val="center"/>
          </w:tcPr>
          <w:p w14:paraId="0ABD4A0D" w14:textId="77777777" w:rsidR="00701F65" w:rsidRPr="004A2FE2" w:rsidRDefault="00701F65" w:rsidP="000B2543">
            <w:pPr>
              <w:spacing w:after="0"/>
              <w:jc w:val="center"/>
              <w:rPr>
                <w:rFonts w:cstheme="minorHAnsi"/>
                <w:sz w:val="20"/>
                <w:szCs w:val="20"/>
              </w:rPr>
            </w:pPr>
            <w:r w:rsidRPr="004A2FE2">
              <w:rPr>
                <w:rFonts w:cstheme="minorHAnsi"/>
                <w:sz w:val="20"/>
                <w:szCs w:val="20"/>
              </w:rPr>
              <w:t>ETOH</w:t>
            </w:r>
          </w:p>
        </w:tc>
        <w:tc>
          <w:tcPr>
            <w:tcW w:w="4304" w:type="dxa"/>
            <w:vAlign w:val="center"/>
          </w:tcPr>
          <w:p w14:paraId="1ACE989C" w14:textId="77777777" w:rsidR="00701F65" w:rsidRPr="004A2FE2" w:rsidRDefault="00701F65" w:rsidP="000B2543">
            <w:pPr>
              <w:spacing w:after="0"/>
              <w:jc w:val="center"/>
              <w:rPr>
                <w:rFonts w:cstheme="minorHAnsi"/>
                <w:sz w:val="20"/>
                <w:szCs w:val="20"/>
              </w:rPr>
            </w:pPr>
            <w:r w:rsidRPr="004A2FE2">
              <w:rPr>
                <w:rFonts w:cstheme="minorHAnsi"/>
                <w:sz w:val="20"/>
                <w:szCs w:val="20"/>
              </w:rPr>
              <w:t>Ethanol</w:t>
            </w:r>
          </w:p>
        </w:tc>
        <w:tc>
          <w:tcPr>
            <w:tcW w:w="574" w:type="dxa"/>
            <w:vAlign w:val="center"/>
          </w:tcPr>
          <w:p w14:paraId="02C161E2" w14:textId="77777777" w:rsidR="00701F65" w:rsidRPr="004A2FE2" w:rsidRDefault="00701F65" w:rsidP="000B2543">
            <w:pPr>
              <w:spacing w:after="0"/>
              <w:jc w:val="center"/>
              <w:rPr>
                <w:rFonts w:cstheme="minorHAnsi"/>
                <w:sz w:val="20"/>
                <w:szCs w:val="20"/>
              </w:rPr>
            </w:pPr>
            <w:r w:rsidRPr="004A2FE2">
              <w:rPr>
                <w:rFonts w:cstheme="minorHAnsi"/>
                <w:sz w:val="20"/>
                <w:szCs w:val="20"/>
              </w:rPr>
              <w:t>2</w:t>
            </w:r>
          </w:p>
        </w:tc>
        <w:tc>
          <w:tcPr>
            <w:tcW w:w="875" w:type="dxa"/>
            <w:vAlign w:val="center"/>
          </w:tcPr>
          <w:p w14:paraId="4FD4B9F9"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2EEF5901" w14:textId="77777777" w:rsidR="00701F65" w:rsidRPr="004A2FE2" w:rsidRDefault="00701F65" w:rsidP="000B2543">
            <w:pPr>
              <w:spacing w:after="0"/>
              <w:jc w:val="center"/>
              <w:rPr>
                <w:rFonts w:cstheme="minorHAnsi"/>
                <w:sz w:val="20"/>
                <w:szCs w:val="20"/>
              </w:rPr>
            </w:pPr>
            <w:r w:rsidRPr="004A2FE2">
              <w:rPr>
                <w:rFonts w:cstheme="minorHAnsi"/>
                <w:sz w:val="20"/>
                <w:szCs w:val="20"/>
              </w:rPr>
              <w:t>CCO</w:t>
            </w:r>
          </w:p>
        </w:tc>
      </w:tr>
      <w:tr w:rsidR="00701F65" w:rsidRPr="004A2FE2" w14:paraId="5CB92484" w14:textId="77777777" w:rsidTr="000B2543">
        <w:trPr>
          <w:trHeight w:val="143"/>
        </w:trPr>
        <w:tc>
          <w:tcPr>
            <w:tcW w:w="1181" w:type="dxa"/>
            <w:vAlign w:val="center"/>
          </w:tcPr>
          <w:p w14:paraId="532D3507" w14:textId="77777777" w:rsidR="00701F65" w:rsidRPr="004A2FE2" w:rsidRDefault="00701F65" w:rsidP="000B2543">
            <w:pPr>
              <w:spacing w:after="0"/>
              <w:jc w:val="center"/>
              <w:rPr>
                <w:rFonts w:cstheme="minorHAnsi"/>
                <w:sz w:val="20"/>
                <w:szCs w:val="20"/>
              </w:rPr>
            </w:pPr>
            <w:r w:rsidRPr="004A2FE2">
              <w:rPr>
                <w:rFonts w:cstheme="minorHAnsi"/>
                <w:sz w:val="20"/>
                <w:szCs w:val="20"/>
              </w:rPr>
              <w:t>FORM</w:t>
            </w:r>
          </w:p>
        </w:tc>
        <w:tc>
          <w:tcPr>
            <w:tcW w:w="4304" w:type="dxa"/>
            <w:vAlign w:val="center"/>
          </w:tcPr>
          <w:p w14:paraId="0858237D" w14:textId="77777777" w:rsidR="00701F65" w:rsidRPr="004A2FE2" w:rsidRDefault="00701F65" w:rsidP="000B2543">
            <w:pPr>
              <w:spacing w:after="0"/>
              <w:jc w:val="center"/>
              <w:rPr>
                <w:rFonts w:cstheme="minorHAnsi"/>
                <w:sz w:val="20"/>
                <w:szCs w:val="20"/>
              </w:rPr>
            </w:pPr>
            <w:r w:rsidRPr="004A2FE2">
              <w:rPr>
                <w:rFonts w:cstheme="minorHAnsi"/>
                <w:sz w:val="20"/>
                <w:szCs w:val="20"/>
              </w:rPr>
              <w:t>Formaldehyde</w:t>
            </w:r>
          </w:p>
        </w:tc>
        <w:tc>
          <w:tcPr>
            <w:tcW w:w="574" w:type="dxa"/>
            <w:vAlign w:val="center"/>
          </w:tcPr>
          <w:p w14:paraId="38563300" w14:textId="77777777" w:rsidR="00701F65" w:rsidRPr="004A2FE2" w:rsidRDefault="00701F65" w:rsidP="000B2543">
            <w:pPr>
              <w:spacing w:after="0"/>
              <w:jc w:val="center"/>
              <w:rPr>
                <w:rFonts w:cstheme="minorHAnsi"/>
                <w:sz w:val="20"/>
                <w:szCs w:val="20"/>
              </w:rPr>
            </w:pPr>
            <w:r w:rsidRPr="004A2FE2">
              <w:rPr>
                <w:rFonts w:cstheme="minorHAnsi"/>
                <w:sz w:val="20"/>
                <w:szCs w:val="20"/>
              </w:rPr>
              <w:t>1</w:t>
            </w:r>
          </w:p>
        </w:tc>
        <w:tc>
          <w:tcPr>
            <w:tcW w:w="875" w:type="dxa"/>
            <w:vAlign w:val="center"/>
          </w:tcPr>
          <w:p w14:paraId="5DEF5081"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40F045F8" w14:textId="77777777" w:rsidR="00701F65" w:rsidRPr="004A2FE2" w:rsidRDefault="00701F65" w:rsidP="000B2543">
            <w:pPr>
              <w:spacing w:after="0"/>
              <w:jc w:val="center"/>
              <w:rPr>
                <w:rFonts w:cstheme="minorHAnsi"/>
                <w:sz w:val="20"/>
                <w:szCs w:val="20"/>
              </w:rPr>
            </w:pPr>
            <w:r w:rsidRPr="004A2FE2">
              <w:rPr>
                <w:rFonts w:cstheme="minorHAnsi"/>
                <w:sz w:val="20"/>
                <w:szCs w:val="20"/>
              </w:rPr>
              <w:t>C=O</w:t>
            </w:r>
          </w:p>
        </w:tc>
      </w:tr>
      <w:tr w:rsidR="00701F65" w:rsidRPr="004A2FE2" w14:paraId="6FEF63B6" w14:textId="77777777" w:rsidTr="000B2543">
        <w:trPr>
          <w:trHeight w:val="143"/>
        </w:trPr>
        <w:tc>
          <w:tcPr>
            <w:tcW w:w="1181" w:type="dxa"/>
            <w:vAlign w:val="center"/>
          </w:tcPr>
          <w:p w14:paraId="45BACB99" w14:textId="77777777" w:rsidR="00701F65" w:rsidRPr="004A2FE2" w:rsidRDefault="00701F65" w:rsidP="000B2543">
            <w:pPr>
              <w:spacing w:after="0"/>
              <w:jc w:val="center"/>
              <w:rPr>
                <w:rFonts w:cstheme="minorHAnsi"/>
                <w:sz w:val="20"/>
                <w:szCs w:val="20"/>
              </w:rPr>
            </w:pPr>
            <w:r w:rsidRPr="004A2FE2">
              <w:rPr>
                <w:rFonts w:cstheme="minorHAnsi"/>
                <w:sz w:val="20"/>
                <w:szCs w:val="20"/>
              </w:rPr>
              <w:t>ISOP</w:t>
            </w:r>
          </w:p>
        </w:tc>
        <w:tc>
          <w:tcPr>
            <w:tcW w:w="4304" w:type="dxa"/>
            <w:vAlign w:val="center"/>
          </w:tcPr>
          <w:p w14:paraId="2A2178C9" w14:textId="77777777" w:rsidR="00701F65" w:rsidRPr="004A2FE2" w:rsidRDefault="00701F65" w:rsidP="000B2543">
            <w:pPr>
              <w:spacing w:after="0"/>
              <w:jc w:val="center"/>
              <w:rPr>
                <w:rFonts w:cstheme="minorHAnsi"/>
                <w:sz w:val="20"/>
                <w:szCs w:val="20"/>
              </w:rPr>
            </w:pPr>
            <w:r w:rsidRPr="004A2FE2">
              <w:rPr>
                <w:rFonts w:cstheme="minorHAnsi"/>
                <w:sz w:val="20"/>
                <w:szCs w:val="20"/>
              </w:rPr>
              <w:t>Isoprene</w:t>
            </w:r>
          </w:p>
        </w:tc>
        <w:tc>
          <w:tcPr>
            <w:tcW w:w="574" w:type="dxa"/>
            <w:vAlign w:val="center"/>
          </w:tcPr>
          <w:p w14:paraId="61238671" w14:textId="77777777" w:rsidR="00701F65" w:rsidRPr="004A2FE2" w:rsidRDefault="00701F65" w:rsidP="000B2543">
            <w:pPr>
              <w:spacing w:after="0"/>
              <w:jc w:val="center"/>
              <w:rPr>
                <w:rFonts w:cstheme="minorHAnsi"/>
                <w:sz w:val="20"/>
                <w:szCs w:val="20"/>
              </w:rPr>
            </w:pPr>
            <w:r w:rsidRPr="004A2FE2">
              <w:rPr>
                <w:rFonts w:cstheme="minorHAnsi"/>
                <w:sz w:val="20"/>
                <w:szCs w:val="20"/>
              </w:rPr>
              <w:t>5</w:t>
            </w:r>
          </w:p>
        </w:tc>
        <w:tc>
          <w:tcPr>
            <w:tcW w:w="875" w:type="dxa"/>
            <w:vAlign w:val="center"/>
          </w:tcPr>
          <w:p w14:paraId="2AE98B92"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5C9C36CE" w14:textId="77777777" w:rsidR="00701F65" w:rsidRPr="004A2FE2" w:rsidRDefault="00701F65" w:rsidP="000B2543">
            <w:pPr>
              <w:spacing w:after="0"/>
              <w:jc w:val="center"/>
              <w:rPr>
                <w:rFonts w:cstheme="minorHAnsi"/>
                <w:sz w:val="20"/>
                <w:szCs w:val="20"/>
              </w:rPr>
            </w:pPr>
            <w:r w:rsidRPr="004A2FE2">
              <w:rPr>
                <w:rFonts w:cstheme="minorHAnsi"/>
                <w:sz w:val="20"/>
                <w:szCs w:val="20"/>
              </w:rPr>
              <w:t>CC(=</w:t>
            </w:r>
            <w:proofErr w:type="gramStart"/>
            <w:r w:rsidRPr="004A2FE2">
              <w:rPr>
                <w:rFonts w:cstheme="minorHAnsi"/>
                <w:sz w:val="20"/>
                <w:szCs w:val="20"/>
              </w:rPr>
              <w:t>C)C</w:t>
            </w:r>
            <w:proofErr w:type="gramEnd"/>
            <w:r w:rsidRPr="004A2FE2">
              <w:rPr>
                <w:rFonts w:cstheme="minorHAnsi"/>
                <w:sz w:val="20"/>
                <w:szCs w:val="20"/>
              </w:rPr>
              <w:t>=C</w:t>
            </w:r>
          </w:p>
        </w:tc>
      </w:tr>
      <w:tr w:rsidR="00701F65" w:rsidRPr="004A2FE2" w14:paraId="79277DCB" w14:textId="77777777" w:rsidTr="000B2543">
        <w:trPr>
          <w:trHeight w:val="143"/>
        </w:trPr>
        <w:tc>
          <w:tcPr>
            <w:tcW w:w="1181" w:type="dxa"/>
            <w:vAlign w:val="center"/>
          </w:tcPr>
          <w:p w14:paraId="4DD12604" w14:textId="77777777" w:rsidR="00701F65" w:rsidRPr="004A2FE2" w:rsidRDefault="00701F65" w:rsidP="000B2543">
            <w:pPr>
              <w:spacing w:after="0"/>
              <w:jc w:val="center"/>
              <w:rPr>
                <w:rFonts w:cstheme="minorHAnsi"/>
                <w:sz w:val="20"/>
                <w:szCs w:val="20"/>
              </w:rPr>
            </w:pPr>
            <w:r w:rsidRPr="004A2FE2">
              <w:rPr>
                <w:rFonts w:cstheme="minorHAnsi"/>
                <w:sz w:val="20"/>
                <w:szCs w:val="20"/>
              </w:rPr>
              <w:t>MEOH</w:t>
            </w:r>
          </w:p>
        </w:tc>
        <w:tc>
          <w:tcPr>
            <w:tcW w:w="4304" w:type="dxa"/>
            <w:vAlign w:val="center"/>
          </w:tcPr>
          <w:p w14:paraId="6BAC4CAE" w14:textId="77777777" w:rsidR="00701F65" w:rsidRPr="004A2FE2" w:rsidRDefault="00701F65" w:rsidP="000B2543">
            <w:pPr>
              <w:spacing w:after="0"/>
              <w:jc w:val="center"/>
              <w:rPr>
                <w:rFonts w:cstheme="minorHAnsi"/>
                <w:sz w:val="20"/>
                <w:szCs w:val="20"/>
              </w:rPr>
            </w:pPr>
            <w:r w:rsidRPr="004A2FE2">
              <w:rPr>
                <w:rFonts w:cstheme="minorHAnsi"/>
                <w:sz w:val="20"/>
                <w:szCs w:val="20"/>
              </w:rPr>
              <w:t>Methanol</w:t>
            </w:r>
          </w:p>
        </w:tc>
        <w:tc>
          <w:tcPr>
            <w:tcW w:w="574" w:type="dxa"/>
            <w:vAlign w:val="center"/>
          </w:tcPr>
          <w:p w14:paraId="4C069843" w14:textId="77777777" w:rsidR="00701F65" w:rsidRPr="004A2FE2" w:rsidRDefault="00701F65" w:rsidP="000B2543">
            <w:pPr>
              <w:spacing w:after="0"/>
              <w:jc w:val="center"/>
              <w:rPr>
                <w:rFonts w:cstheme="minorHAnsi"/>
                <w:sz w:val="20"/>
                <w:szCs w:val="20"/>
              </w:rPr>
            </w:pPr>
            <w:r w:rsidRPr="004A2FE2">
              <w:rPr>
                <w:rFonts w:cstheme="minorHAnsi"/>
                <w:sz w:val="20"/>
                <w:szCs w:val="20"/>
              </w:rPr>
              <w:t>1</w:t>
            </w:r>
          </w:p>
        </w:tc>
        <w:tc>
          <w:tcPr>
            <w:tcW w:w="875" w:type="dxa"/>
            <w:vAlign w:val="center"/>
          </w:tcPr>
          <w:p w14:paraId="340C0F4B"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4DB378A0" w14:textId="77777777" w:rsidR="00701F65" w:rsidRPr="004A2FE2" w:rsidRDefault="00701F65" w:rsidP="000B2543">
            <w:pPr>
              <w:spacing w:after="0"/>
              <w:jc w:val="center"/>
              <w:rPr>
                <w:rFonts w:cstheme="minorHAnsi"/>
                <w:sz w:val="20"/>
                <w:szCs w:val="20"/>
              </w:rPr>
            </w:pPr>
            <w:r w:rsidRPr="004A2FE2">
              <w:rPr>
                <w:rFonts w:cstheme="minorHAnsi"/>
                <w:sz w:val="20"/>
                <w:szCs w:val="20"/>
              </w:rPr>
              <w:t>CO</w:t>
            </w:r>
          </w:p>
        </w:tc>
      </w:tr>
      <w:tr w:rsidR="00701F65" w:rsidRPr="004A2FE2" w14:paraId="5295A238" w14:textId="77777777" w:rsidTr="000B2543">
        <w:trPr>
          <w:trHeight w:val="143"/>
        </w:trPr>
        <w:tc>
          <w:tcPr>
            <w:tcW w:w="1181" w:type="dxa"/>
            <w:vAlign w:val="center"/>
          </w:tcPr>
          <w:p w14:paraId="7B11D59F" w14:textId="77777777" w:rsidR="00701F65" w:rsidRPr="004A2FE2" w:rsidRDefault="00701F65" w:rsidP="000B2543">
            <w:pPr>
              <w:spacing w:after="0"/>
              <w:jc w:val="center"/>
              <w:rPr>
                <w:rFonts w:cstheme="minorHAnsi"/>
                <w:sz w:val="20"/>
                <w:szCs w:val="20"/>
              </w:rPr>
            </w:pPr>
            <w:r w:rsidRPr="004A2FE2">
              <w:rPr>
                <w:rFonts w:cstheme="minorHAnsi"/>
                <w:sz w:val="20"/>
                <w:szCs w:val="20"/>
              </w:rPr>
              <w:t>PRPA</w:t>
            </w:r>
          </w:p>
        </w:tc>
        <w:tc>
          <w:tcPr>
            <w:tcW w:w="4304" w:type="dxa"/>
            <w:vAlign w:val="center"/>
          </w:tcPr>
          <w:p w14:paraId="763D1EC8" w14:textId="77777777" w:rsidR="00701F65" w:rsidRPr="004A2FE2" w:rsidRDefault="00701F65" w:rsidP="000B2543">
            <w:pPr>
              <w:spacing w:after="0"/>
              <w:jc w:val="center"/>
              <w:rPr>
                <w:rFonts w:cstheme="minorHAnsi"/>
                <w:sz w:val="20"/>
                <w:szCs w:val="20"/>
              </w:rPr>
            </w:pPr>
            <w:r w:rsidRPr="004A2FE2">
              <w:rPr>
                <w:rFonts w:cstheme="minorHAnsi"/>
                <w:sz w:val="20"/>
                <w:szCs w:val="20"/>
              </w:rPr>
              <w:t>Propane</w:t>
            </w:r>
          </w:p>
        </w:tc>
        <w:tc>
          <w:tcPr>
            <w:tcW w:w="574" w:type="dxa"/>
            <w:vAlign w:val="center"/>
          </w:tcPr>
          <w:p w14:paraId="21D2DFC3"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3</w:t>
            </w:r>
          </w:p>
        </w:tc>
        <w:tc>
          <w:tcPr>
            <w:tcW w:w="875" w:type="dxa"/>
            <w:vAlign w:val="center"/>
          </w:tcPr>
          <w:p w14:paraId="31DEEE1E"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Explicit</w:t>
            </w:r>
          </w:p>
        </w:tc>
        <w:tc>
          <w:tcPr>
            <w:tcW w:w="2186" w:type="dxa"/>
            <w:vAlign w:val="center"/>
          </w:tcPr>
          <w:p w14:paraId="5061CA2B"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CCC</w:t>
            </w:r>
          </w:p>
        </w:tc>
      </w:tr>
      <w:tr w:rsidR="00701F65" w:rsidRPr="004A2FE2" w14:paraId="61892178" w14:textId="77777777" w:rsidTr="000B2543">
        <w:trPr>
          <w:trHeight w:val="143"/>
        </w:trPr>
        <w:tc>
          <w:tcPr>
            <w:tcW w:w="1181" w:type="dxa"/>
            <w:vAlign w:val="center"/>
          </w:tcPr>
          <w:p w14:paraId="517D2CF0" w14:textId="77777777" w:rsidR="00701F65" w:rsidRPr="004A2FE2" w:rsidRDefault="00701F65" w:rsidP="000B2543">
            <w:pPr>
              <w:spacing w:after="0"/>
              <w:jc w:val="center"/>
              <w:rPr>
                <w:rFonts w:cstheme="minorHAnsi"/>
                <w:sz w:val="20"/>
                <w:szCs w:val="20"/>
              </w:rPr>
            </w:pPr>
            <w:r w:rsidRPr="004A2FE2">
              <w:rPr>
                <w:rFonts w:cstheme="minorHAnsi"/>
                <w:sz w:val="20"/>
                <w:szCs w:val="20"/>
              </w:rPr>
              <w:t>ALDX</w:t>
            </w:r>
          </w:p>
        </w:tc>
        <w:tc>
          <w:tcPr>
            <w:tcW w:w="4304" w:type="dxa"/>
            <w:vAlign w:val="center"/>
          </w:tcPr>
          <w:p w14:paraId="4A31D0EC" w14:textId="77777777" w:rsidR="00701F65" w:rsidRPr="004A2FE2" w:rsidRDefault="00701F65" w:rsidP="000B2543">
            <w:pPr>
              <w:spacing w:after="0"/>
              <w:jc w:val="center"/>
              <w:rPr>
                <w:rFonts w:cstheme="minorHAnsi"/>
                <w:sz w:val="20"/>
                <w:szCs w:val="20"/>
              </w:rPr>
            </w:pPr>
            <w:r w:rsidRPr="004A2FE2">
              <w:rPr>
                <w:rFonts w:cstheme="minorHAnsi"/>
                <w:sz w:val="20"/>
                <w:szCs w:val="20"/>
              </w:rPr>
              <w:t>Propionaldehyde and higher aldehydes</w:t>
            </w:r>
          </w:p>
        </w:tc>
        <w:tc>
          <w:tcPr>
            <w:tcW w:w="574" w:type="dxa"/>
            <w:vAlign w:val="center"/>
          </w:tcPr>
          <w:p w14:paraId="7428D07D"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2</w:t>
            </w:r>
          </w:p>
        </w:tc>
        <w:tc>
          <w:tcPr>
            <w:tcW w:w="875" w:type="dxa"/>
            <w:vAlign w:val="center"/>
          </w:tcPr>
          <w:p w14:paraId="5CD334AF"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2D98FF5B"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7D9A32D6" w14:textId="77777777" w:rsidTr="000B2543">
        <w:trPr>
          <w:trHeight w:val="143"/>
        </w:trPr>
        <w:tc>
          <w:tcPr>
            <w:tcW w:w="1181" w:type="dxa"/>
            <w:vAlign w:val="center"/>
          </w:tcPr>
          <w:p w14:paraId="64D5E982" w14:textId="77777777" w:rsidR="00701F65" w:rsidRPr="004A2FE2" w:rsidRDefault="00701F65" w:rsidP="000B2543">
            <w:pPr>
              <w:spacing w:after="0"/>
              <w:jc w:val="center"/>
              <w:rPr>
                <w:rFonts w:cstheme="minorHAnsi"/>
                <w:sz w:val="20"/>
                <w:szCs w:val="20"/>
              </w:rPr>
            </w:pPr>
            <w:r w:rsidRPr="004A2FE2">
              <w:rPr>
                <w:rFonts w:cstheme="minorHAnsi"/>
                <w:sz w:val="20"/>
                <w:szCs w:val="20"/>
              </w:rPr>
              <w:t>CAT1</w:t>
            </w:r>
          </w:p>
        </w:tc>
        <w:tc>
          <w:tcPr>
            <w:tcW w:w="4304" w:type="dxa"/>
            <w:vAlign w:val="center"/>
          </w:tcPr>
          <w:p w14:paraId="7D6C1629" w14:textId="77777777" w:rsidR="00701F65" w:rsidRPr="004A2FE2" w:rsidRDefault="00701F65" w:rsidP="000B2543">
            <w:pPr>
              <w:spacing w:after="0"/>
              <w:jc w:val="center"/>
              <w:rPr>
                <w:rFonts w:cstheme="minorHAnsi"/>
                <w:sz w:val="20"/>
                <w:szCs w:val="20"/>
              </w:rPr>
            </w:pPr>
            <w:r w:rsidRPr="004A2FE2">
              <w:rPr>
                <w:rFonts w:cstheme="minorHAnsi"/>
                <w:sz w:val="20"/>
                <w:szCs w:val="20"/>
              </w:rPr>
              <w:t>Methyl-</w:t>
            </w:r>
            <w:proofErr w:type="spellStart"/>
            <w:r w:rsidRPr="004A2FE2">
              <w:rPr>
                <w:rFonts w:cstheme="minorHAnsi"/>
                <w:sz w:val="20"/>
                <w:szCs w:val="20"/>
              </w:rPr>
              <w:t>catechols</w:t>
            </w:r>
            <w:proofErr w:type="spellEnd"/>
          </w:p>
        </w:tc>
        <w:tc>
          <w:tcPr>
            <w:tcW w:w="574" w:type="dxa"/>
            <w:vAlign w:val="center"/>
          </w:tcPr>
          <w:p w14:paraId="369B1F5A"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6</w:t>
            </w:r>
          </w:p>
        </w:tc>
        <w:tc>
          <w:tcPr>
            <w:tcW w:w="875" w:type="dxa"/>
            <w:vAlign w:val="center"/>
          </w:tcPr>
          <w:p w14:paraId="780E8E4B"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6175C1D7"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5BC8A860" w14:textId="77777777" w:rsidTr="000B2543">
        <w:trPr>
          <w:trHeight w:val="143"/>
        </w:trPr>
        <w:tc>
          <w:tcPr>
            <w:tcW w:w="1181" w:type="dxa"/>
            <w:vAlign w:val="center"/>
          </w:tcPr>
          <w:p w14:paraId="1F9D44DD" w14:textId="77777777" w:rsidR="00701F65" w:rsidRPr="004A2FE2" w:rsidRDefault="00701F65" w:rsidP="000B2543">
            <w:pPr>
              <w:spacing w:after="0"/>
              <w:jc w:val="center"/>
              <w:rPr>
                <w:rFonts w:cstheme="minorHAnsi"/>
                <w:sz w:val="20"/>
                <w:szCs w:val="20"/>
              </w:rPr>
            </w:pPr>
            <w:r w:rsidRPr="004A2FE2">
              <w:rPr>
                <w:rFonts w:cstheme="minorHAnsi"/>
                <w:sz w:val="20"/>
                <w:szCs w:val="20"/>
              </w:rPr>
              <w:t>CRES</w:t>
            </w:r>
          </w:p>
        </w:tc>
        <w:tc>
          <w:tcPr>
            <w:tcW w:w="4304" w:type="dxa"/>
            <w:vAlign w:val="center"/>
          </w:tcPr>
          <w:p w14:paraId="6F679558" w14:textId="77777777" w:rsidR="00701F65" w:rsidRPr="004A2FE2" w:rsidRDefault="00701F65" w:rsidP="000B2543">
            <w:pPr>
              <w:spacing w:after="0"/>
              <w:jc w:val="center"/>
              <w:rPr>
                <w:rFonts w:cstheme="minorHAnsi"/>
                <w:sz w:val="20"/>
                <w:szCs w:val="20"/>
              </w:rPr>
            </w:pPr>
            <w:r w:rsidRPr="004A2FE2">
              <w:rPr>
                <w:rFonts w:cstheme="minorHAnsi"/>
                <w:sz w:val="20"/>
                <w:szCs w:val="20"/>
              </w:rPr>
              <w:t>Cresols</w:t>
            </w:r>
          </w:p>
        </w:tc>
        <w:tc>
          <w:tcPr>
            <w:tcW w:w="574" w:type="dxa"/>
            <w:vAlign w:val="center"/>
          </w:tcPr>
          <w:p w14:paraId="73D9409C"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6</w:t>
            </w:r>
          </w:p>
        </w:tc>
        <w:tc>
          <w:tcPr>
            <w:tcW w:w="875" w:type="dxa"/>
            <w:vAlign w:val="center"/>
          </w:tcPr>
          <w:p w14:paraId="70909362"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75731A66"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3BD60DAD" w14:textId="77777777" w:rsidTr="000B2543">
        <w:trPr>
          <w:trHeight w:val="143"/>
        </w:trPr>
        <w:tc>
          <w:tcPr>
            <w:tcW w:w="1181" w:type="dxa"/>
            <w:vAlign w:val="center"/>
          </w:tcPr>
          <w:p w14:paraId="3BF04550" w14:textId="77777777" w:rsidR="00701F65" w:rsidRPr="004A2FE2" w:rsidRDefault="00701F65" w:rsidP="000B2543">
            <w:pPr>
              <w:spacing w:after="0"/>
              <w:jc w:val="center"/>
              <w:rPr>
                <w:rFonts w:cstheme="minorHAnsi"/>
                <w:sz w:val="20"/>
                <w:szCs w:val="20"/>
              </w:rPr>
            </w:pPr>
            <w:r w:rsidRPr="004A2FE2">
              <w:rPr>
                <w:rFonts w:cstheme="minorHAnsi"/>
                <w:sz w:val="20"/>
                <w:szCs w:val="20"/>
              </w:rPr>
              <w:t>CRON</w:t>
            </w:r>
          </w:p>
        </w:tc>
        <w:tc>
          <w:tcPr>
            <w:tcW w:w="4304" w:type="dxa"/>
            <w:vAlign w:val="center"/>
          </w:tcPr>
          <w:p w14:paraId="0B9FF11F" w14:textId="77777777" w:rsidR="00701F65" w:rsidRPr="004A2FE2" w:rsidRDefault="00701F65" w:rsidP="000B2543">
            <w:pPr>
              <w:spacing w:after="0"/>
              <w:jc w:val="center"/>
              <w:rPr>
                <w:rFonts w:cstheme="minorHAnsi"/>
                <w:sz w:val="20"/>
                <w:szCs w:val="20"/>
              </w:rPr>
            </w:pPr>
            <w:r w:rsidRPr="004A2FE2">
              <w:rPr>
                <w:rFonts w:cstheme="minorHAnsi"/>
                <w:sz w:val="20"/>
                <w:szCs w:val="20"/>
              </w:rPr>
              <w:t>Nitro-cresols</w:t>
            </w:r>
          </w:p>
        </w:tc>
        <w:tc>
          <w:tcPr>
            <w:tcW w:w="574" w:type="dxa"/>
            <w:vAlign w:val="center"/>
          </w:tcPr>
          <w:p w14:paraId="11F1EAB0"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6</w:t>
            </w:r>
          </w:p>
        </w:tc>
        <w:tc>
          <w:tcPr>
            <w:tcW w:w="875" w:type="dxa"/>
            <w:vAlign w:val="center"/>
          </w:tcPr>
          <w:p w14:paraId="08C50CCD"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0A88C40E"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0073DB62" w14:textId="77777777" w:rsidTr="000B2543">
        <w:trPr>
          <w:trHeight w:val="143"/>
        </w:trPr>
        <w:tc>
          <w:tcPr>
            <w:tcW w:w="1181" w:type="dxa"/>
            <w:vAlign w:val="center"/>
          </w:tcPr>
          <w:p w14:paraId="1DD76F5B" w14:textId="77777777" w:rsidR="00701F65" w:rsidRPr="004A2FE2" w:rsidRDefault="00701F65" w:rsidP="000B2543">
            <w:pPr>
              <w:spacing w:after="0"/>
              <w:jc w:val="center"/>
              <w:rPr>
                <w:rFonts w:cstheme="minorHAnsi"/>
                <w:sz w:val="20"/>
                <w:szCs w:val="20"/>
              </w:rPr>
            </w:pPr>
            <w:r w:rsidRPr="004A2FE2">
              <w:rPr>
                <w:rFonts w:cstheme="minorHAnsi"/>
                <w:sz w:val="20"/>
                <w:szCs w:val="20"/>
              </w:rPr>
              <w:t>IOLE</w:t>
            </w:r>
          </w:p>
        </w:tc>
        <w:tc>
          <w:tcPr>
            <w:tcW w:w="4304" w:type="dxa"/>
            <w:vAlign w:val="center"/>
          </w:tcPr>
          <w:p w14:paraId="6CD7B0CD" w14:textId="77777777" w:rsidR="00701F65" w:rsidRPr="004A2FE2" w:rsidRDefault="00701F65" w:rsidP="000B2543">
            <w:pPr>
              <w:spacing w:after="0"/>
              <w:jc w:val="center"/>
              <w:rPr>
                <w:rFonts w:cstheme="minorHAnsi"/>
                <w:sz w:val="20"/>
                <w:szCs w:val="20"/>
              </w:rPr>
            </w:pPr>
            <w:r w:rsidRPr="004A2FE2">
              <w:rPr>
                <w:rFonts w:cstheme="minorHAnsi"/>
                <w:sz w:val="20"/>
                <w:szCs w:val="20"/>
              </w:rPr>
              <w:t>Internal olefin carbon bond (R-C=C-R)</w:t>
            </w:r>
          </w:p>
        </w:tc>
        <w:tc>
          <w:tcPr>
            <w:tcW w:w="574" w:type="dxa"/>
            <w:vAlign w:val="center"/>
          </w:tcPr>
          <w:p w14:paraId="29A691E6"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4</w:t>
            </w:r>
          </w:p>
        </w:tc>
        <w:tc>
          <w:tcPr>
            <w:tcW w:w="875" w:type="dxa"/>
            <w:vAlign w:val="center"/>
          </w:tcPr>
          <w:p w14:paraId="7637EDE8"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5AAED6D0"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378C8E29" w14:textId="77777777" w:rsidTr="000B2543">
        <w:trPr>
          <w:trHeight w:val="143"/>
        </w:trPr>
        <w:tc>
          <w:tcPr>
            <w:tcW w:w="1181" w:type="dxa"/>
            <w:vAlign w:val="center"/>
          </w:tcPr>
          <w:p w14:paraId="77B3EEB4" w14:textId="77777777" w:rsidR="00701F65" w:rsidRPr="004A2FE2" w:rsidRDefault="00701F65" w:rsidP="000B2543">
            <w:pPr>
              <w:spacing w:after="0"/>
              <w:jc w:val="center"/>
              <w:rPr>
                <w:rFonts w:cstheme="minorHAnsi"/>
                <w:sz w:val="20"/>
                <w:szCs w:val="20"/>
              </w:rPr>
            </w:pPr>
            <w:r w:rsidRPr="004A2FE2">
              <w:rPr>
                <w:rFonts w:cstheme="minorHAnsi"/>
                <w:sz w:val="20"/>
                <w:szCs w:val="20"/>
              </w:rPr>
              <w:t>IVOC</w:t>
            </w:r>
          </w:p>
        </w:tc>
        <w:tc>
          <w:tcPr>
            <w:tcW w:w="4304" w:type="dxa"/>
            <w:vAlign w:val="center"/>
          </w:tcPr>
          <w:p w14:paraId="4CD960C2" w14:textId="77777777" w:rsidR="00701F65" w:rsidRPr="004A2FE2" w:rsidRDefault="00701F65" w:rsidP="000B2543">
            <w:pPr>
              <w:spacing w:after="0"/>
              <w:jc w:val="center"/>
              <w:rPr>
                <w:rFonts w:cstheme="minorHAnsi"/>
                <w:sz w:val="20"/>
                <w:szCs w:val="20"/>
              </w:rPr>
            </w:pPr>
            <w:r w:rsidRPr="005D2178">
              <w:rPr>
                <w:rFonts w:cstheme="minorHAnsi"/>
                <w:sz w:val="20"/>
                <w:szCs w:val="20"/>
              </w:rPr>
              <w:t>Intermediate-Volatile Organic Compounds</w:t>
            </w:r>
          </w:p>
        </w:tc>
        <w:tc>
          <w:tcPr>
            <w:tcW w:w="574" w:type="dxa"/>
            <w:vAlign w:val="center"/>
          </w:tcPr>
          <w:p w14:paraId="4A61D11C"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1</w:t>
            </w:r>
            <w:r>
              <w:rPr>
                <w:rFonts w:cstheme="minorHAnsi"/>
                <w:sz w:val="20"/>
                <w:szCs w:val="20"/>
              </w:rPr>
              <w:t>2</w:t>
            </w:r>
          </w:p>
        </w:tc>
        <w:tc>
          <w:tcPr>
            <w:tcW w:w="875" w:type="dxa"/>
            <w:vAlign w:val="center"/>
          </w:tcPr>
          <w:p w14:paraId="25A008D3"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077F3E7A"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155D4EA8" w14:textId="77777777" w:rsidTr="000B2543">
        <w:trPr>
          <w:trHeight w:val="143"/>
        </w:trPr>
        <w:tc>
          <w:tcPr>
            <w:tcW w:w="1181" w:type="dxa"/>
            <w:vAlign w:val="center"/>
          </w:tcPr>
          <w:p w14:paraId="26368B72" w14:textId="77777777" w:rsidR="00701F65" w:rsidRPr="004A2FE2" w:rsidRDefault="00701F65" w:rsidP="000B2543">
            <w:pPr>
              <w:spacing w:after="0"/>
              <w:jc w:val="center"/>
              <w:rPr>
                <w:rFonts w:cstheme="minorHAnsi"/>
                <w:sz w:val="20"/>
                <w:szCs w:val="20"/>
              </w:rPr>
            </w:pPr>
            <w:r w:rsidRPr="004A2FE2">
              <w:rPr>
                <w:rFonts w:cstheme="minorHAnsi"/>
                <w:sz w:val="20"/>
                <w:szCs w:val="20"/>
              </w:rPr>
              <w:t>KET</w:t>
            </w:r>
          </w:p>
        </w:tc>
        <w:tc>
          <w:tcPr>
            <w:tcW w:w="4304" w:type="dxa"/>
            <w:vAlign w:val="center"/>
          </w:tcPr>
          <w:p w14:paraId="15905202" w14:textId="77777777" w:rsidR="00701F65" w:rsidRPr="004A2FE2" w:rsidRDefault="00701F65" w:rsidP="000B2543">
            <w:pPr>
              <w:spacing w:after="0"/>
              <w:jc w:val="center"/>
              <w:rPr>
                <w:rFonts w:cstheme="minorHAnsi"/>
                <w:sz w:val="20"/>
                <w:szCs w:val="20"/>
              </w:rPr>
            </w:pPr>
            <w:r w:rsidRPr="004A2FE2">
              <w:rPr>
                <w:rFonts w:cstheme="minorHAnsi"/>
                <w:sz w:val="20"/>
                <w:szCs w:val="20"/>
              </w:rPr>
              <w:t>Ketone carbon bond (C=O)</w:t>
            </w:r>
          </w:p>
        </w:tc>
        <w:tc>
          <w:tcPr>
            <w:tcW w:w="574" w:type="dxa"/>
            <w:vAlign w:val="center"/>
          </w:tcPr>
          <w:p w14:paraId="5CA6D60A"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1</w:t>
            </w:r>
          </w:p>
        </w:tc>
        <w:tc>
          <w:tcPr>
            <w:tcW w:w="875" w:type="dxa"/>
            <w:vAlign w:val="center"/>
          </w:tcPr>
          <w:p w14:paraId="076E2A22"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28530E6E"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6EC88D12" w14:textId="77777777" w:rsidTr="000B2543">
        <w:trPr>
          <w:trHeight w:val="143"/>
        </w:trPr>
        <w:tc>
          <w:tcPr>
            <w:tcW w:w="1181" w:type="dxa"/>
            <w:vAlign w:val="center"/>
          </w:tcPr>
          <w:p w14:paraId="379F3B74" w14:textId="77777777" w:rsidR="00701F65" w:rsidRPr="004A2FE2" w:rsidRDefault="00701F65" w:rsidP="000B2543">
            <w:pPr>
              <w:spacing w:after="0"/>
              <w:jc w:val="center"/>
              <w:rPr>
                <w:rFonts w:cstheme="minorHAnsi"/>
                <w:sz w:val="20"/>
                <w:szCs w:val="20"/>
              </w:rPr>
            </w:pPr>
            <w:r w:rsidRPr="004A2FE2">
              <w:rPr>
                <w:rFonts w:cstheme="minorHAnsi"/>
                <w:sz w:val="20"/>
                <w:szCs w:val="20"/>
              </w:rPr>
              <w:t>NVOL</w:t>
            </w:r>
          </w:p>
        </w:tc>
        <w:tc>
          <w:tcPr>
            <w:tcW w:w="4304" w:type="dxa"/>
            <w:vAlign w:val="center"/>
          </w:tcPr>
          <w:p w14:paraId="72B8A25C" w14:textId="77777777" w:rsidR="00701F65" w:rsidRPr="004A2FE2" w:rsidRDefault="00701F65" w:rsidP="000B2543">
            <w:pPr>
              <w:spacing w:after="0"/>
              <w:jc w:val="center"/>
              <w:rPr>
                <w:rFonts w:cstheme="minorHAnsi"/>
                <w:sz w:val="20"/>
                <w:szCs w:val="20"/>
              </w:rPr>
            </w:pPr>
            <w:r w:rsidRPr="005D2178">
              <w:rPr>
                <w:rFonts w:cstheme="minorHAnsi"/>
                <w:sz w:val="20"/>
                <w:szCs w:val="20"/>
              </w:rPr>
              <w:t>Nonvolatile</w:t>
            </w:r>
          </w:p>
        </w:tc>
        <w:tc>
          <w:tcPr>
            <w:tcW w:w="574" w:type="dxa"/>
            <w:vAlign w:val="center"/>
          </w:tcPr>
          <w:p w14:paraId="30399FBB"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1</w:t>
            </w:r>
            <w:r>
              <w:rPr>
                <w:rFonts w:cstheme="minorHAnsi"/>
                <w:sz w:val="20"/>
                <w:szCs w:val="20"/>
              </w:rPr>
              <w:t>8</w:t>
            </w:r>
          </w:p>
        </w:tc>
        <w:tc>
          <w:tcPr>
            <w:tcW w:w="875" w:type="dxa"/>
            <w:vAlign w:val="center"/>
          </w:tcPr>
          <w:p w14:paraId="2DB18999"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0EF8830F"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7F8E761E" w14:textId="77777777" w:rsidTr="000B2543">
        <w:trPr>
          <w:trHeight w:val="143"/>
        </w:trPr>
        <w:tc>
          <w:tcPr>
            <w:tcW w:w="1181" w:type="dxa"/>
            <w:vAlign w:val="center"/>
          </w:tcPr>
          <w:p w14:paraId="1ED8D557" w14:textId="77777777" w:rsidR="00701F65" w:rsidRPr="004A2FE2" w:rsidRDefault="00701F65" w:rsidP="000B2543">
            <w:pPr>
              <w:spacing w:after="0"/>
              <w:jc w:val="center"/>
              <w:rPr>
                <w:rFonts w:cstheme="minorHAnsi"/>
                <w:sz w:val="20"/>
                <w:szCs w:val="20"/>
              </w:rPr>
            </w:pPr>
            <w:r w:rsidRPr="004A2FE2">
              <w:rPr>
                <w:rFonts w:cstheme="minorHAnsi"/>
                <w:sz w:val="20"/>
                <w:szCs w:val="20"/>
              </w:rPr>
              <w:t>OLE</w:t>
            </w:r>
          </w:p>
        </w:tc>
        <w:tc>
          <w:tcPr>
            <w:tcW w:w="4304" w:type="dxa"/>
            <w:vAlign w:val="center"/>
          </w:tcPr>
          <w:p w14:paraId="7F7D305C" w14:textId="77777777" w:rsidR="00701F65" w:rsidRPr="004A2FE2" w:rsidRDefault="00701F65" w:rsidP="000B2543">
            <w:pPr>
              <w:spacing w:after="0"/>
              <w:jc w:val="center"/>
              <w:rPr>
                <w:rFonts w:cstheme="minorHAnsi"/>
                <w:sz w:val="20"/>
                <w:szCs w:val="20"/>
              </w:rPr>
            </w:pPr>
            <w:r w:rsidRPr="004A2FE2">
              <w:rPr>
                <w:rFonts w:cstheme="minorHAnsi"/>
                <w:sz w:val="20"/>
                <w:szCs w:val="20"/>
              </w:rPr>
              <w:t>Terminal olefin carbon bond (R-C=C)</w:t>
            </w:r>
          </w:p>
        </w:tc>
        <w:tc>
          <w:tcPr>
            <w:tcW w:w="574" w:type="dxa"/>
            <w:vAlign w:val="center"/>
          </w:tcPr>
          <w:p w14:paraId="00B53DC0"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2</w:t>
            </w:r>
          </w:p>
        </w:tc>
        <w:tc>
          <w:tcPr>
            <w:tcW w:w="875" w:type="dxa"/>
            <w:vAlign w:val="center"/>
          </w:tcPr>
          <w:p w14:paraId="440E99D5"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7F306B39"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7E79665B" w14:textId="77777777" w:rsidTr="000B2543">
        <w:trPr>
          <w:trHeight w:val="143"/>
        </w:trPr>
        <w:tc>
          <w:tcPr>
            <w:tcW w:w="1181" w:type="dxa"/>
            <w:vAlign w:val="center"/>
          </w:tcPr>
          <w:p w14:paraId="17566C64" w14:textId="77777777" w:rsidR="00701F65" w:rsidRPr="004A2FE2" w:rsidRDefault="00701F65" w:rsidP="000B2543">
            <w:pPr>
              <w:spacing w:after="0"/>
              <w:jc w:val="center"/>
              <w:rPr>
                <w:rFonts w:cstheme="minorHAnsi"/>
                <w:sz w:val="20"/>
                <w:szCs w:val="20"/>
              </w:rPr>
            </w:pPr>
            <w:r w:rsidRPr="004A2FE2">
              <w:rPr>
                <w:rFonts w:cstheme="minorHAnsi"/>
                <w:sz w:val="20"/>
                <w:szCs w:val="20"/>
              </w:rPr>
              <w:t>PACD</w:t>
            </w:r>
          </w:p>
        </w:tc>
        <w:tc>
          <w:tcPr>
            <w:tcW w:w="4304" w:type="dxa"/>
            <w:vAlign w:val="center"/>
          </w:tcPr>
          <w:p w14:paraId="6988E5CF" w14:textId="77777777" w:rsidR="00701F65" w:rsidRPr="004A2FE2" w:rsidRDefault="00701F65" w:rsidP="000B2543">
            <w:pPr>
              <w:spacing w:after="0"/>
              <w:jc w:val="center"/>
              <w:rPr>
                <w:rFonts w:cstheme="minorHAnsi"/>
                <w:sz w:val="20"/>
                <w:szCs w:val="20"/>
              </w:rPr>
            </w:pPr>
            <w:r w:rsidRPr="004A2FE2">
              <w:rPr>
                <w:rFonts w:cstheme="minorHAnsi"/>
                <w:sz w:val="20"/>
                <w:szCs w:val="20"/>
              </w:rPr>
              <w:t>Peroxyacetic and higher peroxycarboxylic acids</w:t>
            </w:r>
          </w:p>
        </w:tc>
        <w:tc>
          <w:tcPr>
            <w:tcW w:w="574" w:type="dxa"/>
            <w:vAlign w:val="center"/>
          </w:tcPr>
          <w:p w14:paraId="43E519DB"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2</w:t>
            </w:r>
          </w:p>
        </w:tc>
        <w:tc>
          <w:tcPr>
            <w:tcW w:w="875" w:type="dxa"/>
            <w:vAlign w:val="center"/>
          </w:tcPr>
          <w:p w14:paraId="471DB05D"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5903B667"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0BB33E5D" w14:textId="77777777" w:rsidTr="000B2543">
        <w:trPr>
          <w:trHeight w:val="143"/>
        </w:trPr>
        <w:tc>
          <w:tcPr>
            <w:tcW w:w="1181" w:type="dxa"/>
            <w:vAlign w:val="center"/>
          </w:tcPr>
          <w:p w14:paraId="1258A234" w14:textId="77777777" w:rsidR="00701F65" w:rsidRPr="004A2FE2" w:rsidRDefault="00701F65" w:rsidP="000B2543">
            <w:pPr>
              <w:spacing w:after="0"/>
              <w:jc w:val="center"/>
              <w:rPr>
                <w:rFonts w:cstheme="minorHAnsi"/>
                <w:sz w:val="20"/>
                <w:szCs w:val="20"/>
              </w:rPr>
            </w:pPr>
            <w:r w:rsidRPr="004A2FE2">
              <w:rPr>
                <w:rFonts w:cstheme="minorHAnsi"/>
                <w:sz w:val="20"/>
                <w:szCs w:val="20"/>
              </w:rPr>
              <w:t>PAR</w:t>
            </w:r>
          </w:p>
        </w:tc>
        <w:tc>
          <w:tcPr>
            <w:tcW w:w="4304" w:type="dxa"/>
            <w:vAlign w:val="center"/>
          </w:tcPr>
          <w:p w14:paraId="6D536327" w14:textId="77777777" w:rsidR="00701F65" w:rsidRPr="004A2FE2" w:rsidRDefault="00701F65" w:rsidP="000B2543">
            <w:pPr>
              <w:spacing w:after="0"/>
              <w:jc w:val="center"/>
              <w:rPr>
                <w:rFonts w:cstheme="minorHAnsi"/>
                <w:sz w:val="20"/>
                <w:szCs w:val="20"/>
              </w:rPr>
            </w:pPr>
            <w:r w:rsidRPr="004A2FE2">
              <w:rPr>
                <w:rFonts w:cstheme="minorHAnsi"/>
                <w:sz w:val="20"/>
                <w:szCs w:val="20"/>
              </w:rPr>
              <w:t>Paraffin carbon bond (C-C)</w:t>
            </w:r>
          </w:p>
        </w:tc>
        <w:tc>
          <w:tcPr>
            <w:tcW w:w="574" w:type="dxa"/>
            <w:vAlign w:val="center"/>
          </w:tcPr>
          <w:p w14:paraId="330FCD33"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1</w:t>
            </w:r>
          </w:p>
        </w:tc>
        <w:tc>
          <w:tcPr>
            <w:tcW w:w="875" w:type="dxa"/>
            <w:vAlign w:val="center"/>
          </w:tcPr>
          <w:p w14:paraId="003FE517"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2E444261"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081E1E1D" w14:textId="77777777" w:rsidTr="000B2543">
        <w:trPr>
          <w:trHeight w:val="143"/>
        </w:trPr>
        <w:tc>
          <w:tcPr>
            <w:tcW w:w="1181" w:type="dxa"/>
            <w:vAlign w:val="center"/>
          </w:tcPr>
          <w:p w14:paraId="766C1D58" w14:textId="77777777" w:rsidR="00701F65" w:rsidRPr="004A2FE2" w:rsidRDefault="00701F65" w:rsidP="000B2543">
            <w:pPr>
              <w:spacing w:after="0"/>
              <w:jc w:val="center"/>
              <w:rPr>
                <w:rFonts w:cstheme="minorHAnsi"/>
                <w:sz w:val="20"/>
                <w:szCs w:val="20"/>
              </w:rPr>
            </w:pPr>
            <w:r w:rsidRPr="004A2FE2">
              <w:rPr>
                <w:rFonts w:cstheme="minorHAnsi"/>
                <w:sz w:val="20"/>
                <w:szCs w:val="20"/>
              </w:rPr>
              <w:t>TERP</w:t>
            </w:r>
          </w:p>
        </w:tc>
        <w:tc>
          <w:tcPr>
            <w:tcW w:w="4304" w:type="dxa"/>
            <w:vAlign w:val="center"/>
          </w:tcPr>
          <w:p w14:paraId="2CAEB593" w14:textId="77777777" w:rsidR="00701F65" w:rsidRPr="004A2FE2" w:rsidRDefault="00701F65" w:rsidP="000B2543">
            <w:pPr>
              <w:spacing w:after="0"/>
              <w:jc w:val="center"/>
              <w:rPr>
                <w:rFonts w:cstheme="minorHAnsi"/>
                <w:sz w:val="20"/>
                <w:szCs w:val="20"/>
              </w:rPr>
            </w:pPr>
            <w:r w:rsidRPr="004A2FE2">
              <w:rPr>
                <w:rFonts w:cstheme="minorHAnsi"/>
                <w:sz w:val="20"/>
                <w:szCs w:val="20"/>
              </w:rPr>
              <w:t>Monoterpenes</w:t>
            </w:r>
          </w:p>
        </w:tc>
        <w:tc>
          <w:tcPr>
            <w:tcW w:w="574" w:type="dxa"/>
            <w:vAlign w:val="center"/>
          </w:tcPr>
          <w:p w14:paraId="4578A4F0"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10</w:t>
            </w:r>
          </w:p>
        </w:tc>
        <w:tc>
          <w:tcPr>
            <w:tcW w:w="875" w:type="dxa"/>
            <w:vAlign w:val="center"/>
          </w:tcPr>
          <w:p w14:paraId="405C718A"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357C999E"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28B667D4" w14:textId="77777777" w:rsidTr="000B2543">
        <w:trPr>
          <w:trHeight w:val="143"/>
        </w:trPr>
        <w:tc>
          <w:tcPr>
            <w:tcW w:w="1181" w:type="dxa"/>
            <w:vAlign w:val="center"/>
          </w:tcPr>
          <w:p w14:paraId="0675FE9A" w14:textId="77777777" w:rsidR="00701F65" w:rsidRPr="004A2FE2" w:rsidRDefault="00701F65" w:rsidP="000B2543">
            <w:pPr>
              <w:spacing w:after="0"/>
              <w:jc w:val="center"/>
              <w:rPr>
                <w:rFonts w:cstheme="minorHAnsi"/>
                <w:sz w:val="20"/>
                <w:szCs w:val="20"/>
              </w:rPr>
            </w:pPr>
            <w:r w:rsidRPr="004A2FE2">
              <w:rPr>
                <w:rFonts w:cstheme="minorHAnsi"/>
                <w:sz w:val="20"/>
                <w:szCs w:val="20"/>
              </w:rPr>
              <w:t>TOL</w:t>
            </w:r>
          </w:p>
        </w:tc>
        <w:tc>
          <w:tcPr>
            <w:tcW w:w="4304" w:type="dxa"/>
            <w:vAlign w:val="center"/>
          </w:tcPr>
          <w:p w14:paraId="77B51908" w14:textId="77777777" w:rsidR="00701F65" w:rsidRPr="004A2FE2" w:rsidRDefault="00701F65" w:rsidP="000B2543">
            <w:pPr>
              <w:spacing w:after="0"/>
              <w:jc w:val="center"/>
              <w:rPr>
                <w:rFonts w:cstheme="minorHAnsi"/>
                <w:sz w:val="20"/>
                <w:szCs w:val="20"/>
              </w:rPr>
            </w:pPr>
            <w:r w:rsidRPr="004A2FE2">
              <w:rPr>
                <w:rFonts w:cstheme="minorHAnsi"/>
                <w:sz w:val="20"/>
                <w:szCs w:val="20"/>
              </w:rPr>
              <w:t>Toluene and other monoalkyl aromatics</w:t>
            </w:r>
          </w:p>
        </w:tc>
        <w:tc>
          <w:tcPr>
            <w:tcW w:w="574" w:type="dxa"/>
            <w:vAlign w:val="center"/>
          </w:tcPr>
          <w:p w14:paraId="798E45DC"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7</w:t>
            </w:r>
          </w:p>
        </w:tc>
        <w:tc>
          <w:tcPr>
            <w:tcW w:w="875" w:type="dxa"/>
            <w:vAlign w:val="center"/>
          </w:tcPr>
          <w:p w14:paraId="621AEFCC"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3E6E4E16"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23DF6737" w14:textId="77777777" w:rsidTr="000B2543">
        <w:trPr>
          <w:trHeight w:val="143"/>
        </w:trPr>
        <w:tc>
          <w:tcPr>
            <w:tcW w:w="1181" w:type="dxa"/>
            <w:vAlign w:val="center"/>
          </w:tcPr>
          <w:p w14:paraId="78B9EE94" w14:textId="77777777" w:rsidR="00701F65" w:rsidRPr="004A2FE2" w:rsidRDefault="00701F65" w:rsidP="000B2543">
            <w:pPr>
              <w:spacing w:after="0"/>
              <w:jc w:val="center"/>
              <w:rPr>
                <w:rFonts w:cstheme="minorHAnsi"/>
                <w:sz w:val="20"/>
                <w:szCs w:val="20"/>
              </w:rPr>
            </w:pPr>
            <w:r w:rsidRPr="004A2FE2">
              <w:rPr>
                <w:rFonts w:cstheme="minorHAnsi"/>
                <w:sz w:val="20"/>
                <w:szCs w:val="20"/>
              </w:rPr>
              <w:t>UNR</w:t>
            </w:r>
          </w:p>
        </w:tc>
        <w:tc>
          <w:tcPr>
            <w:tcW w:w="4304" w:type="dxa"/>
            <w:vAlign w:val="center"/>
          </w:tcPr>
          <w:p w14:paraId="1002974F" w14:textId="77777777" w:rsidR="00701F65" w:rsidRPr="004A2FE2" w:rsidRDefault="00701F65" w:rsidP="000B2543">
            <w:pPr>
              <w:spacing w:after="0"/>
              <w:jc w:val="center"/>
              <w:rPr>
                <w:rFonts w:cstheme="minorHAnsi"/>
                <w:sz w:val="20"/>
                <w:szCs w:val="20"/>
              </w:rPr>
            </w:pPr>
            <w:r w:rsidRPr="004A2FE2">
              <w:rPr>
                <w:rFonts w:cstheme="minorHAnsi"/>
                <w:sz w:val="20"/>
                <w:szCs w:val="20"/>
              </w:rPr>
              <w:t>Unreactive</w:t>
            </w:r>
          </w:p>
        </w:tc>
        <w:tc>
          <w:tcPr>
            <w:tcW w:w="574" w:type="dxa"/>
            <w:vAlign w:val="center"/>
          </w:tcPr>
          <w:p w14:paraId="4E7368C5"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1</w:t>
            </w:r>
          </w:p>
        </w:tc>
        <w:tc>
          <w:tcPr>
            <w:tcW w:w="875" w:type="dxa"/>
            <w:vAlign w:val="center"/>
          </w:tcPr>
          <w:p w14:paraId="3C873AD0"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2AE810F6"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7B2806A7" w14:textId="77777777" w:rsidTr="000B2543">
        <w:trPr>
          <w:trHeight w:val="143"/>
        </w:trPr>
        <w:tc>
          <w:tcPr>
            <w:tcW w:w="1181" w:type="dxa"/>
            <w:vAlign w:val="center"/>
          </w:tcPr>
          <w:p w14:paraId="4C876526" w14:textId="77777777" w:rsidR="00701F65" w:rsidRPr="004A2FE2" w:rsidRDefault="00701F65" w:rsidP="000B2543">
            <w:pPr>
              <w:spacing w:after="0"/>
              <w:jc w:val="center"/>
              <w:rPr>
                <w:rFonts w:cstheme="minorHAnsi"/>
                <w:sz w:val="20"/>
                <w:szCs w:val="20"/>
              </w:rPr>
            </w:pPr>
            <w:r w:rsidRPr="004A2FE2">
              <w:rPr>
                <w:rFonts w:cstheme="minorHAnsi"/>
                <w:sz w:val="20"/>
                <w:szCs w:val="20"/>
              </w:rPr>
              <w:t>XYL</w:t>
            </w:r>
          </w:p>
        </w:tc>
        <w:tc>
          <w:tcPr>
            <w:tcW w:w="4304" w:type="dxa"/>
            <w:vAlign w:val="center"/>
          </w:tcPr>
          <w:p w14:paraId="0140372E" w14:textId="77777777" w:rsidR="00701F65" w:rsidRPr="004A2FE2" w:rsidRDefault="00701F65" w:rsidP="000B2543">
            <w:pPr>
              <w:spacing w:after="0"/>
              <w:jc w:val="center"/>
              <w:rPr>
                <w:rFonts w:cstheme="minorHAnsi"/>
                <w:sz w:val="20"/>
                <w:szCs w:val="20"/>
              </w:rPr>
            </w:pPr>
            <w:r w:rsidRPr="004A2FE2">
              <w:rPr>
                <w:rFonts w:cstheme="minorHAnsi"/>
                <w:sz w:val="20"/>
                <w:szCs w:val="20"/>
              </w:rPr>
              <w:t>Xylene and other polyalkyl aromatics</w:t>
            </w:r>
          </w:p>
        </w:tc>
        <w:tc>
          <w:tcPr>
            <w:tcW w:w="574" w:type="dxa"/>
            <w:vAlign w:val="center"/>
          </w:tcPr>
          <w:p w14:paraId="1791810F"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8</w:t>
            </w:r>
          </w:p>
        </w:tc>
        <w:tc>
          <w:tcPr>
            <w:tcW w:w="875" w:type="dxa"/>
            <w:vAlign w:val="center"/>
          </w:tcPr>
          <w:p w14:paraId="4410C968"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530B7F86"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bl>
    <w:p w14:paraId="49941FBE" w14:textId="52B2626D" w:rsidR="00701F65" w:rsidRPr="00F61BB1" w:rsidRDefault="00701F65" w:rsidP="00701F65">
      <w:pPr>
        <w:pStyle w:val="Caption"/>
        <w:rPr>
          <w:b/>
          <w:bCs/>
          <w:i w:val="0"/>
          <w:iCs w:val="0"/>
          <w:color w:val="000000" w:themeColor="text1"/>
        </w:rPr>
      </w:pPr>
      <w:r w:rsidRPr="00F61BB1">
        <w:rPr>
          <w:b/>
          <w:bCs/>
          <w:i w:val="0"/>
          <w:iCs w:val="0"/>
          <w:color w:val="000000" w:themeColor="text1"/>
        </w:rPr>
        <w:t xml:space="preserve">Table </w:t>
      </w:r>
      <w:ins w:id="1350" w:author="Seltzer, Karl" w:date="2024-08-12T11:33:00Z">
        <w:r w:rsidR="00AE789A">
          <w:rPr>
            <w:b/>
            <w:bCs/>
            <w:i w:val="0"/>
            <w:iCs w:val="0"/>
            <w:color w:val="000000" w:themeColor="text1"/>
          </w:rPr>
          <w:fldChar w:fldCharType="begin"/>
        </w:r>
        <w:r w:rsidR="00AE789A">
          <w:rPr>
            <w:b/>
            <w:bCs/>
            <w:i w:val="0"/>
            <w:iCs w:val="0"/>
            <w:color w:val="000000" w:themeColor="text1"/>
          </w:rPr>
          <w:instrText xml:space="preserve"> SEQ Table \* ARABIC </w:instrText>
        </w:r>
      </w:ins>
      <w:r w:rsidR="00AE789A">
        <w:rPr>
          <w:b/>
          <w:bCs/>
          <w:i w:val="0"/>
          <w:iCs w:val="0"/>
          <w:color w:val="000000" w:themeColor="text1"/>
        </w:rPr>
        <w:fldChar w:fldCharType="separate"/>
      </w:r>
      <w:ins w:id="1351" w:author="Seltzer, Karl" w:date="2024-08-12T11:33:00Z">
        <w:r w:rsidR="00AE789A">
          <w:rPr>
            <w:b/>
            <w:bCs/>
            <w:i w:val="0"/>
            <w:iCs w:val="0"/>
            <w:noProof/>
            <w:color w:val="000000" w:themeColor="text1"/>
          </w:rPr>
          <w:t>19</w:t>
        </w:r>
        <w:r w:rsidR="00AE789A">
          <w:rPr>
            <w:b/>
            <w:bCs/>
            <w:i w:val="0"/>
            <w:iCs w:val="0"/>
            <w:color w:val="000000" w:themeColor="text1"/>
          </w:rPr>
          <w:fldChar w:fldCharType="end"/>
        </w:r>
      </w:ins>
      <w:del w:id="1352" w:author="Seltzer, Karl" w:date="2024-08-12T11:33:00Z">
        <w:r w:rsidRPr="00F61BB1" w:rsidDel="00AE789A">
          <w:rPr>
            <w:b/>
            <w:bCs/>
            <w:i w:val="0"/>
            <w:iCs w:val="0"/>
            <w:color w:val="000000" w:themeColor="text1"/>
          </w:rPr>
          <w:fldChar w:fldCharType="begin"/>
        </w:r>
        <w:r w:rsidRPr="00F61BB1" w:rsidDel="00AE789A">
          <w:rPr>
            <w:b/>
            <w:bCs/>
            <w:i w:val="0"/>
            <w:iCs w:val="0"/>
            <w:color w:val="000000" w:themeColor="text1"/>
          </w:rPr>
          <w:delInstrText xml:space="preserve"> SEQ Table \* ARABIC </w:delInstrText>
        </w:r>
        <w:r w:rsidRPr="00F61BB1" w:rsidDel="00AE789A">
          <w:rPr>
            <w:b/>
            <w:bCs/>
            <w:i w:val="0"/>
            <w:iCs w:val="0"/>
            <w:color w:val="000000" w:themeColor="text1"/>
          </w:rPr>
          <w:fldChar w:fldCharType="separate"/>
        </w:r>
        <w:r w:rsidR="00524E1B" w:rsidDel="00AE789A">
          <w:rPr>
            <w:b/>
            <w:bCs/>
            <w:i w:val="0"/>
            <w:iCs w:val="0"/>
            <w:noProof/>
            <w:color w:val="000000" w:themeColor="text1"/>
          </w:rPr>
          <w:delText>19</w:delText>
        </w:r>
        <w:r w:rsidRPr="00F61BB1" w:rsidDel="00AE789A">
          <w:rPr>
            <w:b/>
            <w:bCs/>
            <w:i w:val="0"/>
            <w:iCs w:val="0"/>
            <w:color w:val="000000" w:themeColor="text1"/>
          </w:rPr>
          <w:fldChar w:fldCharType="end"/>
        </w:r>
      </w:del>
      <w:r w:rsidRPr="00F61BB1">
        <w:rPr>
          <w:b/>
          <w:bCs/>
          <w:i w:val="0"/>
          <w:iCs w:val="0"/>
          <w:color w:val="000000" w:themeColor="text1"/>
        </w:rPr>
        <w:t>: Model species, description, number of carbons, tracer type, and SMILES string (where applicable) for all emitted organics in the CB6</w:t>
      </w:r>
      <w:r>
        <w:rPr>
          <w:b/>
          <w:bCs/>
          <w:i w:val="0"/>
          <w:iCs w:val="0"/>
          <w:color w:val="000000" w:themeColor="text1"/>
        </w:rPr>
        <w:t>R4</w:t>
      </w:r>
      <w:r w:rsidRPr="00F61BB1">
        <w:rPr>
          <w:b/>
          <w:bCs/>
          <w:i w:val="0"/>
          <w:iCs w:val="0"/>
          <w:color w:val="000000" w:themeColor="text1"/>
        </w:rPr>
        <w:t>_</w:t>
      </w:r>
      <w:r>
        <w:rPr>
          <w:b/>
          <w:bCs/>
          <w:i w:val="0"/>
          <w:iCs w:val="0"/>
          <w:color w:val="000000" w:themeColor="text1"/>
        </w:rPr>
        <w:t>CF2</w:t>
      </w:r>
      <w:r w:rsidRPr="00F61BB1">
        <w:rPr>
          <w:b/>
          <w:bCs/>
          <w:i w:val="0"/>
          <w:iCs w:val="0"/>
          <w:color w:val="000000" w:themeColor="text1"/>
        </w:rPr>
        <w:t xml:space="preserve"> chemical mechanism.</w:t>
      </w:r>
    </w:p>
    <w:p w14:paraId="5292853A" w14:textId="3EA2D0FB" w:rsidR="00701F65" w:rsidDel="00AE789A" w:rsidRDefault="00701F65" w:rsidP="00701F65">
      <w:pPr>
        <w:jc w:val="both"/>
        <w:rPr>
          <w:del w:id="1353" w:author="Seltzer, Karl" w:date="2024-08-12T11:31:00Z"/>
        </w:rPr>
      </w:pPr>
      <w:del w:id="1354" w:author="Seltzer, Karl" w:date="2024-08-12T11:31:00Z">
        <w:r w:rsidDel="00AE789A">
          <w:delText xml:space="preserve">Since the only changes between CB6R4_CF2 and CB6R3_AE7 relate to the mapping of several explicit species and one lumped species, Step 2 from Section </w:delText>
        </w:r>
        <w:r w:rsidDel="00AE789A">
          <w:fldChar w:fldCharType="begin"/>
        </w:r>
        <w:r w:rsidDel="00AE789A">
          <w:delInstrText xml:space="preserve"> REF _Ref114651115 \r \h </w:delInstrText>
        </w:r>
        <w:r w:rsidDel="00AE789A">
          <w:fldChar w:fldCharType="separate"/>
        </w:r>
        <w:r w:rsidR="00524E1B" w:rsidDel="00AE789A">
          <w:delText>3.3.1</w:delText>
        </w:r>
        <w:r w:rsidDel="00AE789A">
          <w:fldChar w:fldCharType="end"/>
        </w:r>
        <w:r w:rsidDel="00AE789A">
          <w:delText xml:space="preserve"> must be updated and Step 7 must be deleted. For CB6R4_CF2, Step 2 should read as:</w:delText>
        </w:r>
      </w:del>
    </w:p>
    <w:p w14:paraId="2A45B112" w14:textId="2B520202" w:rsidR="009E56D5" w:rsidRDefault="00701F65" w:rsidP="009E56D5">
      <w:pPr>
        <w:pStyle w:val="Heading3"/>
        <w:rPr>
          <w:ins w:id="1355" w:author="Seltzer, Karl" w:date="2024-08-08T10:42:00Z"/>
        </w:rPr>
      </w:pPr>
      <w:del w:id="1356" w:author="Seltzer, Karl" w:date="2024-08-12T11:31:00Z">
        <w:r w:rsidDel="00AE789A">
          <w:delText>If a target species is an explicit tracer in the chemical mechanism, it is appropriately assigned. This is determined using the SMILES string and applies to</w:delText>
        </w:r>
        <w:r w:rsidRPr="00A63BC9" w:rsidDel="00AE789A">
          <w:delText xml:space="preserve"> ACET, ALD2, </w:delText>
        </w:r>
        <w:r w:rsidR="004B7E32" w:rsidDel="00AE789A">
          <w:delText xml:space="preserve">APIN, </w:delText>
        </w:r>
        <w:r w:rsidRPr="00A63BC9" w:rsidDel="00AE789A">
          <w:delText xml:space="preserve">BENZ, CH4, ETH, ETHA, ETHY, ETOH, FORM, ISOP, MEOH, </w:delText>
        </w:r>
        <w:r w:rsidDel="00AE789A">
          <w:delText xml:space="preserve">and </w:delText>
        </w:r>
        <w:r w:rsidRPr="00A63BC9" w:rsidDel="00AE789A">
          <w:delText>PRPA.</w:delText>
        </w:r>
      </w:del>
      <w:bookmarkStart w:id="1357" w:name="_Toc174099317"/>
      <w:ins w:id="1358" w:author="Seltzer, Karl" w:date="2024-08-08T10:42:00Z">
        <w:r w:rsidR="009E56D5">
          <w:t>CB7VCP_CF2</w:t>
        </w:r>
        <w:bookmarkEnd w:id="1357"/>
      </w:ins>
    </w:p>
    <w:p w14:paraId="4EA6C945" w14:textId="41A61BBE" w:rsidR="009E56D5" w:rsidRDefault="009E56D5" w:rsidP="009E56D5">
      <w:pPr>
        <w:jc w:val="both"/>
        <w:rPr>
          <w:ins w:id="1359" w:author="Seltzer, Karl" w:date="2024-08-09T13:59:00Z"/>
        </w:rPr>
      </w:pPr>
      <w:ins w:id="1360" w:author="Seltzer, Karl" w:date="2024-08-08T10:42:00Z">
        <w:r w:rsidRPr="00671165">
          <w:t xml:space="preserve">The CB7VCP_CF2 chemical mechanism is exclusively used in the </w:t>
        </w:r>
        <w:proofErr w:type="spellStart"/>
        <w:r w:rsidRPr="00671165">
          <w:t>CAMx</w:t>
        </w:r>
        <w:proofErr w:type="spellEnd"/>
        <w:r w:rsidRPr="00671165">
          <w:t xml:space="preserve"> photochemical model and features significant overlap with the CB7_CF2 chemical mechanism. </w:t>
        </w:r>
      </w:ins>
      <w:ins w:id="1361" w:author="Seltzer, Karl" w:date="2024-08-12T12:41:00Z">
        <w:r w:rsidR="00EE0D8C" w:rsidRPr="00671165">
          <w:t>Specifically, this mechanism</w:t>
        </w:r>
        <w:r w:rsidR="00EE0D8C">
          <w:t xml:space="preserve"> was developed to better represent volatile chemical product chemistry in the </w:t>
        </w:r>
      </w:ins>
      <w:ins w:id="1362" w:author="Seltzer, Karl" w:date="2024-08-12T12:42:00Z">
        <w:r w:rsidR="00EE0D8C">
          <w:t xml:space="preserve">Carbon Bond mechanism (Yarwood and Tuite, 2024). </w:t>
        </w:r>
      </w:ins>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1"/>
        <w:gridCol w:w="4304"/>
        <w:gridCol w:w="574"/>
        <w:gridCol w:w="875"/>
        <w:gridCol w:w="2186"/>
        <w:tblGridChange w:id="1363">
          <w:tblGrid>
            <w:gridCol w:w="1181"/>
            <w:gridCol w:w="4304"/>
            <w:gridCol w:w="574"/>
            <w:gridCol w:w="875"/>
            <w:gridCol w:w="2186"/>
          </w:tblGrid>
        </w:tblGridChange>
      </w:tblGrid>
      <w:tr w:rsidR="00BE68CC" w:rsidRPr="004A2FE2" w14:paraId="00B02719" w14:textId="77777777" w:rsidTr="00291355">
        <w:trPr>
          <w:trHeight w:val="143"/>
          <w:tblHeader/>
          <w:ins w:id="1364" w:author="Seltzer, Karl" w:date="2024-08-09T13:59:00Z"/>
        </w:trPr>
        <w:tc>
          <w:tcPr>
            <w:tcW w:w="1181" w:type="dxa"/>
            <w:shd w:val="clear" w:color="auto" w:fill="D9D9D9" w:themeFill="background1" w:themeFillShade="D9"/>
            <w:vAlign w:val="center"/>
          </w:tcPr>
          <w:p w14:paraId="4801AF01" w14:textId="77777777" w:rsidR="00BE68CC" w:rsidRPr="004A2FE2" w:rsidRDefault="00BE68CC" w:rsidP="00291355">
            <w:pPr>
              <w:spacing w:after="0"/>
              <w:jc w:val="center"/>
              <w:rPr>
                <w:ins w:id="1365" w:author="Seltzer, Karl" w:date="2024-08-09T13:59:00Z"/>
                <w:rFonts w:cstheme="minorHAnsi"/>
                <w:b/>
                <w:sz w:val="20"/>
                <w:szCs w:val="20"/>
              </w:rPr>
            </w:pPr>
            <w:ins w:id="1366" w:author="Seltzer, Karl" w:date="2024-08-09T13:59:00Z">
              <w:r w:rsidRPr="004A2FE2">
                <w:rPr>
                  <w:rFonts w:cstheme="minorHAnsi"/>
                  <w:b/>
                  <w:sz w:val="20"/>
                  <w:szCs w:val="20"/>
                </w:rPr>
                <w:t>Model Species</w:t>
              </w:r>
            </w:ins>
          </w:p>
        </w:tc>
        <w:tc>
          <w:tcPr>
            <w:tcW w:w="4304" w:type="dxa"/>
            <w:shd w:val="clear" w:color="auto" w:fill="D9D9D9" w:themeFill="background1" w:themeFillShade="D9"/>
            <w:vAlign w:val="center"/>
          </w:tcPr>
          <w:p w14:paraId="03A39262" w14:textId="77777777" w:rsidR="00BE68CC" w:rsidRPr="004A2FE2" w:rsidRDefault="00BE68CC" w:rsidP="00291355">
            <w:pPr>
              <w:spacing w:after="0"/>
              <w:jc w:val="center"/>
              <w:rPr>
                <w:ins w:id="1367" w:author="Seltzer, Karl" w:date="2024-08-09T13:59:00Z"/>
                <w:rFonts w:cstheme="minorHAnsi"/>
                <w:b/>
                <w:sz w:val="20"/>
                <w:szCs w:val="20"/>
              </w:rPr>
            </w:pPr>
            <w:ins w:id="1368" w:author="Seltzer, Karl" w:date="2024-08-09T13:59:00Z">
              <w:r w:rsidRPr="004A2FE2">
                <w:rPr>
                  <w:rFonts w:cstheme="minorHAnsi"/>
                  <w:b/>
                  <w:sz w:val="20"/>
                  <w:szCs w:val="20"/>
                </w:rPr>
                <w:t>Description</w:t>
              </w:r>
            </w:ins>
          </w:p>
        </w:tc>
        <w:tc>
          <w:tcPr>
            <w:tcW w:w="574" w:type="dxa"/>
            <w:shd w:val="clear" w:color="auto" w:fill="D9D9D9" w:themeFill="background1" w:themeFillShade="D9"/>
            <w:vAlign w:val="center"/>
          </w:tcPr>
          <w:p w14:paraId="353364FC" w14:textId="77777777" w:rsidR="00BE68CC" w:rsidRPr="004A2FE2" w:rsidRDefault="00BE68CC" w:rsidP="00291355">
            <w:pPr>
              <w:spacing w:after="0"/>
              <w:jc w:val="center"/>
              <w:rPr>
                <w:ins w:id="1369" w:author="Seltzer, Karl" w:date="2024-08-09T13:59:00Z"/>
                <w:rFonts w:cstheme="minorHAnsi"/>
                <w:b/>
                <w:sz w:val="20"/>
                <w:szCs w:val="20"/>
              </w:rPr>
            </w:pPr>
            <w:proofErr w:type="spellStart"/>
            <w:ins w:id="1370" w:author="Seltzer, Karl" w:date="2024-08-09T13:59:00Z">
              <w:r w:rsidRPr="004A2FE2">
                <w:rPr>
                  <w:rFonts w:cstheme="minorHAnsi"/>
                  <w:b/>
                  <w:sz w:val="20"/>
                  <w:szCs w:val="20"/>
                </w:rPr>
                <w:t>nC</w:t>
              </w:r>
              <w:proofErr w:type="spellEnd"/>
            </w:ins>
          </w:p>
        </w:tc>
        <w:tc>
          <w:tcPr>
            <w:tcW w:w="875" w:type="dxa"/>
            <w:shd w:val="clear" w:color="auto" w:fill="D9D9D9" w:themeFill="background1" w:themeFillShade="D9"/>
            <w:vAlign w:val="center"/>
          </w:tcPr>
          <w:p w14:paraId="0FB5F7E8" w14:textId="77777777" w:rsidR="00BE68CC" w:rsidRPr="004A2FE2" w:rsidRDefault="00BE68CC" w:rsidP="00291355">
            <w:pPr>
              <w:spacing w:after="0"/>
              <w:jc w:val="center"/>
              <w:rPr>
                <w:ins w:id="1371" w:author="Seltzer, Karl" w:date="2024-08-09T13:59:00Z"/>
                <w:rFonts w:cstheme="minorHAnsi"/>
                <w:b/>
                <w:sz w:val="20"/>
                <w:szCs w:val="20"/>
              </w:rPr>
            </w:pPr>
            <w:ins w:id="1372" w:author="Seltzer, Karl" w:date="2024-08-09T13:59:00Z">
              <w:r w:rsidRPr="004A2FE2">
                <w:rPr>
                  <w:rFonts w:cstheme="minorHAnsi"/>
                  <w:b/>
                  <w:sz w:val="20"/>
                  <w:szCs w:val="20"/>
                </w:rPr>
                <w:t>Tracer Type</w:t>
              </w:r>
            </w:ins>
          </w:p>
        </w:tc>
        <w:tc>
          <w:tcPr>
            <w:tcW w:w="2186" w:type="dxa"/>
            <w:shd w:val="clear" w:color="auto" w:fill="D9D9D9" w:themeFill="background1" w:themeFillShade="D9"/>
            <w:vAlign w:val="center"/>
          </w:tcPr>
          <w:p w14:paraId="52F44962" w14:textId="77777777" w:rsidR="00BE68CC" w:rsidRPr="004A2FE2" w:rsidRDefault="00BE68CC" w:rsidP="00291355">
            <w:pPr>
              <w:spacing w:after="0"/>
              <w:jc w:val="center"/>
              <w:rPr>
                <w:ins w:id="1373" w:author="Seltzer, Karl" w:date="2024-08-09T13:59:00Z"/>
                <w:rFonts w:cstheme="minorHAnsi"/>
                <w:b/>
                <w:sz w:val="20"/>
                <w:szCs w:val="20"/>
              </w:rPr>
            </w:pPr>
            <w:ins w:id="1374" w:author="Seltzer, Karl" w:date="2024-08-09T13:59:00Z">
              <w:r w:rsidRPr="004A2FE2">
                <w:rPr>
                  <w:rFonts w:cstheme="minorHAnsi"/>
                  <w:b/>
                  <w:sz w:val="20"/>
                  <w:szCs w:val="20"/>
                </w:rPr>
                <w:t>SMILES</w:t>
              </w:r>
            </w:ins>
          </w:p>
        </w:tc>
      </w:tr>
      <w:tr w:rsidR="00BE68CC" w:rsidRPr="004A2FE2" w14:paraId="23A4D575" w14:textId="77777777" w:rsidTr="00291355">
        <w:trPr>
          <w:trHeight w:val="143"/>
          <w:ins w:id="1375" w:author="Seltzer, Karl" w:date="2024-08-09T13:59:00Z"/>
        </w:trPr>
        <w:tc>
          <w:tcPr>
            <w:tcW w:w="1181" w:type="dxa"/>
            <w:vAlign w:val="center"/>
          </w:tcPr>
          <w:p w14:paraId="19FB75A7" w14:textId="1DC8883C" w:rsidR="00BE68CC" w:rsidRPr="00947A58" w:rsidRDefault="00BE68CC" w:rsidP="00291355">
            <w:pPr>
              <w:spacing w:after="0"/>
              <w:jc w:val="center"/>
              <w:rPr>
                <w:ins w:id="1376" w:author="Seltzer, Karl" w:date="2024-08-09T13:59:00Z"/>
                <w:rFonts w:cstheme="minorHAnsi"/>
                <w:sz w:val="20"/>
                <w:szCs w:val="20"/>
              </w:rPr>
            </w:pPr>
            <w:ins w:id="1377" w:author="Seltzer, Karl" w:date="2024-08-09T13:59:00Z">
              <w:r w:rsidRPr="00947A58">
                <w:rPr>
                  <w:rFonts w:cstheme="minorHAnsi"/>
                  <w:sz w:val="20"/>
                  <w:szCs w:val="20"/>
                </w:rPr>
                <w:t>AACD</w:t>
              </w:r>
            </w:ins>
          </w:p>
        </w:tc>
        <w:tc>
          <w:tcPr>
            <w:tcW w:w="4304" w:type="dxa"/>
            <w:vAlign w:val="center"/>
          </w:tcPr>
          <w:p w14:paraId="5EDD4FBF" w14:textId="6FB1A27A" w:rsidR="00BE68CC" w:rsidRPr="00947A58" w:rsidRDefault="00BE68CC" w:rsidP="00291355">
            <w:pPr>
              <w:spacing w:after="0"/>
              <w:jc w:val="center"/>
              <w:rPr>
                <w:ins w:id="1378" w:author="Seltzer, Karl" w:date="2024-08-09T13:59:00Z"/>
                <w:rFonts w:cstheme="minorHAnsi"/>
                <w:sz w:val="20"/>
                <w:szCs w:val="20"/>
              </w:rPr>
            </w:pPr>
            <w:ins w:id="1379" w:author="Seltzer, Karl" w:date="2024-08-09T13:59:00Z">
              <w:r w:rsidRPr="00947A58">
                <w:rPr>
                  <w:rFonts w:cstheme="minorHAnsi"/>
                  <w:sz w:val="20"/>
                  <w:szCs w:val="20"/>
                </w:rPr>
                <w:t>Acetic Acid</w:t>
              </w:r>
            </w:ins>
          </w:p>
        </w:tc>
        <w:tc>
          <w:tcPr>
            <w:tcW w:w="574" w:type="dxa"/>
            <w:vAlign w:val="center"/>
          </w:tcPr>
          <w:p w14:paraId="6B49488C" w14:textId="0ACCA3AD" w:rsidR="00BE68CC" w:rsidRPr="00947A58" w:rsidRDefault="002E7776" w:rsidP="00291355">
            <w:pPr>
              <w:spacing w:after="0"/>
              <w:jc w:val="center"/>
              <w:rPr>
                <w:ins w:id="1380" w:author="Seltzer, Karl" w:date="2024-08-09T13:59:00Z"/>
                <w:rFonts w:cstheme="minorHAnsi"/>
                <w:sz w:val="20"/>
                <w:szCs w:val="20"/>
              </w:rPr>
            </w:pPr>
            <w:ins w:id="1381" w:author="Seltzer, Karl" w:date="2024-08-12T10:47:00Z">
              <w:r w:rsidRPr="00947A58">
                <w:rPr>
                  <w:rFonts w:cstheme="minorHAnsi"/>
                  <w:sz w:val="20"/>
                  <w:szCs w:val="20"/>
                  <w:rPrChange w:id="1382" w:author="Seltzer, Karl" w:date="2024-08-12T12:35:00Z">
                    <w:rPr>
                      <w:rFonts w:cstheme="minorHAnsi"/>
                      <w:sz w:val="20"/>
                      <w:szCs w:val="20"/>
                      <w:highlight w:val="yellow"/>
                    </w:rPr>
                  </w:rPrChange>
                </w:rPr>
                <w:t>2</w:t>
              </w:r>
            </w:ins>
          </w:p>
        </w:tc>
        <w:tc>
          <w:tcPr>
            <w:tcW w:w="875" w:type="dxa"/>
            <w:vAlign w:val="center"/>
          </w:tcPr>
          <w:p w14:paraId="75710DDB" w14:textId="1379E7C6" w:rsidR="00BE68CC" w:rsidRPr="00947A58" w:rsidRDefault="00BE68CC" w:rsidP="00291355">
            <w:pPr>
              <w:spacing w:after="0"/>
              <w:jc w:val="center"/>
              <w:rPr>
                <w:ins w:id="1383" w:author="Seltzer, Karl" w:date="2024-08-09T13:59:00Z"/>
                <w:rFonts w:cstheme="minorHAnsi"/>
                <w:sz w:val="20"/>
                <w:szCs w:val="20"/>
              </w:rPr>
            </w:pPr>
            <w:ins w:id="1384" w:author="Seltzer, Karl" w:date="2024-08-09T13:59:00Z">
              <w:r w:rsidRPr="00947A58">
                <w:rPr>
                  <w:rFonts w:cstheme="minorHAnsi"/>
                  <w:sz w:val="20"/>
                  <w:szCs w:val="20"/>
                </w:rPr>
                <w:t>Expli</w:t>
              </w:r>
            </w:ins>
            <w:ins w:id="1385" w:author="Seltzer, Karl" w:date="2024-08-09T14:00:00Z">
              <w:r w:rsidRPr="00947A58">
                <w:rPr>
                  <w:rFonts w:cstheme="minorHAnsi"/>
                  <w:sz w:val="20"/>
                  <w:szCs w:val="20"/>
                </w:rPr>
                <w:t>cit</w:t>
              </w:r>
            </w:ins>
          </w:p>
        </w:tc>
        <w:tc>
          <w:tcPr>
            <w:tcW w:w="2186" w:type="dxa"/>
            <w:vAlign w:val="center"/>
          </w:tcPr>
          <w:p w14:paraId="0D2D7316" w14:textId="5A78E0E3" w:rsidR="00BE68CC" w:rsidRPr="00947A58" w:rsidRDefault="002E7776" w:rsidP="00291355">
            <w:pPr>
              <w:spacing w:after="0"/>
              <w:jc w:val="center"/>
              <w:rPr>
                <w:ins w:id="1386" w:author="Seltzer, Karl" w:date="2024-08-09T13:59:00Z"/>
                <w:rFonts w:cstheme="minorHAnsi"/>
                <w:sz w:val="20"/>
                <w:szCs w:val="20"/>
              </w:rPr>
            </w:pPr>
            <w:ins w:id="1387" w:author="Seltzer, Karl" w:date="2024-08-12T10:47:00Z">
              <w:r w:rsidRPr="00947A58">
                <w:rPr>
                  <w:rFonts w:cstheme="minorHAnsi"/>
                  <w:sz w:val="20"/>
                  <w:szCs w:val="20"/>
                </w:rPr>
                <w:t>CC(=</w:t>
              </w:r>
              <w:proofErr w:type="gramStart"/>
              <w:r w:rsidRPr="00947A58">
                <w:rPr>
                  <w:rFonts w:cstheme="minorHAnsi"/>
                  <w:sz w:val="20"/>
                  <w:szCs w:val="20"/>
                </w:rPr>
                <w:t>O)O</w:t>
              </w:r>
            </w:ins>
            <w:proofErr w:type="gramEnd"/>
          </w:p>
        </w:tc>
      </w:tr>
      <w:tr w:rsidR="00BE68CC" w:rsidRPr="004A2FE2" w14:paraId="7EF2BEB8" w14:textId="77777777" w:rsidTr="00291355">
        <w:trPr>
          <w:trHeight w:val="143"/>
          <w:ins w:id="1388" w:author="Seltzer, Karl" w:date="2024-08-09T13:59:00Z"/>
        </w:trPr>
        <w:tc>
          <w:tcPr>
            <w:tcW w:w="1181" w:type="dxa"/>
            <w:vAlign w:val="center"/>
          </w:tcPr>
          <w:p w14:paraId="00D88C2E" w14:textId="77777777" w:rsidR="00BE68CC" w:rsidRPr="00947A58" w:rsidRDefault="00BE68CC" w:rsidP="00291355">
            <w:pPr>
              <w:spacing w:after="0"/>
              <w:jc w:val="center"/>
              <w:rPr>
                <w:ins w:id="1389" w:author="Seltzer, Karl" w:date="2024-08-09T13:59:00Z"/>
                <w:rFonts w:cstheme="minorHAnsi"/>
                <w:sz w:val="20"/>
                <w:szCs w:val="20"/>
              </w:rPr>
            </w:pPr>
            <w:ins w:id="1390" w:author="Seltzer, Karl" w:date="2024-08-09T13:59:00Z">
              <w:r w:rsidRPr="00947A58">
                <w:rPr>
                  <w:rFonts w:cstheme="minorHAnsi"/>
                  <w:sz w:val="20"/>
                  <w:szCs w:val="20"/>
                </w:rPr>
                <w:t>ACET</w:t>
              </w:r>
            </w:ins>
          </w:p>
        </w:tc>
        <w:tc>
          <w:tcPr>
            <w:tcW w:w="4304" w:type="dxa"/>
            <w:vAlign w:val="center"/>
          </w:tcPr>
          <w:p w14:paraId="0E8666A1" w14:textId="77777777" w:rsidR="00BE68CC" w:rsidRPr="00947A58" w:rsidRDefault="00BE68CC" w:rsidP="00291355">
            <w:pPr>
              <w:spacing w:after="0"/>
              <w:jc w:val="center"/>
              <w:rPr>
                <w:ins w:id="1391" w:author="Seltzer, Karl" w:date="2024-08-09T13:59:00Z"/>
                <w:rFonts w:cstheme="minorHAnsi"/>
                <w:sz w:val="20"/>
                <w:szCs w:val="20"/>
              </w:rPr>
            </w:pPr>
            <w:ins w:id="1392" w:author="Seltzer, Karl" w:date="2024-08-09T13:59:00Z">
              <w:r w:rsidRPr="00947A58">
                <w:rPr>
                  <w:rFonts w:cstheme="minorHAnsi"/>
                  <w:sz w:val="20"/>
                  <w:szCs w:val="20"/>
                </w:rPr>
                <w:t>Acetone</w:t>
              </w:r>
            </w:ins>
          </w:p>
        </w:tc>
        <w:tc>
          <w:tcPr>
            <w:tcW w:w="574" w:type="dxa"/>
            <w:vAlign w:val="center"/>
          </w:tcPr>
          <w:p w14:paraId="551BEA04" w14:textId="77777777" w:rsidR="00BE68CC" w:rsidRPr="00947A58" w:rsidRDefault="00BE68CC" w:rsidP="00291355">
            <w:pPr>
              <w:spacing w:after="0"/>
              <w:jc w:val="center"/>
              <w:rPr>
                <w:ins w:id="1393" w:author="Seltzer, Karl" w:date="2024-08-09T13:59:00Z"/>
                <w:rFonts w:cstheme="minorHAnsi"/>
                <w:sz w:val="20"/>
                <w:szCs w:val="20"/>
              </w:rPr>
            </w:pPr>
            <w:ins w:id="1394" w:author="Seltzer, Karl" w:date="2024-08-09T13:59:00Z">
              <w:r w:rsidRPr="00947A58">
                <w:rPr>
                  <w:rFonts w:cstheme="minorHAnsi"/>
                  <w:sz w:val="20"/>
                  <w:szCs w:val="20"/>
                </w:rPr>
                <w:t>3</w:t>
              </w:r>
            </w:ins>
          </w:p>
        </w:tc>
        <w:tc>
          <w:tcPr>
            <w:tcW w:w="875" w:type="dxa"/>
            <w:vAlign w:val="center"/>
          </w:tcPr>
          <w:p w14:paraId="2AED7D80" w14:textId="77777777" w:rsidR="00BE68CC" w:rsidRPr="00947A58" w:rsidRDefault="00BE68CC" w:rsidP="00291355">
            <w:pPr>
              <w:spacing w:after="0"/>
              <w:jc w:val="center"/>
              <w:rPr>
                <w:ins w:id="1395" w:author="Seltzer, Karl" w:date="2024-08-09T13:59:00Z"/>
                <w:rFonts w:cstheme="minorHAnsi"/>
                <w:sz w:val="20"/>
                <w:szCs w:val="20"/>
              </w:rPr>
            </w:pPr>
            <w:ins w:id="1396" w:author="Seltzer, Karl" w:date="2024-08-09T13:59:00Z">
              <w:r w:rsidRPr="00947A58">
                <w:rPr>
                  <w:rFonts w:cstheme="minorHAnsi"/>
                  <w:sz w:val="20"/>
                  <w:szCs w:val="20"/>
                </w:rPr>
                <w:t>Explicit</w:t>
              </w:r>
            </w:ins>
          </w:p>
        </w:tc>
        <w:tc>
          <w:tcPr>
            <w:tcW w:w="2186" w:type="dxa"/>
            <w:vAlign w:val="center"/>
          </w:tcPr>
          <w:p w14:paraId="73F451CB" w14:textId="77777777" w:rsidR="00BE68CC" w:rsidRPr="00947A58" w:rsidRDefault="00BE68CC" w:rsidP="00291355">
            <w:pPr>
              <w:spacing w:after="0"/>
              <w:jc w:val="center"/>
              <w:rPr>
                <w:ins w:id="1397" w:author="Seltzer, Karl" w:date="2024-08-09T13:59:00Z"/>
                <w:rFonts w:cstheme="minorHAnsi"/>
                <w:sz w:val="20"/>
                <w:szCs w:val="20"/>
              </w:rPr>
            </w:pPr>
            <w:ins w:id="1398" w:author="Seltzer, Karl" w:date="2024-08-09T13:59:00Z">
              <w:r w:rsidRPr="00947A58">
                <w:rPr>
                  <w:rFonts w:cstheme="minorHAnsi"/>
                  <w:sz w:val="20"/>
                  <w:szCs w:val="20"/>
                </w:rPr>
                <w:t>CC(C)=O</w:t>
              </w:r>
            </w:ins>
          </w:p>
        </w:tc>
      </w:tr>
      <w:tr w:rsidR="00BE68CC" w:rsidRPr="004A2FE2" w14:paraId="44B70C31" w14:textId="77777777" w:rsidTr="00291355">
        <w:trPr>
          <w:trHeight w:val="143"/>
          <w:ins w:id="1399" w:author="Seltzer, Karl" w:date="2024-08-09T13:59:00Z"/>
        </w:trPr>
        <w:tc>
          <w:tcPr>
            <w:tcW w:w="1181" w:type="dxa"/>
            <w:vAlign w:val="center"/>
          </w:tcPr>
          <w:p w14:paraId="418BA14A" w14:textId="77777777" w:rsidR="00BE68CC" w:rsidRPr="00947A58" w:rsidRDefault="00BE68CC" w:rsidP="00291355">
            <w:pPr>
              <w:spacing w:after="0"/>
              <w:jc w:val="center"/>
              <w:rPr>
                <w:ins w:id="1400" w:author="Seltzer, Karl" w:date="2024-08-09T13:59:00Z"/>
                <w:rFonts w:cstheme="minorHAnsi"/>
                <w:sz w:val="20"/>
                <w:szCs w:val="20"/>
              </w:rPr>
            </w:pPr>
            <w:ins w:id="1401" w:author="Seltzer, Karl" w:date="2024-08-09T13:59:00Z">
              <w:r w:rsidRPr="00947A58">
                <w:rPr>
                  <w:rFonts w:cstheme="minorHAnsi"/>
                  <w:sz w:val="20"/>
                  <w:szCs w:val="20"/>
                </w:rPr>
                <w:t>ALD2</w:t>
              </w:r>
            </w:ins>
          </w:p>
        </w:tc>
        <w:tc>
          <w:tcPr>
            <w:tcW w:w="4304" w:type="dxa"/>
            <w:vAlign w:val="center"/>
          </w:tcPr>
          <w:p w14:paraId="24B764E2" w14:textId="77777777" w:rsidR="00BE68CC" w:rsidRPr="00947A58" w:rsidRDefault="00BE68CC" w:rsidP="00291355">
            <w:pPr>
              <w:spacing w:after="0"/>
              <w:jc w:val="center"/>
              <w:rPr>
                <w:ins w:id="1402" w:author="Seltzer, Karl" w:date="2024-08-09T13:59:00Z"/>
                <w:rFonts w:cstheme="minorHAnsi"/>
                <w:sz w:val="20"/>
                <w:szCs w:val="20"/>
              </w:rPr>
            </w:pPr>
            <w:ins w:id="1403" w:author="Seltzer, Karl" w:date="2024-08-09T13:59:00Z">
              <w:r w:rsidRPr="00947A58">
                <w:rPr>
                  <w:rFonts w:cstheme="minorHAnsi"/>
                  <w:sz w:val="20"/>
                  <w:szCs w:val="20"/>
                </w:rPr>
                <w:t>Acetaldehyde</w:t>
              </w:r>
            </w:ins>
          </w:p>
        </w:tc>
        <w:tc>
          <w:tcPr>
            <w:tcW w:w="574" w:type="dxa"/>
            <w:vAlign w:val="center"/>
          </w:tcPr>
          <w:p w14:paraId="2AA5F324" w14:textId="77777777" w:rsidR="00BE68CC" w:rsidRPr="00947A58" w:rsidRDefault="00BE68CC" w:rsidP="00291355">
            <w:pPr>
              <w:spacing w:after="0"/>
              <w:jc w:val="center"/>
              <w:rPr>
                <w:ins w:id="1404" w:author="Seltzer, Karl" w:date="2024-08-09T13:59:00Z"/>
                <w:rFonts w:cstheme="minorHAnsi"/>
                <w:sz w:val="20"/>
                <w:szCs w:val="20"/>
              </w:rPr>
            </w:pPr>
            <w:ins w:id="1405" w:author="Seltzer, Karl" w:date="2024-08-09T13:59:00Z">
              <w:r w:rsidRPr="00947A58">
                <w:rPr>
                  <w:rFonts w:cstheme="minorHAnsi"/>
                  <w:sz w:val="20"/>
                  <w:szCs w:val="20"/>
                </w:rPr>
                <w:t>2</w:t>
              </w:r>
            </w:ins>
          </w:p>
        </w:tc>
        <w:tc>
          <w:tcPr>
            <w:tcW w:w="875" w:type="dxa"/>
            <w:vAlign w:val="center"/>
          </w:tcPr>
          <w:p w14:paraId="3B6D7908" w14:textId="77777777" w:rsidR="00BE68CC" w:rsidRPr="00947A58" w:rsidRDefault="00BE68CC" w:rsidP="00291355">
            <w:pPr>
              <w:spacing w:after="0"/>
              <w:jc w:val="center"/>
              <w:rPr>
                <w:ins w:id="1406" w:author="Seltzer, Karl" w:date="2024-08-09T13:59:00Z"/>
                <w:rFonts w:cstheme="minorHAnsi"/>
                <w:sz w:val="20"/>
                <w:szCs w:val="20"/>
              </w:rPr>
            </w:pPr>
            <w:ins w:id="1407" w:author="Seltzer, Karl" w:date="2024-08-09T13:59:00Z">
              <w:r w:rsidRPr="00947A58">
                <w:rPr>
                  <w:rFonts w:cstheme="minorHAnsi"/>
                  <w:sz w:val="20"/>
                  <w:szCs w:val="20"/>
                </w:rPr>
                <w:t>Explicit</w:t>
              </w:r>
            </w:ins>
          </w:p>
        </w:tc>
        <w:tc>
          <w:tcPr>
            <w:tcW w:w="2186" w:type="dxa"/>
            <w:vAlign w:val="center"/>
          </w:tcPr>
          <w:p w14:paraId="71C8F049" w14:textId="77777777" w:rsidR="00BE68CC" w:rsidRPr="00947A58" w:rsidRDefault="00BE68CC" w:rsidP="00291355">
            <w:pPr>
              <w:spacing w:after="0"/>
              <w:jc w:val="center"/>
              <w:rPr>
                <w:ins w:id="1408" w:author="Seltzer, Karl" w:date="2024-08-09T13:59:00Z"/>
                <w:rFonts w:cstheme="minorHAnsi"/>
                <w:sz w:val="20"/>
                <w:szCs w:val="20"/>
              </w:rPr>
            </w:pPr>
            <w:ins w:id="1409" w:author="Seltzer, Karl" w:date="2024-08-09T13:59:00Z">
              <w:r w:rsidRPr="00947A58">
                <w:rPr>
                  <w:rFonts w:cstheme="minorHAnsi"/>
                  <w:sz w:val="20"/>
                  <w:szCs w:val="20"/>
                </w:rPr>
                <w:t>CC=O</w:t>
              </w:r>
            </w:ins>
          </w:p>
        </w:tc>
      </w:tr>
      <w:tr w:rsidR="00BE68CC" w:rsidRPr="004A2FE2" w14:paraId="12DF8CCA" w14:textId="77777777" w:rsidTr="00291355">
        <w:trPr>
          <w:trHeight w:val="143"/>
          <w:ins w:id="1410" w:author="Seltzer, Karl" w:date="2024-08-09T13:59:00Z"/>
        </w:trPr>
        <w:tc>
          <w:tcPr>
            <w:tcW w:w="1181" w:type="dxa"/>
            <w:vAlign w:val="center"/>
          </w:tcPr>
          <w:p w14:paraId="3D5B8E64" w14:textId="77777777" w:rsidR="00BE68CC" w:rsidRPr="00947A58" w:rsidRDefault="00BE68CC" w:rsidP="00291355">
            <w:pPr>
              <w:spacing w:after="0"/>
              <w:jc w:val="center"/>
              <w:rPr>
                <w:ins w:id="1411" w:author="Seltzer, Karl" w:date="2024-08-09T13:59:00Z"/>
                <w:rFonts w:cstheme="minorHAnsi"/>
                <w:sz w:val="20"/>
                <w:szCs w:val="20"/>
              </w:rPr>
            </w:pPr>
            <w:ins w:id="1412" w:author="Seltzer, Karl" w:date="2024-08-09T13:59:00Z">
              <w:r w:rsidRPr="00947A58">
                <w:rPr>
                  <w:rFonts w:cstheme="minorHAnsi"/>
                  <w:sz w:val="20"/>
                  <w:szCs w:val="20"/>
                </w:rPr>
                <w:t>APIN</w:t>
              </w:r>
            </w:ins>
          </w:p>
        </w:tc>
        <w:tc>
          <w:tcPr>
            <w:tcW w:w="4304" w:type="dxa"/>
            <w:vAlign w:val="center"/>
          </w:tcPr>
          <w:p w14:paraId="7C725CF4" w14:textId="77777777" w:rsidR="00BE68CC" w:rsidRPr="00947A58" w:rsidRDefault="00BE68CC" w:rsidP="00291355">
            <w:pPr>
              <w:spacing w:after="0"/>
              <w:jc w:val="center"/>
              <w:rPr>
                <w:ins w:id="1413" w:author="Seltzer, Karl" w:date="2024-08-09T13:59:00Z"/>
                <w:rFonts w:cstheme="minorHAnsi"/>
                <w:sz w:val="20"/>
                <w:szCs w:val="20"/>
              </w:rPr>
            </w:pPr>
            <w:ins w:id="1414" w:author="Seltzer, Karl" w:date="2024-08-09T13:59:00Z">
              <w:r w:rsidRPr="00947A58">
                <w:rPr>
                  <w:rFonts w:cstheme="minorHAnsi"/>
                  <w:sz w:val="20"/>
                  <w:szCs w:val="20"/>
                </w:rPr>
                <w:t>alpha-pinene</w:t>
              </w:r>
            </w:ins>
          </w:p>
        </w:tc>
        <w:tc>
          <w:tcPr>
            <w:tcW w:w="574" w:type="dxa"/>
            <w:vAlign w:val="center"/>
          </w:tcPr>
          <w:p w14:paraId="4A64F98C" w14:textId="77777777" w:rsidR="00BE68CC" w:rsidRPr="00947A58" w:rsidRDefault="00BE68CC" w:rsidP="00291355">
            <w:pPr>
              <w:spacing w:after="0"/>
              <w:jc w:val="center"/>
              <w:rPr>
                <w:ins w:id="1415" w:author="Seltzer, Karl" w:date="2024-08-09T13:59:00Z"/>
                <w:rFonts w:cstheme="minorHAnsi"/>
                <w:sz w:val="20"/>
                <w:szCs w:val="20"/>
              </w:rPr>
            </w:pPr>
            <w:ins w:id="1416" w:author="Seltzer, Karl" w:date="2024-08-09T13:59:00Z">
              <w:r w:rsidRPr="00947A58">
                <w:rPr>
                  <w:rFonts w:cstheme="minorHAnsi"/>
                  <w:sz w:val="20"/>
                  <w:szCs w:val="20"/>
                </w:rPr>
                <w:t>10</w:t>
              </w:r>
            </w:ins>
          </w:p>
        </w:tc>
        <w:tc>
          <w:tcPr>
            <w:tcW w:w="875" w:type="dxa"/>
            <w:vAlign w:val="center"/>
          </w:tcPr>
          <w:p w14:paraId="1EC641E9" w14:textId="77777777" w:rsidR="00BE68CC" w:rsidRPr="00947A58" w:rsidRDefault="00BE68CC" w:rsidP="00291355">
            <w:pPr>
              <w:spacing w:after="0"/>
              <w:jc w:val="center"/>
              <w:rPr>
                <w:ins w:id="1417" w:author="Seltzer, Karl" w:date="2024-08-09T13:59:00Z"/>
                <w:rFonts w:cstheme="minorHAnsi"/>
                <w:sz w:val="20"/>
                <w:szCs w:val="20"/>
              </w:rPr>
            </w:pPr>
            <w:ins w:id="1418" w:author="Seltzer, Karl" w:date="2024-08-09T13:59:00Z">
              <w:r w:rsidRPr="00947A58">
                <w:rPr>
                  <w:rFonts w:cstheme="minorHAnsi"/>
                  <w:sz w:val="20"/>
                  <w:szCs w:val="20"/>
                </w:rPr>
                <w:t>Explicit</w:t>
              </w:r>
            </w:ins>
          </w:p>
        </w:tc>
        <w:tc>
          <w:tcPr>
            <w:tcW w:w="2186" w:type="dxa"/>
            <w:vAlign w:val="center"/>
          </w:tcPr>
          <w:p w14:paraId="36DB3726" w14:textId="77777777" w:rsidR="00BE68CC" w:rsidRPr="00947A58" w:rsidRDefault="00BE68CC" w:rsidP="00291355">
            <w:pPr>
              <w:spacing w:after="0"/>
              <w:jc w:val="center"/>
              <w:rPr>
                <w:ins w:id="1419" w:author="Seltzer, Karl" w:date="2024-08-09T13:59:00Z"/>
                <w:rFonts w:cstheme="minorHAnsi"/>
                <w:sz w:val="20"/>
                <w:szCs w:val="20"/>
              </w:rPr>
            </w:pPr>
            <w:ins w:id="1420" w:author="Seltzer, Karl" w:date="2024-08-09T13:59:00Z">
              <w:r w:rsidRPr="00947A58">
                <w:rPr>
                  <w:rFonts w:cstheme="minorHAnsi"/>
                  <w:sz w:val="20"/>
                  <w:szCs w:val="20"/>
                </w:rPr>
                <w:t>CC1=CCC2CC1C2(C)C</w:t>
              </w:r>
            </w:ins>
          </w:p>
        </w:tc>
      </w:tr>
      <w:tr w:rsidR="00BE68CC" w:rsidRPr="004A2FE2" w14:paraId="7D6BCB05" w14:textId="77777777" w:rsidTr="00291355">
        <w:trPr>
          <w:trHeight w:val="143"/>
          <w:ins w:id="1421" w:author="Seltzer, Karl" w:date="2024-08-09T13:59:00Z"/>
        </w:trPr>
        <w:tc>
          <w:tcPr>
            <w:tcW w:w="1181" w:type="dxa"/>
            <w:vAlign w:val="center"/>
          </w:tcPr>
          <w:p w14:paraId="2528EF03" w14:textId="77777777" w:rsidR="00BE68CC" w:rsidRPr="00947A58" w:rsidRDefault="00BE68CC" w:rsidP="00291355">
            <w:pPr>
              <w:spacing w:after="0"/>
              <w:jc w:val="center"/>
              <w:rPr>
                <w:ins w:id="1422" w:author="Seltzer, Karl" w:date="2024-08-09T13:59:00Z"/>
                <w:rFonts w:cstheme="minorHAnsi"/>
                <w:sz w:val="20"/>
                <w:szCs w:val="20"/>
              </w:rPr>
            </w:pPr>
            <w:ins w:id="1423" w:author="Seltzer, Karl" w:date="2024-08-09T13:59:00Z">
              <w:r w:rsidRPr="00947A58">
                <w:rPr>
                  <w:rFonts w:cstheme="minorHAnsi"/>
                  <w:sz w:val="20"/>
                  <w:szCs w:val="20"/>
                </w:rPr>
                <w:t>BENZ</w:t>
              </w:r>
            </w:ins>
          </w:p>
        </w:tc>
        <w:tc>
          <w:tcPr>
            <w:tcW w:w="4304" w:type="dxa"/>
            <w:vAlign w:val="center"/>
          </w:tcPr>
          <w:p w14:paraId="2E660076" w14:textId="77777777" w:rsidR="00BE68CC" w:rsidRPr="00947A58" w:rsidRDefault="00BE68CC" w:rsidP="00291355">
            <w:pPr>
              <w:spacing w:after="0"/>
              <w:jc w:val="center"/>
              <w:rPr>
                <w:ins w:id="1424" w:author="Seltzer, Karl" w:date="2024-08-09T13:59:00Z"/>
                <w:rFonts w:cstheme="minorHAnsi"/>
                <w:sz w:val="20"/>
                <w:szCs w:val="20"/>
              </w:rPr>
            </w:pPr>
            <w:ins w:id="1425" w:author="Seltzer, Karl" w:date="2024-08-09T13:59:00Z">
              <w:r w:rsidRPr="00947A58">
                <w:rPr>
                  <w:rFonts w:cstheme="minorHAnsi"/>
                  <w:sz w:val="20"/>
                  <w:szCs w:val="20"/>
                </w:rPr>
                <w:t>Benzene</w:t>
              </w:r>
            </w:ins>
          </w:p>
        </w:tc>
        <w:tc>
          <w:tcPr>
            <w:tcW w:w="574" w:type="dxa"/>
            <w:vAlign w:val="center"/>
          </w:tcPr>
          <w:p w14:paraId="1A2C7574" w14:textId="77777777" w:rsidR="00BE68CC" w:rsidRPr="00947A58" w:rsidRDefault="00BE68CC" w:rsidP="00291355">
            <w:pPr>
              <w:spacing w:after="0"/>
              <w:jc w:val="center"/>
              <w:rPr>
                <w:ins w:id="1426" w:author="Seltzer, Karl" w:date="2024-08-09T13:59:00Z"/>
                <w:rFonts w:cstheme="minorHAnsi"/>
                <w:sz w:val="20"/>
                <w:szCs w:val="20"/>
              </w:rPr>
            </w:pPr>
            <w:ins w:id="1427" w:author="Seltzer, Karl" w:date="2024-08-09T13:59:00Z">
              <w:r w:rsidRPr="00947A58">
                <w:rPr>
                  <w:rFonts w:cstheme="minorHAnsi"/>
                  <w:sz w:val="20"/>
                  <w:szCs w:val="20"/>
                </w:rPr>
                <w:t>6</w:t>
              </w:r>
            </w:ins>
          </w:p>
        </w:tc>
        <w:tc>
          <w:tcPr>
            <w:tcW w:w="875" w:type="dxa"/>
            <w:vAlign w:val="center"/>
          </w:tcPr>
          <w:p w14:paraId="36A29AAA" w14:textId="77777777" w:rsidR="00BE68CC" w:rsidRPr="00947A58" w:rsidRDefault="00BE68CC" w:rsidP="00291355">
            <w:pPr>
              <w:spacing w:after="0"/>
              <w:jc w:val="center"/>
              <w:rPr>
                <w:ins w:id="1428" w:author="Seltzer, Karl" w:date="2024-08-09T13:59:00Z"/>
                <w:rFonts w:cstheme="minorHAnsi"/>
                <w:sz w:val="20"/>
                <w:szCs w:val="20"/>
              </w:rPr>
            </w:pPr>
            <w:ins w:id="1429" w:author="Seltzer, Karl" w:date="2024-08-09T13:59:00Z">
              <w:r w:rsidRPr="00947A58">
                <w:rPr>
                  <w:rFonts w:cstheme="minorHAnsi"/>
                  <w:sz w:val="20"/>
                  <w:szCs w:val="20"/>
                </w:rPr>
                <w:t>Explicit</w:t>
              </w:r>
            </w:ins>
          </w:p>
        </w:tc>
        <w:tc>
          <w:tcPr>
            <w:tcW w:w="2186" w:type="dxa"/>
            <w:vAlign w:val="center"/>
          </w:tcPr>
          <w:p w14:paraId="17143617" w14:textId="77777777" w:rsidR="00BE68CC" w:rsidRPr="00947A58" w:rsidRDefault="00BE68CC" w:rsidP="00291355">
            <w:pPr>
              <w:spacing w:after="0"/>
              <w:jc w:val="center"/>
              <w:rPr>
                <w:ins w:id="1430" w:author="Seltzer, Karl" w:date="2024-08-09T13:59:00Z"/>
                <w:rFonts w:cstheme="minorHAnsi"/>
                <w:sz w:val="20"/>
                <w:szCs w:val="20"/>
              </w:rPr>
            </w:pPr>
            <w:ins w:id="1431" w:author="Seltzer, Karl" w:date="2024-08-09T13:59:00Z">
              <w:r w:rsidRPr="00947A58">
                <w:rPr>
                  <w:rFonts w:cstheme="minorHAnsi"/>
                  <w:sz w:val="20"/>
                  <w:szCs w:val="20"/>
                </w:rPr>
                <w:t>C1=CC=CC=C1</w:t>
              </w:r>
            </w:ins>
          </w:p>
        </w:tc>
      </w:tr>
      <w:tr w:rsidR="00BE68CC" w:rsidRPr="004A2FE2" w14:paraId="05B5C966" w14:textId="77777777" w:rsidTr="00291355">
        <w:trPr>
          <w:trHeight w:val="143"/>
          <w:ins w:id="1432" w:author="Seltzer, Karl" w:date="2024-08-09T13:59:00Z"/>
        </w:trPr>
        <w:tc>
          <w:tcPr>
            <w:tcW w:w="1181" w:type="dxa"/>
            <w:vAlign w:val="center"/>
          </w:tcPr>
          <w:p w14:paraId="2B5887A3" w14:textId="77777777" w:rsidR="00BE68CC" w:rsidRPr="00947A58" w:rsidRDefault="00BE68CC" w:rsidP="00291355">
            <w:pPr>
              <w:spacing w:after="0"/>
              <w:jc w:val="center"/>
              <w:rPr>
                <w:ins w:id="1433" w:author="Seltzer, Karl" w:date="2024-08-09T13:59:00Z"/>
                <w:rFonts w:cstheme="minorHAnsi"/>
                <w:sz w:val="20"/>
                <w:szCs w:val="20"/>
              </w:rPr>
            </w:pPr>
            <w:ins w:id="1434" w:author="Seltzer, Karl" w:date="2024-08-09T13:59:00Z">
              <w:r w:rsidRPr="00947A58">
                <w:rPr>
                  <w:rFonts w:cstheme="minorHAnsi"/>
                  <w:sz w:val="20"/>
                  <w:szCs w:val="20"/>
                </w:rPr>
                <w:t>CH4</w:t>
              </w:r>
            </w:ins>
          </w:p>
        </w:tc>
        <w:tc>
          <w:tcPr>
            <w:tcW w:w="4304" w:type="dxa"/>
            <w:vAlign w:val="center"/>
          </w:tcPr>
          <w:p w14:paraId="7E5845C3" w14:textId="77777777" w:rsidR="00BE68CC" w:rsidRPr="00947A58" w:rsidRDefault="00BE68CC" w:rsidP="00291355">
            <w:pPr>
              <w:spacing w:after="0"/>
              <w:jc w:val="center"/>
              <w:rPr>
                <w:ins w:id="1435" w:author="Seltzer, Karl" w:date="2024-08-09T13:59:00Z"/>
                <w:rFonts w:cstheme="minorHAnsi"/>
                <w:sz w:val="20"/>
                <w:szCs w:val="20"/>
              </w:rPr>
            </w:pPr>
            <w:ins w:id="1436" w:author="Seltzer, Karl" w:date="2024-08-09T13:59:00Z">
              <w:r w:rsidRPr="00947A58">
                <w:rPr>
                  <w:rFonts w:cstheme="minorHAnsi"/>
                  <w:sz w:val="20"/>
                  <w:szCs w:val="20"/>
                </w:rPr>
                <w:t>Methane</w:t>
              </w:r>
            </w:ins>
          </w:p>
        </w:tc>
        <w:tc>
          <w:tcPr>
            <w:tcW w:w="574" w:type="dxa"/>
            <w:vAlign w:val="center"/>
          </w:tcPr>
          <w:p w14:paraId="1B7949F8" w14:textId="77777777" w:rsidR="00BE68CC" w:rsidRPr="00947A58" w:rsidRDefault="00BE68CC" w:rsidP="00291355">
            <w:pPr>
              <w:spacing w:after="0"/>
              <w:jc w:val="center"/>
              <w:rPr>
                <w:ins w:id="1437" w:author="Seltzer, Karl" w:date="2024-08-09T13:59:00Z"/>
                <w:rFonts w:cstheme="minorHAnsi"/>
                <w:sz w:val="20"/>
                <w:szCs w:val="20"/>
              </w:rPr>
            </w:pPr>
            <w:ins w:id="1438" w:author="Seltzer, Karl" w:date="2024-08-09T13:59:00Z">
              <w:r w:rsidRPr="00947A58">
                <w:rPr>
                  <w:rFonts w:cstheme="minorHAnsi"/>
                  <w:sz w:val="20"/>
                  <w:szCs w:val="20"/>
                </w:rPr>
                <w:t>1</w:t>
              </w:r>
            </w:ins>
          </w:p>
        </w:tc>
        <w:tc>
          <w:tcPr>
            <w:tcW w:w="875" w:type="dxa"/>
            <w:vAlign w:val="center"/>
          </w:tcPr>
          <w:p w14:paraId="171779F3" w14:textId="77777777" w:rsidR="00BE68CC" w:rsidRPr="00947A58" w:rsidRDefault="00BE68CC" w:rsidP="00291355">
            <w:pPr>
              <w:spacing w:after="0"/>
              <w:jc w:val="center"/>
              <w:rPr>
                <w:ins w:id="1439" w:author="Seltzer, Karl" w:date="2024-08-09T13:59:00Z"/>
                <w:rFonts w:cstheme="minorHAnsi"/>
                <w:sz w:val="20"/>
                <w:szCs w:val="20"/>
              </w:rPr>
            </w:pPr>
            <w:ins w:id="1440" w:author="Seltzer, Karl" w:date="2024-08-09T13:59:00Z">
              <w:r w:rsidRPr="00947A58">
                <w:rPr>
                  <w:rFonts w:cstheme="minorHAnsi"/>
                  <w:sz w:val="20"/>
                  <w:szCs w:val="20"/>
                </w:rPr>
                <w:t>Explicit</w:t>
              </w:r>
            </w:ins>
          </w:p>
        </w:tc>
        <w:tc>
          <w:tcPr>
            <w:tcW w:w="2186" w:type="dxa"/>
            <w:vAlign w:val="center"/>
          </w:tcPr>
          <w:p w14:paraId="7AAE245C" w14:textId="77777777" w:rsidR="00BE68CC" w:rsidRPr="00947A58" w:rsidRDefault="00BE68CC" w:rsidP="00291355">
            <w:pPr>
              <w:spacing w:after="0"/>
              <w:jc w:val="center"/>
              <w:rPr>
                <w:ins w:id="1441" w:author="Seltzer, Karl" w:date="2024-08-09T13:59:00Z"/>
                <w:rFonts w:cstheme="minorHAnsi"/>
                <w:sz w:val="20"/>
                <w:szCs w:val="20"/>
              </w:rPr>
            </w:pPr>
            <w:ins w:id="1442" w:author="Seltzer, Karl" w:date="2024-08-09T13:59:00Z">
              <w:r w:rsidRPr="00947A58">
                <w:rPr>
                  <w:rFonts w:cstheme="minorHAnsi"/>
                  <w:sz w:val="20"/>
                  <w:szCs w:val="20"/>
                </w:rPr>
                <w:t>C</w:t>
              </w:r>
            </w:ins>
          </w:p>
        </w:tc>
      </w:tr>
      <w:tr w:rsidR="007107EE" w:rsidRPr="004A2FE2" w14:paraId="32EFCA7F" w14:textId="77777777" w:rsidTr="00E32F13">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443" w:author="Seltzer, Karl" w:date="2024-08-12T11:02:00Z">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3"/>
          <w:ins w:id="1444" w:author="Seltzer, Karl" w:date="2024-08-12T10:57:00Z"/>
          <w:trPrChange w:id="1445" w:author="Seltzer, Karl" w:date="2024-08-12T11:02:00Z">
            <w:trPr>
              <w:trHeight w:val="143"/>
            </w:trPr>
          </w:trPrChange>
        </w:trPr>
        <w:tc>
          <w:tcPr>
            <w:tcW w:w="1181" w:type="dxa"/>
            <w:vAlign w:val="center"/>
            <w:tcPrChange w:id="1446" w:author="Seltzer, Karl" w:date="2024-08-12T11:02:00Z">
              <w:tcPr>
                <w:tcW w:w="1181" w:type="dxa"/>
                <w:vAlign w:val="center"/>
              </w:tcPr>
            </w:tcPrChange>
          </w:tcPr>
          <w:p w14:paraId="0A4393F0" w14:textId="00C0FD23" w:rsidR="007107EE" w:rsidRPr="00947A58" w:rsidRDefault="007107EE" w:rsidP="007107EE">
            <w:pPr>
              <w:spacing w:after="0"/>
              <w:jc w:val="center"/>
              <w:rPr>
                <w:ins w:id="1447" w:author="Seltzer, Karl" w:date="2024-08-12T10:57:00Z"/>
                <w:rFonts w:cstheme="minorHAnsi"/>
                <w:sz w:val="20"/>
                <w:szCs w:val="20"/>
              </w:rPr>
            </w:pPr>
            <w:ins w:id="1448" w:author="Seltzer, Karl" w:date="2024-08-12T10:57:00Z">
              <w:r w:rsidRPr="00947A58">
                <w:rPr>
                  <w:rFonts w:cstheme="minorHAnsi"/>
                  <w:sz w:val="20"/>
                  <w:szCs w:val="20"/>
                </w:rPr>
                <w:t>DEE</w:t>
              </w:r>
            </w:ins>
          </w:p>
        </w:tc>
        <w:tc>
          <w:tcPr>
            <w:tcW w:w="4304" w:type="dxa"/>
            <w:vAlign w:val="center"/>
            <w:tcPrChange w:id="1449" w:author="Seltzer, Karl" w:date="2024-08-12T11:02:00Z">
              <w:tcPr>
                <w:tcW w:w="4304" w:type="dxa"/>
                <w:vAlign w:val="center"/>
              </w:tcPr>
            </w:tcPrChange>
          </w:tcPr>
          <w:p w14:paraId="5D8F0513" w14:textId="2BB06880" w:rsidR="007107EE" w:rsidRPr="00947A58" w:rsidRDefault="007107EE" w:rsidP="007107EE">
            <w:pPr>
              <w:spacing w:after="0"/>
              <w:jc w:val="center"/>
              <w:rPr>
                <w:ins w:id="1450" w:author="Seltzer, Karl" w:date="2024-08-12T10:57:00Z"/>
                <w:rFonts w:cstheme="minorHAnsi"/>
                <w:sz w:val="20"/>
                <w:szCs w:val="20"/>
              </w:rPr>
            </w:pPr>
            <w:ins w:id="1451" w:author="Seltzer, Karl" w:date="2024-08-12T11:02:00Z">
              <w:r w:rsidRPr="00947A58">
                <w:rPr>
                  <w:rFonts w:cstheme="minorHAnsi"/>
                  <w:sz w:val="20"/>
                  <w:szCs w:val="20"/>
                </w:rPr>
                <w:t>Diethyl Ether</w:t>
              </w:r>
            </w:ins>
          </w:p>
        </w:tc>
        <w:tc>
          <w:tcPr>
            <w:tcW w:w="574" w:type="dxa"/>
            <w:vAlign w:val="center"/>
            <w:tcPrChange w:id="1452" w:author="Seltzer, Karl" w:date="2024-08-12T11:02:00Z">
              <w:tcPr>
                <w:tcW w:w="574" w:type="dxa"/>
                <w:vAlign w:val="center"/>
              </w:tcPr>
            </w:tcPrChange>
          </w:tcPr>
          <w:p w14:paraId="52C28E28" w14:textId="643773AF" w:rsidR="007107EE" w:rsidRPr="00947A58" w:rsidRDefault="007107EE" w:rsidP="007107EE">
            <w:pPr>
              <w:spacing w:after="0"/>
              <w:jc w:val="center"/>
              <w:rPr>
                <w:ins w:id="1453" w:author="Seltzer, Karl" w:date="2024-08-12T10:57:00Z"/>
                <w:rFonts w:cstheme="minorHAnsi"/>
                <w:sz w:val="20"/>
                <w:szCs w:val="20"/>
              </w:rPr>
            </w:pPr>
            <w:ins w:id="1454" w:author="Seltzer, Karl" w:date="2024-08-12T11:02:00Z">
              <w:r w:rsidRPr="00947A58">
                <w:rPr>
                  <w:rFonts w:cstheme="minorHAnsi"/>
                  <w:sz w:val="20"/>
                  <w:szCs w:val="20"/>
                </w:rPr>
                <w:t>4</w:t>
              </w:r>
            </w:ins>
          </w:p>
        </w:tc>
        <w:tc>
          <w:tcPr>
            <w:tcW w:w="875" w:type="dxa"/>
            <w:tcPrChange w:id="1455" w:author="Seltzer, Karl" w:date="2024-08-12T11:02:00Z">
              <w:tcPr>
                <w:tcW w:w="875" w:type="dxa"/>
                <w:vAlign w:val="center"/>
              </w:tcPr>
            </w:tcPrChange>
          </w:tcPr>
          <w:p w14:paraId="0CD46FB9" w14:textId="2A389F22" w:rsidR="007107EE" w:rsidRPr="00947A58" w:rsidRDefault="007107EE" w:rsidP="007107EE">
            <w:pPr>
              <w:spacing w:after="0"/>
              <w:jc w:val="center"/>
              <w:rPr>
                <w:ins w:id="1456" w:author="Seltzer, Karl" w:date="2024-08-12T10:57:00Z"/>
                <w:rFonts w:cstheme="minorHAnsi"/>
                <w:sz w:val="20"/>
                <w:szCs w:val="20"/>
              </w:rPr>
            </w:pPr>
            <w:ins w:id="1457" w:author="Seltzer, Karl" w:date="2024-08-12T11:02:00Z">
              <w:r w:rsidRPr="00947A58">
                <w:rPr>
                  <w:rFonts w:cstheme="minorHAnsi"/>
                  <w:sz w:val="20"/>
                  <w:szCs w:val="20"/>
                  <w:rPrChange w:id="1458" w:author="Seltzer, Karl" w:date="2024-08-12T12:35:00Z">
                    <w:rPr>
                      <w:rFonts w:cstheme="minorHAnsi"/>
                      <w:sz w:val="20"/>
                      <w:szCs w:val="20"/>
                      <w:highlight w:val="yellow"/>
                    </w:rPr>
                  </w:rPrChange>
                </w:rPr>
                <w:t>Explicit</w:t>
              </w:r>
            </w:ins>
          </w:p>
        </w:tc>
        <w:tc>
          <w:tcPr>
            <w:tcW w:w="2186" w:type="dxa"/>
            <w:vAlign w:val="center"/>
            <w:tcPrChange w:id="1459" w:author="Seltzer, Karl" w:date="2024-08-12T11:02:00Z">
              <w:tcPr>
                <w:tcW w:w="2186" w:type="dxa"/>
                <w:vAlign w:val="center"/>
              </w:tcPr>
            </w:tcPrChange>
          </w:tcPr>
          <w:p w14:paraId="4CCEC1DB" w14:textId="78B2E0E9" w:rsidR="007107EE" w:rsidRPr="00947A58" w:rsidRDefault="00F53FFF" w:rsidP="007107EE">
            <w:pPr>
              <w:spacing w:after="0"/>
              <w:jc w:val="center"/>
              <w:rPr>
                <w:ins w:id="1460" w:author="Seltzer, Karl" w:date="2024-08-12T10:57:00Z"/>
                <w:rFonts w:cstheme="minorHAnsi"/>
                <w:sz w:val="20"/>
                <w:szCs w:val="20"/>
              </w:rPr>
            </w:pPr>
            <w:ins w:id="1461" w:author="Seltzer, Karl" w:date="2024-08-12T11:10:00Z">
              <w:r w:rsidRPr="00947A58">
                <w:rPr>
                  <w:rFonts w:cstheme="minorHAnsi"/>
                  <w:sz w:val="20"/>
                  <w:szCs w:val="20"/>
                </w:rPr>
                <w:t>CCOCC</w:t>
              </w:r>
            </w:ins>
          </w:p>
        </w:tc>
      </w:tr>
      <w:tr w:rsidR="007107EE" w:rsidRPr="004A2FE2" w14:paraId="53565E67" w14:textId="77777777" w:rsidTr="00E32F13">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462" w:author="Seltzer, Karl" w:date="2024-08-12T11:02:00Z">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3"/>
          <w:ins w:id="1463" w:author="Seltzer, Karl" w:date="2024-08-12T10:57:00Z"/>
          <w:trPrChange w:id="1464" w:author="Seltzer, Karl" w:date="2024-08-12T11:02:00Z">
            <w:trPr>
              <w:trHeight w:val="143"/>
            </w:trPr>
          </w:trPrChange>
        </w:trPr>
        <w:tc>
          <w:tcPr>
            <w:tcW w:w="1181" w:type="dxa"/>
            <w:vAlign w:val="center"/>
            <w:tcPrChange w:id="1465" w:author="Seltzer, Karl" w:date="2024-08-12T11:02:00Z">
              <w:tcPr>
                <w:tcW w:w="1181" w:type="dxa"/>
                <w:vAlign w:val="center"/>
              </w:tcPr>
            </w:tcPrChange>
          </w:tcPr>
          <w:p w14:paraId="34383F1B" w14:textId="3173C4B0" w:rsidR="007107EE" w:rsidRPr="00947A58" w:rsidRDefault="007107EE" w:rsidP="007107EE">
            <w:pPr>
              <w:spacing w:after="0"/>
              <w:jc w:val="center"/>
              <w:rPr>
                <w:ins w:id="1466" w:author="Seltzer, Karl" w:date="2024-08-12T10:57:00Z"/>
                <w:rFonts w:cstheme="minorHAnsi"/>
                <w:sz w:val="20"/>
                <w:szCs w:val="20"/>
              </w:rPr>
            </w:pPr>
            <w:ins w:id="1467" w:author="Seltzer, Karl" w:date="2024-08-12T10:57:00Z">
              <w:r w:rsidRPr="00947A58">
                <w:rPr>
                  <w:rFonts w:cstheme="minorHAnsi"/>
                  <w:sz w:val="20"/>
                  <w:szCs w:val="20"/>
                </w:rPr>
                <w:t>D</w:t>
              </w:r>
            </w:ins>
            <w:ins w:id="1468" w:author="Seltzer, Karl" w:date="2024-08-12T10:58:00Z">
              <w:r w:rsidRPr="00947A58">
                <w:rPr>
                  <w:rFonts w:cstheme="minorHAnsi"/>
                  <w:sz w:val="20"/>
                  <w:szCs w:val="20"/>
                </w:rPr>
                <w:t>ME</w:t>
              </w:r>
            </w:ins>
          </w:p>
        </w:tc>
        <w:tc>
          <w:tcPr>
            <w:tcW w:w="4304" w:type="dxa"/>
            <w:vAlign w:val="center"/>
            <w:tcPrChange w:id="1469" w:author="Seltzer, Karl" w:date="2024-08-12T11:02:00Z">
              <w:tcPr>
                <w:tcW w:w="4304" w:type="dxa"/>
                <w:vAlign w:val="center"/>
              </w:tcPr>
            </w:tcPrChange>
          </w:tcPr>
          <w:p w14:paraId="6CD9C7E5" w14:textId="02384F4B" w:rsidR="007107EE" w:rsidRPr="00947A58" w:rsidRDefault="007107EE" w:rsidP="007107EE">
            <w:pPr>
              <w:spacing w:after="0"/>
              <w:jc w:val="center"/>
              <w:rPr>
                <w:ins w:id="1470" w:author="Seltzer, Karl" w:date="2024-08-12T10:57:00Z"/>
                <w:rFonts w:cstheme="minorHAnsi"/>
                <w:sz w:val="20"/>
                <w:szCs w:val="20"/>
              </w:rPr>
            </w:pPr>
            <w:ins w:id="1471" w:author="Seltzer, Karl" w:date="2024-08-12T11:02:00Z">
              <w:r w:rsidRPr="00947A58">
                <w:rPr>
                  <w:rFonts w:cstheme="minorHAnsi"/>
                  <w:sz w:val="20"/>
                  <w:szCs w:val="20"/>
                </w:rPr>
                <w:t>Dimethyl Ether</w:t>
              </w:r>
            </w:ins>
          </w:p>
        </w:tc>
        <w:tc>
          <w:tcPr>
            <w:tcW w:w="574" w:type="dxa"/>
            <w:vAlign w:val="center"/>
            <w:tcPrChange w:id="1472" w:author="Seltzer, Karl" w:date="2024-08-12T11:02:00Z">
              <w:tcPr>
                <w:tcW w:w="574" w:type="dxa"/>
                <w:vAlign w:val="center"/>
              </w:tcPr>
            </w:tcPrChange>
          </w:tcPr>
          <w:p w14:paraId="79D69B44" w14:textId="40E95770" w:rsidR="007107EE" w:rsidRPr="00947A58" w:rsidRDefault="007107EE" w:rsidP="007107EE">
            <w:pPr>
              <w:spacing w:after="0"/>
              <w:jc w:val="center"/>
              <w:rPr>
                <w:ins w:id="1473" w:author="Seltzer, Karl" w:date="2024-08-12T10:57:00Z"/>
                <w:rFonts w:cstheme="minorHAnsi"/>
                <w:sz w:val="20"/>
                <w:szCs w:val="20"/>
              </w:rPr>
            </w:pPr>
            <w:ins w:id="1474" w:author="Seltzer, Karl" w:date="2024-08-12T11:03:00Z">
              <w:r w:rsidRPr="00947A58">
                <w:rPr>
                  <w:rFonts w:cstheme="minorHAnsi"/>
                  <w:sz w:val="20"/>
                  <w:szCs w:val="20"/>
                </w:rPr>
                <w:t>2</w:t>
              </w:r>
            </w:ins>
          </w:p>
        </w:tc>
        <w:tc>
          <w:tcPr>
            <w:tcW w:w="875" w:type="dxa"/>
            <w:tcPrChange w:id="1475" w:author="Seltzer, Karl" w:date="2024-08-12T11:02:00Z">
              <w:tcPr>
                <w:tcW w:w="875" w:type="dxa"/>
                <w:vAlign w:val="center"/>
              </w:tcPr>
            </w:tcPrChange>
          </w:tcPr>
          <w:p w14:paraId="390F824E" w14:textId="593DA11C" w:rsidR="007107EE" w:rsidRPr="00947A58" w:rsidRDefault="007107EE" w:rsidP="007107EE">
            <w:pPr>
              <w:spacing w:after="0"/>
              <w:jc w:val="center"/>
              <w:rPr>
                <w:ins w:id="1476" w:author="Seltzer, Karl" w:date="2024-08-12T10:57:00Z"/>
                <w:rFonts w:cstheme="minorHAnsi"/>
                <w:sz w:val="20"/>
                <w:szCs w:val="20"/>
              </w:rPr>
            </w:pPr>
            <w:ins w:id="1477" w:author="Seltzer, Karl" w:date="2024-08-12T11:02:00Z">
              <w:r w:rsidRPr="00947A58">
                <w:rPr>
                  <w:rFonts w:cstheme="minorHAnsi"/>
                  <w:sz w:val="20"/>
                  <w:szCs w:val="20"/>
                  <w:rPrChange w:id="1478" w:author="Seltzer, Karl" w:date="2024-08-12T12:35:00Z">
                    <w:rPr>
                      <w:rFonts w:cstheme="minorHAnsi"/>
                      <w:sz w:val="20"/>
                      <w:szCs w:val="20"/>
                      <w:highlight w:val="yellow"/>
                    </w:rPr>
                  </w:rPrChange>
                </w:rPr>
                <w:t>Explicit</w:t>
              </w:r>
            </w:ins>
          </w:p>
        </w:tc>
        <w:tc>
          <w:tcPr>
            <w:tcW w:w="2186" w:type="dxa"/>
            <w:vAlign w:val="center"/>
            <w:tcPrChange w:id="1479" w:author="Seltzer, Karl" w:date="2024-08-12T11:02:00Z">
              <w:tcPr>
                <w:tcW w:w="2186" w:type="dxa"/>
                <w:vAlign w:val="center"/>
              </w:tcPr>
            </w:tcPrChange>
          </w:tcPr>
          <w:p w14:paraId="2306B4E4" w14:textId="3251209E" w:rsidR="007107EE" w:rsidRPr="00947A58" w:rsidRDefault="00F53FFF" w:rsidP="007107EE">
            <w:pPr>
              <w:spacing w:after="0"/>
              <w:jc w:val="center"/>
              <w:rPr>
                <w:ins w:id="1480" w:author="Seltzer, Karl" w:date="2024-08-12T10:57:00Z"/>
                <w:rFonts w:cstheme="minorHAnsi"/>
                <w:sz w:val="20"/>
                <w:szCs w:val="20"/>
              </w:rPr>
            </w:pPr>
            <w:ins w:id="1481" w:author="Seltzer, Karl" w:date="2024-08-12T11:09:00Z">
              <w:r w:rsidRPr="00947A58">
                <w:rPr>
                  <w:rFonts w:cstheme="minorHAnsi"/>
                  <w:sz w:val="20"/>
                  <w:szCs w:val="20"/>
                </w:rPr>
                <w:t>COC</w:t>
              </w:r>
            </w:ins>
          </w:p>
        </w:tc>
      </w:tr>
      <w:tr w:rsidR="007107EE" w:rsidRPr="004A2FE2" w14:paraId="5E25ECEB" w14:textId="77777777" w:rsidTr="00E32F13">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482" w:author="Seltzer, Karl" w:date="2024-08-12T11:02:00Z">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3"/>
          <w:ins w:id="1483" w:author="Seltzer, Karl" w:date="2024-08-12T10:56:00Z"/>
          <w:trPrChange w:id="1484" w:author="Seltzer, Karl" w:date="2024-08-12T11:02:00Z">
            <w:trPr>
              <w:trHeight w:val="143"/>
            </w:trPr>
          </w:trPrChange>
        </w:trPr>
        <w:tc>
          <w:tcPr>
            <w:tcW w:w="1181" w:type="dxa"/>
            <w:vAlign w:val="center"/>
            <w:tcPrChange w:id="1485" w:author="Seltzer, Karl" w:date="2024-08-12T11:02:00Z">
              <w:tcPr>
                <w:tcW w:w="1181" w:type="dxa"/>
                <w:vAlign w:val="center"/>
              </w:tcPr>
            </w:tcPrChange>
          </w:tcPr>
          <w:p w14:paraId="6B8D1605" w14:textId="1F4F53D3" w:rsidR="007107EE" w:rsidRPr="00947A58" w:rsidRDefault="007107EE" w:rsidP="007107EE">
            <w:pPr>
              <w:spacing w:after="0"/>
              <w:jc w:val="center"/>
              <w:rPr>
                <w:ins w:id="1486" w:author="Seltzer, Karl" w:date="2024-08-12T10:56:00Z"/>
                <w:rFonts w:cstheme="minorHAnsi"/>
                <w:sz w:val="20"/>
                <w:szCs w:val="20"/>
              </w:rPr>
            </w:pPr>
            <w:ins w:id="1487" w:author="Seltzer, Karl" w:date="2024-08-12T10:58:00Z">
              <w:r w:rsidRPr="00947A58">
                <w:rPr>
                  <w:rFonts w:cstheme="minorHAnsi"/>
                  <w:sz w:val="20"/>
                  <w:szCs w:val="20"/>
                </w:rPr>
                <w:t>EDOH</w:t>
              </w:r>
            </w:ins>
          </w:p>
        </w:tc>
        <w:tc>
          <w:tcPr>
            <w:tcW w:w="4304" w:type="dxa"/>
            <w:vAlign w:val="center"/>
            <w:tcPrChange w:id="1488" w:author="Seltzer, Karl" w:date="2024-08-12T11:02:00Z">
              <w:tcPr>
                <w:tcW w:w="4304" w:type="dxa"/>
                <w:vAlign w:val="center"/>
              </w:tcPr>
            </w:tcPrChange>
          </w:tcPr>
          <w:p w14:paraId="1E92B554" w14:textId="0AF73D1E" w:rsidR="007107EE" w:rsidRPr="00947A58" w:rsidRDefault="007107EE" w:rsidP="007107EE">
            <w:pPr>
              <w:spacing w:after="0"/>
              <w:jc w:val="center"/>
              <w:rPr>
                <w:ins w:id="1489" w:author="Seltzer, Karl" w:date="2024-08-12T10:56:00Z"/>
                <w:rFonts w:cstheme="minorHAnsi"/>
                <w:sz w:val="20"/>
                <w:szCs w:val="20"/>
              </w:rPr>
            </w:pPr>
            <w:ins w:id="1490" w:author="Seltzer, Karl" w:date="2024-08-12T11:02:00Z">
              <w:r w:rsidRPr="00947A58">
                <w:rPr>
                  <w:rFonts w:cstheme="minorHAnsi"/>
                  <w:sz w:val="20"/>
                  <w:szCs w:val="20"/>
                </w:rPr>
                <w:t>1,2-ethanediol (ethylene glycol)</w:t>
              </w:r>
            </w:ins>
          </w:p>
        </w:tc>
        <w:tc>
          <w:tcPr>
            <w:tcW w:w="574" w:type="dxa"/>
            <w:vAlign w:val="center"/>
            <w:tcPrChange w:id="1491" w:author="Seltzer, Karl" w:date="2024-08-12T11:02:00Z">
              <w:tcPr>
                <w:tcW w:w="574" w:type="dxa"/>
                <w:vAlign w:val="center"/>
              </w:tcPr>
            </w:tcPrChange>
          </w:tcPr>
          <w:p w14:paraId="7D432690" w14:textId="42F39861" w:rsidR="007107EE" w:rsidRPr="00947A58" w:rsidRDefault="007107EE" w:rsidP="007107EE">
            <w:pPr>
              <w:spacing w:after="0"/>
              <w:jc w:val="center"/>
              <w:rPr>
                <w:ins w:id="1492" w:author="Seltzer, Karl" w:date="2024-08-12T10:56:00Z"/>
                <w:rFonts w:cstheme="minorHAnsi"/>
                <w:sz w:val="20"/>
                <w:szCs w:val="20"/>
              </w:rPr>
            </w:pPr>
            <w:ins w:id="1493" w:author="Seltzer, Karl" w:date="2024-08-12T11:03:00Z">
              <w:r w:rsidRPr="00947A58">
                <w:rPr>
                  <w:rFonts w:cstheme="minorHAnsi"/>
                  <w:sz w:val="20"/>
                  <w:szCs w:val="20"/>
                </w:rPr>
                <w:t>2</w:t>
              </w:r>
            </w:ins>
          </w:p>
        </w:tc>
        <w:tc>
          <w:tcPr>
            <w:tcW w:w="875" w:type="dxa"/>
            <w:tcPrChange w:id="1494" w:author="Seltzer, Karl" w:date="2024-08-12T11:02:00Z">
              <w:tcPr>
                <w:tcW w:w="875" w:type="dxa"/>
                <w:vAlign w:val="center"/>
              </w:tcPr>
            </w:tcPrChange>
          </w:tcPr>
          <w:p w14:paraId="142B545B" w14:textId="2C5A8D22" w:rsidR="007107EE" w:rsidRPr="00947A58" w:rsidRDefault="007107EE" w:rsidP="007107EE">
            <w:pPr>
              <w:spacing w:after="0"/>
              <w:jc w:val="center"/>
              <w:rPr>
                <w:ins w:id="1495" w:author="Seltzer, Karl" w:date="2024-08-12T10:56:00Z"/>
                <w:rFonts w:cstheme="minorHAnsi"/>
                <w:sz w:val="20"/>
                <w:szCs w:val="20"/>
              </w:rPr>
            </w:pPr>
            <w:ins w:id="1496" w:author="Seltzer, Karl" w:date="2024-08-12T11:02:00Z">
              <w:r w:rsidRPr="00947A58">
                <w:rPr>
                  <w:rFonts w:cstheme="minorHAnsi"/>
                  <w:sz w:val="20"/>
                  <w:szCs w:val="20"/>
                  <w:rPrChange w:id="1497" w:author="Seltzer, Karl" w:date="2024-08-12T12:35:00Z">
                    <w:rPr>
                      <w:rFonts w:cstheme="minorHAnsi"/>
                      <w:sz w:val="20"/>
                      <w:szCs w:val="20"/>
                      <w:highlight w:val="yellow"/>
                    </w:rPr>
                  </w:rPrChange>
                </w:rPr>
                <w:t>Explicit</w:t>
              </w:r>
            </w:ins>
          </w:p>
        </w:tc>
        <w:tc>
          <w:tcPr>
            <w:tcW w:w="2186" w:type="dxa"/>
            <w:vAlign w:val="center"/>
            <w:tcPrChange w:id="1498" w:author="Seltzer, Karl" w:date="2024-08-12T11:02:00Z">
              <w:tcPr>
                <w:tcW w:w="2186" w:type="dxa"/>
                <w:vAlign w:val="center"/>
              </w:tcPr>
            </w:tcPrChange>
          </w:tcPr>
          <w:p w14:paraId="5D4FEC37" w14:textId="741EB7DB" w:rsidR="007107EE" w:rsidRPr="00947A58" w:rsidRDefault="00F53FFF" w:rsidP="007107EE">
            <w:pPr>
              <w:spacing w:after="0"/>
              <w:jc w:val="center"/>
              <w:rPr>
                <w:ins w:id="1499" w:author="Seltzer, Karl" w:date="2024-08-12T10:56:00Z"/>
                <w:rFonts w:cstheme="minorHAnsi"/>
                <w:sz w:val="20"/>
                <w:szCs w:val="20"/>
              </w:rPr>
            </w:pPr>
            <w:ins w:id="1500" w:author="Seltzer, Karl" w:date="2024-08-12T11:09:00Z">
              <w:r w:rsidRPr="00947A58">
                <w:rPr>
                  <w:rFonts w:cstheme="minorHAnsi"/>
                  <w:sz w:val="20"/>
                  <w:szCs w:val="20"/>
                </w:rPr>
                <w:t>C(CO)O</w:t>
              </w:r>
            </w:ins>
          </w:p>
        </w:tc>
      </w:tr>
      <w:tr w:rsidR="007107EE" w:rsidRPr="004A2FE2" w14:paraId="48937DBB" w14:textId="77777777" w:rsidTr="00E32F13">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01" w:author="Seltzer, Karl" w:date="2024-08-12T11:02:00Z">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3"/>
          <w:ins w:id="1502" w:author="Seltzer, Karl" w:date="2024-08-12T10:57:00Z"/>
          <w:trPrChange w:id="1503" w:author="Seltzer, Karl" w:date="2024-08-12T11:02:00Z">
            <w:trPr>
              <w:trHeight w:val="143"/>
            </w:trPr>
          </w:trPrChange>
        </w:trPr>
        <w:tc>
          <w:tcPr>
            <w:tcW w:w="1181" w:type="dxa"/>
            <w:vAlign w:val="center"/>
            <w:tcPrChange w:id="1504" w:author="Seltzer, Karl" w:date="2024-08-12T11:02:00Z">
              <w:tcPr>
                <w:tcW w:w="1181" w:type="dxa"/>
                <w:vAlign w:val="center"/>
              </w:tcPr>
            </w:tcPrChange>
          </w:tcPr>
          <w:p w14:paraId="222F87AE" w14:textId="128A0B22" w:rsidR="007107EE" w:rsidRPr="00947A58" w:rsidRDefault="007107EE" w:rsidP="007107EE">
            <w:pPr>
              <w:spacing w:after="0"/>
              <w:jc w:val="center"/>
              <w:rPr>
                <w:ins w:id="1505" w:author="Seltzer, Karl" w:date="2024-08-12T10:57:00Z"/>
                <w:rFonts w:cstheme="minorHAnsi"/>
                <w:sz w:val="20"/>
                <w:szCs w:val="20"/>
              </w:rPr>
            </w:pPr>
            <w:ins w:id="1506" w:author="Seltzer, Karl" w:date="2024-08-12T10:59:00Z">
              <w:r w:rsidRPr="00947A58">
                <w:rPr>
                  <w:rFonts w:cstheme="minorHAnsi"/>
                  <w:sz w:val="20"/>
                  <w:szCs w:val="20"/>
                </w:rPr>
                <w:t>ETAC</w:t>
              </w:r>
            </w:ins>
          </w:p>
        </w:tc>
        <w:tc>
          <w:tcPr>
            <w:tcW w:w="4304" w:type="dxa"/>
            <w:vAlign w:val="center"/>
            <w:tcPrChange w:id="1507" w:author="Seltzer, Karl" w:date="2024-08-12T11:02:00Z">
              <w:tcPr>
                <w:tcW w:w="4304" w:type="dxa"/>
                <w:vAlign w:val="center"/>
              </w:tcPr>
            </w:tcPrChange>
          </w:tcPr>
          <w:p w14:paraId="1474F13C" w14:textId="7E05B2D5" w:rsidR="007107EE" w:rsidRPr="00947A58" w:rsidRDefault="007107EE" w:rsidP="007107EE">
            <w:pPr>
              <w:spacing w:after="0"/>
              <w:jc w:val="center"/>
              <w:rPr>
                <w:ins w:id="1508" w:author="Seltzer, Karl" w:date="2024-08-12T10:57:00Z"/>
                <w:rFonts w:cstheme="minorHAnsi"/>
                <w:sz w:val="20"/>
                <w:szCs w:val="20"/>
              </w:rPr>
            </w:pPr>
            <w:ins w:id="1509" w:author="Seltzer, Karl" w:date="2024-08-12T11:03:00Z">
              <w:r w:rsidRPr="00947A58">
                <w:rPr>
                  <w:rFonts w:cstheme="minorHAnsi"/>
                  <w:sz w:val="20"/>
                  <w:szCs w:val="20"/>
                </w:rPr>
                <w:t>Ethyl acetate</w:t>
              </w:r>
            </w:ins>
          </w:p>
        </w:tc>
        <w:tc>
          <w:tcPr>
            <w:tcW w:w="574" w:type="dxa"/>
            <w:vAlign w:val="center"/>
            <w:tcPrChange w:id="1510" w:author="Seltzer, Karl" w:date="2024-08-12T11:02:00Z">
              <w:tcPr>
                <w:tcW w:w="574" w:type="dxa"/>
                <w:vAlign w:val="center"/>
              </w:tcPr>
            </w:tcPrChange>
          </w:tcPr>
          <w:p w14:paraId="65574829" w14:textId="674A88B9" w:rsidR="007107EE" w:rsidRPr="00947A58" w:rsidRDefault="007107EE" w:rsidP="007107EE">
            <w:pPr>
              <w:spacing w:after="0"/>
              <w:jc w:val="center"/>
              <w:rPr>
                <w:ins w:id="1511" w:author="Seltzer, Karl" w:date="2024-08-12T10:57:00Z"/>
                <w:rFonts w:cstheme="minorHAnsi"/>
                <w:sz w:val="20"/>
                <w:szCs w:val="20"/>
              </w:rPr>
            </w:pPr>
            <w:ins w:id="1512" w:author="Seltzer, Karl" w:date="2024-08-12T11:03:00Z">
              <w:r w:rsidRPr="00947A58">
                <w:rPr>
                  <w:rFonts w:cstheme="minorHAnsi"/>
                  <w:sz w:val="20"/>
                  <w:szCs w:val="20"/>
                </w:rPr>
                <w:t>4</w:t>
              </w:r>
            </w:ins>
          </w:p>
        </w:tc>
        <w:tc>
          <w:tcPr>
            <w:tcW w:w="875" w:type="dxa"/>
            <w:tcPrChange w:id="1513" w:author="Seltzer, Karl" w:date="2024-08-12T11:02:00Z">
              <w:tcPr>
                <w:tcW w:w="875" w:type="dxa"/>
                <w:vAlign w:val="center"/>
              </w:tcPr>
            </w:tcPrChange>
          </w:tcPr>
          <w:p w14:paraId="60784407" w14:textId="28E522A7" w:rsidR="007107EE" w:rsidRPr="00947A58" w:rsidRDefault="007107EE" w:rsidP="007107EE">
            <w:pPr>
              <w:spacing w:after="0"/>
              <w:jc w:val="center"/>
              <w:rPr>
                <w:ins w:id="1514" w:author="Seltzer, Karl" w:date="2024-08-12T10:57:00Z"/>
                <w:rFonts w:cstheme="minorHAnsi"/>
                <w:sz w:val="20"/>
                <w:szCs w:val="20"/>
              </w:rPr>
            </w:pPr>
            <w:ins w:id="1515" w:author="Seltzer, Karl" w:date="2024-08-12T11:02:00Z">
              <w:r w:rsidRPr="00947A58">
                <w:rPr>
                  <w:rFonts w:cstheme="minorHAnsi"/>
                  <w:sz w:val="20"/>
                  <w:szCs w:val="20"/>
                  <w:rPrChange w:id="1516" w:author="Seltzer, Karl" w:date="2024-08-12T12:35:00Z">
                    <w:rPr>
                      <w:rFonts w:cstheme="minorHAnsi"/>
                      <w:sz w:val="20"/>
                      <w:szCs w:val="20"/>
                      <w:highlight w:val="yellow"/>
                    </w:rPr>
                  </w:rPrChange>
                </w:rPr>
                <w:t>Explicit</w:t>
              </w:r>
            </w:ins>
          </w:p>
        </w:tc>
        <w:tc>
          <w:tcPr>
            <w:tcW w:w="2186" w:type="dxa"/>
            <w:vAlign w:val="center"/>
            <w:tcPrChange w:id="1517" w:author="Seltzer, Karl" w:date="2024-08-12T11:02:00Z">
              <w:tcPr>
                <w:tcW w:w="2186" w:type="dxa"/>
                <w:vAlign w:val="center"/>
              </w:tcPr>
            </w:tcPrChange>
          </w:tcPr>
          <w:p w14:paraId="00D6B968" w14:textId="16E21518" w:rsidR="007107EE" w:rsidRPr="00947A58" w:rsidRDefault="00F53FFF" w:rsidP="007107EE">
            <w:pPr>
              <w:spacing w:after="0"/>
              <w:jc w:val="center"/>
              <w:rPr>
                <w:ins w:id="1518" w:author="Seltzer, Karl" w:date="2024-08-12T10:57:00Z"/>
                <w:rFonts w:cstheme="minorHAnsi"/>
                <w:sz w:val="20"/>
                <w:szCs w:val="20"/>
              </w:rPr>
            </w:pPr>
            <w:ins w:id="1519" w:author="Seltzer, Karl" w:date="2024-08-12T11:09:00Z">
              <w:r w:rsidRPr="00947A58">
                <w:rPr>
                  <w:rFonts w:cstheme="minorHAnsi"/>
                  <w:sz w:val="20"/>
                  <w:szCs w:val="20"/>
                </w:rPr>
                <w:t>CCOC(=</w:t>
              </w:r>
              <w:proofErr w:type="gramStart"/>
              <w:r w:rsidRPr="00947A58">
                <w:rPr>
                  <w:rFonts w:cstheme="minorHAnsi"/>
                  <w:sz w:val="20"/>
                  <w:szCs w:val="20"/>
                </w:rPr>
                <w:t>O)C</w:t>
              </w:r>
            </w:ins>
            <w:proofErr w:type="gramEnd"/>
          </w:p>
        </w:tc>
      </w:tr>
      <w:tr w:rsidR="007107EE" w:rsidRPr="004A2FE2" w14:paraId="42679403" w14:textId="77777777" w:rsidTr="00E32F13">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20" w:author="Seltzer, Karl" w:date="2024-08-12T11:02:00Z">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3"/>
          <w:ins w:id="1521" w:author="Seltzer, Karl" w:date="2024-08-12T10:57:00Z"/>
          <w:trPrChange w:id="1522" w:author="Seltzer, Karl" w:date="2024-08-12T11:02:00Z">
            <w:trPr>
              <w:trHeight w:val="143"/>
            </w:trPr>
          </w:trPrChange>
        </w:trPr>
        <w:tc>
          <w:tcPr>
            <w:tcW w:w="1181" w:type="dxa"/>
            <w:vAlign w:val="center"/>
            <w:tcPrChange w:id="1523" w:author="Seltzer, Karl" w:date="2024-08-12T11:02:00Z">
              <w:tcPr>
                <w:tcW w:w="1181" w:type="dxa"/>
                <w:vAlign w:val="center"/>
              </w:tcPr>
            </w:tcPrChange>
          </w:tcPr>
          <w:p w14:paraId="2013DAEC" w14:textId="2D745290" w:rsidR="007107EE" w:rsidRPr="00947A58" w:rsidRDefault="007107EE" w:rsidP="007107EE">
            <w:pPr>
              <w:spacing w:after="0"/>
              <w:jc w:val="center"/>
              <w:rPr>
                <w:ins w:id="1524" w:author="Seltzer, Karl" w:date="2024-08-12T10:57:00Z"/>
                <w:rFonts w:cstheme="minorHAnsi"/>
                <w:sz w:val="20"/>
                <w:szCs w:val="20"/>
              </w:rPr>
            </w:pPr>
            <w:ins w:id="1525" w:author="Seltzer, Karl" w:date="2024-08-12T10:59:00Z">
              <w:r w:rsidRPr="00947A58">
                <w:rPr>
                  <w:rFonts w:cstheme="minorHAnsi"/>
                  <w:sz w:val="20"/>
                  <w:szCs w:val="20"/>
                </w:rPr>
                <w:t>ETFM</w:t>
              </w:r>
            </w:ins>
          </w:p>
        </w:tc>
        <w:tc>
          <w:tcPr>
            <w:tcW w:w="4304" w:type="dxa"/>
            <w:vAlign w:val="center"/>
            <w:tcPrChange w:id="1526" w:author="Seltzer, Karl" w:date="2024-08-12T11:02:00Z">
              <w:tcPr>
                <w:tcW w:w="4304" w:type="dxa"/>
                <w:vAlign w:val="center"/>
              </w:tcPr>
            </w:tcPrChange>
          </w:tcPr>
          <w:p w14:paraId="34C2611C" w14:textId="4C27BAA2" w:rsidR="007107EE" w:rsidRPr="00947A58" w:rsidRDefault="007107EE" w:rsidP="007107EE">
            <w:pPr>
              <w:spacing w:after="0"/>
              <w:jc w:val="center"/>
              <w:rPr>
                <w:ins w:id="1527" w:author="Seltzer, Karl" w:date="2024-08-12T10:57:00Z"/>
                <w:rFonts w:cstheme="minorHAnsi"/>
                <w:sz w:val="20"/>
                <w:szCs w:val="20"/>
              </w:rPr>
            </w:pPr>
            <w:ins w:id="1528" w:author="Seltzer, Karl" w:date="2024-08-12T11:03:00Z">
              <w:r w:rsidRPr="00947A58">
                <w:rPr>
                  <w:rFonts w:cstheme="minorHAnsi"/>
                  <w:sz w:val="20"/>
                  <w:szCs w:val="20"/>
                </w:rPr>
                <w:t>Ethyl formate</w:t>
              </w:r>
            </w:ins>
          </w:p>
        </w:tc>
        <w:tc>
          <w:tcPr>
            <w:tcW w:w="574" w:type="dxa"/>
            <w:vAlign w:val="center"/>
            <w:tcPrChange w:id="1529" w:author="Seltzer, Karl" w:date="2024-08-12T11:02:00Z">
              <w:tcPr>
                <w:tcW w:w="574" w:type="dxa"/>
                <w:vAlign w:val="center"/>
              </w:tcPr>
            </w:tcPrChange>
          </w:tcPr>
          <w:p w14:paraId="20142CB1" w14:textId="331D5A4C" w:rsidR="007107EE" w:rsidRPr="00947A58" w:rsidRDefault="007107EE" w:rsidP="007107EE">
            <w:pPr>
              <w:spacing w:after="0"/>
              <w:jc w:val="center"/>
              <w:rPr>
                <w:ins w:id="1530" w:author="Seltzer, Karl" w:date="2024-08-12T10:57:00Z"/>
                <w:rFonts w:cstheme="minorHAnsi"/>
                <w:sz w:val="20"/>
                <w:szCs w:val="20"/>
              </w:rPr>
            </w:pPr>
            <w:ins w:id="1531" w:author="Seltzer, Karl" w:date="2024-08-12T11:03:00Z">
              <w:r w:rsidRPr="00947A58">
                <w:rPr>
                  <w:rFonts w:cstheme="minorHAnsi"/>
                  <w:sz w:val="20"/>
                  <w:szCs w:val="20"/>
                </w:rPr>
                <w:t>3</w:t>
              </w:r>
            </w:ins>
          </w:p>
        </w:tc>
        <w:tc>
          <w:tcPr>
            <w:tcW w:w="875" w:type="dxa"/>
            <w:tcPrChange w:id="1532" w:author="Seltzer, Karl" w:date="2024-08-12T11:02:00Z">
              <w:tcPr>
                <w:tcW w:w="875" w:type="dxa"/>
                <w:vAlign w:val="center"/>
              </w:tcPr>
            </w:tcPrChange>
          </w:tcPr>
          <w:p w14:paraId="41033AA6" w14:textId="796F1736" w:rsidR="007107EE" w:rsidRPr="00947A58" w:rsidRDefault="007107EE" w:rsidP="007107EE">
            <w:pPr>
              <w:spacing w:after="0"/>
              <w:jc w:val="center"/>
              <w:rPr>
                <w:ins w:id="1533" w:author="Seltzer, Karl" w:date="2024-08-12T10:57:00Z"/>
                <w:rFonts w:cstheme="minorHAnsi"/>
                <w:sz w:val="20"/>
                <w:szCs w:val="20"/>
              </w:rPr>
            </w:pPr>
            <w:ins w:id="1534" w:author="Seltzer, Karl" w:date="2024-08-12T11:02:00Z">
              <w:r w:rsidRPr="00947A58">
                <w:rPr>
                  <w:rFonts w:cstheme="minorHAnsi"/>
                  <w:sz w:val="20"/>
                  <w:szCs w:val="20"/>
                  <w:rPrChange w:id="1535" w:author="Seltzer, Karl" w:date="2024-08-12T12:35:00Z">
                    <w:rPr>
                      <w:rFonts w:cstheme="minorHAnsi"/>
                      <w:sz w:val="20"/>
                      <w:szCs w:val="20"/>
                      <w:highlight w:val="yellow"/>
                    </w:rPr>
                  </w:rPrChange>
                </w:rPr>
                <w:t>Explicit</w:t>
              </w:r>
            </w:ins>
          </w:p>
        </w:tc>
        <w:tc>
          <w:tcPr>
            <w:tcW w:w="2186" w:type="dxa"/>
            <w:vAlign w:val="center"/>
            <w:tcPrChange w:id="1536" w:author="Seltzer, Karl" w:date="2024-08-12T11:02:00Z">
              <w:tcPr>
                <w:tcW w:w="2186" w:type="dxa"/>
                <w:vAlign w:val="center"/>
              </w:tcPr>
            </w:tcPrChange>
          </w:tcPr>
          <w:p w14:paraId="33EDBC8F" w14:textId="17E9AA9B" w:rsidR="007107EE" w:rsidRPr="00947A58" w:rsidRDefault="00F53FFF" w:rsidP="007107EE">
            <w:pPr>
              <w:spacing w:after="0"/>
              <w:jc w:val="center"/>
              <w:rPr>
                <w:ins w:id="1537" w:author="Seltzer, Karl" w:date="2024-08-12T10:57:00Z"/>
                <w:rFonts w:cstheme="minorHAnsi"/>
                <w:sz w:val="20"/>
                <w:szCs w:val="20"/>
              </w:rPr>
            </w:pPr>
            <w:ins w:id="1538" w:author="Seltzer, Karl" w:date="2024-08-12T11:09:00Z">
              <w:r w:rsidRPr="00947A58">
                <w:rPr>
                  <w:rFonts w:cstheme="minorHAnsi"/>
                  <w:sz w:val="20"/>
                  <w:szCs w:val="20"/>
                </w:rPr>
                <w:t>CCOC=O</w:t>
              </w:r>
            </w:ins>
          </w:p>
        </w:tc>
      </w:tr>
      <w:tr w:rsidR="00BE68CC" w:rsidRPr="004A2FE2" w14:paraId="1B4B4627" w14:textId="77777777" w:rsidTr="00291355">
        <w:trPr>
          <w:trHeight w:val="143"/>
          <w:ins w:id="1539" w:author="Seltzer, Karl" w:date="2024-08-09T13:59:00Z"/>
        </w:trPr>
        <w:tc>
          <w:tcPr>
            <w:tcW w:w="1181" w:type="dxa"/>
            <w:vAlign w:val="center"/>
          </w:tcPr>
          <w:p w14:paraId="29FBF7CB" w14:textId="77777777" w:rsidR="00BE68CC" w:rsidRPr="00947A58" w:rsidRDefault="00BE68CC" w:rsidP="00291355">
            <w:pPr>
              <w:spacing w:after="0"/>
              <w:jc w:val="center"/>
              <w:rPr>
                <w:ins w:id="1540" w:author="Seltzer, Karl" w:date="2024-08-09T13:59:00Z"/>
                <w:rFonts w:cstheme="minorHAnsi"/>
                <w:sz w:val="20"/>
                <w:szCs w:val="20"/>
              </w:rPr>
            </w:pPr>
            <w:ins w:id="1541" w:author="Seltzer, Karl" w:date="2024-08-09T13:59:00Z">
              <w:r w:rsidRPr="00947A58">
                <w:rPr>
                  <w:rFonts w:cstheme="minorHAnsi"/>
                  <w:sz w:val="20"/>
                  <w:szCs w:val="20"/>
                </w:rPr>
                <w:t>ETH</w:t>
              </w:r>
            </w:ins>
          </w:p>
        </w:tc>
        <w:tc>
          <w:tcPr>
            <w:tcW w:w="4304" w:type="dxa"/>
            <w:vAlign w:val="center"/>
          </w:tcPr>
          <w:p w14:paraId="425DE0E4" w14:textId="77777777" w:rsidR="00BE68CC" w:rsidRPr="00947A58" w:rsidRDefault="00BE68CC" w:rsidP="00291355">
            <w:pPr>
              <w:spacing w:after="0"/>
              <w:jc w:val="center"/>
              <w:rPr>
                <w:ins w:id="1542" w:author="Seltzer, Karl" w:date="2024-08-09T13:59:00Z"/>
                <w:rFonts w:cstheme="minorHAnsi"/>
                <w:sz w:val="20"/>
                <w:szCs w:val="20"/>
              </w:rPr>
            </w:pPr>
            <w:ins w:id="1543" w:author="Seltzer, Karl" w:date="2024-08-09T13:59:00Z">
              <w:r w:rsidRPr="00947A58">
                <w:rPr>
                  <w:rFonts w:cstheme="minorHAnsi"/>
                  <w:sz w:val="20"/>
                  <w:szCs w:val="20"/>
                </w:rPr>
                <w:t>Ethene</w:t>
              </w:r>
            </w:ins>
          </w:p>
        </w:tc>
        <w:tc>
          <w:tcPr>
            <w:tcW w:w="574" w:type="dxa"/>
            <w:vAlign w:val="center"/>
          </w:tcPr>
          <w:p w14:paraId="268962DF" w14:textId="77777777" w:rsidR="00BE68CC" w:rsidRPr="00947A58" w:rsidRDefault="00BE68CC" w:rsidP="00291355">
            <w:pPr>
              <w:spacing w:after="0"/>
              <w:jc w:val="center"/>
              <w:rPr>
                <w:ins w:id="1544" w:author="Seltzer, Karl" w:date="2024-08-09T13:59:00Z"/>
                <w:rFonts w:cstheme="minorHAnsi"/>
                <w:sz w:val="20"/>
                <w:szCs w:val="20"/>
              </w:rPr>
            </w:pPr>
            <w:ins w:id="1545" w:author="Seltzer, Karl" w:date="2024-08-09T13:59:00Z">
              <w:r w:rsidRPr="00947A58">
                <w:rPr>
                  <w:rFonts w:cstheme="minorHAnsi"/>
                  <w:sz w:val="20"/>
                  <w:szCs w:val="20"/>
                </w:rPr>
                <w:t>2</w:t>
              </w:r>
            </w:ins>
          </w:p>
        </w:tc>
        <w:tc>
          <w:tcPr>
            <w:tcW w:w="875" w:type="dxa"/>
            <w:vAlign w:val="center"/>
          </w:tcPr>
          <w:p w14:paraId="7FA2C8E5" w14:textId="77777777" w:rsidR="00BE68CC" w:rsidRPr="00947A58" w:rsidRDefault="00BE68CC" w:rsidP="00291355">
            <w:pPr>
              <w:spacing w:after="0"/>
              <w:jc w:val="center"/>
              <w:rPr>
                <w:ins w:id="1546" w:author="Seltzer, Karl" w:date="2024-08-09T13:59:00Z"/>
                <w:rFonts w:cstheme="minorHAnsi"/>
                <w:sz w:val="20"/>
                <w:szCs w:val="20"/>
              </w:rPr>
            </w:pPr>
            <w:ins w:id="1547" w:author="Seltzer, Karl" w:date="2024-08-09T13:59:00Z">
              <w:r w:rsidRPr="00947A58">
                <w:rPr>
                  <w:rFonts w:cstheme="minorHAnsi"/>
                  <w:sz w:val="20"/>
                  <w:szCs w:val="20"/>
                </w:rPr>
                <w:t>Explicit</w:t>
              </w:r>
            </w:ins>
          </w:p>
        </w:tc>
        <w:tc>
          <w:tcPr>
            <w:tcW w:w="2186" w:type="dxa"/>
            <w:vAlign w:val="center"/>
          </w:tcPr>
          <w:p w14:paraId="2301E8C3" w14:textId="77777777" w:rsidR="00BE68CC" w:rsidRPr="00947A58" w:rsidRDefault="00BE68CC" w:rsidP="00291355">
            <w:pPr>
              <w:spacing w:after="0"/>
              <w:jc w:val="center"/>
              <w:rPr>
                <w:ins w:id="1548" w:author="Seltzer, Karl" w:date="2024-08-09T13:59:00Z"/>
                <w:rFonts w:cstheme="minorHAnsi"/>
                <w:sz w:val="20"/>
                <w:szCs w:val="20"/>
              </w:rPr>
            </w:pPr>
            <w:ins w:id="1549" w:author="Seltzer, Karl" w:date="2024-08-09T13:59:00Z">
              <w:r w:rsidRPr="00947A58">
                <w:rPr>
                  <w:rFonts w:cstheme="minorHAnsi"/>
                  <w:sz w:val="20"/>
                  <w:szCs w:val="20"/>
                </w:rPr>
                <w:t>C=C</w:t>
              </w:r>
            </w:ins>
          </w:p>
        </w:tc>
      </w:tr>
      <w:tr w:rsidR="00BE68CC" w:rsidRPr="004A2FE2" w14:paraId="74996CB2" w14:textId="77777777" w:rsidTr="00291355">
        <w:trPr>
          <w:trHeight w:val="143"/>
          <w:ins w:id="1550" w:author="Seltzer, Karl" w:date="2024-08-09T13:59:00Z"/>
        </w:trPr>
        <w:tc>
          <w:tcPr>
            <w:tcW w:w="1181" w:type="dxa"/>
            <w:vAlign w:val="center"/>
          </w:tcPr>
          <w:p w14:paraId="31CEFA52" w14:textId="77777777" w:rsidR="00BE68CC" w:rsidRPr="00947A58" w:rsidRDefault="00BE68CC" w:rsidP="00291355">
            <w:pPr>
              <w:spacing w:after="0"/>
              <w:jc w:val="center"/>
              <w:rPr>
                <w:ins w:id="1551" w:author="Seltzer, Karl" w:date="2024-08-09T13:59:00Z"/>
                <w:rFonts w:cstheme="minorHAnsi"/>
                <w:sz w:val="20"/>
                <w:szCs w:val="20"/>
              </w:rPr>
            </w:pPr>
            <w:ins w:id="1552" w:author="Seltzer, Karl" w:date="2024-08-09T13:59:00Z">
              <w:r w:rsidRPr="00947A58">
                <w:rPr>
                  <w:rFonts w:cstheme="minorHAnsi"/>
                  <w:sz w:val="20"/>
                  <w:szCs w:val="20"/>
                </w:rPr>
                <w:t>ETHA</w:t>
              </w:r>
            </w:ins>
          </w:p>
        </w:tc>
        <w:tc>
          <w:tcPr>
            <w:tcW w:w="4304" w:type="dxa"/>
            <w:vAlign w:val="center"/>
          </w:tcPr>
          <w:p w14:paraId="6C65DF72" w14:textId="77777777" w:rsidR="00BE68CC" w:rsidRPr="00947A58" w:rsidRDefault="00BE68CC" w:rsidP="00291355">
            <w:pPr>
              <w:spacing w:after="0"/>
              <w:jc w:val="center"/>
              <w:rPr>
                <w:ins w:id="1553" w:author="Seltzer, Karl" w:date="2024-08-09T13:59:00Z"/>
                <w:rFonts w:cstheme="minorHAnsi"/>
                <w:sz w:val="20"/>
                <w:szCs w:val="20"/>
              </w:rPr>
            </w:pPr>
            <w:ins w:id="1554" w:author="Seltzer, Karl" w:date="2024-08-09T13:59:00Z">
              <w:r w:rsidRPr="00947A58">
                <w:rPr>
                  <w:rFonts w:cstheme="minorHAnsi"/>
                  <w:sz w:val="20"/>
                  <w:szCs w:val="20"/>
                </w:rPr>
                <w:t>Ethane</w:t>
              </w:r>
            </w:ins>
          </w:p>
        </w:tc>
        <w:tc>
          <w:tcPr>
            <w:tcW w:w="574" w:type="dxa"/>
            <w:vAlign w:val="center"/>
          </w:tcPr>
          <w:p w14:paraId="1B3A1971" w14:textId="77777777" w:rsidR="00BE68CC" w:rsidRPr="00947A58" w:rsidRDefault="00BE68CC" w:rsidP="00291355">
            <w:pPr>
              <w:spacing w:after="0"/>
              <w:jc w:val="center"/>
              <w:rPr>
                <w:ins w:id="1555" w:author="Seltzer, Karl" w:date="2024-08-09T13:59:00Z"/>
                <w:rFonts w:cstheme="minorHAnsi"/>
                <w:sz w:val="20"/>
                <w:szCs w:val="20"/>
              </w:rPr>
            </w:pPr>
            <w:ins w:id="1556" w:author="Seltzer, Karl" w:date="2024-08-09T13:59:00Z">
              <w:r w:rsidRPr="00947A58">
                <w:rPr>
                  <w:rFonts w:cstheme="minorHAnsi"/>
                  <w:sz w:val="20"/>
                  <w:szCs w:val="20"/>
                </w:rPr>
                <w:t>2</w:t>
              </w:r>
            </w:ins>
          </w:p>
        </w:tc>
        <w:tc>
          <w:tcPr>
            <w:tcW w:w="875" w:type="dxa"/>
            <w:vAlign w:val="center"/>
          </w:tcPr>
          <w:p w14:paraId="1EEED5CD" w14:textId="77777777" w:rsidR="00BE68CC" w:rsidRPr="00947A58" w:rsidRDefault="00BE68CC" w:rsidP="00291355">
            <w:pPr>
              <w:spacing w:after="0"/>
              <w:jc w:val="center"/>
              <w:rPr>
                <w:ins w:id="1557" w:author="Seltzer, Karl" w:date="2024-08-09T13:59:00Z"/>
                <w:rFonts w:cstheme="minorHAnsi"/>
                <w:sz w:val="20"/>
                <w:szCs w:val="20"/>
              </w:rPr>
            </w:pPr>
            <w:ins w:id="1558" w:author="Seltzer, Karl" w:date="2024-08-09T13:59:00Z">
              <w:r w:rsidRPr="00947A58">
                <w:rPr>
                  <w:rFonts w:cstheme="minorHAnsi"/>
                  <w:sz w:val="20"/>
                  <w:szCs w:val="20"/>
                </w:rPr>
                <w:t>Explicit</w:t>
              </w:r>
            </w:ins>
          </w:p>
        </w:tc>
        <w:tc>
          <w:tcPr>
            <w:tcW w:w="2186" w:type="dxa"/>
            <w:vAlign w:val="center"/>
          </w:tcPr>
          <w:p w14:paraId="4B8CD377" w14:textId="77777777" w:rsidR="00BE68CC" w:rsidRPr="00947A58" w:rsidRDefault="00BE68CC" w:rsidP="00291355">
            <w:pPr>
              <w:spacing w:after="0"/>
              <w:jc w:val="center"/>
              <w:rPr>
                <w:ins w:id="1559" w:author="Seltzer, Karl" w:date="2024-08-09T13:59:00Z"/>
                <w:rFonts w:cstheme="minorHAnsi"/>
                <w:sz w:val="20"/>
                <w:szCs w:val="20"/>
              </w:rPr>
            </w:pPr>
            <w:ins w:id="1560" w:author="Seltzer, Karl" w:date="2024-08-09T13:59:00Z">
              <w:r w:rsidRPr="00947A58">
                <w:rPr>
                  <w:rFonts w:cstheme="minorHAnsi"/>
                  <w:sz w:val="20"/>
                  <w:szCs w:val="20"/>
                </w:rPr>
                <w:t>CC</w:t>
              </w:r>
            </w:ins>
          </w:p>
        </w:tc>
      </w:tr>
      <w:tr w:rsidR="00BE68CC" w:rsidRPr="004A2FE2" w14:paraId="668FBEA6" w14:textId="77777777" w:rsidTr="00291355">
        <w:trPr>
          <w:trHeight w:val="143"/>
          <w:ins w:id="1561" w:author="Seltzer, Karl" w:date="2024-08-09T13:59:00Z"/>
        </w:trPr>
        <w:tc>
          <w:tcPr>
            <w:tcW w:w="1181" w:type="dxa"/>
            <w:vAlign w:val="center"/>
          </w:tcPr>
          <w:p w14:paraId="3CEBDB28" w14:textId="77777777" w:rsidR="00BE68CC" w:rsidRPr="00947A58" w:rsidRDefault="00BE68CC" w:rsidP="00291355">
            <w:pPr>
              <w:spacing w:after="0"/>
              <w:jc w:val="center"/>
              <w:rPr>
                <w:ins w:id="1562" w:author="Seltzer, Karl" w:date="2024-08-09T13:59:00Z"/>
                <w:rFonts w:cstheme="minorHAnsi"/>
                <w:sz w:val="20"/>
                <w:szCs w:val="20"/>
              </w:rPr>
            </w:pPr>
            <w:ins w:id="1563" w:author="Seltzer, Karl" w:date="2024-08-09T13:59:00Z">
              <w:r w:rsidRPr="00947A58">
                <w:rPr>
                  <w:rFonts w:cstheme="minorHAnsi"/>
                  <w:sz w:val="20"/>
                  <w:szCs w:val="20"/>
                </w:rPr>
                <w:t>ETHY</w:t>
              </w:r>
            </w:ins>
          </w:p>
        </w:tc>
        <w:tc>
          <w:tcPr>
            <w:tcW w:w="4304" w:type="dxa"/>
            <w:vAlign w:val="center"/>
          </w:tcPr>
          <w:p w14:paraId="3F4355FD" w14:textId="77777777" w:rsidR="00BE68CC" w:rsidRPr="00947A58" w:rsidRDefault="00BE68CC" w:rsidP="00291355">
            <w:pPr>
              <w:spacing w:after="0"/>
              <w:jc w:val="center"/>
              <w:rPr>
                <w:ins w:id="1564" w:author="Seltzer, Karl" w:date="2024-08-09T13:59:00Z"/>
                <w:rFonts w:cstheme="minorHAnsi"/>
                <w:sz w:val="20"/>
                <w:szCs w:val="20"/>
              </w:rPr>
            </w:pPr>
            <w:ins w:id="1565" w:author="Seltzer, Karl" w:date="2024-08-09T13:59:00Z">
              <w:r w:rsidRPr="00947A58">
                <w:rPr>
                  <w:rFonts w:cstheme="minorHAnsi"/>
                  <w:sz w:val="20"/>
                  <w:szCs w:val="20"/>
                </w:rPr>
                <w:t>Ethyne</w:t>
              </w:r>
            </w:ins>
          </w:p>
        </w:tc>
        <w:tc>
          <w:tcPr>
            <w:tcW w:w="574" w:type="dxa"/>
            <w:vAlign w:val="center"/>
          </w:tcPr>
          <w:p w14:paraId="15469731" w14:textId="77777777" w:rsidR="00BE68CC" w:rsidRPr="00947A58" w:rsidRDefault="00BE68CC" w:rsidP="00291355">
            <w:pPr>
              <w:spacing w:after="0"/>
              <w:jc w:val="center"/>
              <w:rPr>
                <w:ins w:id="1566" w:author="Seltzer, Karl" w:date="2024-08-09T13:59:00Z"/>
                <w:rFonts w:cstheme="minorHAnsi"/>
                <w:sz w:val="20"/>
                <w:szCs w:val="20"/>
              </w:rPr>
            </w:pPr>
            <w:ins w:id="1567" w:author="Seltzer, Karl" w:date="2024-08-09T13:59:00Z">
              <w:r w:rsidRPr="00947A58">
                <w:rPr>
                  <w:rFonts w:cstheme="minorHAnsi"/>
                  <w:sz w:val="20"/>
                  <w:szCs w:val="20"/>
                </w:rPr>
                <w:t>2</w:t>
              </w:r>
            </w:ins>
          </w:p>
        </w:tc>
        <w:tc>
          <w:tcPr>
            <w:tcW w:w="875" w:type="dxa"/>
            <w:vAlign w:val="center"/>
          </w:tcPr>
          <w:p w14:paraId="5022E2D4" w14:textId="77777777" w:rsidR="00BE68CC" w:rsidRPr="00947A58" w:rsidRDefault="00BE68CC" w:rsidP="00291355">
            <w:pPr>
              <w:spacing w:after="0"/>
              <w:jc w:val="center"/>
              <w:rPr>
                <w:ins w:id="1568" w:author="Seltzer, Karl" w:date="2024-08-09T13:59:00Z"/>
                <w:rFonts w:cstheme="minorHAnsi"/>
                <w:sz w:val="20"/>
                <w:szCs w:val="20"/>
              </w:rPr>
            </w:pPr>
            <w:ins w:id="1569" w:author="Seltzer, Karl" w:date="2024-08-09T13:59:00Z">
              <w:r w:rsidRPr="00947A58">
                <w:rPr>
                  <w:rFonts w:cstheme="minorHAnsi"/>
                  <w:sz w:val="20"/>
                  <w:szCs w:val="20"/>
                </w:rPr>
                <w:t>Explicit</w:t>
              </w:r>
            </w:ins>
          </w:p>
        </w:tc>
        <w:tc>
          <w:tcPr>
            <w:tcW w:w="2186" w:type="dxa"/>
            <w:vAlign w:val="center"/>
          </w:tcPr>
          <w:p w14:paraId="6564C969" w14:textId="77777777" w:rsidR="00BE68CC" w:rsidRPr="00947A58" w:rsidRDefault="00BE68CC" w:rsidP="00291355">
            <w:pPr>
              <w:spacing w:after="0"/>
              <w:jc w:val="center"/>
              <w:rPr>
                <w:ins w:id="1570" w:author="Seltzer, Karl" w:date="2024-08-09T13:59:00Z"/>
                <w:rFonts w:cstheme="minorHAnsi"/>
                <w:sz w:val="20"/>
                <w:szCs w:val="20"/>
              </w:rPr>
            </w:pPr>
            <w:ins w:id="1571" w:author="Seltzer, Karl" w:date="2024-08-09T13:59:00Z">
              <w:r w:rsidRPr="00947A58">
                <w:rPr>
                  <w:rFonts w:cstheme="minorHAnsi"/>
                  <w:sz w:val="20"/>
                  <w:szCs w:val="20"/>
                </w:rPr>
                <w:t>C#C</w:t>
              </w:r>
            </w:ins>
          </w:p>
        </w:tc>
      </w:tr>
      <w:tr w:rsidR="00BE68CC" w:rsidRPr="004A2FE2" w14:paraId="0D473488" w14:textId="77777777" w:rsidTr="00291355">
        <w:trPr>
          <w:trHeight w:val="143"/>
          <w:ins w:id="1572" w:author="Seltzer, Karl" w:date="2024-08-09T13:59:00Z"/>
        </w:trPr>
        <w:tc>
          <w:tcPr>
            <w:tcW w:w="1181" w:type="dxa"/>
            <w:vAlign w:val="center"/>
          </w:tcPr>
          <w:p w14:paraId="3391C9A9" w14:textId="77777777" w:rsidR="00BE68CC" w:rsidRPr="00947A58" w:rsidRDefault="00BE68CC" w:rsidP="00291355">
            <w:pPr>
              <w:spacing w:after="0"/>
              <w:jc w:val="center"/>
              <w:rPr>
                <w:ins w:id="1573" w:author="Seltzer, Karl" w:date="2024-08-09T13:59:00Z"/>
                <w:rFonts w:cstheme="minorHAnsi"/>
                <w:sz w:val="20"/>
                <w:szCs w:val="20"/>
              </w:rPr>
            </w:pPr>
            <w:ins w:id="1574" w:author="Seltzer, Karl" w:date="2024-08-09T13:59:00Z">
              <w:r w:rsidRPr="00947A58">
                <w:rPr>
                  <w:rFonts w:cstheme="minorHAnsi"/>
                  <w:sz w:val="20"/>
                  <w:szCs w:val="20"/>
                </w:rPr>
                <w:t>ETOH</w:t>
              </w:r>
            </w:ins>
          </w:p>
        </w:tc>
        <w:tc>
          <w:tcPr>
            <w:tcW w:w="4304" w:type="dxa"/>
            <w:vAlign w:val="center"/>
          </w:tcPr>
          <w:p w14:paraId="7AF22CB0" w14:textId="77777777" w:rsidR="00BE68CC" w:rsidRPr="00947A58" w:rsidRDefault="00BE68CC" w:rsidP="00291355">
            <w:pPr>
              <w:spacing w:after="0"/>
              <w:jc w:val="center"/>
              <w:rPr>
                <w:ins w:id="1575" w:author="Seltzer, Karl" w:date="2024-08-09T13:59:00Z"/>
                <w:rFonts w:cstheme="minorHAnsi"/>
                <w:sz w:val="20"/>
                <w:szCs w:val="20"/>
              </w:rPr>
            </w:pPr>
            <w:ins w:id="1576" w:author="Seltzer, Karl" w:date="2024-08-09T13:59:00Z">
              <w:r w:rsidRPr="00947A58">
                <w:rPr>
                  <w:rFonts w:cstheme="minorHAnsi"/>
                  <w:sz w:val="20"/>
                  <w:szCs w:val="20"/>
                </w:rPr>
                <w:t>Ethanol</w:t>
              </w:r>
            </w:ins>
          </w:p>
        </w:tc>
        <w:tc>
          <w:tcPr>
            <w:tcW w:w="574" w:type="dxa"/>
            <w:vAlign w:val="center"/>
          </w:tcPr>
          <w:p w14:paraId="37A9430A" w14:textId="77777777" w:rsidR="00BE68CC" w:rsidRPr="00947A58" w:rsidRDefault="00BE68CC" w:rsidP="00291355">
            <w:pPr>
              <w:spacing w:after="0"/>
              <w:jc w:val="center"/>
              <w:rPr>
                <w:ins w:id="1577" w:author="Seltzer, Karl" w:date="2024-08-09T13:59:00Z"/>
                <w:rFonts w:cstheme="minorHAnsi"/>
                <w:sz w:val="20"/>
                <w:szCs w:val="20"/>
              </w:rPr>
            </w:pPr>
            <w:ins w:id="1578" w:author="Seltzer, Karl" w:date="2024-08-09T13:59:00Z">
              <w:r w:rsidRPr="00947A58">
                <w:rPr>
                  <w:rFonts w:cstheme="minorHAnsi"/>
                  <w:sz w:val="20"/>
                  <w:szCs w:val="20"/>
                </w:rPr>
                <w:t>2</w:t>
              </w:r>
            </w:ins>
          </w:p>
        </w:tc>
        <w:tc>
          <w:tcPr>
            <w:tcW w:w="875" w:type="dxa"/>
            <w:vAlign w:val="center"/>
          </w:tcPr>
          <w:p w14:paraId="737DAE12" w14:textId="77777777" w:rsidR="00BE68CC" w:rsidRPr="00947A58" w:rsidRDefault="00BE68CC" w:rsidP="00291355">
            <w:pPr>
              <w:spacing w:after="0"/>
              <w:jc w:val="center"/>
              <w:rPr>
                <w:ins w:id="1579" w:author="Seltzer, Karl" w:date="2024-08-09T13:59:00Z"/>
                <w:rFonts w:cstheme="minorHAnsi"/>
                <w:sz w:val="20"/>
                <w:szCs w:val="20"/>
              </w:rPr>
            </w:pPr>
            <w:ins w:id="1580" w:author="Seltzer, Karl" w:date="2024-08-09T13:59:00Z">
              <w:r w:rsidRPr="00947A58">
                <w:rPr>
                  <w:rFonts w:cstheme="minorHAnsi"/>
                  <w:sz w:val="20"/>
                  <w:szCs w:val="20"/>
                </w:rPr>
                <w:t>Explicit</w:t>
              </w:r>
            </w:ins>
          </w:p>
        </w:tc>
        <w:tc>
          <w:tcPr>
            <w:tcW w:w="2186" w:type="dxa"/>
            <w:vAlign w:val="center"/>
          </w:tcPr>
          <w:p w14:paraId="378BE7C5" w14:textId="77777777" w:rsidR="00BE68CC" w:rsidRPr="00947A58" w:rsidRDefault="00BE68CC" w:rsidP="00291355">
            <w:pPr>
              <w:spacing w:after="0"/>
              <w:jc w:val="center"/>
              <w:rPr>
                <w:ins w:id="1581" w:author="Seltzer, Karl" w:date="2024-08-09T13:59:00Z"/>
                <w:rFonts w:cstheme="minorHAnsi"/>
                <w:sz w:val="20"/>
                <w:szCs w:val="20"/>
              </w:rPr>
            </w:pPr>
            <w:ins w:id="1582" w:author="Seltzer, Karl" w:date="2024-08-09T13:59:00Z">
              <w:r w:rsidRPr="00947A58">
                <w:rPr>
                  <w:rFonts w:cstheme="minorHAnsi"/>
                  <w:sz w:val="20"/>
                  <w:szCs w:val="20"/>
                </w:rPr>
                <w:t>CCO</w:t>
              </w:r>
            </w:ins>
          </w:p>
        </w:tc>
      </w:tr>
      <w:tr w:rsidR="00BE68CC" w:rsidRPr="004A2FE2" w14:paraId="60C2EF1C" w14:textId="77777777" w:rsidTr="00291355">
        <w:trPr>
          <w:trHeight w:val="143"/>
          <w:ins w:id="1583" w:author="Seltzer, Karl" w:date="2024-08-09T13:59:00Z"/>
        </w:trPr>
        <w:tc>
          <w:tcPr>
            <w:tcW w:w="1181" w:type="dxa"/>
            <w:vAlign w:val="center"/>
          </w:tcPr>
          <w:p w14:paraId="4CEAA948" w14:textId="676297C5" w:rsidR="00BE68CC" w:rsidRPr="00947A58" w:rsidRDefault="00BE68CC" w:rsidP="00291355">
            <w:pPr>
              <w:spacing w:after="0"/>
              <w:jc w:val="center"/>
              <w:rPr>
                <w:ins w:id="1584" w:author="Seltzer, Karl" w:date="2024-08-09T13:59:00Z"/>
                <w:rFonts w:cstheme="minorHAnsi"/>
                <w:sz w:val="20"/>
                <w:szCs w:val="20"/>
              </w:rPr>
            </w:pPr>
            <w:ins w:id="1585" w:author="Seltzer, Karl" w:date="2024-08-09T13:59:00Z">
              <w:r w:rsidRPr="00947A58">
                <w:rPr>
                  <w:rFonts w:cstheme="minorHAnsi"/>
                  <w:sz w:val="20"/>
                  <w:szCs w:val="20"/>
                </w:rPr>
                <w:t>FACD</w:t>
              </w:r>
            </w:ins>
          </w:p>
        </w:tc>
        <w:tc>
          <w:tcPr>
            <w:tcW w:w="4304" w:type="dxa"/>
            <w:vAlign w:val="center"/>
          </w:tcPr>
          <w:p w14:paraId="616D1296" w14:textId="33B4444F" w:rsidR="00BE68CC" w:rsidRPr="00947A58" w:rsidRDefault="00BE68CC" w:rsidP="00291355">
            <w:pPr>
              <w:spacing w:after="0"/>
              <w:jc w:val="center"/>
              <w:rPr>
                <w:ins w:id="1586" w:author="Seltzer, Karl" w:date="2024-08-09T13:59:00Z"/>
                <w:rFonts w:cstheme="minorHAnsi"/>
                <w:sz w:val="20"/>
                <w:szCs w:val="20"/>
              </w:rPr>
            </w:pPr>
            <w:ins w:id="1587" w:author="Seltzer, Karl" w:date="2024-08-09T13:59:00Z">
              <w:r w:rsidRPr="00947A58">
                <w:rPr>
                  <w:rFonts w:cstheme="minorHAnsi"/>
                  <w:sz w:val="20"/>
                  <w:szCs w:val="20"/>
                </w:rPr>
                <w:t>Formic Acid</w:t>
              </w:r>
            </w:ins>
          </w:p>
        </w:tc>
        <w:tc>
          <w:tcPr>
            <w:tcW w:w="574" w:type="dxa"/>
            <w:vAlign w:val="center"/>
          </w:tcPr>
          <w:p w14:paraId="306EDFC2" w14:textId="2A450E8A" w:rsidR="00BE68CC" w:rsidRPr="00947A58" w:rsidRDefault="002E7776" w:rsidP="00291355">
            <w:pPr>
              <w:spacing w:after="0"/>
              <w:jc w:val="center"/>
              <w:rPr>
                <w:ins w:id="1588" w:author="Seltzer, Karl" w:date="2024-08-09T13:59:00Z"/>
                <w:rFonts w:cstheme="minorHAnsi"/>
                <w:sz w:val="20"/>
                <w:szCs w:val="20"/>
              </w:rPr>
            </w:pPr>
            <w:ins w:id="1589" w:author="Seltzer, Karl" w:date="2024-08-12T10:48:00Z">
              <w:r w:rsidRPr="00947A58">
                <w:rPr>
                  <w:rFonts w:cstheme="minorHAnsi"/>
                  <w:sz w:val="20"/>
                  <w:szCs w:val="20"/>
                </w:rPr>
                <w:t>1</w:t>
              </w:r>
            </w:ins>
          </w:p>
        </w:tc>
        <w:tc>
          <w:tcPr>
            <w:tcW w:w="875" w:type="dxa"/>
            <w:vAlign w:val="center"/>
          </w:tcPr>
          <w:p w14:paraId="288AD218" w14:textId="5899CD01" w:rsidR="00BE68CC" w:rsidRPr="00947A58" w:rsidRDefault="00BE68CC" w:rsidP="00291355">
            <w:pPr>
              <w:spacing w:after="0"/>
              <w:jc w:val="center"/>
              <w:rPr>
                <w:ins w:id="1590" w:author="Seltzer, Karl" w:date="2024-08-09T13:59:00Z"/>
                <w:rFonts w:cstheme="minorHAnsi"/>
                <w:sz w:val="20"/>
                <w:szCs w:val="20"/>
              </w:rPr>
            </w:pPr>
            <w:ins w:id="1591" w:author="Seltzer, Karl" w:date="2024-08-09T13:59:00Z">
              <w:r w:rsidRPr="00947A58">
                <w:rPr>
                  <w:rFonts w:cstheme="minorHAnsi"/>
                  <w:sz w:val="20"/>
                  <w:szCs w:val="20"/>
                </w:rPr>
                <w:t>Explicit</w:t>
              </w:r>
            </w:ins>
          </w:p>
        </w:tc>
        <w:tc>
          <w:tcPr>
            <w:tcW w:w="2186" w:type="dxa"/>
            <w:vAlign w:val="center"/>
          </w:tcPr>
          <w:p w14:paraId="70AABA88" w14:textId="54004B30" w:rsidR="00BE68CC" w:rsidRPr="00947A58" w:rsidRDefault="002E7776" w:rsidP="00291355">
            <w:pPr>
              <w:spacing w:after="0"/>
              <w:jc w:val="center"/>
              <w:rPr>
                <w:ins w:id="1592" w:author="Seltzer, Karl" w:date="2024-08-09T13:59:00Z"/>
                <w:rFonts w:cstheme="minorHAnsi"/>
                <w:sz w:val="20"/>
                <w:szCs w:val="20"/>
              </w:rPr>
            </w:pPr>
            <w:ins w:id="1593" w:author="Seltzer, Karl" w:date="2024-08-12T10:48:00Z">
              <w:r w:rsidRPr="00947A58">
                <w:rPr>
                  <w:rFonts w:cstheme="minorHAnsi"/>
                  <w:sz w:val="20"/>
                  <w:szCs w:val="20"/>
                </w:rPr>
                <w:t>C(=</w:t>
              </w:r>
              <w:proofErr w:type="gramStart"/>
              <w:r w:rsidRPr="00947A58">
                <w:rPr>
                  <w:rFonts w:cstheme="minorHAnsi"/>
                  <w:sz w:val="20"/>
                  <w:szCs w:val="20"/>
                </w:rPr>
                <w:t>O)O</w:t>
              </w:r>
            </w:ins>
            <w:proofErr w:type="gramEnd"/>
          </w:p>
        </w:tc>
      </w:tr>
      <w:tr w:rsidR="00BE68CC" w:rsidRPr="004A2FE2" w14:paraId="0BE6EF82" w14:textId="77777777" w:rsidTr="00291355">
        <w:trPr>
          <w:trHeight w:val="143"/>
          <w:ins w:id="1594" w:author="Seltzer, Karl" w:date="2024-08-09T13:59:00Z"/>
        </w:trPr>
        <w:tc>
          <w:tcPr>
            <w:tcW w:w="1181" w:type="dxa"/>
            <w:vAlign w:val="center"/>
          </w:tcPr>
          <w:p w14:paraId="7FB6EF36" w14:textId="77777777" w:rsidR="00BE68CC" w:rsidRPr="00947A58" w:rsidRDefault="00BE68CC" w:rsidP="00291355">
            <w:pPr>
              <w:spacing w:after="0"/>
              <w:jc w:val="center"/>
              <w:rPr>
                <w:ins w:id="1595" w:author="Seltzer, Karl" w:date="2024-08-09T13:59:00Z"/>
                <w:rFonts w:cstheme="minorHAnsi"/>
                <w:sz w:val="20"/>
                <w:szCs w:val="20"/>
              </w:rPr>
            </w:pPr>
            <w:ins w:id="1596" w:author="Seltzer, Karl" w:date="2024-08-09T13:59:00Z">
              <w:r w:rsidRPr="00947A58">
                <w:rPr>
                  <w:rFonts w:cstheme="minorHAnsi"/>
                  <w:sz w:val="20"/>
                  <w:szCs w:val="20"/>
                </w:rPr>
                <w:t>FORM</w:t>
              </w:r>
            </w:ins>
          </w:p>
        </w:tc>
        <w:tc>
          <w:tcPr>
            <w:tcW w:w="4304" w:type="dxa"/>
            <w:vAlign w:val="center"/>
          </w:tcPr>
          <w:p w14:paraId="2803F875" w14:textId="77777777" w:rsidR="00BE68CC" w:rsidRPr="00947A58" w:rsidRDefault="00BE68CC" w:rsidP="00291355">
            <w:pPr>
              <w:spacing w:after="0"/>
              <w:jc w:val="center"/>
              <w:rPr>
                <w:ins w:id="1597" w:author="Seltzer, Karl" w:date="2024-08-09T13:59:00Z"/>
                <w:rFonts w:cstheme="minorHAnsi"/>
                <w:sz w:val="20"/>
                <w:szCs w:val="20"/>
              </w:rPr>
            </w:pPr>
            <w:ins w:id="1598" w:author="Seltzer, Karl" w:date="2024-08-09T13:59:00Z">
              <w:r w:rsidRPr="00947A58">
                <w:rPr>
                  <w:rFonts w:cstheme="minorHAnsi"/>
                  <w:sz w:val="20"/>
                  <w:szCs w:val="20"/>
                </w:rPr>
                <w:t>Formaldehyde</w:t>
              </w:r>
            </w:ins>
          </w:p>
        </w:tc>
        <w:tc>
          <w:tcPr>
            <w:tcW w:w="574" w:type="dxa"/>
            <w:vAlign w:val="center"/>
          </w:tcPr>
          <w:p w14:paraId="3B5F7480" w14:textId="77777777" w:rsidR="00BE68CC" w:rsidRPr="00947A58" w:rsidRDefault="00BE68CC" w:rsidP="00291355">
            <w:pPr>
              <w:spacing w:after="0"/>
              <w:jc w:val="center"/>
              <w:rPr>
                <w:ins w:id="1599" w:author="Seltzer, Karl" w:date="2024-08-09T13:59:00Z"/>
                <w:rFonts w:cstheme="minorHAnsi"/>
                <w:sz w:val="20"/>
                <w:szCs w:val="20"/>
              </w:rPr>
            </w:pPr>
            <w:ins w:id="1600" w:author="Seltzer, Karl" w:date="2024-08-09T13:59:00Z">
              <w:r w:rsidRPr="00947A58">
                <w:rPr>
                  <w:rFonts w:cstheme="minorHAnsi"/>
                  <w:sz w:val="20"/>
                  <w:szCs w:val="20"/>
                </w:rPr>
                <w:t>1</w:t>
              </w:r>
            </w:ins>
          </w:p>
        </w:tc>
        <w:tc>
          <w:tcPr>
            <w:tcW w:w="875" w:type="dxa"/>
            <w:vAlign w:val="center"/>
          </w:tcPr>
          <w:p w14:paraId="58051DBA" w14:textId="77777777" w:rsidR="00BE68CC" w:rsidRPr="00947A58" w:rsidRDefault="00BE68CC" w:rsidP="00291355">
            <w:pPr>
              <w:spacing w:after="0"/>
              <w:jc w:val="center"/>
              <w:rPr>
                <w:ins w:id="1601" w:author="Seltzer, Karl" w:date="2024-08-09T13:59:00Z"/>
                <w:rFonts w:cstheme="minorHAnsi"/>
                <w:sz w:val="20"/>
                <w:szCs w:val="20"/>
              </w:rPr>
            </w:pPr>
            <w:ins w:id="1602" w:author="Seltzer, Karl" w:date="2024-08-09T13:59:00Z">
              <w:r w:rsidRPr="00947A58">
                <w:rPr>
                  <w:rFonts w:cstheme="minorHAnsi"/>
                  <w:sz w:val="20"/>
                  <w:szCs w:val="20"/>
                </w:rPr>
                <w:t>Explicit</w:t>
              </w:r>
            </w:ins>
          </w:p>
        </w:tc>
        <w:tc>
          <w:tcPr>
            <w:tcW w:w="2186" w:type="dxa"/>
            <w:vAlign w:val="center"/>
          </w:tcPr>
          <w:p w14:paraId="5752507F" w14:textId="77777777" w:rsidR="00BE68CC" w:rsidRPr="00947A58" w:rsidRDefault="00BE68CC" w:rsidP="00291355">
            <w:pPr>
              <w:spacing w:after="0"/>
              <w:jc w:val="center"/>
              <w:rPr>
                <w:ins w:id="1603" w:author="Seltzer, Karl" w:date="2024-08-09T13:59:00Z"/>
                <w:rFonts w:cstheme="minorHAnsi"/>
                <w:sz w:val="20"/>
                <w:szCs w:val="20"/>
              </w:rPr>
            </w:pPr>
            <w:ins w:id="1604" w:author="Seltzer, Karl" w:date="2024-08-09T13:59:00Z">
              <w:r w:rsidRPr="00947A58">
                <w:rPr>
                  <w:rFonts w:cstheme="minorHAnsi"/>
                  <w:sz w:val="20"/>
                  <w:szCs w:val="20"/>
                </w:rPr>
                <w:t>C=O</w:t>
              </w:r>
            </w:ins>
          </w:p>
        </w:tc>
      </w:tr>
      <w:tr w:rsidR="007107EE" w:rsidRPr="004A2FE2" w14:paraId="6E1F0327" w14:textId="77777777" w:rsidTr="00B10032">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605" w:author="Seltzer, Karl" w:date="2024-08-12T11:02:00Z">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3"/>
          <w:ins w:id="1606" w:author="Seltzer, Karl" w:date="2024-08-12T10:57:00Z"/>
          <w:trPrChange w:id="1607" w:author="Seltzer, Karl" w:date="2024-08-12T11:02:00Z">
            <w:trPr>
              <w:trHeight w:val="143"/>
            </w:trPr>
          </w:trPrChange>
        </w:trPr>
        <w:tc>
          <w:tcPr>
            <w:tcW w:w="1181" w:type="dxa"/>
            <w:vAlign w:val="center"/>
            <w:tcPrChange w:id="1608" w:author="Seltzer, Karl" w:date="2024-08-12T11:02:00Z">
              <w:tcPr>
                <w:tcW w:w="1181" w:type="dxa"/>
                <w:vAlign w:val="center"/>
              </w:tcPr>
            </w:tcPrChange>
          </w:tcPr>
          <w:p w14:paraId="643FD6A8" w14:textId="3998FB7E" w:rsidR="007107EE" w:rsidRPr="00947A58" w:rsidRDefault="007107EE" w:rsidP="007107EE">
            <w:pPr>
              <w:spacing w:after="0"/>
              <w:jc w:val="center"/>
              <w:rPr>
                <w:ins w:id="1609" w:author="Seltzer, Karl" w:date="2024-08-12T10:57:00Z"/>
                <w:rFonts w:cstheme="minorHAnsi"/>
                <w:sz w:val="20"/>
                <w:szCs w:val="20"/>
              </w:rPr>
            </w:pPr>
            <w:ins w:id="1610" w:author="Seltzer, Karl" w:date="2024-08-12T11:00:00Z">
              <w:r w:rsidRPr="00947A58">
                <w:rPr>
                  <w:rFonts w:cstheme="minorHAnsi"/>
                  <w:sz w:val="20"/>
                  <w:szCs w:val="20"/>
                </w:rPr>
                <w:t>IBTA</w:t>
              </w:r>
            </w:ins>
          </w:p>
        </w:tc>
        <w:tc>
          <w:tcPr>
            <w:tcW w:w="4304" w:type="dxa"/>
            <w:vAlign w:val="center"/>
            <w:tcPrChange w:id="1611" w:author="Seltzer, Karl" w:date="2024-08-12T11:02:00Z">
              <w:tcPr>
                <w:tcW w:w="4304" w:type="dxa"/>
                <w:vAlign w:val="center"/>
              </w:tcPr>
            </w:tcPrChange>
          </w:tcPr>
          <w:p w14:paraId="001AD4C2" w14:textId="161D5BBD" w:rsidR="007107EE" w:rsidRPr="00947A58" w:rsidRDefault="007107EE" w:rsidP="007107EE">
            <w:pPr>
              <w:spacing w:after="0"/>
              <w:jc w:val="center"/>
              <w:rPr>
                <w:ins w:id="1612" w:author="Seltzer, Karl" w:date="2024-08-12T10:57:00Z"/>
                <w:rFonts w:cstheme="minorHAnsi"/>
                <w:sz w:val="20"/>
                <w:szCs w:val="20"/>
              </w:rPr>
            </w:pPr>
            <w:ins w:id="1613" w:author="Seltzer, Karl" w:date="2024-08-12T11:03:00Z">
              <w:r w:rsidRPr="00947A58">
                <w:rPr>
                  <w:rFonts w:cstheme="minorHAnsi"/>
                  <w:sz w:val="20"/>
                  <w:szCs w:val="20"/>
                </w:rPr>
                <w:t>2-methylpropane (</w:t>
              </w:r>
              <w:proofErr w:type="spellStart"/>
              <w:r w:rsidRPr="00947A58">
                <w:rPr>
                  <w:rFonts w:cstheme="minorHAnsi"/>
                  <w:sz w:val="20"/>
                  <w:szCs w:val="20"/>
                </w:rPr>
                <w:t>i</w:t>
              </w:r>
              <w:proofErr w:type="spellEnd"/>
              <w:r w:rsidRPr="00947A58">
                <w:rPr>
                  <w:rFonts w:cstheme="minorHAnsi"/>
                  <w:sz w:val="20"/>
                  <w:szCs w:val="20"/>
                </w:rPr>
                <w:t>-butane)</w:t>
              </w:r>
            </w:ins>
          </w:p>
        </w:tc>
        <w:tc>
          <w:tcPr>
            <w:tcW w:w="574" w:type="dxa"/>
            <w:vAlign w:val="center"/>
            <w:tcPrChange w:id="1614" w:author="Seltzer, Karl" w:date="2024-08-12T11:02:00Z">
              <w:tcPr>
                <w:tcW w:w="574" w:type="dxa"/>
                <w:vAlign w:val="center"/>
              </w:tcPr>
            </w:tcPrChange>
          </w:tcPr>
          <w:p w14:paraId="2060D545" w14:textId="49AFB5CA" w:rsidR="007107EE" w:rsidRPr="00947A58" w:rsidRDefault="007107EE" w:rsidP="007107EE">
            <w:pPr>
              <w:spacing w:after="0"/>
              <w:jc w:val="center"/>
              <w:rPr>
                <w:ins w:id="1615" w:author="Seltzer, Karl" w:date="2024-08-12T10:57:00Z"/>
                <w:rFonts w:cstheme="minorHAnsi"/>
                <w:sz w:val="20"/>
                <w:szCs w:val="20"/>
              </w:rPr>
            </w:pPr>
            <w:ins w:id="1616" w:author="Seltzer, Karl" w:date="2024-08-12T11:03:00Z">
              <w:r w:rsidRPr="00947A58">
                <w:rPr>
                  <w:rFonts w:cstheme="minorHAnsi"/>
                  <w:sz w:val="20"/>
                  <w:szCs w:val="20"/>
                </w:rPr>
                <w:t>4</w:t>
              </w:r>
            </w:ins>
          </w:p>
        </w:tc>
        <w:tc>
          <w:tcPr>
            <w:tcW w:w="875" w:type="dxa"/>
            <w:tcPrChange w:id="1617" w:author="Seltzer, Karl" w:date="2024-08-12T11:02:00Z">
              <w:tcPr>
                <w:tcW w:w="875" w:type="dxa"/>
                <w:vAlign w:val="center"/>
              </w:tcPr>
            </w:tcPrChange>
          </w:tcPr>
          <w:p w14:paraId="3DE273C9" w14:textId="39A98A8F" w:rsidR="007107EE" w:rsidRPr="00947A58" w:rsidRDefault="007107EE" w:rsidP="007107EE">
            <w:pPr>
              <w:spacing w:after="0"/>
              <w:jc w:val="center"/>
              <w:rPr>
                <w:ins w:id="1618" w:author="Seltzer, Karl" w:date="2024-08-12T10:57:00Z"/>
                <w:rFonts w:cstheme="minorHAnsi"/>
                <w:sz w:val="20"/>
                <w:szCs w:val="20"/>
              </w:rPr>
            </w:pPr>
            <w:ins w:id="1619" w:author="Seltzer, Karl" w:date="2024-08-12T11:02:00Z">
              <w:r w:rsidRPr="00947A58">
                <w:rPr>
                  <w:rFonts w:cstheme="minorHAnsi"/>
                  <w:sz w:val="20"/>
                  <w:szCs w:val="20"/>
                  <w:rPrChange w:id="1620" w:author="Seltzer, Karl" w:date="2024-08-12T12:35:00Z">
                    <w:rPr>
                      <w:rFonts w:cstheme="minorHAnsi"/>
                      <w:sz w:val="20"/>
                      <w:szCs w:val="20"/>
                      <w:highlight w:val="yellow"/>
                    </w:rPr>
                  </w:rPrChange>
                </w:rPr>
                <w:t>Explicit</w:t>
              </w:r>
            </w:ins>
          </w:p>
        </w:tc>
        <w:tc>
          <w:tcPr>
            <w:tcW w:w="2186" w:type="dxa"/>
            <w:vAlign w:val="center"/>
            <w:tcPrChange w:id="1621" w:author="Seltzer, Karl" w:date="2024-08-12T11:02:00Z">
              <w:tcPr>
                <w:tcW w:w="2186" w:type="dxa"/>
                <w:vAlign w:val="center"/>
              </w:tcPr>
            </w:tcPrChange>
          </w:tcPr>
          <w:p w14:paraId="3380C554" w14:textId="5868E7DA" w:rsidR="007107EE" w:rsidRPr="00947A58" w:rsidRDefault="00353CBD" w:rsidP="007107EE">
            <w:pPr>
              <w:spacing w:after="0"/>
              <w:jc w:val="center"/>
              <w:rPr>
                <w:ins w:id="1622" w:author="Seltzer, Karl" w:date="2024-08-12T10:57:00Z"/>
                <w:rFonts w:cstheme="minorHAnsi"/>
                <w:sz w:val="20"/>
                <w:szCs w:val="20"/>
              </w:rPr>
            </w:pPr>
            <w:ins w:id="1623" w:author="Seltzer, Karl" w:date="2024-08-12T11:12:00Z">
              <w:r w:rsidRPr="00947A58">
                <w:rPr>
                  <w:rFonts w:cstheme="minorHAnsi"/>
                  <w:sz w:val="20"/>
                  <w:szCs w:val="20"/>
                </w:rPr>
                <w:t>CC(C)C</w:t>
              </w:r>
            </w:ins>
          </w:p>
        </w:tc>
      </w:tr>
      <w:tr w:rsidR="007107EE" w:rsidRPr="004A2FE2" w14:paraId="1BD1BADC" w14:textId="77777777" w:rsidTr="00B10032">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624" w:author="Seltzer, Karl" w:date="2024-08-12T11:02:00Z">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3"/>
          <w:ins w:id="1625" w:author="Seltzer, Karl" w:date="2024-08-12T10:57:00Z"/>
          <w:trPrChange w:id="1626" w:author="Seltzer, Karl" w:date="2024-08-12T11:02:00Z">
            <w:trPr>
              <w:trHeight w:val="143"/>
            </w:trPr>
          </w:trPrChange>
        </w:trPr>
        <w:tc>
          <w:tcPr>
            <w:tcW w:w="1181" w:type="dxa"/>
            <w:vAlign w:val="center"/>
            <w:tcPrChange w:id="1627" w:author="Seltzer, Karl" w:date="2024-08-12T11:02:00Z">
              <w:tcPr>
                <w:tcW w:w="1181" w:type="dxa"/>
                <w:vAlign w:val="center"/>
              </w:tcPr>
            </w:tcPrChange>
          </w:tcPr>
          <w:p w14:paraId="4B19CDA1" w14:textId="78AAF72E" w:rsidR="007107EE" w:rsidRPr="00947A58" w:rsidRDefault="007107EE" w:rsidP="007107EE">
            <w:pPr>
              <w:spacing w:after="0"/>
              <w:jc w:val="center"/>
              <w:rPr>
                <w:ins w:id="1628" w:author="Seltzer, Karl" w:date="2024-08-12T10:57:00Z"/>
                <w:rFonts w:cstheme="minorHAnsi"/>
                <w:sz w:val="20"/>
                <w:szCs w:val="20"/>
              </w:rPr>
            </w:pPr>
            <w:ins w:id="1629" w:author="Seltzer, Karl" w:date="2024-08-12T11:00:00Z">
              <w:r w:rsidRPr="00947A58">
                <w:rPr>
                  <w:rFonts w:cstheme="minorHAnsi"/>
                  <w:sz w:val="20"/>
                  <w:szCs w:val="20"/>
                </w:rPr>
                <w:t>IPOH</w:t>
              </w:r>
            </w:ins>
          </w:p>
        </w:tc>
        <w:tc>
          <w:tcPr>
            <w:tcW w:w="4304" w:type="dxa"/>
            <w:vAlign w:val="center"/>
            <w:tcPrChange w:id="1630" w:author="Seltzer, Karl" w:date="2024-08-12T11:02:00Z">
              <w:tcPr>
                <w:tcW w:w="4304" w:type="dxa"/>
                <w:vAlign w:val="center"/>
              </w:tcPr>
            </w:tcPrChange>
          </w:tcPr>
          <w:p w14:paraId="37F27B93" w14:textId="45291B0E" w:rsidR="007107EE" w:rsidRPr="00947A58" w:rsidRDefault="007107EE" w:rsidP="007107EE">
            <w:pPr>
              <w:spacing w:after="0"/>
              <w:jc w:val="center"/>
              <w:rPr>
                <w:ins w:id="1631" w:author="Seltzer, Karl" w:date="2024-08-12T10:57:00Z"/>
                <w:rFonts w:cstheme="minorHAnsi"/>
                <w:sz w:val="20"/>
                <w:szCs w:val="20"/>
              </w:rPr>
            </w:pPr>
            <w:proofErr w:type="spellStart"/>
            <w:ins w:id="1632" w:author="Seltzer, Karl" w:date="2024-08-12T11:03:00Z">
              <w:r w:rsidRPr="00947A58">
                <w:rPr>
                  <w:rFonts w:cstheme="minorHAnsi"/>
                  <w:sz w:val="20"/>
                  <w:szCs w:val="20"/>
                </w:rPr>
                <w:t>i</w:t>
              </w:r>
              <w:proofErr w:type="spellEnd"/>
              <w:r w:rsidRPr="00947A58">
                <w:rPr>
                  <w:rFonts w:cstheme="minorHAnsi"/>
                  <w:sz w:val="20"/>
                  <w:szCs w:val="20"/>
                </w:rPr>
                <w:t>-</w:t>
              </w:r>
            </w:ins>
            <w:ins w:id="1633" w:author="Seltzer, Karl" w:date="2024-08-12T11:04:00Z">
              <w:r w:rsidRPr="00947A58">
                <w:rPr>
                  <w:rFonts w:cstheme="minorHAnsi"/>
                  <w:sz w:val="20"/>
                  <w:szCs w:val="20"/>
                </w:rPr>
                <w:t>propanol</w:t>
              </w:r>
            </w:ins>
          </w:p>
        </w:tc>
        <w:tc>
          <w:tcPr>
            <w:tcW w:w="574" w:type="dxa"/>
            <w:vAlign w:val="center"/>
            <w:tcPrChange w:id="1634" w:author="Seltzer, Karl" w:date="2024-08-12T11:02:00Z">
              <w:tcPr>
                <w:tcW w:w="574" w:type="dxa"/>
                <w:vAlign w:val="center"/>
              </w:tcPr>
            </w:tcPrChange>
          </w:tcPr>
          <w:p w14:paraId="6C7B77F6" w14:textId="30E2DE3B" w:rsidR="007107EE" w:rsidRPr="00947A58" w:rsidRDefault="007107EE" w:rsidP="007107EE">
            <w:pPr>
              <w:spacing w:after="0"/>
              <w:jc w:val="center"/>
              <w:rPr>
                <w:ins w:id="1635" w:author="Seltzer, Karl" w:date="2024-08-12T10:57:00Z"/>
                <w:rFonts w:cstheme="minorHAnsi"/>
                <w:sz w:val="20"/>
                <w:szCs w:val="20"/>
              </w:rPr>
            </w:pPr>
            <w:ins w:id="1636" w:author="Seltzer, Karl" w:date="2024-08-12T11:03:00Z">
              <w:r w:rsidRPr="00947A58">
                <w:rPr>
                  <w:rFonts w:cstheme="minorHAnsi"/>
                  <w:sz w:val="20"/>
                  <w:szCs w:val="20"/>
                </w:rPr>
                <w:t>3</w:t>
              </w:r>
            </w:ins>
          </w:p>
        </w:tc>
        <w:tc>
          <w:tcPr>
            <w:tcW w:w="875" w:type="dxa"/>
            <w:tcPrChange w:id="1637" w:author="Seltzer, Karl" w:date="2024-08-12T11:02:00Z">
              <w:tcPr>
                <w:tcW w:w="875" w:type="dxa"/>
                <w:vAlign w:val="center"/>
              </w:tcPr>
            </w:tcPrChange>
          </w:tcPr>
          <w:p w14:paraId="57B61619" w14:textId="38356FC9" w:rsidR="007107EE" w:rsidRPr="00947A58" w:rsidRDefault="007107EE" w:rsidP="007107EE">
            <w:pPr>
              <w:spacing w:after="0"/>
              <w:jc w:val="center"/>
              <w:rPr>
                <w:ins w:id="1638" w:author="Seltzer, Karl" w:date="2024-08-12T10:57:00Z"/>
                <w:rFonts w:cstheme="minorHAnsi"/>
                <w:sz w:val="20"/>
                <w:szCs w:val="20"/>
              </w:rPr>
            </w:pPr>
            <w:ins w:id="1639" w:author="Seltzer, Karl" w:date="2024-08-12T11:02:00Z">
              <w:r w:rsidRPr="00947A58">
                <w:rPr>
                  <w:rFonts w:cstheme="minorHAnsi"/>
                  <w:sz w:val="20"/>
                  <w:szCs w:val="20"/>
                  <w:rPrChange w:id="1640" w:author="Seltzer, Karl" w:date="2024-08-12T12:35:00Z">
                    <w:rPr>
                      <w:rFonts w:cstheme="minorHAnsi"/>
                      <w:sz w:val="20"/>
                      <w:szCs w:val="20"/>
                      <w:highlight w:val="yellow"/>
                    </w:rPr>
                  </w:rPrChange>
                </w:rPr>
                <w:t>Explicit</w:t>
              </w:r>
            </w:ins>
          </w:p>
        </w:tc>
        <w:tc>
          <w:tcPr>
            <w:tcW w:w="2186" w:type="dxa"/>
            <w:vAlign w:val="center"/>
            <w:tcPrChange w:id="1641" w:author="Seltzer, Karl" w:date="2024-08-12T11:02:00Z">
              <w:tcPr>
                <w:tcW w:w="2186" w:type="dxa"/>
                <w:vAlign w:val="center"/>
              </w:tcPr>
            </w:tcPrChange>
          </w:tcPr>
          <w:p w14:paraId="7F7A8F20" w14:textId="462D1FE2" w:rsidR="007107EE" w:rsidRPr="00947A58" w:rsidRDefault="00353CBD" w:rsidP="007107EE">
            <w:pPr>
              <w:spacing w:after="0"/>
              <w:jc w:val="center"/>
              <w:rPr>
                <w:ins w:id="1642" w:author="Seltzer, Karl" w:date="2024-08-12T10:57:00Z"/>
                <w:rFonts w:cstheme="minorHAnsi"/>
                <w:sz w:val="20"/>
                <w:szCs w:val="20"/>
              </w:rPr>
            </w:pPr>
            <w:ins w:id="1643" w:author="Seltzer, Karl" w:date="2024-08-12T11:12:00Z">
              <w:r w:rsidRPr="00947A58">
                <w:rPr>
                  <w:rFonts w:cstheme="minorHAnsi"/>
                  <w:sz w:val="20"/>
                  <w:szCs w:val="20"/>
                </w:rPr>
                <w:t>CCCO</w:t>
              </w:r>
            </w:ins>
          </w:p>
        </w:tc>
      </w:tr>
      <w:tr w:rsidR="00BE68CC" w:rsidRPr="004A2FE2" w14:paraId="0B310491" w14:textId="77777777" w:rsidTr="00291355">
        <w:trPr>
          <w:trHeight w:val="143"/>
          <w:ins w:id="1644" w:author="Seltzer, Karl" w:date="2024-08-09T13:59:00Z"/>
        </w:trPr>
        <w:tc>
          <w:tcPr>
            <w:tcW w:w="1181" w:type="dxa"/>
            <w:vAlign w:val="center"/>
          </w:tcPr>
          <w:p w14:paraId="357EF9C3" w14:textId="77777777" w:rsidR="00BE68CC" w:rsidRPr="00947A58" w:rsidRDefault="00BE68CC" w:rsidP="00291355">
            <w:pPr>
              <w:spacing w:after="0"/>
              <w:jc w:val="center"/>
              <w:rPr>
                <w:ins w:id="1645" w:author="Seltzer, Karl" w:date="2024-08-09T13:59:00Z"/>
                <w:rFonts w:cstheme="minorHAnsi"/>
                <w:sz w:val="20"/>
                <w:szCs w:val="20"/>
              </w:rPr>
            </w:pPr>
            <w:ins w:id="1646" w:author="Seltzer, Karl" w:date="2024-08-09T13:59:00Z">
              <w:r w:rsidRPr="00947A58">
                <w:rPr>
                  <w:rFonts w:cstheme="minorHAnsi"/>
                  <w:sz w:val="20"/>
                  <w:szCs w:val="20"/>
                </w:rPr>
                <w:t>ISOP</w:t>
              </w:r>
            </w:ins>
          </w:p>
        </w:tc>
        <w:tc>
          <w:tcPr>
            <w:tcW w:w="4304" w:type="dxa"/>
            <w:vAlign w:val="center"/>
          </w:tcPr>
          <w:p w14:paraId="634075C5" w14:textId="77777777" w:rsidR="00BE68CC" w:rsidRPr="00947A58" w:rsidRDefault="00BE68CC" w:rsidP="00291355">
            <w:pPr>
              <w:spacing w:after="0"/>
              <w:jc w:val="center"/>
              <w:rPr>
                <w:ins w:id="1647" w:author="Seltzer, Karl" w:date="2024-08-09T13:59:00Z"/>
                <w:rFonts w:cstheme="minorHAnsi"/>
                <w:sz w:val="20"/>
                <w:szCs w:val="20"/>
              </w:rPr>
            </w:pPr>
            <w:ins w:id="1648" w:author="Seltzer, Karl" w:date="2024-08-09T13:59:00Z">
              <w:r w:rsidRPr="00947A58">
                <w:rPr>
                  <w:rFonts w:cstheme="minorHAnsi"/>
                  <w:sz w:val="20"/>
                  <w:szCs w:val="20"/>
                </w:rPr>
                <w:t>Isoprene</w:t>
              </w:r>
            </w:ins>
          </w:p>
        </w:tc>
        <w:tc>
          <w:tcPr>
            <w:tcW w:w="574" w:type="dxa"/>
            <w:vAlign w:val="center"/>
          </w:tcPr>
          <w:p w14:paraId="3AF2EECB" w14:textId="77777777" w:rsidR="00BE68CC" w:rsidRPr="00947A58" w:rsidRDefault="00BE68CC" w:rsidP="00291355">
            <w:pPr>
              <w:spacing w:after="0"/>
              <w:jc w:val="center"/>
              <w:rPr>
                <w:ins w:id="1649" w:author="Seltzer, Karl" w:date="2024-08-09T13:59:00Z"/>
                <w:rFonts w:cstheme="minorHAnsi"/>
                <w:sz w:val="20"/>
                <w:szCs w:val="20"/>
              </w:rPr>
            </w:pPr>
            <w:ins w:id="1650" w:author="Seltzer, Karl" w:date="2024-08-09T13:59:00Z">
              <w:r w:rsidRPr="00947A58">
                <w:rPr>
                  <w:rFonts w:cstheme="minorHAnsi"/>
                  <w:sz w:val="20"/>
                  <w:szCs w:val="20"/>
                </w:rPr>
                <w:t>5</w:t>
              </w:r>
            </w:ins>
          </w:p>
        </w:tc>
        <w:tc>
          <w:tcPr>
            <w:tcW w:w="875" w:type="dxa"/>
            <w:vAlign w:val="center"/>
          </w:tcPr>
          <w:p w14:paraId="14BFAEA0" w14:textId="77777777" w:rsidR="00BE68CC" w:rsidRPr="00947A58" w:rsidRDefault="00BE68CC" w:rsidP="00291355">
            <w:pPr>
              <w:spacing w:after="0"/>
              <w:jc w:val="center"/>
              <w:rPr>
                <w:ins w:id="1651" w:author="Seltzer, Karl" w:date="2024-08-09T13:59:00Z"/>
                <w:rFonts w:cstheme="minorHAnsi"/>
                <w:sz w:val="20"/>
                <w:szCs w:val="20"/>
              </w:rPr>
            </w:pPr>
            <w:ins w:id="1652" w:author="Seltzer, Karl" w:date="2024-08-09T13:59:00Z">
              <w:r w:rsidRPr="00947A58">
                <w:rPr>
                  <w:rFonts w:cstheme="minorHAnsi"/>
                  <w:sz w:val="20"/>
                  <w:szCs w:val="20"/>
                </w:rPr>
                <w:t>Explicit</w:t>
              </w:r>
            </w:ins>
          </w:p>
        </w:tc>
        <w:tc>
          <w:tcPr>
            <w:tcW w:w="2186" w:type="dxa"/>
            <w:vAlign w:val="center"/>
          </w:tcPr>
          <w:p w14:paraId="189AF18A" w14:textId="77777777" w:rsidR="00BE68CC" w:rsidRPr="00947A58" w:rsidRDefault="00BE68CC" w:rsidP="00291355">
            <w:pPr>
              <w:spacing w:after="0"/>
              <w:jc w:val="center"/>
              <w:rPr>
                <w:ins w:id="1653" w:author="Seltzer, Karl" w:date="2024-08-09T13:59:00Z"/>
                <w:rFonts w:cstheme="minorHAnsi"/>
                <w:sz w:val="20"/>
                <w:szCs w:val="20"/>
              </w:rPr>
            </w:pPr>
            <w:ins w:id="1654" w:author="Seltzer, Karl" w:date="2024-08-09T13:59:00Z">
              <w:r w:rsidRPr="00947A58">
                <w:rPr>
                  <w:rFonts w:cstheme="minorHAnsi"/>
                  <w:sz w:val="20"/>
                  <w:szCs w:val="20"/>
                </w:rPr>
                <w:t>CC(=</w:t>
              </w:r>
              <w:proofErr w:type="gramStart"/>
              <w:r w:rsidRPr="00947A58">
                <w:rPr>
                  <w:rFonts w:cstheme="minorHAnsi"/>
                  <w:sz w:val="20"/>
                  <w:szCs w:val="20"/>
                </w:rPr>
                <w:t>C)C</w:t>
              </w:r>
              <w:proofErr w:type="gramEnd"/>
              <w:r w:rsidRPr="00947A58">
                <w:rPr>
                  <w:rFonts w:cstheme="minorHAnsi"/>
                  <w:sz w:val="20"/>
                  <w:szCs w:val="20"/>
                </w:rPr>
                <w:t>=C</w:t>
              </w:r>
            </w:ins>
          </w:p>
        </w:tc>
      </w:tr>
      <w:tr w:rsidR="007107EE" w:rsidRPr="004A2FE2" w14:paraId="3952A7FA" w14:textId="77777777" w:rsidTr="00CF559B">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655" w:author="Seltzer, Karl" w:date="2024-08-12T11:02:00Z">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3"/>
          <w:ins w:id="1656" w:author="Seltzer, Karl" w:date="2024-08-12T10:57:00Z"/>
          <w:trPrChange w:id="1657" w:author="Seltzer, Karl" w:date="2024-08-12T11:02:00Z">
            <w:trPr>
              <w:trHeight w:val="143"/>
            </w:trPr>
          </w:trPrChange>
        </w:trPr>
        <w:tc>
          <w:tcPr>
            <w:tcW w:w="1181" w:type="dxa"/>
            <w:vAlign w:val="center"/>
            <w:tcPrChange w:id="1658" w:author="Seltzer, Karl" w:date="2024-08-12T11:02:00Z">
              <w:tcPr>
                <w:tcW w:w="1181" w:type="dxa"/>
                <w:vAlign w:val="center"/>
              </w:tcPr>
            </w:tcPrChange>
          </w:tcPr>
          <w:p w14:paraId="78FE564F" w14:textId="2B9E2E04" w:rsidR="007107EE" w:rsidRPr="00947A58" w:rsidRDefault="007107EE" w:rsidP="007107EE">
            <w:pPr>
              <w:spacing w:after="0"/>
              <w:jc w:val="center"/>
              <w:rPr>
                <w:ins w:id="1659" w:author="Seltzer, Karl" w:date="2024-08-12T10:57:00Z"/>
                <w:rPrChange w:id="1660" w:author="Seltzer, Karl" w:date="2024-08-12T12:35:00Z">
                  <w:rPr>
                    <w:ins w:id="1661" w:author="Seltzer, Karl" w:date="2024-08-12T10:57:00Z"/>
                    <w:rFonts w:cstheme="minorHAnsi"/>
                    <w:sz w:val="20"/>
                    <w:szCs w:val="20"/>
                  </w:rPr>
                </w:rPrChange>
              </w:rPr>
            </w:pPr>
            <w:ins w:id="1662" w:author="Seltzer, Karl" w:date="2024-08-12T11:00:00Z">
              <w:r w:rsidRPr="00947A58">
                <w:rPr>
                  <w:rPrChange w:id="1663" w:author="Seltzer, Karl" w:date="2024-08-12T12:35:00Z">
                    <w:rPr>
                      <w:rFonts w:cstheme="minorHAnsi"/>
                      <w:sz w:val="20"/>
                      <w:szCs w:val="20"/>
                    </w:rPr>
                  </w:rPrChange>
                </w:rPr>
                <w:t>MEAC</w:t>
              </w:r>
            </w:ins>
          </w:p>
        </w:tc>
        <w:tc>
          <w:tcPr>
            <w:tcW w:w="4304" w:type="dxa"/>
            <w:vAlign w:val="center"/>
            <w:tcPrChange w:id="1664" w:author="Seltzer, Karl" w:date="2024-08-12T11:02:00Z">
              <w:tcPr>
                <w:tcW w:w="4304" w:type="dxa"/>
                <w:vAlign w:val="center"/>
              </w:tcPr>
            </w:tcPrChange>
          </w:tcPr>
          <w:p w14:paraId="5042089D" w14:textId="48AD03D8" w:rsidR="007107EE" w:rsidRPr="00947A58" w:rsidRDefault="007107EE" w:rsidP="007107EE">
            <w:pPr>
              <w:spacing w:after="0"/>
              <w:jc w:val="center"/>
              <w:rPr>
                <w:ins w:id="1665" w:author="Seltzer, Karl" w:date="2024-08-12T10:57:00Z"/>
                <w:rFonts w:cstheme="minorHAnsi"/>
                <w:sz w:val="20"/>
                <w:szCs w:val="20"/>
              </w:rPr>
            </w:pPr>
            <w:ins w:id="1666" w:author="Seltzer, Karl" w:date="2024-08-12T11:04:00Z">
              <w:r w:rsidRPr="00947A58">
                <w:rPr>
                  <w:rFonts w:cstheme="minorHAnsi"/>
                  <w:sz w:val="20"/>
                  <w:szCs w:val="20"/>
                </w:rPr>
                <w:t>Methyl acetate</w:t>
              </w:r>
            </w:ins>
          </w:p>
        </w:tc>
        <w:tc>
          <w:tcPr>
            <w:tcW w:w="574" w:type="dxa"/>
            <w:vAlign w:val="center"/>
            <w:tcPrChange w:id="1667" w:author="Seltzer, Karl" w:date="2024-08-12T11:02:00Z">
              <w:tcPr>
                <w:tcW w:w="574" w:type="dxa"/>
                <w:vAlign w:val="center"/>
              </w:tcPr>
            </w:tcPrChange>
          </w:tcPr>
          <w:p w14:paraId="105148E1" w14:textId="6514DE99" w:rsidR="007107EE" w:rsidRPr="00947A58" w:rsidRDefault="007107EE" w:rsidP="007107EE">
            <w:pPr>
              <w:spacing w:after="0"/>
              <w:jc w:val="center"/>
              <w:rPr>
                <w:ins w:id="1668" w:author="Seltzer, Karl" w:date="2024-08-12T10:57:00Z"/>
                <w:rFonts w:cstheme="minorHAnsi"/>
                <w:sz w:val="20"/>
                <w:szCs w:val="20"/>
              </w:rPr>
            </w:pPr>
            <w:ins w:id="1669" w:author="Seltzer, Karl" w:date="2024-08-12T11:04:00Z">
              <w:r w:rsidRPr="00947A58">
                <w:rPr>
                  <w:rFonts w:cstheme="minorHAnsi"/>
                  <w:sz w:val="20"/>
                  <w:szCs w:val="20"/>
                </w:rPr>
                <w:t>3</w:t>
              </w:r>
            </w:ins>
          </w:p>
        </w:tc>
        <w:tc>
          <w:tcPr>
            <w:tcW w:w="875" w:type="dxa"/>
            <w:tcPrChange w:id="1670" w:author="Seltzer, Karl" w:date="2024-08-12T11:02:00Z">
              <w:tcPr>
                <w:tcW w:w="875" w:type="dxa"/>
                <w:vAlign w:val="center"/>
              </w:tcPr>
            </w:tcPrChange>
          </w:tcPr>
          <w:p w14:paraId="19658B0D" w14:textId="5FD2EFD1" w:rsidR="007107EE" w:rsidRPr="00947A58" w:rsidRDefault="007107EE" w:rsidP="007107EE">
            <w:pPr>
              <w:spacing w:after="0"/>
              <w:jc w:val="center"/>
              <w:rPr>
                <w:ins w:id="1671" w:author="Seltzer, Karl" w:date="2024-08-12T10:57:00Z"/>
                <w:rFonts w:cstheme="minorHAnsi"/>
                <w:sz w:val="20"/>
                <w:szCs w:val="20"/>
              </w:rPr>
            </w:pPr>
            <w:ins w:id="1672" w:author="Seltzer, Karl" w:date="2024-08-12T11:02:00Z">
              <w:r w:rsidRPr="00947A58">
                <w:rPr>
                  <w:rFonts w:cstheme="minorHAnsi"/>
                  <w:sz w:val="20"/>
                  <w:szCs w:val="20"/>
                  <w:rPrChange w:id="1673" w:author="Seltzer, Karl" w:date="2024-08-12T12:35:00Z">
                    <w:rPr>
                      <w:rFonts w:cstheme="minorHAnsi"/>
                      <w:sz w:val="20"/>
                      <w:szCs w:val="20"/>
                      <w:highlight w:val="yellow"/>
                    </w:rPr>
                  </w:rPrChange>
                </w:rPr>
                <w:t>Explicit</w:t>
              </w:r>
            </w:ins>
          </w:p>
        </w:tc>
        <w:tc>
          <w:tcPr>
            <w:tcW w:w="2186" w:type="dxa"/>
            <w:vAlign w:val="center"/>
            <w:tcPrChange w:id="1674" w:author="Seltzer, Karl" w:date="2024-08-12T11:02:00Z">
              <w:tcPr>
                <w:tcW w:w="2186" w:type="dxa"/>
                <w:vAlign w:val="center"/>
              </w:tcPr>
            </w:tcPrChange>
          </w:tcPr>
          <w:p w14:paraId="679424BF" w14:textId="66E0C62A" w:rsidR="007107EE" w:rsidRPr="00947A58" w:rsidRDefault="00353CBD" w:rsidP="007107EE">
            <w:pPr>
              <w:spacing w:after="0"/>
              <w:jc w:val="center"/>
              <w:rPr>
                <w:ins w:id="1675" w:author="Seltzer, Karl" w:date="2024-08-12T10:57:00Z"/>
                <w:rFonts w:cstheme="minorHAnsi"/>
                <w:sz w:val="20"/>
                <w:szCs w:val="20"/>
              </w:rPr>
            </w:pPr>
            <w:ins w:id="1676" w:author="Seltzer, Karl" w:date="2024-08-12T11:11:00Z">
              <w:r w:rsidRPr="00947A58">
                <w:rPr>
                  <w:rFonts w:cstheme="minorHAnsi"/>
                  <w:sz w:val="20"/>
                  <w:szCs w:val="20"/>
                </w:rPr>
                <w:t>CC(=</w:t>
              </w:r>
              <w:proofErr w:type="gramStart"/>
              <w:r w:rsidRPr="00947A58">
                <w:rPr>
                  <w:rFonts w:cstheme="minorHAnsi"/>
                  <w:sz w:val="20"/>
                  <w:szCs w:val="20"/>
                </w:rPr>
                <w:t>O)OC</w:t>
              </w:r>
            </w:ins>
            <w:proofErr w:type="gramEnd"/>
          </w:p>
        </w:tc>
      </w:tr>
      <w:tr w:rsidR="007107EE" w:rsidRPr="004A2FE2" w14:paraId="577AB578" w14:textId="77777777" w:rsidTr="00CF559B">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677" w:author="Seltzer, Karl" w:date="2024-08-12T11:02:00Z">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3"/>
          <w:ins w:id="1678" w:author="Seltzer, Karl" w:date="2024-08-12T10:57:00Z"/>
          <w:trPrChange w:id="1679" w:author="Seltzer, Karl" w:date="2024-08-12T11:02:00Z">
            <w:trPr>
              <w:trHeight w:val="143"/>
            </w:trPr>
          </w:trPrChange>
        </w:trPr>
        <w:tc>
          <w:tcPr>
            <w:tcW w:w="1181" w:type="dxa"/>
            <w:vAlign w:val="center"/>
            <w:tcPrChange w:id="1680" w:author="Seltzer, Karl" w:date="2024-08-12T11:02:00Z">
              <w:tcPr>
                <w:tcW w:w="1181" w:type="dxa"/>
                <w:vAlign w:val="center"/>
              </w:tcPr>
            </w:tcPrChange>
          </w:tcPr>
          <w:p w14:paraId="0A293654" w14:textId="5D3CB4E4" w:rsidR="007107EE" w:rsidRPr="00947A58" w:rsidRDefault="007107EE" w:rsidP="007107EE">
            <w:pPr>
              <w:spacing w:after="0"/>
              <w:jc w:val="center"/>
              <w:rPr>
                <w:ins w:id="1681" w:author="Seltzer, Karl" w:date="2024-08-12T10:57:00Z"/>
                <w:rFonts w:cstheme="minorHAnsi"/>
                <w:sz w:val="20"/>
                <w:szCs w:val="20"/>
              </w:rPr>
            </w:pPr>
            <w:ins w:id="1682" w:author="Seltzer, Karl" w:date="2024-08-12T11:00:00Z">
              <w:r w:rsidRPr="00947A58">
                <w:rPr>
                  <w:rFonts w:cstheme="minorHAnsi"/>
                  <w:sz w:val="20"/>
                  <w:szCs w:val="20"/>
                </w:rPr>
                <w:t>MEFM</w:t>
              </w:r>
            </w:ins>
          </w:p>
        </w:tc>
        <w:tc>
          <w:tcPr>
            <w:tcW w:w="4304" w:type="dxa"/>
            <w:vAlign w:val="center"/>
            <w:tcPrChange w:id="1683" w:author="Seltzer, Karl" w:date="2024-08-12T11:02:00Z">
              <w:tcPr>
                <w:tcW w:w="4304" w:type="dxa"/>
                <w:vAlign w:val="center"/>
              </w:tcPr>
            </w:tcPrChange>
          </w:tcPr>
          <w:p w14:paraId="6A15D808" w14:textId="29805521" w:rsidR="007107EE" w:rsidRPr="00947A58" w:rsidRDefault="007107EE" w:rsidP="007107EE">
            <w:pPr>
              <w:spacing w:after="0"/>
              <w:jc w:val="center"/>
              <w:rPr>
                <w:ins w:id="1684" w:author="Seltzer, Karl" w:date="2024-08-12T10:57:00Z"/>
                <w:rFonts w:cstheme="minorHAnsi"/>
                <w:sz w:val="20"/>
                <w:szCs w:val="20"/>
              </w:rPr>
            </w:pPr>
            <w:ins w:id="1685" w:author="Seltzer, Karl" w:date="2024-08-12T11:04:00Z">
              <w:r w:rsidRPr="00947A58">
                <w:rPr>
                  <w:rFonts w:cstheme="minorHAnsi"/>
                  <w:sz w:val="20"/>
                  <w:szCs w:val="20"/>
                </w:rPr>
                <w:t>Methyl formate</w:t>
              </w:r>
            </w:ins>
          </w:p>
        </w:tc>
        <w:tc>
          <w:tcPr>
            <w:tcW w:w="574" w:type="dxa"/>
            <w:vAlign w:val="center"/>
            <w:tcPrChange w:id="1686" w:author="Seltzer, Karl" w:date="2024-08-12T11:02:00Z">
              <w:tcPr>
                <w:tcW w:w="574" w:type="dxa"/>
                <w:vAlign w:val="center"/>
              </w:tcPr>
            </w:tcPrChange>
          </w:tcPr>
          <w:p w14:paraId="630D887D" w14:textId="732C31EC" w:rsidR="007107EE" w:rsidRPr="00947A58" w:rsidRDefault="007107EE" w:rsidP="007107EE">
            <w:pPr>
              <w:spacing w:after="0"/>
              <w:jc w:val="center"/>
              <w:rPr>
                <w:ins w:id="1687" w:author="Seltzer, Karl" w:date="2024-08-12T10:57:00Z"/>
                <w:rFonts w:cstheme="minorHAnsi"/>
                <w:sz w:val="20"/>
                <w:szCs w:val="20"/>
              </w:rPr>
            </w:pPr>
            <w:ins w:id="1688" w:author="Seltzer, Karl" w:date="2024-08-12T11:04:00Z">
              <w:r w:rsidRPr="00947A58">
                <w:rPr>
                  <w:rFonts w:cstheme="minorHAnsi"/>
                  <w:sz w:val="20"/>
                  <w:szCs w:val="20"/>
                </w:rPr>
                <w:t>2</w:t>
              </w:r>
            </w:ins>
          </w:p>
        </w:tc>
        <w:tc>
          <w:tcPr>
            <w:tcW w:w="875" w:type="dxa"/>
            <w:tcPrChange w:id="1689" w:author="Seltzer, Karl" w:date="2024-08-12T11:02:00Z">
              <w:tcPr>
                <w:tcW w:w="875" w:type="dxa"/>
                <w:vAlign w:val="center"/>
              </w:tcPr>
            </w:tcPrChange>
          </w:tcPr>
          <w:p w14:paraId="193A1E98" w14:textId="3A470822" w:rsidR="007107EE" w:rsidRPr="00947A58" w:rsidRDefault="007107EE" w:rsidP="007107EE">
            <w:pPr>
              <w:spacing w:after="0"/>
              <w:jc w:val="center"/>
              <w:rPr>
                <w:ins w:id="1690" w:author="Seltzer, Karl" w:date="2024-08-12T10:57:00Z"/>
                <w:rFonts w:cstheme="minorHAnsi"/>
                <w:sz w:val="20"/>
                <w:szCs w:val="20"/>
              </w:rPr>
            </w:pPr>
            <w:ins w:id="1691" w:author="Seltzer, Karl" w:date="2024-08-12T11:02:00Z">
              <w:r w:rsidRPr="00947A58">
                <w:rPr>
                  <w:rFonts w:cstheme="minorHAnsi"/>
                  <w:sz w:val="20"/>
                  <w:szCs w:val="20"/>
                  <w:rPrChange w:id="1692" w:author="Seltzer, Karl" w:date="2024-08-12T12:35:00Z">
                    <w:rPr>
                      <w:rFonts w:cstheme="minorHAnsi"/>
                      <w:sz w:val="20"/>
                      <w:szCs w:val="20"/>
                      <w:highlight w:val="yellow"/>
                    </w:rPr>
                  </w:rPrChange>
                </w:rPr>
                <w:t>Explicit</w:t>
              </w:r>
            </w:ins>
          </w:p>
        </w:tc>
        <w:tc>
          <w:tcPr>
            <w:tcW w:w="2186" w:type="dxa"/>
            <w:vAlign w:val="center"/>
            <w:tcPrChange w:id="1693" w:author="Seltzer, Karl" w:date="2024-08-12T11:02:00Z">
              <w:tcPr>
                <w:tcW w:w="2186" w:type="dxa"/>
                <w:vAlign w:val="center"/>
              </w:tcPr>
            </w:tcPrChange>
          </w:tcPr>
          <w:p w14:paraId="65B4785F" w14:textId="428D1678" w:rsidR="007107EE" w:rsidRPr="00947A58" w:rsidRDefault="00353CBD" w:rsidP="007107EE">
            <w:pPr>
              <w:spacing w:after="0"/>
              <w:jc w:val="center"/>
              <w:rPr>
                <w:ins w:id="1694" w:author="Seltzer, Karl" w:date="2024-08-12T10:57:00Z"/>
                <w:rFonts w:cstheme="minorHAnsi"/>
                <w:sz w:val="20"/>
                <w:szCs w:val="20"/>
              </w:rPr>
            </w:pPr>
            <w:ins w:id="1695" w:author="Seltzer, Karl" w:date="2024-08-12T11:11:00Z">
              <w:r w:rsidRPr="00947A58">
                <w:rPr>
                  <w:rFonts w:cstheme="minorHAnsi"/>
                  <w:sz w:val="20"/>
                  <w:szCs w:val="20"/>
                </w:rPr>
                <w:t>COC=O</w:t>
              </w:r>
            </w:ins>
          </w:p>
        </w:tc>
      </w:tr>
      <w:tr w:rsidR="00BE68CC" w:rsidRPr="004A2FE2" w14:paraId="31DDA325" w14:textId="77777777" w:rsidTr="00291355">
        <w:trPr>
          <w:trHeight w:val="143"/>
          <w:ins w:id="1696" w:author="Seltzer, Karl" w:date="2024-08-09T13:59:00Z"/>
        </w:trPr>
        <w:tc>
          <w:tcPr>
            <w:tcW w:w="1181" w:type="dxa"/>
            <w:vAlign w:val="center"/>
          </w:tcPr>
          <w:p w14:paraId="7288E273" w14:textId="77777777" w:rsidR="00BE68CC" w:rsidRPr="00947A58" w:rsidRDefault="00BE68CC" w:rsidP="00291355">
            <w:pPr>
              <w:spacing w:after="0"/>
              <w:jc w:val="center"/>
              <w:rPr>
                <w:ins w:id="1697" w:author="Seltzer, Karl" w:date="2024-08-09T13:59:00Z"/>
                <w:rFonts w:cstheme="minorHAnsi"/>
                <w:sz w:val="20"/>
                <w:szCs w:val="20"/>
              </w:rPr>
            </w:pPr>
            <w:ins w:id="1698" w:author="Seltzer, Karl" w:date="2024-08-09T13:59:00Z">
              <w:r w:rsidRPr="00947A58">
                <w:rPr>
                  <w:rFonts w:cstheme="minorHAnsi"/>
                  <w:sz w:val="20"/>
                  <w:szCs w:val="20"/>
                </w:rPr>
                <w:t>MEOH</w:t>
              </w:r>
            </w:ins>
          </w:p>
        </w:tc>
        <w:tc>
          <w:tcPr>
            <w:tcW w:w="4304" w:type="dxa"/>
            <w:vAlign w:val="center"/>
          </w:tcPr>
          <w:p w14:paraId="08644354" w14:textId="77777777" w:rsidR="00BE68CC" w:rsidRPr="00947A58" w:rsidRDefault="00BE68CC" w:rsidP="00291355">
            <w:pPr>
              <w:spacing w:after="0"/>
              <w:jc w:val="center"/>
              <w:rPr>
                <w:ins w:id="1699" w:author="Seltzer, Karl" w:date="2024-08-09T13:59:00Z"/>
                <w:rFonts w:cstheme="minorHAnsi"/>
                <w:sz w:val="20"/>
                <w:szCs w:val="20"/>
              </w:rPr>
            </w:pPr>
            <w:ins w:id="1700" w:author="Seltzer, Karl" w:date="2024-08-09T13:59:00Z">
              <w:r w:rsidRPr="00947A58">
                <w:rPr>
                  <w:rFonts w:cstheme="minorHAnsi"/>
                  <w:sz w:val="20"/>
                  <w:szCs w:val="20"/>
                </w:rPr>
                <w:t>Methanol</w:t>
              </w:r>
            </w:ins>
          </w:p>
        </w:tc>
        <w:tc>
          <w:tcPr>
            <w:tcW w:w="574" w:type="dxa"/>
            <w:vAlign w:val="center"/>
          </w:tcPr>
          <w:p w14:paraId="09779036" w14:textId="77777777" w:rsidR="00BE68CC" w:rsidRPr="00947A58" w:rsidRDefault="00BE68CC" w:rsidP="00291355">
            <w:pPr>
              <w:spacing w:after="0"/>
              <w:jc w:val="center"/>
              <w:rPr>
                <w:ins w:id="1701" w:author="Seltzer, Karl" w:date="2024-08-09T13:59:00Z"/>
                <w:rFonts w:cstheme="minorHAnsi"/>
                <w:sz w:val="20"/>
                <w:szCs w:val="20"/>
              </w:rPr>
            </w:pPr>
            <w:ins w:id="1702" w:author="Seltzer, Karl" w:date="2024-08-09T13:59:00Z">
              <w:r w:rsidRPr="00947A58">
                <w:rPr>
                  <w:rFonts w:cstheme="minorHAnsi"/>
                  <w:sz w:val="20"/>
                  <w:szCs w:val="20"/>
                </w:rPr>
                <w:t>1</w:t>
              </w:r>
            </w:ins>
          </w:p>
        </w:tc>
        <w:tc>
          <w:tcPr>
            <w:tcW w:w="875" w:type="dxa"/>
            <w:vAlign w:val="center"/>
          </w:tcPr>
          <w:p w14:paraId="4AE41EEA" w14:textId="77777777" w:rsidR="00BE68CC" w:rsidRPr="00947A58" w:rsidRDefault="00BE68CC" w:rsidP="00291355">
            <w:pPr>
              <w:spacing w:after="0"/>
              <w:jc w:val="center"/>
              <w:rPr>
                <w:ins w:id="1703" w:author="Seltzer, Karl" w:date="2024-08-09T13:59:00Z"/>
                <w:rFonts w:cstheme="minorHAnsi"/>
                <w:sz w:val="20"/>
                <w:szCs w:val="20"/>
              </w:rPr>
            </w:pPr>
            <w:ins w:id="1704" w:author="Seltzer, Karl" w:date="2024-08-09T13:59:00Z">
              <w:r w:rsidRPr="00947A58">
                <w:rPr>
                  <w:rFonts w:cstheme="minorHAnsi"/>
                  <w:sz w:val="20"/>
                  <w:szCs w:val="20"/>
                </w:rPr>
                <w:t>Explicit</w:t>
              </w:r>
            </w:ins>
          </w:p>
        </w:tc>
        <w:tc>
          <w:tcPr>
            <w:tcW w:w="2186" w:type="dxa"/>
            <w:vAlign w:val="center"/>
          </w:tcPr>
          <w:p w14:paraId="2C82D2CC" w14:textId="77777777" w:rsidR="00BE68CC" w:rsidRPr="00947A58" w:rsidRDefault="00BE68CC" w:rsidP="00291355">
            <w:pPr>
              <w:spacing w:after="0"/>
              <w:jc w:val="center"/>
              <w:rPr>
                <w:ins w:id="1705" w:author="Seltzer, Karl" w:date="2024-08-09T13:59:00Z"/>
                <w:rFonts w:cstheme="minorHAnsi"/>
                <w:sz w:val="20"/>
                <w:szCs w:val="20"/>
              </w:rPr>
            </w:pPr>
            <w:ins w:id="1706" w:author="Seltzer, Karl" w:date="2024-08-09T13:59:00Z">
              <w:r w:rsidRPr="00947A58">
                <w:rPr>
                  <w:rFonts w:cstheme="minorHAnsi"/>
                  <w:sz w:val="20"/>
                  <w:szCs w:val="20"/>
                </w:rPr>
                <w:t>CO</w:t>
              </w:r>
            </w:ins>
          </w:p>
        </w:tc>
      </w:tr>
      <w:tr w:rsidR="007107EE" w:rsidRPr="004A2FE2" w14:paraId="4A2AFAE4" w14:textId="77777777" w:rsidTr="00136E29">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707" w:author="Seltzer, Karl" w:date="2024-08-12T11:02:00Z">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3"/>
          <w:ins w:id="1708" w:author="Seltzer, Karl" w:date="2024-08-12T10:57:00Z"/>
          <w:trPrChange w:id="1709" w:author="Seltzer, Karl" w:date="2024-08-12T11:02:00Z">
            <w:trPr>
              <w:trHeight w:val="143"/>
            </w:trPr>
          </w:trPrChange>
        </w:trPr>
        <w:tc>
          <w:tcPr>
            <w:tcW w:w="1181" w:type="dxa"/>
            <w:vAlign w:val="center"/>
            <w:tcPrChange w:id="1710" w:author="Seltzer, Karl" w:date="2024-08-12T11:02:00Z">
              <w:tcPr>
                <w:tcW w:w="1181" w:type="dxa"/>
                <w:vAlign w:val="center"/>
              </w:tcPr>
            </w:tcPrChange>
          </w:tcPr>
          <w:p w14:paraId="18A2383C" w14:textId="71A8077A" w:rsidR="007107EE" w:rsidRPr="00947A58" w:rsidRDefault="007107EE" w:rsidP="007107EE">
            <w:pPr>
              <w:spacing w:after="0"/>
              <w:jc w:val="center"/>
              <w:rPr>
                <w:ins w:id="1711" w:author="Seltzer, Karl" w:date="2024-08-12T10:57:00Z"/>
                <w:rFonts w:cstheme="minorHAnsi"/>
                <w:sz w:val="20"/>
                <w:szCs w:val="20"/>
              </w:rPr>
            </w:pPr>
            <w:ins w:id="1712" w:author="Seltzer, Karl" w:date="2024-08-12T11:00:00Z">
              <w:r w:rsidRPr="00947A58">
                <w:rPr>
                  <w:rFonts w:cstheme="minorHAnsi"/>
                  <w:sz w:val="20"/>
                  <w:szCs w:val="20"/>
                </w:rPr>
                <w:t>NPOH</w:t>
              </w:r>
            </w:ins>
          </w:p>
        </w:tc>
        <w:tc>
          <w:tcPr>
            <w:tcW w:w="4304" w:type="dxa"/>
            <w:vAlign w:val="center"/>
            <w:tcPrChange w:id="1713" w:author="Seltzer, Karl" w:date="2024-08-12T11:02:00Z">
              <w:tcPr>
                <w:tcW w:w="4304" w:type="dxa"/>
                <w:vAlign w:val="center"/>
              </w:tcPr>
            </w:tcPrChange>
          </w:tcPr>
          <w:p w14:paraId="22540EF8" w14:textId="7F3726BD" w:rsidR="007107EE" w:rsidRPr="00947A58" w:rsidRDefault="007107EE" w:rsidP="007107EE">
            <w:pPr>
              <w:spacing w:after="0"/>
              <w:jc w:val="center"/>
              <w:rPr>
                <w:ins w:id="1714" w:author="Seltzer, Karl" w:date="2024-08-12T10:57:00Z"/>
                <w:rFonts w:cstheme="minorHAnsi"/>
                <w:sz w:val="20"/>
                <w:szCs w:val="20"/>
              </w:rPr>
            </w:pPr>
            <w:ins w:id="1715" w:author="Seltzer, Karl" w:date="2024-08-12T11:04:00Z">
              <w:r w:rsidRPr="00947A58">
                <w:rPr>
                  <w:rFonts w:cstheme="minorHAnsi"/>
                  <w:sz w:val="20"/>
                  <w:szCs w:val="20"/>
                </w:rPr>
                <w:t>n-propanol</w:t>
              </w:r>
            </w:ins>
          </w:p>
        </w:tc>
        <w:tc>
          <w:tcPr>
            <w:tcW w:w="574" w:type="dxa"/>
            <w:vAlign w:val="center"/>
            <w:tcPrChange w:id="1716" w:author="Seltzer, Karl" w:date="2024-08-12T11:02:00Z">
              <w:tcPr>
                <w:tcW w:w="574" w:type="dxa"/>
                <w:vAlign w:val="center"/>
              </w:tcPr>
            </w:tcPrChange>
          </w:tcPr>
          <w:p w14:paraId="0DCF0A47" w14:textId="73C106D0" w:rsidR="007107EE" w:rsidRPr="00947A58" w:rsidRDefault="007107EE" w:rsidP="007107EE">
            <w:pPr>
              <w:keepNext/>
              <w:spacing w:after="0"/>
              <w:jc w:val="center"/>
              <w:rPr>
                <w:ins w:id="1717" w:author="Seltzer, Karl" w:date="2024-08-12T10:57:00Z"/>
                <w:rFonts w:cstheme="minorHAnsi"/>
                <w:sz w:val="20"/>
                <w:szCs w:val="20"/>
              </w:rPr>
            </w:pPr>
            <w:ins w:id="1718" w:author="Seltzer, Karl" w:date="2024-08-12T11:04:00Z">
              <w:r w:rsidRPr="00947A58">
                <w:rPr>
                  <w:rFonts w:cstheme="minorHAnsi"/>
                  <w:sz w:val="20"/>
                  <w:szCs w:val="20"/>
                </w:rPr>
                <w:t>3</w:t>
              </w:r>
            </w:ins>
          </w:p>
        </w:tc>
        <w:tc>
          <w:tcPr>
            <w:tcW w:w="875" w:type="dxa"/>
            <w:tcPrChange w:id="1719" w:author="Seltzer, Karl" w:date="2024-08-12T11:02:00Z">
              <w:tcPr>
                <w:tcW w:w="875" w:type="dxa"/>
                <w:vAlign w:val="center"/>
              </w:tcPr>
            </w:tcPrChange>
          </w:tcPr>
          <w:p w14:paraId="5AC9F286" w14:textId="6328C1A3" w:rsidR="007107EE" w:rsidRPr="00947A58" w:rsidRDefault="007107EE" w:rsidP="007107EE">
            <w:pPr>
              <w:keepNext/>
              <w:spacing w:after="0"/>
              <w:jc w:val="center"/>
              <w:rPr>
                <w:ins w:id="1720" w:author="Seltzer, Karl" w:date="2024-08-12T10:57:00Z"/>
                <w:rFonts w:cstheme="minorHAnsi"/>
                <w:sz w:val="20"/>
                <w:szCs w:val="20"/>
              </w:rPr>
            </w:pPr>
            <w:ins w:id="1721" w:author="Seltzer, Karl" w:date="2024-08-12T11:02:00Z">
              <w:r w:rsidRPr="00947A58">
                <w:rPr>
                  <w:rFonts w:cstheme="minorHAnsi"/>
                  <w:sz w:val="20"/>
                  <w:szCs w:val="20"/>
                  <w:rPrChange w:id="1722" w:author="Seltzer, Karl" w:date="2024-08-12T12:35:00Z">
                    <w:rPr>
                      <w:rFonts w:cstheme="minorHAnsi"/>
                      <w:sz w:val="20"/>
                      <w:szCs w:val="20"/>
                      <w:highlight w:val="yellow"/>
                    </w:rPr>
                  </w:rPrChange>
                </w:rPr>
                <w:t>Explicit</w:t>
              </w:r>
            </w:ins>
          </w:p>
        </w:tc>
        <w:tc>
          <w:tcPr>
            <w:tcW w:w="2186" w:type="dxa"/>
            <w:vAlign w:val="center"/>
            <w:tcPrChange w:id="1723" w:author="Seltzer, Karl" w:date="2024-08-12T11:02:00Z">
              <w:tcPr>
                <w:tcW w:w="2186" w:type="dxa"/>
                <w:vAlign w:val="center"/>
              </w:tcPr>
            </w:tcPrChange>
          </w:tcPr>
          <w:p w14:paraId="1069E961" w14:textId="077E430E" w:rsidR="007107EE" w:rsidRPr="00947A58" w:rsidRDefault="00353CBD" w:rsidP="007107EE">
            <w:pPr>
              <w:keepNext/>
              <w:spacing w:after="0"/>
              <w:jc w:val="center"/>
              <w:rPr>
                <w:ins w:id="1724" w:author="Seltzer, Karl" w:date="2024-08-12T10:57:00Z"/>
                <w:rFonts w:cstheme="minorHAnsi"/>
                <w:sz w:val="20"/>
                <w:szCs w:val="20"/>
              </w:rPr>
            </w:pPr>
            <w:ins w:id="1725" w:author="Seltzer, Karl" w:date="2024-08-12T11:11:00Z">
              <w:r w:rsidRPr="00947A58">
                <w:rPr>
                  <w:rFonts w:cstheme="minorHAnsi"/>
                  <w:sz w:val="20"/>
                  <w:szCs w:val="20"/>
                </w:rPr>
                <w:t>CCCO</w:t>
              </w:r>
            </w:ins>
          </w:p>
        </w:tc>
      </w:tr>
      <w:tr w:rsidR="007107EE" w:rsidRPr="004A2FE2" w14:paraId="6FF67E5E" w14:textId="77777777" w:rsidTr="00136E29">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726" w:author="Seltzer, Karl" w:date="2024-08-12T11:02:00Z">
            <w:tblPrEx>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3"/>
          <w:ins w:id="1727" w:author="Seltzer, Karl" w:date="2024-08-12T10:57:00Z"/>
          <w:trPrChange w:id="1728" w:author="Seltzer, Karl" w:date="2024-08-12T11:02:00Z">
            <w:trPr>
              <w:trHeight w:val="143"/>
            </w:trPr>
          </w:trPrChange>
        </w:trPr>
        <w:tc>
          <w:tcPr>
            <w:tcW w:w="1181" w:type="dxa"/>
            <w:vAlign w:val="center"/>
            <w:tcPrChange w:id="1729" w:author="Seltzer, Karl" w:date="2024-08-12T11:02:00Z">
              <w:tcPr>
                <w:tcW w:w="1181" w:type="dxa"/>
                <w:vAlign w:val="center"/>
              </w:tcPr>
            </w:tcPrChange>
          </w:tcPr>
          <w:p w14:paraId="4889645E" w14:textId="0FDC5FF2" w:rsidR="007107EE" w:rsidRPr="00947A58" w:rsidRDefault="007107EE" w:rsidP="007107EE">
            <w:pPr>
              <w:spacing w:after="0"/>
              <w:jc w:val="center"/>
              <w:rPr>
                <w:ins w:id="1730" w:author="Seltzer, Karl" w:date="2024-08-12T10:57:00Z"/>
                <w:rFonts w:cstheme="minorHAnsi"/>
                <w:sz w:val="20"/>
                <w:szCs w:val="20"/>
              </w:rPr>
            </w:pPr>
            <w:ins w:id="1731" w:author="Seltzer, Karl" w:date="2024-08-12T11:00:00Z">
              <w:r w:rsidRPr="00947A58">
                <w:rPr>
                  <w:rFonts w:cstheme="minorHAnsi"/>
                  <w:sz w:val="20"/>
                  <w:szCs w:val="20"/>
                </w:rPr>
                <w:t>PDOH</w:t>
              </w:r>
            </w:ins>
          </w:p>
        </w:tc>
        <w:tc>
          <w:tcPr>
            <w:tcW w:w="4304" w:type="dxa"/>
            <w:vAlign w:val="center"/>
            <w:tcPrChange w:id="1732" w:author="Seltzer, Karl" w:date="2024-08-12T11:02:00Z">
              <w:tcPr>
                <w:tcW w:w="4304" w:type="dxa"/>
                <w:vAlign w:val="center"/>
              </w:tcPr>
            </w:tcPrChange>
          </w:tcPr>
          <w:p w14:paraId="59DC3467" w14:textId="6A80FFB4" w:rsidR="007107EE" w:rsidRPr="00947A58" w:rsidRDefault="007107EE" w:rsidP="007107EE">
            <w:pPr>
              <w:spacing w:after="0"/>
              <w:jc w:val="center"/>
              <w:rPr>
                <w:ins w:id="1733" w:author="Seltzer, Karl" w:date="2024-08-12T10:57:00Z"/>
                <w:rFonts w:cstheme="minorHAnsi"/>
                <w:sz w:val="20"/>
                <w:szCs w:val="20"/>
              </w:rPr>
            </w:pPr>
            <w:ins w:id="1734" w:author="Seltzer, Karl" w:date="2024-08-12T11:04:00Z">
              <w:r w:rsidRPr="00947A58">
                <w:rPr>
                  <w:rFonts w:cstheme="minorHAnsi"/>
                  <w:sz w:val="20"/>
                  <w:szCs w:val="20"/>
                </w:rPr>
                <w:t>1,2-propanediol (propylene glycol)</w:t>
              </w:r>
            </w:ins>
          </w:p>
        </w:tc>
        <w:tc>
          <w:tcPr>
            <w:tcW w:w="574" w:type="dxa"/>
            <w:vAlign w:val="center"/>
            <w:tcPrChange w:id="1735" w:author="Seltzer, Karl" w:date="2024-08-12T11:02:00Z">
              <w:tcPr>
                <w:tcW w:w="574" w:type="dxa"/>
                <w:vAlign w:val="center"/>
              </w:tcPr>
            </w:tcPrChange>
          </w:tcPr>
          <w:p w14:paraId="6FD32D7B" w14:textId="3198B6A2" w:rsidR="007107EE" w:rsidRPr="00947A58" w:rsidRDefault="007107EE" w:rsidP="007107EE">
            <w:pPr>
              <w:keepNext/>
              <w:spacing w:after="0"/>
              <w:jc w:val="center"/>
              <w:rPr>
                <w:ins w:id="1736" w:author="Seltzer, Karl" w:date="2024-08-12T10:57:00Z"/>
                <w:rFonts w:cstheme="minorHAnsi"/>
                <w:sz w:val="20"/>
                <w:szCs w:val="20"/>
              </w:rPr>
            </w:pPr>
            <w:ins w:id="1737" w:author="Seltzer, Karl" w:date="2024-08-12T11:04:00Z">
              <w:r w:rsidRPr="00947A58">
                <w:rPr>
                  <w:rFonts w:cstheme="minorHAnsi"/>
                  <w:sz w:val="20"/>
                  <w:szCs w:val="20"/>
                </w:rPr>
                <w:t>3</w:t>
              </w:r>
            </w:ins>
          </w:p>
        </w:tc>
        <w:tc>
          <w:tcPr>
            <w:tcW w:w="875" w:type="dxa"/>
            <w:tcPrChange w:id="1738" w:author="Seltzer, Karl" w:date="2024-08-12T11:02:00Z">
              <w:tcPr>
                <w:tcW w:w="875" w:type="dxa"/>
                <w:vAlign w:val="center"/>
              </w:tcPr>
            </w:tcPrChange>
          </w:tcPr>
          <w:p w14:paraId="1384AE43" w14:textId="2D99634E" w:rsidR="007107EE" w:rsidRPr="00947A58" w:rsidRDefault="007107EE" w:rsidP="007107EE">
            <w:pPr>
              <w:keepNext/>
              <w:spacing w:after="0"/>
              <w:jc w:val="center"/>
              <w:rPr>
                <w:ins w:id="1739" w:author="Seltzer, Karl" w:date="2024-08-12T10:57:00Z"/>
                <w:rFonts w:cstheme="minorHAnsi"/>
                <w:sz w:val="20"/>
                <w:szCs w:val="20"/>
              </w:rPr>
            </w:pPr>
            <w:ins w:id="1740" w:author="Seltzer, Karl" w:date="2024-08-12T11:02:00Z">
              <w:r w:rsidRPr="00947A58">
                <w:rPr>
                  <w:rFonts w:cstheme="minorHAnsi"/>
                  <w:sz w:val="20"/>
                  <w:szCs w:val="20"/>
                  <w:rPrChange w:id="1741" w:author="Seltzer, Karl" w:date="2024-08-12T12:35:00Z">
                    <w:rPr>
                      <w:rFonts w:cstheme="minorHAnsi"/>
                      <w:sz w:val="20"/>
                      <w:szCs w:val="20"/>
                      <w:highlight w:val="yellow"/>
                    </w:rPr>
                  </w:rPrChange>
                </w:rPr>
                <w:t>Explicit</w:t>
              </w:r>
            </w:ins>
          </w:p>
        </w:tc>
        <w:tc>
          <w:tcPr>
            <w:tcW w:w="2186" w:type="dxa"/>
            <w:vAlign w:val="center"/>
            <w:tcPrChange w:id="1742" w:author="Seltzer, Karl" w:date="2024-08-12T11:02:00Z">
              <w:tcPr>
                <w:tcW w:w="2186" w:type="dxa"/>
                <w:vAlign w:val="center"/>
              </w:tcPr>
            </w:tcPrChange>
          </w:tcPr>
          <w:p w14:paraId="641E0D70" w14:textId="0D36631B" w:rsidR="007107EE" w:rsidRPr="00947A58" w:rsidRDefault="00353CBD" w:rsidP="007107EE">
            <w:pPr>
              <w:keepNext/>
              <w:spacing w:after="0"/>
              <w:jc w:val="center"/>
              <w:rPr>
                <w:ins w:id="1743" w:author="Seltzer, Karl" w:date="2024-08-12T10:57:00Z"/>
                <w:rFonts w:cstheme="minorHAnsi"/>
                <w:sz w:val="20"/>
                <w:szCs w:val="20"/>
              </w:rPr>
            </w:pPr>
            <w:ins w:id="1744" w:author="Seltzer, Karl" w:date="2024-08-12T11:11:00Z">
              <w:r w:rsidRPr="00947A58">
                <w:rPr>
                  <w:rFonts w:cstheme="minorHAnsi"/>
                  <w:sz w:val="20"/>
                  <w:szCs w:val="20"/>
                </w:rPr>
                <w:t>CC(CO)O</w:t>
              </w:r>
            </w:ins>
          </w:p>
        </w:tc>
      </w:tr>
      <w:tr w:rsidR="00BE68CC" w:rsidRPr="004A2FE2" w14:paraId="2C35D635" w14:textId="77777777" w:rsidTr="00291355">
        <w:trPr>
          <w:trHeight w:val="143"/>
          <w:ins w:id="1745" w:author="Seltzer, Karl" w:date="2024-08-09T13:59:00Z"/>
        </w:trPr>
        <w:tc>
          <w:tcPr>
            <w:tcW w:w="1181" w:type="dxa"/>
            <w:vAlign w:val="center"/>
          </w:tcPr>
          <w:p w14:paraId="1EC87D6A" w14:textId="77777777" w:rsidR="00BE68CC" w:rsidRPr="00947A58" w:rsidRDefault="00BE68CC" w:rsidP="00291355">
            <w:pPr>
              <w:spacing w:after="0"/>
              <w:jc w:val="center"/>
              <w:rPr>
                <w:ins w:id="1746" w:author="Seltzer, Karl" w:date="2024-08-09T13:59:00Z"/>
                <w:rFonts w:cstheme="minorHAnsi"/>
                <w:sz w:val="20"/>
                <w:szCs w:val="20"/>
              </w:rPr>
            </w:pPr>
            <w:ins w:id="1747" w:author="Seltzer, Karl" w:date="2024-08-09T13:59:00Z">
              <w:r w:rsidRPr="00947A58">
                <w:rPr>
                  <w:rFonts w:cstheme="minorHAnsi"/>
                  <w:sz w:val="20"/>
                  <w:szCs w:val="20"/>
                </w:rPr>
                <w:t>PRPA</w:t>
              </w:r>
            </w:ins>
          </w:p>
        </w:tc>
        <w:tc>
          <w:tcPr>
            <w:tcW w:w="4304" w:type="dxa"/>
            <w:vAlign w:val="center"/>
          </w:tcPr>
          <w:p w14:paraId="0C7FFD1D" w14:textId="77777777" w:rsidR="00BE68CC" w:rsidRPr="00947A58" w:rsidRDefault="00BE68CC" w:rsidP="00291355">
            <w:pPr>
              <w:spacing w:after="0"/>
              <w:jc w:val="center"/>
              <w:rPr>
                <w:ins w:id="1748" w:author="Seltzer, Karl" w:date="2024-08-09T13:59:00Z"/>
                <w:rFonts w:cstheme="minorHAnsi"/>
                <w:sz w:val="20"/>
                <w:szCs w:val="20"/>
              </w:rPr>
            </w:pPr>
            <w:ins w:id="1749" w:author="Seltzer, Karl" w:date="2024-08-09T13:59:00Z">
              <w:r w:rsidRPr="00947A58">
                <w:rPr>
                  <w:rFonts w:cstheme="minorHAnsi"/>
                  <w:sz w:val="20"/>
                  <w:szCs w:val="20"/>
                </w:rPr>
                <w:t>Propane</w:t>
              </w:r>
            </w:ins>
          </w:p>
        </w:tc>
        <w:tc>
          <w:tcPr>
            <w:tcW w:w="574" w:type="dxa"/>
            <w:vAlign w:val="center"/>
          </w:tcPr>
          <w:p w14:paraId="251DFE74" w14:textId="77777777" w:rsidR="00BE68CC" w:rsidRPr="00947A58" w:rsidRDefault="00BE68CC" w:rsidP="00291355">
            <w:pPr>
              <w:keepNext/>
              <w:spacing w:after="0"/>
              <w:jc w:val="center"/>
              <w:rPr>
                <w:ins w:id="1750" w:author="Seltzer, Karl" w:date="2024-08-09T13:59:00Z"/>
                <w:rFonts w:cstheme="minorHAnsi"/>
                <w:sz w:val="20"/>
                <w:szCs w:val="20"/>
              </w:rPr>
            </w:pPr>
            <w:ins w:id="1751" w:author="Seltzer, Karl" w:date="2024-08-09T13:59:00Z">
              <w:r w:rsidRPr="00947A58">
                <w:rPr>
                  <w:rFonts w:cstheme="minorHAnsi"/>
                  <w:sz w:val="20"/>
                  <w:szCs w:val="20"/>
                </w:rPr>
                <w:t>3</w:t>
              </w:r>
            </w:ins>
          </w:p>
        </w:tc>
        <w:tc>
          <w:tcPr>
            <w:tcW w:w="875" w:type="dxa"/>
            <w:vAlign w:val="center"/>
          </w:tcPr>
          <w:p w14:paraId="0AB77578" w14:textId="77777777" w:rsidR="00BE68CC" w:rsidRPr="00947A58" w:rsidRDefault="00BE68CC" w:rsidP="00291355">
            <w:pPr>
              <w:keepNext/>
              <w:spacing w:after="0"/>
              <w:jc w:val="center"/>
              <w:rPr>
                <w:ins w:id="1752" w:author="Seltzer, Karl" w:date="2024-08-09T13:59:00Z"/>
                <w:rFonts w:cstheme="minorHAnsi"/>
                <w:sz w:val="20"/>
                <w:szCs w:val="20"/>
              </w:rPr>
            </w:pPr>
            <w:ins w:id="1753" w:author="Seltzer, Karl" w:date="2024-08-09T13:59:00Z">
              <w:r w:rsidRPr="00947A58">
                <w:rPr>
                  <w:rFonts w:cstheme="minorHAnsi"/>
                  <w:sz w:val="20"/>
                  <w:szCs w:val="20"/>
                </w:rPr>
                <w:t>Explicit</w:t>
              </w:r>
            </w:ins>
          </w:p>
        </w:tc>
        <w:tc>
          <w:tcPr>
            <w:tcW w:w="2186" w:type="dxa"/>
            <w:vAlign w:val="center"/>
          </w:tcPr>
          <w:p w14:paraId="3B224174" w14:textId="77777777" w:rsidR="00BE68CC" w:rsidRPr="00947A58" w:rsidRDefault="00BE68CC" w:rsidP="00291355">
            <w:pPr>
              <w:keepNext/>
              <w:spacing w:after="0"/>
              <w:jc w:val="center"/>
              <w:rPr>
                <w:ins w:id="1754" w:author="Seltzer, Karl" w:date="2024-08-09T13:59:00Z"/>
                <w:rFonts w:cstheme="minorHAnsi"/>
                <w:sz w:val="20"/>
                <w:szCs w:val="20"/>
              </w:rPr>
            </w:pPr>
            <w:ins w:id="1755" w:author="Seltzer, Karl" w:date="2024-08-09T13:59:00Z">
              <w:r w:rsidRPr="00947A58">
                <w:rPr>
                  <w:rFonts w:cstheme="minorHAnsi"/>
                  <w:sz w:val="20"/>
                  <w:szCs w:val="20"/>
                </w:rPr>
                <w:t>CCC</w:t>
              </w:r>
            </w:ins>
          </w:p>
        </w:tc>
      </w:tr>
      <w:tr w:rsidR="00BE68CC" w:rsidRPr="004A2FE2" w14:paraId="31C8630B" w14:textId="77777777" w:rsidTr="00291355">
        <w:trPr>
          <w:trHeight w:val="143"/>
          <w:ins w:id="1756" w:author="Seltzer, Karl" w:date="2024-08-09T13:59:00Z"/>
        </w:trPr>
        <w:tc>
          <w:tcPr>
            <w:tcW w:w="1181" w:type="dxa"/>
            <w:vAlign w:val="center"/>
          </w:tcPr>
          <w:p w14:paraId="28678BA4" w14:textId="77777777" w:rsidR="00BE68CC" w:rsidRPr="004A2FE2" w:rsidRDefault="00BE68CC" w:rsidP="00291355">
            <w:pPr>
              <w:spacing w:after="0"/>
              <w:jc w:val="center"/>
              <w:rPr>
                <w:ins w:id="1757" w:author="Seltzer, Karl" w:date="2024-08-09T13:59:00Z"/>
                <w:rFonts w:cstheme="minorHAnsi"/>
                <w:sz w:val="20"/>
                <w:szCs w:val="20"/>
              </w:rPr>
            </w:pPr>
            <w:ins w:id="1758" w:author="Seltzer, Karl" w:date="2024-08-09T13:59:00Z">
              <w:r w:rsidRPr="004A2FE2">
                <w:rPr>
                  <w:rFonts w:cstheme="minorHAnsi"/>
                  <w:sz w:val="20"/>
                  <w:szCs w:val="20"/>
                </w:rPr>
                <w:t>ALDX</w:t>
              </w:r>
            </w:ins>
          </w:p>
        </w:tc>
        <w:tc>
          <w:tcPr>
            <w:tcW w:w="4304" w:type="dxa"/>
            <w:vAlign w:val="center"/>
          </w:tcPr>
          <w:p w14:paraId="2764EAFF" w14:textId="77777777" w:rsidR="00BE68CC" w:rsidRPr="004A2FE2" w:rsidRDefault="00BE68CC" w:rsidP="00291355">
            <w:pPr>
              <w:spacing w:after="0"/>
              <w:jc w:val="center"/>
              <w:rPr>
                <w:ins w:id="1759" w:author="Seltzer, Karl" w:date="2024-08-09T13:59:00Z"/>
                <w:rFonts w:cstheme="minorHAnsi"/>
                <w:sz w:val="20"/>
                <w:szCs w:val="20"/>
              </w:rPr>
            </w:pPr>
            <w:ins w:id="1760" w:author="Seltzer, Karl" w:date="2024-08-09T13:59:00Z">
              <w:r w:rsidRPr="004A2FE2">
                <w:rPr>
                  <w:rFonts w:cstheme="minorHAnsi"/>
                  <w:sz w:val="20"/>
                  <w:szCs w:val="20"/>
                </w:rPr>
                <w:t>Propionaldehyde and higher aldehydes</w:t>
              </w:r>
            </w:ins>
          </w:p>
        </w:tc>
        <w:tc>
          <w:tcPr>
            <w:tcW w:w="574" w:type="dxa"/>
            <w:vAlign w:val="center"/>
          </w:tcPr>
          <w:p w14:paraId="6597F900" w14:textId="77777777" w:rsidR="00BE68CC" w:rsidRPr="004A2FE2" w:rsidRDefault="00BE68CC" w:rsidP="00291355">
            <w:pPr>
              <w:keepNext/>
              <w:spacing w:after="0"/>
              <w:jc w:val="center"/>
              <w:rPr>
                <w:ins w:id="1761" w:author="Seltzer, Karl" w:date="2024-08-09T13:59:00Z"/>
                <w:rFonts w:cstheme="minorHAnsi"/>
                <w:sz w:val="20"/>
                <w:szCs w:val="20"/>
              </w:rPr>
            </w:pPr>
            <w:ins w:id="1762" w:author="Seltzer, Karl" w:date="2024-08-09T13:59:00Z">
              <w:r w:rsidRPr="004A2FE2">
                <w:rPr>
                  <w:rFonts w:cstheme="minorHAnsi"/>
                  <w:sz w:val="20"/>
                  <w:szCs w:val="20"/>
                </w:rPr>
                <w:t>2</w:t>
              </w:r>
            </w:ins>
          </w:p>
        </w:tc>
        <w:tc>
          <w:tcPr>
            <w:tcW w:w="875" w:type="dxa"/>
            <w:vAlign w:val="center"/>
          </w:tcPr>
          <w:p w14:paraId="12384FF7" w14:textId="77777777" w:rsidR="00BE68CC" w:rsidRPr="004A2FE2" w:rsidRDefault="00BE68CC" w:rsidP="00291355">
            <w:pPr>
              <w:keepNext/>
              <w:spacing w:after="0"/>
              <w:jc w:val="center"/>
              <w:rPr>
                <w:ins w:id="1763" w:author="Seltzer, Karl" w:date="2024-08-09T13:59:00Z"/>
                <w:rFonts w:cstheme="minorHAnsi"/>
                <w:sz w:val="20"/>
                <w:szCs w:val="20"/>
              </w:rPr>
            </w:pPr>
            <w:ins w:id="1764" w:author="Seltzer, Karl" w:date="2024-08-09T13:59:00Z">
              <w:r w:rsidRPr="004A2FE2">
                <w:rPr>
                  <w:rFonts w:cstheme="minorHAnsi"/>
                  <w:sz w:val="20"/>
                  <w:szCs w:val="20"/>
                </w:rPr>
                <w:t>Lumped</w:t>
              </w:r>
            </w:ins>
          </w:p>
        </w:tc>
        <w:tc>
          <w:tcPr>
            <w:tcW w:w="2186" w:type="dxa"/>
            <w:vAlign w:val="center"/>
          </w:tcPr>
          <w:p w14:paraId="15607DD7" w14:textId="77777777" w:rsidR="00BE68CC" w:rsidRPr="004A2FE2" w:rsidRDefault="00BE68CC" w:rsidP="00291355">
            <w:pPr>
              <w:keepNext/>
              <w:spacing w:after="0"/>
              <w:jc w:val="center"/>
              <w:rPr>
                <w:ins w:id="1765" w:author="Seltzer, Karl" w:date="2024-08-09T13:59:00Z"/>
                <w:rFonts w:cstheme="minorHAnsi"/>
                <w:sz w:val="20"/>
                <w:szCs w:val="20"/>
              </w:rPr>
            </w:pPr>
            <w:ins w:id="1766" w:author="Seltzer, Karl" w:date="2024-08-09T13:59:00Z">
              <w:r w:rsidRPr="004A2FE2">
                <w:rPr>
                  <w:rFonts w:cstheme="minorHAnsi"/>
                  <w:sz w:val="20"/>
                  <w:szCs w:val="20"/>
                </w:rPr>
                <w:t>-</w:t>
              </w:r>
            </w:ins>
          </w:p>
        </w:tc>
      </w:tr>
      <w:tr w:rsidR="00BE68CC" w:rsidRPr="004A2FE2" w14:paraId="3A094E68" w14:textId="77777777" w:rsidTr="00291355">
        <w:trPr>
          <w:trHeight w:val="143"/>
          <w:ins w:id="1767" w:author="Seltzer, Karl" w:date="2024-08-09T13:59:00Z"/>
        </w:trPr>
        <w:tc>
          <w:tcPr>
            <w:tcW w:w="1181" w:type="dxa"/>
            <w:vAlign w:val="center"/>
          </w:tcPr>
          <w:p w14:paraId="6F8C70D7" w14:textId="77777777" w:rsidR="00BE68CC" w:rsidRPr="004A2FE2" w:rsidRDefault="00BE68CC" w:rsidP="00291355">
            <w:pPr>
              <w:spacing w:after="0"/>
              <w:jc w:val="center"/>
              <w:rPr>
                <w:ins w:id="1768" w:author="Seltzer, Karl" w:date="2024-08-09T13:59:00Z"/>
                <w:rFonts w:cstheme="minorHAnsi"/>
                <w:sz w:val="20"/>
                <w:szCs w:val="20"/>
              </w:rPr>
            </w:pPr>
            <w:ins w:id="1769" w:author="Seltzer, Karl" w:date="2024-08-09T13:59:00Z">
              <w:r w:rsidRPr="004A2FE2">
                <w:rPr>
                  <w:rFonts w:cstheme="minorHAnsi"/>
                  <w:sz w:val="20"/>
                  <w:szCs w:val="20"/>
                </w:rPr>
                <w:t>CAT1</w:t>
              </w:r>
            </w:ins>
          </w:p>
        </w:tc>
        <w:tc>
          <w:tcPr>
            <w:tcW w:w="4304" w:type="dxa"/>
            <w:vAlign w:val="center"/>
          </w:tcPr>
          <w:p w14:paraId="79D1CBC2" w14:textId="77777777" w:rsidR="00BE68CC" w:rsidRPr="004A2FE2" w:rsidRDefault="00BE68CC" w:rsidP="00291355">
            <w:pPr>
              <w:spacing w:after="0"/>
              <w:jc w:val="center"/>
              <w:rPr>
                <w:ins w:id="1770" w:author="Seltzer, Karl" w:date="2024-08-09T13:59:00Z"/>
                <w:rFonts w:cstheme="minorHAnsi"/>
                <w:sz w:val="20"/>
                <w:szCs w:val="20"/>
              </w:rPr>
            </w:pPr>
            <w:ins w:id="1771" w:author="Seltzer, Karl" w:date="2024-08-09T13:59:00Z">
              <w:r w:rsidRPr="004A2FE2">
                <w:rPr>
                  <w:rFonts w:cstheme="minorHAnsi"/>
                  <w:sz w:val="20"/>
                  <w:szCs w:val="20"/>
                </w:rPr>
                <w:t>Methyl-</w:t>
              </w:r>
              <w:proofErr w:type="spellStart"/>
              <w:r w:rsidRPr="004A2FE2">
                <w:rPr>
                  <w:rFonts w:cstheme="minorHAnsi"/>
                  <w:sz w:val="20"/>
                  <w:szCs w:val="20"/>
                </w:rPr>
                <w:t>catechols</w:t>
              </w:r>
              <w:proofErr w:type="spellEnd"/>
            </w:ins>
          </w:p>
        </w:tc>
        <w:tc>
          <w:tcPr>
            <w:tcW w:w="574" w:type="dxa"/>
            <w:vAlign w:val="center"/>
          </w:tcPr>
          <w:p w14:paraId="0082C1CC" w14:textId="77777777" w:rsidR="00BE68CC" w:rsidRPr="004A2FE2" w:rsidRDefault="00BE68CC" w:rsidP="00291355">
            <w:pPr>
              <w:keepNext/>
              <w:spacing w:after="0"/>
              <w:jc w:val="center"/>
              <w:rPr>
                <w:ins w:id="1772" w:author="Seltzer, Karl" w:date="2024-08-09T13:59:00Z"/>
                <w:rFonts w:cstheme="minorHAnsi"/>
                <w:sz w:val="20"/>
                <w:szCs w:val="20"/>
              </w:rPr>
            </w:pPr>
            <w:ins w:id="1773" w:author="Seltzer, Karl" w:date="2024-08-09T13:59:00Z">
              <w:r w:rsidRPr="004A2FE2">
                <w:rPr>
                  <w:rFonts w:cstheme="minorHAnsi"/>
                  <w:sz w:val="20"/>
                  <w:szCs w:val="20"/>
                </w:rPr>
                <w:t>6</w:t>
              </w:r>
            </w:ins>
          </w:p>
        </w:tc>
        <w:tc>
          <w:tcPr>
            <w:tcW w:w="875" w:type="dxa"/>
            <w:vAlign w:val="center"/>
          </w:tcPr>
          <w:p w14:paraId="33516D60" w14:textId="77777777" w:rsidR="00BE68CC" w:rsidRPr="004A2FE2" w:rsidRDefault="00BE68CC" w:rsidP="00291355">
            <w:pPr>
              <w:keepNext/>
              <w:spacing w:after="0"/>
              <w:jc w:val="center"/>
              <w:rPr>
                <w:ins w:id="1774" w:author="Seltzer, Karl" w:date="2024-08-09T13:59:00Z"/>
                <w:rFonts w:cstheme="minorHAnsi"/>
                <w:sz w:val="20"/>
                <w:szCs w:val="20"/>
              </w:rPr>
            </w:pPr>
            <w:ins w:id="1775" w:author="Seltzer, Karl" w:date="2024-08-09T13:59:00Z">
              <w:r w:rsidRPr="004A2FE2">
                <w:rPr>
                  <w:rFonts w:cstheme="minorHAnsi"/>
                  <w:sz w:val="20"/>
                  <w:szCs w:val="20"/>
                </w:rPr>
                <w:t>Lumped</w:t>
              </w:r>
            </w:ins>
          </w:p>
        </w:tc>
        <w:tc>
          <w:tcPr>
            <w:tcW w:w="2186" w:type="dxa"/>
            <w:vAlign w:val="center"/>
          </w:tcPr>
          <w:p w14:paraId="55DDD38B" w14:textId="77777777" w:rsidR="00BE68CC" w:rsidRPr="004A2FE2" w:rsidRDefault="00BE68CC" w:rsidP="00291355">
            <w:pPr>
              <w:keepNext/>
              <w:spacing w:after="0"/>
              <w:jc w:val="center"/>
              <w:rPr>
                <w:ins w:id="1776" w:author="Seltzer, Karl" w:date="2024-08-09T13:59:00Z"/>
                <w:rFonts w:cstheme="minorHAnsi"/>
                <w:sz w:val="20"/>
                <w:szCs w:val="20"/>
              </w:rPr>
            </w:pPr>
            <w:ins w:id="1777" w:author="Seltzer, Karl" w:date="2024-08-09T13:59:00Z">
              <w:r w:rsidRPr="004A2FE2">
                <w:rPr>
                  <w:rFonts w:cstheme="minorHAnsi"/>
                  <w:sz w:val="20"/>
                  <w:szCs w:val="20"/>
                </w:rPr>
                <w:t>-</w:t>
              </w:r>
            </w:ins>
          </w:p>
        </w:tc>
      </w:tr>
      <w:tr w:rsidR="00BE68CC" w:rsidRPr="004A2FE2" w14:paraId="74F3F0CF" w14:textId="77777777" w:rsidTr="00291355">
        <w:trPr>
          <w:trHeight w:val="143"/>
          <w:ins w:id="1778" w:author="Seltzer, Karl" w:date="2024-08-09T13:59:00Z"/>
        </w:trPr>
        <w:tc>
          <w:tcPr>
            <w:tcW w:w="1181" w:type="dxa"/>
            <w:vAlign w:val="center"/>
          </w:tcPr>
          <w:p w14:paraId="1211B1EB" w14:textId="77777777" w:rsidR="00BE68CC" w:rsidRPr="004A2FE2" w:rsidRDefault="00BE68CC" w:rsidP="00291355">
            <w:pPr>
              <w:spacing w:after="0"/>
              <w:jc w:val="center"/>
              <w:rPr>
                <w:ins w:id="1779" w:author="Seltzer, Karl" w:date="2024-08-09T13:59:00Z"/>
                <w:rFonts w:cstheme="minorHAnsi"/>
                <w:sz w:val="20"/>
                <w:szCs w:val="20"/>
              </w:rPr>
            </w:pPr>
            <w:ins w:id="1780" w:author="Seltzer, Karl" w:date="2024-08-09T13:59:00Z">
              <w:r w:rsidRPr="004A2FE2">
                <w:rPr>
                  <w:rFonts w:cstheme="minorHAnsi"/>
                  <w:sz w:val="20"/>
                  <w:szCs w:val="20"/>
                </w:rPr>
                <w:t>CRES</w:t>
              </w:r>
            </w:ins>
          </w:p>
        </w:tc>
        <w:tc>
          <w:tcPr>
            <w:tcW w:w="4304" w:type="dxa"/>
            <w:vAlign w:val="center"/>
          </w:tcPr>
          <w:p w14:paraId="4BE33872" w14:textId="77777777" w:rsidR="00BE68CC" w:rsidRPr="004A2FE2" w:rsidRDefault="00BE68CC" w:rsidP="00291355">
            <w:pPr>
              <w:spacing w:after="0"/>
              <w:jc w:val="center"/>
              <w:rPr>
                <w:ins w:id="1781" w:author="Seltzer, Karl" w:date="2024-08-09T13:59:00Z"/>
                <w:rFonts w:cstheme="minorHAnsi"/>
                <w:sz w:val="20"/>
                <w:szCs w:val="20"/>
              </w:rPr>
            </w:pPr>
            <w:ins w:id="1782" w:author="Seltzer, Karl" w:date="2024-08-09T13:59:00Z">
              <w:r w:rsidRPr="004A2FE2">
                <w:rPr>
                  <w:rFonts w:cstheme="minorHAnsi"/>
                  <w:sz w:val="20"/>
                  <w:szCs w:val="20"/>
                </w:rPr>
                <w:t>Cresols</w:t>
              </w:r>
            </w:ins>
          </w:p>
        </w:tc>
        <w:tc>
          <w:tcPr>
            <w:tcW w:w="574" w:type="dxa"/>
            <w:vAlign w:val="center"/>
          </w:tcPr>
          <w:p w14:paraId="66F95078" w14:textId="77777777" w:rsidR="00BE68CC" w:rsidRPr="004A2FE2" w:rsidRDefault="00BE68CC" w:rsidP="00291355">
            <w:pPr>
              <w:keepNext/>
              <w:spacing w:after="0"/>
              <w:jc w:val="center"/>
              <w:rPr>
                <w:ins w:id="1783" w:author="Seltzer, Karl" w:date="2024-08-09T13:59:00Z"/>
                <w:rFonts w:cstheme="minorHAnsi"/>
                <w:sz w:val="20"/>
                <w:szCs w:val="20"/>
              </w:rPr>
            </w:pPr>
            <w:ins w:id="1784" w:author="Seltzer, Karl" w:date="2024-08-09T13:59:00Z">
              <w:r w:rsidRPr="004A2FE2">
                <w:rPr>
                  <w:rFonts w:cstheme="minorHAnsi"/>
                  <w:sz w:val="20"/>
                  <w:szCs w:val="20"/>
                </w:rPr>
                <w:t>6</w:t>
              </w:r>
            </w:ins>
          </w:p>
        </w:tc>
        <w:tc>
          <w:tcPr>
            <w:tcW w:w="875" w:type="dxa"/>
            <w:vAlign w:val="center"/>
          </w:tcPr>
          <w:p w14:paraId="0590EA62" w14:textId="77777777" w:rsidR="00BE68CC" w:rsidRPr="004A2FE2" w:rsidRDefault="00BE68CC" w:rsidP="00291355">
            <w:pPr>
              <w:keepNext/>
              <w:spacing w:after="0"/>
              <w:jc w:val="center"/>
              <w:rPr>
                <w:ins w:id="1785" w:author="Seltzer, Karl" w:date="2024-08-09T13:59:00Z"/>
                <w:rFonts w:cstheme="minorHAnsi"/>
                <w:sz w:val="20"/>
                <w:szCs w:val="20"/>
              </w:rPr>
            </w:pPr>
            <w:ins w:id="1786" w:author="Seltzer, Karl" w:date="2024-08-09T13:59:00Z">
              <w:r w:rsidRPr="004A2FE2">
                <w:rPr>
                  <w:rFonts w:cstheme="minorHAnsi"/>
                  <w:sz w:val="20"/>
                  <w:szCs w:val="20"/>
                </w:rPr>
                <w:t>Lumped</w:t>
              </w:r>
            </w:ins>
          </w:p>
        </w:tc>
        <w:tc>
          <w:tcPr>
            <w:tcW w:w="2186" w:type="dxa"/>
            <w:vAlign w:val="center"/>
          </w:tcPr>
          <w:p w14:paraId="237C5C76" w14:textId="77777777" w:rsidR="00BE68CC" w:rsidRPr="004A2FE2" w:rsidRDefault="00BE68CC" w:rsidP="00291355">
            <w:pPr>
              <w:keepNext/>
              <w:spacing w:after="0"/>
              <w:jc w:val="center"/>
              <w:rPr>
                <w:ins w:id="1787" w:author="Seltzer, Karl" w:date="2024-08-09T13:59:00Z"/>
                <w:rFonts w:cstheme="minorHAnsi"/>
                <w:sz w:val="20"/>
                <w:szCs w:val="20"/>
              </w:rPr>
            </w:pPr>
            <w:ins w:id="1788" w:author="Seltzer, Karl" w:date="2024-08-09T13:59:00Z">
              <w:r w:rsidRPr="004A2FE2">
                <w:rPr>
                  <w:rFonts w:cstheme="minorHAnsi"/>
                  <w:sz w:val="20"/>
                  <w:szCs w:val="20"/>
                </w:rPr>
                <w:t>-</w:t>
              </w:r>
            </w:ins>
          </w:p>
        </w:tc>
      </w:tr>
      <w:tr w:rsidR="00BE68CC" w:rsidRPr="004A2FE2" w14:paraId="16197869" w14:textId="77777777" w:rsidTr="00291355">
        <w:trPr>
          <w:trHeight w:val="143"/>
          <w:ins w:id="1789" w:author="Seltzer, Karl" w:date="2024-08-09T13:59:00Z"/>
        </w:trPr>
        <w:tc>
          <w:tcPr>
            <w:tcW w:w="1181" w:type="dxa"/>
            <w:vAlign w:val="center"/>
          </w:tcPr>
          <w:p w14:paraId="4D6A1C26" w14:textId="77777777" w:rsidR="00BE68CC" w:rsidRPr="004A2FE2" w:rsidRDefault="00BE68CC" w:rsidP="00291355">
            <w:pPr>
              <w:spacing w:after="0"/>
              <w:jc w:val="center"/>
              <w:rPr>
                <w:ins w:id="1790" w:author="Seltzer, Karl" w:date="2024-08-09T13:59:00Z"/>
                <w:rFonts w:cstheme="minorHAnsi"/>
                <w:sz w:val="20"/>
                <w:szCs w:val="20"/>
              </w:rPr>
            </w:pPr>
            <w:ins w:id="1791" w:author="Seltzer, Karl" w:date="2024-08-09T13:59:00Z">
              <w:r w:rsidRPr="004A2FE2">
                <w:rPr>
                  <w:rFonts w:cstheme="minorHAnsi"/>
                  <w:sz w:val="20"/>
                  <w:szCs w:val="20"/>
                </w:rPr>
                <w:t>CRON</w:t>
              </w:r>
            </w:ins>
          </w:p>
        </w:tc>
        <w:tc>
          <w:tcPr>
            <w:tcW w:w="4304" w:type="dxa"/>
            <w:vAlign w:val="center"/>
          </w:tcPr>
          <w:p w14:paraId="7AC6CDD2" w14:textId="77777777" w:rsidR="00BE68CC" w:rsidRPr="004A2FE2" w:rsidRDefault="00BE68CC" w:rsidP="00291355">
            <w:pPr>
              <w:spacing w:after="0"/>
              <w:jc w:val="center"/>
              <w:rPr>
                <w:ins w:id="1792" w:author="Seltzer, Karl" w:date="2024-08-09T13:59:00Z"/>
                <w:rFonts w:cstheme="minorHAnsi"/>
                <w:sz w:val="20"/>
                <w:szCs w:val="20"/>
              </w:rPr>
            </w:pPr>
            <w:ins w:id="1793" w:author="Seltzer, Karl" w:date="2024-08-09T13:59:00Z">
              <w:r w:rsidRPr="004A2FE2">
                <w:rPr>
                  <w:rFonts w:cstheme="minorHAnsi"/>
                  <w:sz w:val="20"/>
                  <w:szCs w:val="20"/>
                </w:rPr>
                <w:t>Nitro-cresols</w:t>
              </w:r>
            </w:ins>
          </w:p>
        </w:tc>
        <w:tc>
          <w:tcPr>
            <w:tcW w:w="574" w:type="dxa"/>
            <w:vAlign w:val="center"/>
          </w:tcPr>
          <w:p w14:paraId="37D2E055" w14:textId="77777777" w:rsidR="00BE68CC" w:rsidRPr="004A2FE2" w:rsidRDefault="00BE68CC" w:rsidP="00291355">
            <w:pPr>
              <w:keepNext/>
              <w:spacing w:after="0"/>
              <w:jc w:val="center"/>
              <w:rPr>
                <w:ins w:id="1794" w:author="Seltzer, Karl" w:date="2024-08-09T13:59:00Z"/>
                <w:rFonts w:cstheme="minorHAnsi"/>
                <w:sz w:val="20"/>
                <w:szCs w:val="20"/>
              </w:rPr>
            </w:pPr>
            <w:ins w:id="1795" w:author="Seltzer, Karl" w:date="2024-08-09T13:59:00Z">
              <w:r w:rsidRPr="004A2FE2">
                <w:rPr>
                  <w:rFonts w:cstheme="minorHAnsi"/>
                  <w:sz w:val="20"/>
                  <w:szCs w:val="20"/>
                </w:rPr>
                <w:t>6</w:t>
              </w:r>
            </w:ins>
          </w:p>
        </w:tc>
        <w:tc>
          <w:tcPr>
            <w:tcW w:w="875" w:type="dxa"/>
            <w:vAlign w:val="center"/>
          </w:tcPr>
          <w:p w14:paraId="2FF4FE36" w14:textId="77777777" w:rsidR="00BE68CC" w:rsidRPr="004A2FE2" w:rsidRDefault="00BE68CC" w:rsidP="00291355">
            <w:pPr>
              <w:keepNext/>
              <w:spacing w:after="0"/>
              <w:jc w:val="center"/>
              <w:rPr>
                <w:ins w:id="1796" w:author="Seltzer, Karl" w:date="2024-08-09T13:59:00Z"/>
                <w:rFonts w:cstheme="minorHAnsi"/>
                <w:sz w:val="20"/>
                <w:szCs w:val="20"/>
              </w:rPr>
            </w:pPr>
            <w:ins w:id="1797" w:author="Seltzer, Karl" w:date="2024-08-09T13:59:00Z">
              <w:r w:rsidRPr="004A2FE2">
                <w:rPr>
                  <w:rFonts w:cstheme="minorHAnsi"/>
                  <w:sz w:val="20"/>
                  <w:szCs w:val="20"/>
                </w:rPr>
                <w:t>Lumped</w:t>
              </w:r>
            </w:ins>
          </w:p>
        </w:tc>
        <w:tc>
          <w:tcPr>
            <w:tcW w:w="2186" w:type="dxa"/>
            <w:vAlign w:val="center"/>
          </w:tcPr>
          <w:p w14:paraId="64C93595" w14:textId="77777777" w:rsidR="00BE68CC" w:rsidRPr="004A2FE2" w:rsidRDefault="00BE68CC" w:rsidP="00291355">
            <w:pPr>
              <w:keepNext/>
              <w:spacing w:after="0"/>
              <w:jc w:val="center"/>
              <w:rPr>
                <w:ins w:id="1798" w:author="Seltzer, Karl" w:date="2024-08-09T13:59:00Z"/>
                <w:rFonts w:cstheme="minorHAnsi"/>
                <w:sz w:val="20"/>
                <w:szCs w:val="20"/>
              </w:rPr>
            </w:pPr>
            <w:ins w:id="1799" w:author="Seltzer, Karl" w:date="2024-08-09T13:59:00Z">
              <w:r w:rsidRPr="004A2FE2">
                <w:rPr>
                  <w:rFonts w:cstheme="minorHAnsi"/>
                  <w:sz w:val="20"/>
                  <w:szCs w:val="20"/>
                </w:rPr>
                <w:t>-</w:t>
              </w:r>
            </w:ins>
          </w:p>
        </w:tc>
      </w:tr>
      <w:tr w:rsidR="007107EE" w:rsidRPr="004A2FE2" w14:paraId="668EA75A" w14:textId="77777777" w:rsidTr="00291355">
        <w:trPr>
          <w:trHeight w:val="143"/>
          <w:ins w:id="1800" w:author="Seltzer, Karl" w:date="2024-08-12T11:06:00Z"/>
        </w:trPr>
        <w:tc>
          <w:tcPr>
            <w:tcW w:w="1181" w:type="dxa"/>
            <w:vAlign w:val="center"/>
          </w:tcPr>
          <w:p w14:paraId="3496BE66" w14:textId="1698D047" w:rsidR="007107EE" w:rsidRPr="00E9514D" w:rsidRDefault="007107EE" w:rsidP="00291355">
            <w:pPr>
              <w:spacing w:after="0"/>
              <w:jc w:val="center"/>
              <w:rPr>
                <w:ins w:id="1801" w:author="Seltzer, Karl" w:date="2024-08-12T11:06:00Z"/>
                <w:rFonts w:cstheme="minorHAnsi"/>
                <w:sz w:val="20"/>
                <w:szCs w:val="20"/>
                <w:rPrChange w:id="1802" w:author="Seltzer, Karl" w:date="2024-08-12T13:59:00Z">
                  <w:rPr>
                    <w:ins w:id="1803" w:author="Seltzer, Karl" w:date="2024-08-12T11:06:00Z"/>
                    <w:rFonts w:cstheme="minorHAnsi"/>
                    <w:sz w:val="20"/>
                    <w:szCs w:val="20"/>
                    <w:highlight w:val="yellow"/>
                  </w:rPr>
                </w:rPrChange>
              </w:rPr>
            </w:pPr>
            <w:ins w:id="1804" w:author="Seltzer, Karl" w:date="2024-08-12T11:06:00Z">
              <w:r w:rsidRPr="00E9514D">
                <w:rPr>
                  <w:rFonts w:cstheme="minorHAnsi"/>
                  <w:sz w:val="20"/>
                  <w:szCs w:val="20"/>
                  <w:rPrChange w:id="1805" w:author="Seltzer, Karl" w:date="2024-08-12T13:59:00Z">
                    <w:rPr>
                      <w:rFonts w:cstheme="minorHAnsi"/>
                      <w:sz w:val="20"/>
                      <w:szCs w:val="20"/>
                      <w:highlight w:val="yellow"/>
                    </w:rPr>
                  </w:rPrChange>
                </w:rPr>
                <w:t>ETHR</w:t>
              </w:r>
            </w:ins>
          </w:p>
        </w:tc>
        <w:tc>
          <w:tcPr>
            <w:tcW w:w="4304" w:type="dxa"/>
            <w:vAlign w:val="center"/>
          </w:tcPr>
          <w:p w14:paraId="16130EE5" w14:textId="671EAAB8" w:rsidR="007107EE" w:rsidRPr="00E9514D" w:rsidRDefault="007107EE" w:rsidP="00291355">
            <w:pPr>
              <w:spacing w:after="0"/>
              <w:jc w:val="center"/>
              <w:rPr>
                <w:ins w:id="1806" w:author="Seltzer, Karl" w:date="2024-08-12T11:06:00Z"/>
                <w:rFonts w:cstheme="minorHAnsi"/>
                <w:sz w:val="20"/>
                <w:szCs w:val="20"/>
                <w:rPrChange w:id="1807" w:author="Seltzer, Karl" w:date="2024-08-12T13:59:00Z">
                  <w:rPr>
                    <w:ins w:id="1808" w:author="Seltzer, Karl" w:date="2024-08-12T11:06:00Z"/>
                    <w:rFonts w:cstheme="minorHAnsi"/>
                    <w:sz w:val="20"/>
                    <w:szCs w:val="20"/>
                    <w:highlight w:val="yellow"/>
                  </w:rPr>
                </w:rPrChange>
              </w:rPr>
            </w:pPr>
            <w:ins w:id="1809" w:author="Seltzer, Karl" w:date="2024-08-12T11:06:00Z">
              <w:r w:rsidRPr="00E9514D">
                <w:rPr>
                  <w:rFonts w:cstheme="minorHAnsi"/>
                  <w:sz w:val="20"/>
                  <w:szCs w:val="20"/>
                  <w:rPrChange w:id="1810" w:author="Seltzer, Karl" w:date="2024-08-12T13:59:00Z">
                    <w:rPr>
                      <w:rFonts w:cstheme="minorHAnsi"/>
                      <w:sz w:val="20"/>
                      <w:szCs w:val="20"/>
                      <w:highlight w:val="yellow"/>
                    </w:rPr>
                  </w:rPrChange>
                </w:rPr>
                <w:t>Larger ethers (C4+, exclu</w:t>
              </w:r>
            </w:ins>
            <w:ins w:id="1811" w:author="Seltzer, Karl" w:date="2024-08-12T12:18:00Z">
              <w:r w:rsidR="00C168CB" w:rsidRPr="00E9514D">
                <w:rPr>
                  <w:rFonts w:cstheme="minorHAnsi"/>
                  <w:sz w:val="20"/>
                  <w:szCs w:val="20"/>
                  <w:rPrChange w:id="1812" w:author="Seltzer, Karl" w:date="2024-08-12T13:59:00Z">
                    <w:rPr>
                      <w:rFonts w:cstheme="minorHAnsi"/>
                      <w:sz w:val="20"/>
                      <w:szCs w:val="20"/>
                      <w:highlight w:val="yellow"/>
                    </w:rPr>
                  </w:rPrChange>
                </w:rPr>
                <w:t>d</w:t>
              </w:r>
            </w:ins>
            <w:ins w:id="1813" w:author="Seltzer, Karl" w:date="2024-08-12T11:06:00Z">
              <w:r w:rsidRPr="00E9514D">
                <w:rPr>
                  <w:rFonts w:cstheme="minorHAnsi"/>
                  <w:sz w:val="20"/>
                  <w:szCs w:val="20"/>
                  <w:rPrChange w:id="1814" w:author="Seltzer, Karl" w:date="2024-08-12T13:59:00Z">
                    <w:rPr>
                      <w:rFonts w:cstheme="minorHAnsi"/>
                      <w:sz w:val="20"/>
                      <w:szCs w:val="20"/>
                      <w:highlight w:val="yellow"/>
                    </w:rPr>
                  </w:rPrChange>
                </w:rPr>
                <w:t>ing diethyl ether)</w:t>
              </w:r>
            </w:ins>
          </w:p>
        </w:tc>
        <w:tc>
          <w:tcPr>
            <w:tcW w:w="574" w:type="dxa"/>
            <w:vAlign w:val="center"/>
          </w:tcPr>
          <w:p w14:paraId="742F37BD" w14:textId="72102BAF" w:rsidR="007107EE" w:rsidRPr="00E9514D" w:rsidRDefault="007107EE" w:rsidP="00291355">
            <w:pPr>
              <w:keepNext/>
              <w:spacing w:after="0"/>
              <w:jc w:val="center"/>
              <w:rPr>
                <w:ins w:id="1815" w:author="Seltzer, Karl" w:date="2024-08-12T11:06:00Z"/>
                <w:rFonts w:cstheme="minorHAnsi"/>
                <w:sz w:val="20"/>
                <w:szCs w:val="20"/>
                <w:rPrChange w:id="1816" w:author="Seltzer, Karl" w:date="2024-08-12T13:59:00Z">
                  <w:rPr>
                    <w:ins w:id="1817" w:author="Seltzer, Karl" w:date="2024-08-12T11:06:00Z"/>
                    <w:rFonts w:cstheme="minorHAnsi"/>
                    <w:sz w:val="20"/>
                    <w:szCs w:val="20"/>
                    <w:highlight w:val="yellow"/>
                  </w:rPr>
                </w:rPrChange>
              </w:rPr>
            </w:pPr>
            <w:ins w:id="1818" w:author="Seltzer, Karl" w:date="2024-08-12T11:06:00Z">
              <w:r w:rsidRPr="00E9514D">
                <w:rPr>
                  <w:rFonts w:cstheme="minorHAnsi"/>
                  <w:sz w:val="20"/>
                  <w:szCs w:val="20"/>
                  <w:rPrChange w:id="1819" w:author="Seltzer, Karl" w:date="2024-08-12T13:59:00Z">
                    <w:rPr>
                      <w:rFonts w:cstheme="minorHAnsi"/>
                      <w:sz w:val="20"/>
                      <w:szCs w:val="20"/>
                      <w:highlight w:val="yellow"/>
                    </w:rPr>
                  </w:rPrChange>
                </w:rPr>
                <w:t>4</w:t>
              </w:r>
            </w:ins>
          </w:p>
        </w:tc>
        <w:tc>
          <w:tcPr>
            <w:tcW w:w="875" w:type="dxa"/>
            <w:vAlign w:val="center"/>
          </w:tcPr>
          <w:p w14:paraId="527A319D" w14:textId="3AF430E2" w:rsidR="007107EE" w:rsidRPr="00E9514D" w:rsidRDefault="007107EE" w:rsidP="00291355">
            <w:pPr>
              <w:keepNext/>
              <w:spacing w:after="0"/>
              <w:jc w:val="center"/>
              <w:rPr>
                <w:ins w:id="1820" w:author="Seltzer, Karl" w:date="2024-08-12T11:06:00Z"/>
                <w:rFonts w:cstheme="minorHAnsi"/>
                <w:sz w:val="20"/>
                <w:szCs w:val="20"/>
                <w:rPrChange w:id="1821" w:author="Seltzer, Karl" w:date="2024-08-12T13:59:00Z">
                  <w:rPr>
                    <w:ins w:id="1822" w:author="Seltzer, Karl" w:date="2024-08-12T11:06:00Z"/>
                    <w:rFonts w:cstheme="minorHAnsi"/>
                    <w:sz w:val="20"/>
                    <w:szCs w:val="20"/>
                    <w:highlight w:val="yellow"/>
                  </w:rPr>
                </w:rPrChange>
              </w:rPr>
            </w:pPr>
            <w:ins w:id="1823" w:author="Seltzer, Karl" w:date="2024-08-12T11:06:00Z">
              <w:r w:rsidRPr="00E9514D">
                <w:rPr>
                  <w:rFonts w:cstheme="minorHAnsi"/>
                  <w:sz w:val="20"/>
                  <w:szCs w:val="20"/>
                  <w:rPrChange w:id="1824" w:author="Seltzer, Karl" w:date="2024-08-12T13:59:00Z">
                    <w:rPr>
                      <w:rFonts w:cstheme="minorHAnsi"/>
                      <w:sz w:val="20"/>
                      <w:szCs w:val="20"/>
                      <w:highlight w:val="yellow"/>
                    </w:rPr>
                  </w:rPrChange>
                </w:rPr>
                <w:t>Lumped</w:t>
              </w:r>
            </w:ins>
          </w:p>
        </w:tc>
        <w:tc>
          <w:tcPr>
            <w:tcW w:w="2186" w:type="dxa"/>
            <w:vAlign w:val="center"/>
          </w:tcPr>
          <w:p w14:paraId="34CE39DD" w14:textId="14ADAE69" w:rsidR="007107EE" w:rsidRPr="00E9514D" w:rsidRDefault="007107EE" w:rsidP="00291355">
            <w:pPr>
              <w:keepNext/>
              <w:spacing w:after="0"/>
              <w:jc w:val="center"/>
              <w:rPr>
                <w:ins w:id="1825" w:author="Seltzer, Karl" w:date="2024-08-12T11:06:00Z"/>
                <w:rFonts w:cstheme="minorHAnsi"/>
                <w:sz w:val="20"/>
                <w:szCs w:val="20"/>
              </w:rPr>
            </w:pPr>
            <w:ins w:id="1826" w:author="Seltzer, Karl" w:date="2024-08-12T11:06:00Z">
              <w:r w:rsidRPr="00E9514D">
                <w:rPr>
                  <w:rFonts w:cstheme="minorHAnsi"/>
                  <w:sz w:val="20"/>
                  <w:szCs w:val="20"/>
                </w:rPr>
                <w:t>-</w:t>
              </w:r>
            </w:ins>
          </w:p>
        </w:tc>
      </w:tr>
      <w:tr w:rsidR="00FA74EA" w:rsidRPr="004A2FE2" w14:paraId="055ED6FB" w14:textId="77777777" w:rsidTr="00291355">
        <w:trPr>
          <w:trHeight w:val="143"/>
          <w:ins w:id="1827" w:author="Seltzer, Karl" w:date="2024-08-12T11:07:00Z"/>
        </w:trPr>
        <w:tc>
          <w:tcPr>
            <w:tcW w:w="1181" w:type="dxa"/>
            <w:vAlign w:val="center"/>
          </w:tcPr>
          <w:p w14:paraId="6743EB6E" w14:textId="54A3EF6C" w:rsidR="00FA74EA" w:rsidRPr="00E9514D" w:rsidRDefault="00FA74EA" w:rsidP="00FA74EA">
            <w:pPr>
              <w:spacing w:after="0"/>
              <w:jc w:val="center"/>
              <w:rPr>
                <w:ins w:id="1828" w:author="Seltzer, Karl" w:date="2024-08-12T11:07:00Z"/>
                <w:rFonts w:cstheme="minorHAnsi"/>
                <w:sz w:val="20"/>
                <w:szCs w:val="20"/>
                <w:rPrChange w:id="1829" w:author="Seltzer, Karl" w:date="2024-08-12T13:59:00Z">
                  <w:rPr>
                    <w:ins w:id="1830" w:author="Seltzer, Karl" w:date="2024-08-12T11:07:00Z"/>
                    <w:rFonts w:cstheme="minorHAnsi"/>
                    <w:sz w:val="20"/>
                    <w:szCs w:val="20"/>
                    <w:highlight w:val="yellow"/>
                  </w:rPr>
                </w:rPrChange>
              </w:rPr>
            </w:pPr>
            <w:ins w:id="1831" w:author="Seltzer, Karl" w:date="2024-08-12T11:07:00Z">
              <w:r w:rsidRPr="00E9514D">
                <w:rPr>
                  <w:rFonts w:cstheme="minorHAnsi"/>
                  <w:sz w:val="20"/>
                  <w:szCs w:val="20"/>
                  <w:rPrChange w:id="1832" w:author="Seltzer, Karl" w:date="2024-08-12T13:59:00Z">
                    <w:rPr>
                      <w:rFonts w:cstheme="minorHAnsi"/>
                      <w:sz w:val="20"/>
                      <w:szCs w:val="20"/>
                      <w:highlight w:val="yellow"/>
                    </w:rPr>
                  </w:rPrChange>
                </w:rPr>
                <w:t>ESTR</w:t>
              </w:r>
            </w:ins>
          </w:p>
        </w:tc>
        <w:tc>
          <w:tcPr>
            <w:tcW w:w="4304" w:type="dxa"/>
            <w:vAlign w:val="center"/>
          </w:tcPr>
          <w:p w14:paraId="33ABB76C" w14:textId="2E3EE65D" w:rsidR="00FA74EA" w:rsidRPr="00E9514D" w:rsidRDefault="00FA74EA" w:rsidP="00FA74EA">
            <w:pPr>
              <w:spacing w:after="0"/>
              <w:jc w:val="center"/>
              <w:rPr>
                <w:ins w:id="1833" w:author="Seltzer, Karl" w:date="2024-08-12T11:07:00Z"/>
                <w:rFonts w:cstheme="minorHAnsi"/>
                <w:sz w:val="20"/>
                <w:szCs w:val="20"/>
                <w:rPrChange w:id="1834" w:author="Seltzer, Karl" w:date="2024-08-12T13:59:00Z">
                  <w:rPr>
                    <w:ins w:id="1835" w:author="Seltzer, Karl" w:date="2024-08-12T11:07:00Z"/>
                    <w:rFonts w:cstheme="minorHAnsi"/>
                    <w:sz w:val="20"/>
                    <w:szCs w:val="20"/>
                    <w:highlight w:val="yellow"/>
                  </w:rPr>
                </w:rPrChange>
              </w:rPr>
            </w:pPr>
            <w:ins w:id="1836" w:author="Seltzer, Karl" w:date="2024-08-12T11:07:00Z">
              <w:r w:rsidRPr="00E9514D">
                <w:rPr>
                  <w:rFonts w:cstheme="minorHAnsi"/>
                  <w:sz w:val="20"/>
                  <w:szCs w:val="20"/>
                </w:rPr>
                <w:t>Larger esters (C4+, excluding ethyl acetate)</w:t>
              </w:r>
            </w:ins>
          </w:p>
        </w:tc>
        <w:tc>
          <w:tcPr>
            <w:tcW w:w="574" w:type="dxa"/>
            <w:vAlign w:val="center"/>
          </w:tcPr>
          <w:p w14:paraId="5DA8899E" w14:textId="418D2B71" w:rsidR="00FA74EA" w:rsidRPr="00E9514D" w:rsidRDefault="00FA74EA" w:rsidP="00FA74EA">
            <w:pPr>
              <w:keepNext/>
              <w:spacing w:after="0"/>
              <w:jc w:val="center"/>
              <w:rPr>
                <w:ins w:id="1837" w:author="Seltzer, Karl" w:date="2024-08-12T11:07:00Z"/>
                <w:rFonts w:cstheme="minorHAnsi"/>
                <w:sz w:val="20"/>
                <w:szCs w:val="20"/>
                <w:rPrChange w:id="1838" w:author="Seltzer, Karl" w:date="2024-08-12T13:59:00Z">
                  <w:rPr>
                    <w:ins w:id="1839" w:author="Seltzer, Karl" w:date="2024-08-12T11:07:00Z"/>
                    <w:rFonts w:cstheme="minorHAnsi"/>
                    <w:sz w:val="20"/>
                    <w:szCs w:val="20"/>
                    <w:highlight w:val="yellow"/>
                  </w:rPr>
                </w:rPrChange>
              </w:rPr>
            </w:pPr>
            <w:ins w:id="1840" w:author="Seltzer, Karl" w:date="2024-08-12T11:07:00Z">
              <w:r w:rsidRPr="00E9514D">
                <w:rPr>
                  <w:rFonts w:cstheme="minorHAnsi"/>
                  <w:sz w:val="20"/>
                  <w:szCs w:val="20"/>
                  <w:rPrChange w:id="1841" w:author="Seltzer, Karl" w:date="2024-08-12T13:59:00Z">
                    <w:rPr>
                      <w:rFonts w:cstheme="minorHAnsi"/>
                      <w:sz w:val="20"/>
                      <w:szCs w:val="20"/>
                      <w:highlight w:val="yellow"/>
                    </w:rPr>
                  </w:rPrChange>
                </w:rPr>
                <w:t>4</w:t>
              </w:r>
            </w:ins>
          </w:p>
        </w:tc>
        <w:tc>
          <w:tcPr>
            <w:tcW w:w="875" w:type="dxa"/>
            <w:vAlign w:val="center"/>
          </w:tcPr>
          <w:p w14:paraId="25B45502" w14:textId="5FC85A2D" w:rsidR="00FA74EA" w:rsidRPr="00E9514D" w:rsidRDefault="00FA74EA" w:rsidP="00FA74EA">
            <w:pPr>
              <w:keepNext/>
              <w:spacing w:after="0"/>
              <w:jc w:val="center"/>
              <w:rPr>
                <w:ins w:id="1842" w:author="Seltzer, Karl" w:date="2024-08-12T11:07:00Z"/>
                <w:rFonts w:cstheme="minorHAnsi"/>
                <w:sz w:val="20"/>
                <w:szCs w:val="20"/>
                <w:rPrChange w:id="1843" w:author="Seltzer, Karl" w:date="2024-08-12T13:59:00Z">
                  <w:rPr>
                    <w:ins w:id="1844" w:author="Seltzer, Karl" w:date="2024-08-12T11:07:00Z"/>
                    <w:rFonts w:cstheme="minorHAnsi"/>
                    <w:sz w:val="20"/>
                    <w:szCs w:val="20"/>
                    <w:highlight w:val="yellow"/>
                  </w:rPr>
                </w:rPrChange>
              </w:rPr>
            </w:pPr>
            <w:ins w:id="1845" w:author="Seltzer, Karl" w:date="2024-08-12T11:07:00Z">
              <w:r w:rsidRPr="00E9514D">
                <w:rPr>
                  <w:rFonts w:cstheme="minorHAnsi"/>
                  <w:sz w:val="20"/>
                  <w:szCs w:val="20"/>
                  <w:rPrChange w:id="1846" w:author="Seltzer, Karl" w:date="2024-08-12T13:59:00Z">
                    <w:rPr>
                      <w:rFonts w:cstheme="minorHAnsi"/>
                      <w:sz w:val="20"/>
                      <w:szCs w:val="20"/>
                      <w:highlight w:val="yellow"/>
                    </w:rPr>
                  </w:rPrChange>
                </w:rPr>
                <w:t>Lumped</w:t>
              </w:r>
            </w:ins>
          </w:p>
        </w:tc>
        <w:tc>
          <w:tcPr>
            <w:tcW w:w="2186" w:type="dxa"/>
            <w:vAlign w:val="center"/>
          </w:tcPr>
          <w:p w14:paraId="122DE2B4" w14:textId="24385F2B" w:rsidR="00FA74EA" w:rsidRPr="00E9514D" w:rsidRDefault="00FA74EA" w:rsidP="00FA74EA">
            <w:pPr>
              <w:keepNext/>
              <w:spacing w:after="0"/>
              <w:jc w:val="center"/>
              <w:rPr>
                <w:ins w:id="1847" w:author="Seltzer, Karl" w:date="2024-08-12T11:07:00Z"/>
                <w:rFonts w:cstheme="minorHAnsi"/>
                <w:sz w:val="20"/>
                <w:szCs w:val="20"/>
                <w:rPrChange w:id="1848" w:author="Seltzer, Karl" w:date="2024-08-12T13:59:00Z">
                  <w:rPr>
                    <w:ins w:id="1849" w:author="Seltzer, Karl" w:date="2024-08-12T11:07:00Z"/>
                    <w:rFonts w:cstheme="minorHAnsi"/>
                    <w:sz w:val="20"/>
                    <w:szCs w:val="20"/>
                    <w:highlight w:val="yellow"/>
                  </w:rPr>
                </w:rPrChange>
              </w:rPr>
            </w:pPr>
            <w:ins w:id="1850" w:author="Seltzer, Karl" w:date="2024-08-12T11:07:00Z">
              <w:r w:rsidRPr="00E9514D">
                <w:rPr>
                  <w:rFonts w:cstheme="minorHAnsi"/>
                  <w:sz w:val="20"/>
                  <w:szCs w:val="20"/>
                  <w:rPrChange w:id="1851" w:author="Seltzer, Karl" w:date="2024-08-12T13:59:00Z">
                    <w:rPr>
                      <w:rFonts w:cstheme="minorHAnsi"/>
                      <w:sz w:val="20"/>
                      <w:szCs w:val="20"/>
                      <w:highlight w:val="yellow"/>
                    </w:rPr>
                  </w:rPrChange>
                </w:rPr>
                <w:t>-</w:t>
              </w:r>
            </w:ins>
          </w:p>
        </w:tc>
      </w:tr>
      <w:tr w:rsidR="007107EE" w:rsidRPr="004A2FE2" w14:paraId="2FCA7A11" w14:textId="77777777" w:rsidTr="00291355">
        <w:trPr>
          <w:trHeight w:val="143"/>
          <w:ins w:id="1852" w:author="Seltzer, Karl" w:date="2024-08-12T11:05:00Z"/>
        </w:trPr>
        <w:tc>
          <w:tcPr>
            <w:tcW w:w="1181" w:type="dxa"/>
            <w:vAlign w:val="center"/>
          </w:tcPr>
          <w:p w14:paraId="6C236F56" w14:textId="14E7AD39" w:rsidR="007107EE" w:rsidRPr="00E9514D" w:rsidRDefault="007107EE" w:rsidP="00291355">
            <w:pPr>
              <w:spacing w:after="0"/>
              <w:jc w:val="center"/>
              <w:rPr>
                <w:ins w:id="1853" w:author="Seltzer, Karl" w:date="2024-08-12T11:05:00Z"/>
                <w:rFonts w:cstheme="minorHAnsi"/>
                <w:sz w:val="20"/>
                <w:szCs w:val="20"/>
              </w:rPr>
            </w:pPr>
            <w:ins w:id="1854" w:author="Seltzer, Karl" w:date="2024-08-12T11:05:00Z">
              <w:r w:rsidRPr="00E9514D">
                <w:rPr>
                  <w:rFonts w:cstheme="minorHAnsi"/>
                  <w:sz w:val="20"/>
                  <w:szCs w:val="20"/>
                </w:rPr>
                <w:t>HPAR</w:t>
              </w:r>
            </w:ins>
          </w:p>
        </w:tc>
        <w:tc>
          <w:tcPr>
            <w:tcW w:w="4304" w:type="dxa"/>
            <w:vAlign w:val="center"/>
          </w:tcPr>
          <w:p w14:paraId="2673353F" w14:textId="1E26B3D8" w:rsidR="007107EE" w:rsidRPr="00E9514D" w:rsidRDefault="007107EE" w:rsidP="00291355">
            <w:pPr>
              <w:spacing w:after="0"/>
              <w:jc w:val="center"/>
              <w:rPr>
                <w:ins w:id="1855" w:author="Seltzer, Karl" w:date="2024-08-12T11:05:00Z"/>
                <w:rFonts w:cstheme="minorHAnsi"/>
                <w:sz w:val="20"/>
                <w:szCs w:val="20"/>
              </w:rPr>
            </w:pPr>
            <w:ins w:id="1856" w:author="Seltzer, Karl" w:date="2024-08-12T11:05:00Z">
              <w:r w:rsidRPr="00E9514D">
                <w:rPr>
                  <w:rFonts w:cstheme="minorHAnsi"/>
                  <w:sz w:val="20"/>
                  <w:szCs w:val="20"/>
                </w:rPr>
                <w:t>Heavy PAR, based on n-dodecane</w:t>
              </w:r>
            </w:ins>
          </w:p>
        </w:tc>
        <w:tc>
          <w:tcPr>
            <w:tcW w:w="574" w:type="dxa"/>
            <w:vAlign w:val="center"/>
          </w:tcPr>
          <w:p w14:paraId="2CCE873B" w14:textId="76AB4D11" w:rsidR="007107EE" w:rsidRPr="00E9514D" w:rsidRDefault="007107EE" w:rsidP="00291355">
            <w:pPr>
              <w:keepNext/>
              <w:spacing w:after="0"/>
              <w:jc w:val="center"/>
              <w:rPr>
                <w:ins w:id="1857" w:author="Seltzer, Karl" w:date="2024-08-12T11:05:00Z"/>
                <w:rFonts w:cstheme="minorHAnsi"/>
                <w:sz w:val="20"/>
                <w:szCs w:val="20"/>
              </w:rPr>
            </w:pPr>
            <w:ins w:id="1858" w:author="Seltzer, Karl" w:date="2024-08-12T11:05:00Z">
              <w:r w:rsidRPr="00E9514D">
                <w:rPr>
                  <w:rFonts w:cstheme="minorHAnsi"/>
                  <w:sz w:val="20"/>
                  <w:szCs w:val="20"/>
                </w:rPr>
                <w:t>12</w:t>
              </w:r>
            </w:ins>
          </w:p>
        </w:tc>
        <w:tc>
          <w:tcPr>
            <w:tcW w:w="875" w:type="dxa"/>
            <w:vAlign w:val="center"/>
          </w:tcPr>
          <w:p w14:paraId="0A26B801" w14:textId="0AC6D5DE" w:rsidR="007107EE" w:rsidRPr="00E9514D" w:rsidRDefault="007107EE" w:rsidP="00291355">
            <w:pPr>
              <w:keepNext/>
              <w:spacing w:after="0"/>
              <w:jc w:val="center"/>
              <w:rPr>
                <w:ins w:id="1859" w:author="Seltzer, Karl" w:date="2024-08-12T11:05:00Z"/>
                <w:rFonts w:cstheme="minorHAnsi"/>
                <w:sz w:val="20"/>
                <w:szCs w:val="20"/>
              </w:rPr>
            </w:pPr>
            <w:ins w:id="1860" w:author="Seltzer, Karl" w:date="2024-08-12T11:05:00Z">
              <w:r w:rsidRPr="00E9514D">
                <w:rPr>
                  <w:rFonts w:cstheme="minorHAnsi"/>
                  <w:sz w:val="20"/>
                  <w:szCs w:val="20"/>
                </w:rPr>
                <w:t>Lumped</w:t>
              </w:r>
            </w:ins>
          </w:p>
        </w:tc>
        <w:tc>
          <w:tcPr>
            <w:tcW w:w="2186" w:type="dxa"/>
            <w:vAlign w:val="center"/>
          </w:tcPr>
          <w:p w14:paraId="0A6DC27A" w14:textId="1C0452A2" w:rsidR="007107EE" w:rsidRPr="00E9514D" w:rsidRDefault="007107EE" w:rsidP="00291355">
            <w:pPr>
              <w:keepNext/>
              <w:spacing w:after="0"/>
              <w:jc w:val="center"/>
              <w:rPr>
                <w:ins w:id="1861" w:author="Seltzer, Karl" w:date="2024-08-12T11:05:00Z"/>
                <w:rFonts w:cstheme="minorHAnsi"/>
                <w:sz w:val="20"/>
                <w:szCs w:val="20"/>
              </w:rPr>
            </w:pPr>
            <w:ins w:id="1862" w:author="Seltzer, Karl" w:date="2024-08-12T11:06:00Z">
              <w:r w:rsidRPr="00E9514D">
                <w:rPr>
                  <w:rFonts w:cstheme="minorHAnsi"/>
                  <w:sz w:val="20"/>
                  <w:szCs w:val="20"/>
                </w:rPr>
                <w:t>-</w:t>
              </w:r>
            </w:ins>
          </w:p>
        </w:tc>
      </w:tr>
      <w:tr w:rsidR="00BE68CC" w:rsidRPr="004A2FE2" w14:paraId="5986F1ED" w14:textId="77777777" w:rsidTr="00291355">
        <w:trPr>
          <w:trHeight w:val="143"/>
          <w:ins w:id="1863" w:author="Seltzer, Karl" w:date="2024-08-09T13:59:00Z"/>
        </w:trPr>
        <w:tc>
          <w:tcPr>
            <w:tcW w:w="1181" w:type="dxa"/>
            <w:vAlign w:val="center"/>
          </w:tcPr>
          <w:p w14:paraId="6A2D2178" w14:textId="77777777" w:rsidR="00BE68CC" w:rsidRPr="004A2FE2" w:rsidRDefault="00BE68CC" w:rsidP="00291355">
            <w:pPr>
              <w:spacing w:after="0"/>
              <w:jc w:val="center"/>
              <w:rPr>
                <w:ins w:id="1864" w:author="Seltzer, Karl" w:date="2024-08-09T13:59:00Z"/>
                <w:rFonts w:cstheme="minorHAnsi"/>
                <w:sz w:val="20"/>
                <w:szCs w:val="20"/>
              </w:rPr>
            </w:pPr>
            <w:ins w:id="1865" w:author="Seltzer, Karl" w:date="2024-08-09T13:59:00Z">
              <w:r w:rsidRPr="004A2FE2">
                <w:rPr>
                  <w:rFonts w:cstheme="minorHAnsi"/>
                  <w:sz w:val="20"/>
                  <w:szCs w:val="20"/>
                </w:rPr>
                <w:t>IOLE</w:t>
              </w:r>
            </w:ins>
          </w:p>
        </w:tc>
        <w:tc>
          <w:tcPr>
            <w:tcW w:w="4304" w:type="dxa"/>
            <w:vAlign w:val="center"/>
          </w:tcPr>
          <w:p w14:paraId="6069E3D1" w14:textId="77777777" w:rsidR="00BE68CC" w:rsidRPr="004A2FE2" w:rsidRDefault="00BE68CC" w:rsidP="00291355">
            <w:pPr>
              <w:spacing w:after="0"/>
              <w:jc w:val="center"/>
              <w:rPr>
                <w:ins w:id="1866" w:author="Seltzer, Karl" w:date="2024-08-09T13:59:00Z"/>
                <w:rFonts w:cstheme="minorHAnsi"/>
                <w:sz w:val="20"/>
                <w:szCs w:val="20"/>
              </w:rPr>
            </w:pPr>
            <w:ins w:id="1867" w:author="Seltzer, Karl" w:date="2024-08-09T13:59:00Z">
              <w:r w:rsidRPr="004A2FE2">
                <w:rPr>
                  <w:rFonts w:cstheme="minorHAnsi"/>
                  <w:sz w:val="20"/>
                  <w:szCs w:val="20"/>
                </w:rPr>
                <w:t>Internal olefin carbon bond (R-C=C-R)</w:t>
              </w:r>
            </w:ins>
          </w:p>
        </w:tc>
        <w:tc>
          <w:tcPr>
            <w:tcW w:w="574" w:type="dxa"/>
            <w:vAlign w:val="center"/>
          </w:tcPr>
          <w:p w14:paraId="59559FFE" w14:textId="77777777" w:rsidR="00BE68CC" w:rsidRPr="004A2FE2" w:rsidRDefault="00BE68CC" w:rsidP="00291355">
            <w:pPr>
              <w:keepNext/>
              <w:spacing w:after="0"/>
              <w:jc w:val="center"/>
              <w:rPr>
                <w:ins w:id="1868" w:author="Seltzer, Karl" w:date="2024-08-09T13:59:00Z"/>
                <w:rFonts w:cstheme="minorHAnsi"/>
                <w:sz w:val="20"/>
                <w:szCs w:val="20"/>
              </w:rPr>
            </w:pPr>
            <w:ins w:id="1869" w:author="Seltzer, Karl" w:date="2024-08-09T13:59:00Z">
              <w:r w:rsidRPr="004A2FE2">
                <w:rPr>
                  <w:rFonts w:cstheme="minorHAnsi"/>
                  <w:sz w:val="20"/>
                  <w:szCs w:val="20"/>
                </w:rPr>
                <w:t>4</w:t>
              </w:r>
            </w:ins>
          </w:p>
        </w:tc>
        <w:tc>
          <w:tcPr>
            <w:tcW w:w="875" w:type="dxa"/>
            <w:vAlign w:val="center"/>
          </w:tcPr>
          <w:p w14:paraId="44E7AFA9" w14:textId="77777777" w:rsidR="00BE68CC" w:rsidRPr="004A2FE2" w:rsidRDefault="00BE68CC" w:rsidP="00291355">
            <w:pPr>
              <w:keepNext/>
              <w:spacing w:after="0"/>
              <w:jc w:val="center"/>
              <w:rPr>
                <w:ins w:id="1870" w:author="Seltzer, Karl" w:date="2024-08-09T13:59:00Z"/>
                <w:rFonts w:cstheme="minorHAnsi"/>
                <w:sz w:val="20"/>
                <w:szCs w:val="20"/>
              </w:rPr>
            </w:pPr>
            <w:ins w:id="1871" w:author="Seltzer, Karl" w:date="2024-08-09T13:59:00Z">
              <w:r w:rsidRPr="004A2FE2">
                <w:rPr>
                  <w:rFonts w:cstheme="minorHAnsi"/>
                  <w:sz w:val="20"/>
                  <w:szCs w:val="20"/>
                </w:rPr>
                <w:t>Lumped</w:t>
              </w:r>
            </w:ins>
          </w:p>
        </w:tc>
        <w:tc>
          <w:tcPr>
            <w:tcW w:w="2186" w:type="dxa"/>
            <w:vAlign w:val="center"/>
          </w:tcPr>
          <w:p w14:paraId="074ABED0" w14:textId="77777777" w:rsidR="00BE68CC" w:rsidRPr="004A2FE2" w:rsidRDefault="00BE68CC" w:rsidP="00291355">
            <w:pPr>
              <w:keepNext/>
              <w:spacing w:after="0"/>
              <w:jc w:val="center"/>
              <w:rPr>
                <w:ins w:id="1872" w:author="Seltzer, Karl" w:date="2024-08-09T13:59:00Z"/>
                <w:rFonts w:cstheme="minorHAnsi"/>
                <w:sz w:val="20"/>
                <w:szCs w:val="20"/>
              </w:rPr>
            </w:pPr>
            <w:ins w:id="1873" w:author="Seltzer, Karl" w:date="2024-08-09T13:59:00Z">
              <w:r w:rsidRPr="004A2FE2">
                <w:rPr>
                  <w:rFonts w:cstheme="minorHAnsi"/>
                  <w:sz w:val="20"/>
                  <w:szCs w:val="20"/>
                </w:rPr>
                <w:t>-</w:t>
              </w:r>
            </w:ins>
          </w:p>
        </w:tc>
      </w:tr>
      <w:tr w:rsidR="009D3BE7" w:rsidRPr="004A2FE2" w14:paraId="38B8EE0A" w14:textId="77777777" w:rsidTr="00291355">
        <w:trPr>
          <w:trHeight w:val="143"/>
          <w:ins w:id="1874" w:author="Seltzer, Karl" w:date="2024-08-12T12:35:00Z"/>
        </w:trPr>
        <w:tc>
          <w:tcPr>
            <w:tcW w:w="1181" w:type="dxa"/>
            <w:vAlign w:val="center"/>
          </w:tcPr>
          <w:p w14:paraId="0068BDF5" w14:textId="6901A698" w:rsidR="009D3BE7" w:rsidRPr="004A2FE2" w:rsidRDefault="009D3BE7" w:rsidP="009D3BE7">
            <w:pPr>
              <w:spacing w:after="0"/>
              <w:jc w:val="center"/>
              <w:rPr>
                <w:ins w:id="1875" w:author="Seltzer, Karl" w:date="2024-08-12T12:35:00Z"/>
                <w:rFonts w:cstheme="minorHAnsi"/>
                <w:sz w:val="20"/>
                <w:szCs w:val="20"/>
              </w:rPr>
            </w:pPr>
            <w:ins w:id="1876" w:author="Seltzer, Karl" w:date="2024-08-12T12:35:00Z">
              <w:r w:rsidRPr="004A2FE2">
                <w:rPr>
                  <w:rFonts w:cstheme="minorHAnsi"/>
                  <w:sz w:val="20"/>
                  <w:szCs w:val="20"/>
                </w:rPr>
                <w:t>ISPD</w:t>
              </w:r>
            </w:ins>
          </w:p>
        </w:tc>
        <w:tc>
          <w:tcPr>
            <w:tcW w:w="4304" w:type="dxa"/>
            <w:vAlign w:val="center"/>
          </w:tcPr>
          <w:p w14:paraId="4D4C192C" w14:textId="7F61066F" w:rsidR="009D3BE7" w:rsidRPr="005D2178" w:rsidRDefault="009D3BE7" w:rsidP="009D3BE7">
            <w:pPr>
              <w:spacing w:after="0"/>
              <w:jc w:val="center"/>
              <w:rPr>
                <w:ins w:id="1877" w:author="Seltzer, Karl" w:date="2024-08-12T12:35:00Z"/>
                <w:rFonts w:cstheme="minorHAnsi"/>
                <w:sz w:val="20"/>
                <w:szCs w:val="20"/>
              </w:rPr>
            </w:pPr>
            <w:ins w:id="1878" w:author="Seltzer, Karl" w:date="2024-08-12T12:35:00Z">
              <w:r w:rsidRPr="005D2178">
                <w:rPr>
                  <w:rFonts w:cstheme="minorHAnsi"/>
                  <w:sz w:val="20"/>
                  <w:szCs w:val="20"/>
                </w:rPr>
                <w:t>Isoprene products</w:t>
              </w:r>
            </w:ins>
          </w:p>
        </w:tc>
        <w:tc>
          <w:tcPr>
            <w:tcW w:w="574" w:type="dxa"/>
            <w:vAlign w:val="center"/>
          </w:tcPr>
          <w:p w14:paraId="7B6E9D86" w14:textId="4840BBC5" w:rsidR="009D3BE7" w:rsidRPr="004A2FE2" w:rsidRDefault="009D3BE7" w:rsidP="009D3BE7">
            <w:pPr>
              <w:keepNext/>
              <w:spacing w:after="0"/>
              <w:jc w:val="center"/>
              <w:rPr>
                <w:ins w:id="1879" w:author="Seltzer, Karl" w:date="2024-08-12T12:35:00Z"/>
                <w:rFonts w:cstheme="minorHAnsi"/>
                <w:sz w:val="20"/>
                <w:szCs w:val="20"/>
              </w:rPr>
            </w:pPr>
            <w:ins w:id="1880" w:author="Seltzer, Karl" w:date="2024-08-12T12:35:00Z">
              <w:r w:rsidRPr="004A2FE2">
                <w:rPr>
                  <w:rFonts w:cstheme="minorHAnsi"/>
                  <w:sz w:val="20"/>
                  <w:szCs w:val="20"/>
                </w:rPr>
                <w:t>4</w:t>
              </w:r>
            </w:ins>
          </w:p>
        </w:tc>
        <w:tc>
          <w:tcPr>
            <w:tcW w:w="875" w:type="dxa"/>
            <w:vAlign w:val="center"/>
          </w:tcPr>
          <w:p w14:paraId="5D9E2586" w14:textId="767060AF" w:rsidR="009D3BE7" w:rsidRPr="004A2FE2" w:rsidRDefault="009D3BE7" w:rsidP="009D3BE7">
            <w:pPr>
              <w:keepNext/>
              <w:spacing w:after="0"/>
              <w:jc w:val="center"/>
              <w:rPr>
                <w:ins w:id="1881" w:author="Seltzer, Karl" w:date="2024-08-12T12:35:00Z"/>
                <w:rFonts w:cstheme="minorHAnsi"/>
                <w:sz w:val="20"/>
                <w:szCs w:val="20"/>
              </w:rPr>
            </w:pPr>
            <w:ins w:id="1882" w:author="Seltzer, Karl" w:date="2024-08-12T12:35:00Z">
              <w:r w:rsidRPr="004A2FE2">
                <w:rPr>
                  <w:rFonts w:cstheme="minorHAnsi"/>
                  <w:sz w:val="20"/>
                  <w:szCs w:val="20"/>
                </w:rPr>
                <w:t>Lumped</w:t>
              </w:r>
            </w:ins>
          </w:p>
        </w:tc>
        <w:tc>
          <w:tcPr>
            <w:tcW w:w="2186" w:type="dxa"/>
            <w:vAlign w:val="center"/>
          </w:tcPr>
          <w:p w14:paraId="17126BA9" w14:textId="503A1DE6" w:rsidR="009D3BE7" w:rsidRPr="004A2FE2" w:rsidRDefault="009D3BE7" w:rsidP="009D3BE7">
            <w:pPr>
              <w:keepNext/>
              <w:spacing w:after="0"/>
              <w:jc w:val="center"/>
              <w:rPr>
                <w:ins w:id="1883" w:author="Seltzer, Karl" w:date="2024-08-12T12:35:00Z"/>
                <w:rFonts w:cstheme="minorHAnsi"/>
                <w:sz w:val="20"/>
                <w:szCs w:val="20"/>
              </w:rPr>
            </w:pPr>
            <w:ins w:id="1884" w:author="Seltzer, Karl" w:date="2024-08-12T12:35:00Z">
              <w:r w:rsidRPr="004A2FE2">
                <w:rPr>
                  <w:rFonts w:cstheme="minorHAnsi"/>
                  <w:sz w:val="20"/>
                  <w:szCs w:val="20"/>
                </w:rPr>
                <w:t>-</w:t>
              </w:r>
            </w:ins>
          </w:p>
        </w:tc>
      </w:tr>
      <w:tr w:rsidR="00BE68CC" w:rsidRPr="004A2FE2" w14:paraId="2C3D80A9" w14:textId="77777777" w:rsidTr="00291355">
        <w:trPr>
          <w:trHeight w:val="143"/>
          <w:ins w:id="1885" w:author="Seltzer, Karl" w:date="2024-08-09T13:59:00Z"/>
        </w:trPr>
        <w:tc>
          <w:tcPr>
            <w:tcW w:w="1181" w:type="dxa"/>
            <w:vAlign w:val="center"/>
          </w:tcPr>
          <w:p w14:paraId="28FBEC10" w14:textId="77777777" w:rsidR="00BE68CC" w:rsidRPr="004A2FE2" w:rsidRDefault="00BE68CC" w:rsidP="00291355">
            <w:pPr>
              <w:spacing w:after="0"/>
              <w:jc w:val="center"/>
              <w:rPr>
                <w:ins w:id="1886" w:author="Seltzer, Karl" w:date="2024-08-09T13:59:00Z"/>
                <w:rFonts w:cstheme="minorHAnsi"/>
                <w:sz w:val="20"/>
                <w:szCs w:val="20"/>
              </w:rPr>
            </w:pPr>
            <w:ins w:id="1887" w:author="Seltzer, Karl" w:date="2024-08-09T13:59:00Z">
              <w:r w:rsidRPr="004A2FE2">
                <w:rPr>
                  <w:rFonts w:cstheme="minorHAnsi"/>
                  <w:sz w:val="20"/>
                  <w:szCs w:val="20"/>
                </w:rPr>
                <w:t>IVOC</w:t>
              </w:r>
            </w:ins>
          </w:p>
        </w:tc>
        <w:tc>
          <w:tcPr>
            <w:tcW w:w="4304" w:type="dxa"/>
            <w:vAlign w:val="center"/>
          </w:tcPr>
          <w:p w14:paraId="639BE8EB" w14:textId="77777777" w:rsidR="00BE68CC" w:rsidRPr="004A2FE2" w:rsidRDefault="00BE68CC" w:rsidP="00291355">
            <w:pPr>
              <w:spacing w:after="0"/>
              <w:jc w:val="center"/>
              <w:rPr>
                <w:ins w:id="1888" w:author="Seltzer, Karl" w:date="2024-08-09T13:59:00Z"/>
                <w:rFonts w:cstheme="minorHAnsi"/>
                <w:sz w:val="20"/>
                <w:szCs w:val="20"/>
              </w:rPr>
            </w:pPr>
            <w:ins w:id="1889" w:author="Seltzer, Karl" w:date="2024-08-09T13:59:00Z">
              <w:r w:rsidRPr="005D2178">
                <w:rPr>
                  <w:rFonts w:cstheme="minorHAnsi"/>
                  <w:sz w:val="20"/>
                  <w:szCs w:val="20"/>
                </w:rPr>
                <w:t>Intermediate-Volatile Organic Compounds</w:t>
              </w:r>
            </w:ins>
          </w:p>
        </w:tc>
        <w:tc>
          <w:tcPr>
            <w:tcW w:w="574" w:type="dxa"/>
            <w:vAlign w:val="center"/>
          </w:tcPr>
          <w:p w14:paraId="6F4367AB" w14:textId="77777777" w:rsidR="00BE68CC" w:rsidRPr="004A2FE2" w:rsidRDefault="00BE68CC" w:rsidP="00291355">
            <w:pPr>
              <w:keepNext/>
              <w:spacing w:after="0"/>
              <w:jc w:val="center"/>
              <w:rPr>
                <w:ins w:id="1890" w:author="Seltzer, Karl" w:date="2024-08-09T13:59:00Z"/>
                <w:rFonts w:cstheme="minorHAnsi"/>
                <w:sz w:val="20"/>
                <w:szCs w:val="20"/>
              </w:rPr>
            </w:pPr>
            <w:ins w:id="1891" w:author="Seltzer, Karl" w:date="2024-08-09T13:59:00Z">
              <w:r w:rsidRPr="004A2FE2">
                <w:rPr>
                  <w:rFonts w:cstheme="minorHAnsi"/>
                  <w:sz w:val="20"/>
                  <w:szCs w:val="20"/>
                </w:rPr>
                <w:t>1</w:t>
              </w:r>
              <w:r>
                <w:rPr>
                  <w:rFonts w:cstheme="minorHAnsi"/>
                  <w:sz w:val="20"/>
                  <w:szCs w:val="20"/>
                </w:rPr>
                <w:t>2</w:t>
              </w:r>
            </w:ins>
          </w:p>
        </w:tc>
        <w:tc>
          <w:tcPr>
            <w:tcW w:w="875" w:type="dxa"/>
            <w:vAlign w:val="center"/>
          </w:tcPr>
          <w:p w14:paraId="07ED0555" w14:textId="77777777" w:rsidR="00BE68CC" w:rsidRPr="004A2FE2" w:rsidRDefault="00BE68CC" w:rsidP="00291355">
            <w:pPr>
              <w:keepNext/>
              <w:spacing w:after="0"/>
              <w:jc w:val="center"/>
              <w:rPr>
                <w:ins w:id="1892" w:author="Seltzer, Karl" w:date="2024-08-09T13:59:00Z"/>
                <w:rFonts w:cstheme="minorHAnsi"/>
                <w:sz w:val="20"/>
                <w:szCs w:val="20"/>
              </w:rPr>
            </w:pPr>
            <w:ins w:id="1893" w:author="Seltzer, Karl" w:date="2024-08-09T13:59:00Z">
              <w:r w:rsidRPr="004A2FE2">
                <w:rPr>
                  <w:rFonts w:cstheme="minorHAnsi"/>
                  <w:sz w:val="20"/>
                  <w:szCs w:val="20"/>
                </w:rPr>
                <w:t>Lumped</w:t>
              </w:r>
            </w:ins>
          </w:p>
        </w:tc>
        <w:tc>
          <w:tcPr>
            <w:tcW w:w="2186" w:type="dxa"/>
            <w:vAlign w:val="center"/>
          </w:tcPr>
          <w:p w14:paraId="2AF24B3F" w14:textId="77777777" w:rsidR="00BE68CC" w:rsidRPr="004A2FE2" w:rsidRDefault="00BE68CC" w:rsidP="00291355">
            <w:pPr>
              <w:keepNext/>
              <w:spacing w:after="0"/>
              <w:jc w:val="center"/>
              <w:rPr>
                <w:ins w:id="1894" w:author="Seltzer, Karl" w:date="2024-08-09T13:59:00Z"/>
                <w:rFonts w:cstheme="minorHAnsi"/>
                <w:sz w:val="20"/>
                <w:szCs w:val="20"/>
              </w:rPr>
            </w:pPr>
            <w:ins w:id="1895" w:author="Seltzer, Karl" w:date="2024-08-09T13:59:00Z">
              <w:r w:rsidRPr="004A2FE2">
                <w:rPr>
                  <w:rFonts w:cstheme="minorHAnsi"/>
                  <w:sz w:val="20"/>
                  <w:szCs w:val="20"/>
                </w:rPr>
                <w:t>-</w:t>
              </w:r>
            </w:ins>
          </w:p>
        </w:tc>
      </w:tr>
      <w:tr w:rsidR="00BE68CC" w:rsidRPr="004A2FE2" w14:paraId="16958877" w14:textId="77777777" w:rsidTr="00291355">
        <w:trPr>
          <w:trHeight w:val="143"/>
          <w:ins w:id="1896" w:author="Seltzer, Karl" w:date="2024-08-09T13:59:00Z"/>
        </w:trPr>
        <w:tc>
          <w:tcPr>
            <w:tcW w:w="1181" w:type="dxa"/>
            <w:vAlign w:val="center"/>
          </w:tcPr>
          <w:p w14:paraId="4E7DA5E4" w14:textId="77777777" w:rsidR="00BE68CC" w:rsidRPr="004A2FE2" w:rsidRDefault="00BE68CC" w:rsidP="00291355">
            <w:pPr>
              <w:spacing w:after="0"/>
              <w:jc w:val="center"/>
              <w:rPr>
                <w:ins w:id="1897" w:author="Seltzer, Karl" w:date="2024-08-09T13:59:00Z"/>
                <w:rFonts w:cstheme="minorHAnsi"/>
                <w:sz w:val="20"/>
                <w:szCs w:val="20"/>
              </w:rPr>
            </w:pPr>
            <w:ins w:id="1898" w:author="Seltzer, Karl" w:date="2024-08-09T13:59:00Z">
              <w:r w:rsidRPr="004A2FE2">
                <w:rPr>
                  <w:rFonts w:cstheme="minorHAnsi"/>
                  <w:sz w:val="20"/>
                  <w:szCs w:val="20"/>
                </w:rPr>
                <w:t>KET</w:t>
              </w:r>
            </w:ins>
          </w:p>
        </w:tc>
        <w:tc>
          <w:tcPr>
            <w:tcW w:w="4304" w:type="dxa"/>
            <w:vAlign w:val="center"/>
          </w:tcPr>
          <w:p w14:paraId="4551F525" w14:textId="77777777" w:rsidR="00BE68CC" w:rsidRPr="004A2FE2" w:rsidRDefault="00BE68CC" w:rsidP="00291355">
            <w:pPr>
              <w:spacing w:after="0"/>
              <w:jc w:val="center"/>
              <w:rPr>
                <w:ins w:id="1899" w:author="Seltzer, Karl" w:date="2024-08-09T13:59:00Z"/>
                <w:rFonts w:cstheme="minorHAnsi"/>
                <w:sz w:val="20"/>
                <w:szCs w:val="20"/>
              </w:rPr>
            </w:pPr>
            <w:ins w:id="1900" w:author="Seltzer, Karl" w:date="2024-08-09T13:59:00Z">
              <w:r w:rsidRPr="004A2FE2">
                <w:rPr>
                  <w:rFonts w:cstheme="minorHAnsi"/>
                  <w:sz w:val="20"/>
                  <w:szCs w:val="20"/>
                </w:rPr>
                <w:t>Ketone carbon bond (C=O)</w:t>
              </w:r>
            </w:ins>
          </w:p>
        </w:tc>
        <w:tc>
          <w:tcPr>
            <w:tcW w:w="574" w:type="dxa"/>
            <w:vAlign w:val="center"/>
          </w:tcPr>
          <w:p w14:paraId="743653B2" w14:textId="77777777" w:rsidR="00BE68CC" w:rsidRPr="004A2FE2" w:rsidRDefault="00BE68CC" w:rsidP="00291355">
            <w:pPr>
              <w:keepNext/>
              <w:spacing w:after="0"/>
              <w:jc w:val="center"/>
              <w:rPr>
                <w:ins w:id="1901" w:author="Seltzer, Karl" w:date="2024-08-09T13:59:00Z"/>
                <w:rFonts w:cstheme="minorHAnsi"/>
                <w:sz w:val="20"/>
                <w:szCs w:val="20"/>
              </w:rPr>
            </w:pPr>
            <w:ins w:id="1902" w:author="Seltzer, Karl" w:date="2024-08-09T13:59:00Z">
              <w:r w:rsidRPr="004A2FE2">
                <w:rPr>
                  <w:rFonts w:cstheme="minorHAnsi"/>
                  <w:sz w:val="20"/>
                  <w:szCs w:val="20"/>
                </w:rPr>
                <w:t>1</w:t>
              </w:r>
            </w:ins>
          </w:p>
        </w:tc>
        <w:tc>
          <w:tcPr>
            <w:tcW w:w="875" w:type="dxa"/>
            <w:vAlign w:val="center"/>
          </w:tcPr>
          <w:p w14:paraId="6335C9E6" w14:textId="77777777" w:rsidR="00BE68CC" w:rsidRPr="004A2FE2" w:rsidRDefault="00BE68CC" w:rsidP="00291355">
            <w:pPr>
              <w:keepNext/>
              <w:spacing w:after="0"/>
              <w:jc w:val="center"/>
              <w:rPr>
                <w:ins w:id="1903" w:author="Seltzer, Karl" w:date="2024-08-09T13:59:00Z"/>
                <w:rFonts w:cstheme="minorHAnsi"/>
                <w:sz w:val="20"/>
                <w:szCs w:val="20"/>
              </w:rPr>
            </w:pPr>
            <w:ins w:id="1904" w:author="Seltzer, Karl" w:date="2024-08-09T13:59:00Z">
              <w:r w:rsidRPr="004A2FE2">
                <w:rPr>
                  <w:rFonts w:cstheme="minorHAnsi"/>
                  <w:sz w:val="20"/>
                  <w:szCs w:val="20"/>
                </w:rPr>
                <w:t>Lumped</w:t>
              </w:r>
            </w:ins>
          </w:p>
        </w:tc>
        <w:tc>
          <w:tcPr>
            <w:tcW w:w="2186" w:type="dxa"/>
            <w:vAlign w:val="center"/>
          </w:tcPr>
          <w:p w14:paraId="218F6EAC" w14:textId="77777777" w:rsidR="00BE68CC" w:rsidRPr="004A2FE2" w:rsidRDefault="00BE68CC" w:rsidP="00291355">
            <w:pPr>
              <w:keepNext/>
              <w:spacing w:after="0"/>
              <w:jc w:val="center"/>
              <w:rPr>
                <w:ins w:id="1905" w:author="Seltzer, Karl" w:date="2024-08-09T13:59:00Z"/>
                <w:rFonts w:cstheme="minorHAnsi"/>
                <w:sz w:val="20"/>
                <w:szCs w:val="20"/>
              </w:rPr>
            </w:pPr>
            <w:ins w:id="1906" w:author="Seltzer, Karl" w:date="2024-08-09T13:59:00Z">
              <w:r w:rsidRPr="004A2FE2">
                <w:rPr>
                  <w:rFonts w:cstheme="minorHAnsi"/>
                  <w:sz w:val="20"/>
                  <w:szCs w:val="20"/>
                </w:rPr>
                <w:t>-</w:t>
              </w:r>
            </w:ins>
          </w:p>
        </w:tc>
      </w:tr>
      <w:tr w:rsidR="00BE68CC" w:rsidRPr="004A2FE2" w14:paraId="54EAC7FE" w14:textId="77777777" w:rsidTr="00291355">
        <w:trPr>
          <w:trHeight w:val="143"/>
          <w:ins w:id="1907" w:author="Seltzer, Karl" w:date="2024-08-09T13:59:00Z"/>
        </w:trPr>
        <w:tc>
          <w:tcPr>
            <w:tcW w:w="1181" w:type="dxa"/>
            <w:vAlign w:val="center"/>
          </w:tcPr>
          <w:p w14:paraId="01A0F7C1" w14:textId="77777777" w:rsidR="00BE68CC" w:rsidRPr="004A2FE2" w:rsidRDefault="00BE68CC" w:rsidP="00291355">
            <w:pPr>
              <w:spacing w:after="0"/>
              <w:jc w:val="center"/>
              <w:rPr>
                <w:ins w:id="1908" w:author="Seltzer, Karl" w:date="2024-08-09T13:59:00Z"/>
                <w:rFonts w:cstheme="minorHAnsi"/>
                <w:sz w:val="20"/>
                <w:szCs w:val="20"/>
              </w:rPr>
            </w:pPr>
            <w:ins w:id="1909" w:author="Seltzer, Karl" w:date="2024-08-09T13:59:00Z">
              <w:r w:rsidRPr="004A2FE2">
                <w:rPr>
                  <w:rFonts w:cstheme="minorHAnsi"/>
                  <w:sz w:val="20"/>
                  <w:szCs w:val="20"/>
                </w:rPr>
                <w:t>NVOL</w:t>
              </w:r>
            </w:ins>
          </w:p>
        </w:tc>
        <w:tc>
          <w:tcPr>
            <w:tcW w:w="4304" w:type="dxa"/>
            <w:vAlign w:val="center"/>
          </w:tcPr>
          <w:p w14:paraId="174D5546" w14:textId="77777777" w:rsidR="00BE68CC" w:rsidRPr="004A2FE2" w:rsidRDefault="00BE68CC" w:rsidP="00291355">
            <w:pPr>
              <w:spacing w:after="0"/>
              <w:jc w:val="center"/>
              <w:rPr>
                <w:ins w:id="1910" w:author="Seltzer, Karl" w:date="2024-08-09T13:59:00Z"/>
                <w:rFonts w:cstheme="minorHAnsi"/>
                <w:sz w:val="20"/>
                <w:szCs w:val="20"/>
              </w:rPr>
            </w:pPr>
            <w:ins w:id="1911" w:author="Seltzer, Karl" w:date="2024-08-09T13:59:00Z">
              <w:r w:rsidRPr="005D2178">
                <w:rPr>
                  <w:rFonts w:cstheme="minorHAnsi"/>
                  <w:sz w:val="20"/>
                  <w:szCs w:val="20"/>
                </w:rPr>
                <w:t>Nonvolatile</w:t>
              </w:r>
            </w:ins>
          </w:p>
        </w:tc>
        <w:tc>
          <w:tcPr>
            <w:tcW w:w="574" w:type="dxa"/>
            <w:vAlign w:val="center"/>
          </w:tcPr>
          <w:p w14:paraId="0CCD0DB7" w14:textId="77777777" w:rsidR="00BE68CC" w:rsidRPr="004A2FE2" w:rsidRDefault="00BE68CC" w:rsidP="00291355">
            <w:pPr>
              <w:keepNext/>
              <w:spacing w:after="0"/>
              <w:jc w:val="center"/>
              <w:rPr>
                <w:ins w:id="1912" w:author="Seltzer, Karl" w:date="2024-08-09T13:59:00Z"/>
                <w:rFonts w:cstheme="minorHAnsi"/>
                <w:sz w:val="20"/>
                <w:szCs w:val="20"/>
              </w:rPr>
            </w:pPr>
            <w:ins w:id="1913" w:author="Seltzer, Karl" w:date="2024-08-09T13:59:00Z">
              <w:r w:rsidRPr="004A2FE2">
                <w:rPr>
                  <w:rFonts w:cstheme="minorHAnsi"/>
                  <w:sz w:val="20"/>
                  <w:szCs w:val="20"/>
                </w:rPr>
                <w:t>1</w:t>
              </w:r>
              <w:r>
                <w:rPr>
                  <w:rFonts w:cstheme="minorHAnsi"/>
                  <w:sz w:val="20"/>
                  <w:szCs w:val="20"/>
                </w:rPr>
                <w:t>8</w:t>
              </w:r>
            </w:ins>
          </w:p>
        </w:tc>
        <w:tc>
          <w:tcPr>
            <w:tcW w:w="875" w:type="dxa"/>
            <w:vAlign w:val="center"/>
          </w:tcPr>
          <w:p w14:paraId="3193D5B3" w14:textId="77777777" w:rsidR="00BE68CC" w:rsidRPr="004A2FE2" w:rsidRDefault="00BE68CC" w:rsidP="00291355">
            <w:pPr>
              <w:keepNext/>
              <w:spacing w:after="0"/>
              <w:jc w:val="center"/>
              <w:rPr>
                <w:ins w:id="1914" w:author="Seltzer, Karl" w:date="2024-08-09T13:59:00Z"/>
                <w:rFonts w:cstheme="minorHAnsi"/>
                <w:sz w:val="20"/>
                <w:szCs w:val="20"/>
              </w:rPr>
            </w:pPr>
            <w:ins w:id="1915" w:author="Seltzer, Karl" w:date="2024-08-09T13:59:00Z">
              <w:r w:rsidRPr="004A2FE2">
                <w:rPr>
                  <w:rFonts w:cstheme="minorHAnsi"/>
                  <w:sz w:val="20"/>
                  <w:szCs w:val="20"/>
                </w:rPr>
                <w:t>Lumped</w:t>
              </w:r>
            </w:ins>
          </w:p>
        </w:tc>
        <w:tc>
          <w:tcPr>
            <w:tcW w:w="2186" w:type="dxa"/>
            <w:vAlign w:val="center"/>
          </w:tcPr>
          <w:p w14:paraId="0F79F64E" w14:textId="77777777" w:rsidR="00BE68CC" w:rsidRPr="004A2FE2" w:rsidRDefault="00BE68CC" w:rsidP="00291355">
            <w:pPr>
              <w:keepNext/>
              <w:spacing w:after="0"/>
              <w:jc w:val="center"/>
              <w:rPr>
                <w:ins w:id="1916" w:author="Seltzer, Karl" w:date="2024-08-09T13:59:00Z"/>
                <w:rFonts w:cstheme="minorHAnsi"/>
                <w:sz w:val="20"/>
                <w:szCs w:val="20"/>
              </w:rPr>
            </w:pPr>
            <w:ins w:id="1917" w:author="Seltzer, Karl" w:date="2024-08-09T13:59:00Z">
              <w:r w:rsidRPr="004A2FE2">
                <w:rPr>
                  <w:rFonts w:cstheme="minorHAnsi"/>
                  <w:sz w:val="20"/>
                  <w:szCs w:val="20"/>
                </w:rPr>
                <w:t>-</w:t>
              </w:r>
            </w:ins>
          </w:p>
        </w:tc>
      </w:tr>
      <w:tr w:rsidR="00BE68CC" w:rsidRPr="004A2FE2" w14:paraId="52C94DFC" w14:textId="77777777" w:rsidTr="00291355">
        <w:trPr>
          <w:trHeight w:val="143"/>
          <w:ins w:id="1918" w:author="Seltzer, Karl" w:date="2024-08-09T13:59:00Z"/>
        </w:trPr>
        <w:tc>
          <w:tcPr>
            <w:tcW w:w="1181" w:type="dxa"/>
            <w:vAlign w:val="center"/>
          </w:tcPr>
          <w:p w14:paraId="4E073F90" w14:textId="77777777" w:rsidR="00BE68CC" w:rsidRPr="004A2FE2" w:rsidRDefault="00BE68CC" w:rsidP="00291355">
            <w:pPr>
              <w:spacing w:after="0"/>
              <w:jc w:val="center"/>
              <w:rPr>
                <w:ins w:id="1919" w:author="Seltzer, Karl" w:date="2024-08-09T13:59:00Z"/>
                <w:rFonts w:cstheme="minorHAnsi"/>
                <w:sz w:val="20"/>
                <w:szCs w:val="20"/>
              </w:rPr>
            </w:pPr>
            <w:ins w:id="1920" w:author="Seltzer, Karl" w:date="2024-08-09T13:59:00Z">
              <w:r w:rsidRPr="004A2FE2">
                <w:rPr>
                  <w:rFonts w:cstheme="minorHAnsi"/>
                  <w:sz w:val="20"/>
                  <w:szCs w:val="20"/>
                </w:rPr>
                <w:t>OLE</w:t>
              </w:r>
            </w:ins>
          </w:p>
        </w:tc>
        <w:tc>
          <w:tcPr>
            <w:tcW w:w="4304" w:type="dxa"/>
            <w:vAlign w:val="center"/>
          </w:tcPr>
          <w:p w14:paraId="071E6935" w14:textId="77777777" w:rsidR="00BE68CC" w:rsidRPr="004A2FE2" w:rsidRDefault="00BE68CC" w:rsidP="00291355">
            <w:pPr>
              <w:spacing w:after="0"/>
              <w:jc w:val="center"/>
              <w:rPr>
                <w:ins w:id="1921" w:author="Seltzer, Karl" w:date="2024-08-09T13:59:00Z"/>
                <w:rFonts w:cstheme="minorHAnsi"/>
                <w:sz w:val="20"/>
                <w:szCs w:val="20"/>
              </w:rPr>
            </w:pPr>
            <w:ins w:id="1922" w:author="Seltzer, Karl" w:date="2024-08-09T13:59:00Z">
              <w:r w:rsidRPr="004A2FE2">
                <w:rPr>
                  <w:rFonts w:cstheme="minorHAnsi"/>
                  <w:sz w:val="20"/>
                  <w:szCs w:val="20"/>
                </w:rPr>
                <w:t>Terminal olefin carbon bond (R-C=C)</w:t>
              </w:r>
            </w:ins>
          </w:p>
        </w:tc>
        <w:tc>
          <w:tcPr>
            <w:tcW w:w="574" w:type="dxa"/>
            <w:vAlign w:val="center"/>
          </w:tcPr>
          <w:p w14:paraId="34B6CD54" w14:textId="77777777" w:rsidR="00BE68CC" w:rsidRPr="004A2FE2" w:rsidRDefault="00BE68CC" w:rsidP="00291355">
            <w:pPr>
              <w:keepNext/>
              <w:spacing w:after="0"/>
              <w:jc w:val="center"/>
              <w:rPr>
                <w:ins w:id="1923" w:author="Seltzer, Karl" w:date="2024-08-09T13:59:00Z"/>
                <w:rFonts w:cstheme="minorHAnsi"/>
                <w:sz w:val="20"/>
                <w:szCs w:val="20"/>
              </w:rPr>
            </w:pPr>
            <w:ins w:id="1924" w:author="Seltzer, Karl" w:date="2024-08-09T13:59:00Z">
              <w:r w:rsidRPr="004A2FE2">
                <w:rPr>
                  <w:rFonts w:cstheme="minorHAnsi"/>
                  <w:sz w:val="20"/>
                  <w:szCs w:val="20"/>
                </w:rPr>
                <w:t>2</w:t>
              </w:r>
            </w:ins>
          </w:p>
        </w:tc>
        <w:tc>
          <w:tcPr>
            <w:tcW w:w="875" w:type="dxa"/>
            <w:vAlign w:val="center"/>
          </w:tcPr>
          <w:p w14:paraId="63EFD665" w14:textId="77777777" w:rsidR="00BE68CC" w:rsidRPr="004A2FE2" w:rsidRDefault="00BE68CC" w:rsidP="00291355">
            <w:pPr>
              <w:keepNext/>
              <w:spacing w:after="0"/>
              <w:jc w:val="center"/>
              <w:rPr>
                <w:ins w:id="1925" w:author="Seltzer, Karl" w:date="2024-08-09T13:59:00Z"/>
                <w:rFonts w:cstheme="minorHAnsi"/>
                <w:sz w:val="20"/>
                <w:szCs w:val="20"/>
              </w:rPr>
            </w:pPr>
            <w:ins w:id="1926" w:author="Seltzer, Karl" w:date="2024-08-09T13:59:00Z">
              <w:r w:rsidRPr="004A2FE2">
                <w:rPr>
                  <w:rFonts w:cstheme="minorHAnsi"/>
                  <w:sz w:val="20"/>
                  <w:szCs w:val="20"/>
                </w:rPr>
                <w:t>Lumped</w:t>
              </w:r>
            </w:ins>
          </w:p>
        </w:tc>
        <w:tc>
          <w:tcPr>
            <w:tcW w:w="2186" w:type="dxa"/>
            <w:vAlign w:val="center"/>
          </w:tcPr>
          <w:p w14:paraId="0300DA74" w14:textId="77777777" w:rsidR="00BE68CC" w:rsidRPr="004A2FE2" w:rsidRDefault="00BE68CC" w:rsidP="00291355">
            <w:pPr>
              <w:keepNext/>
              <w:spacing w:after="0"/>
              <w:jc w:val="center"/>
              <w:rPr>
                <w:ins w:id="1927" w:author="Seltzer, Karl" w:date="2024-08-09T13:59:00Z"/>
                <w:rFonts w:cstheme="minorHAnsi"/>
                <w:sz w:val="20"/>
                <w:szCs w:val="20"/>
              </w:rPr>
            </w:pPr>
            <w:ins w:id="1928" w:author="Seltzer, Karl" w:date="2024-08-09T13:59:00Z">
              <w:r w:rsidRPr="004A2FE2">
                <w:rPr>
                  <w:rFonts w:cstheme="minorHAnsi"/>
                  <w:sz w:val="20"/>
                  <w:szCs w:val="20"/>
                </w:rPr>
                <w:t>-</w:t>
              </w:r>
            </w:ins>
          </w:p>
        </w:tc>
      </w:tr>
      <w:tr w:rsidR="00BE68CC" w:rsidRPr="004A2FE2" w14:paraId="250859DA" w14:textId="77777777" w:rsidTr="00291355">
        <w:trPr>
          <w:trHeight w:val="143"/>
          <w:ins w:id="1929" w:author="Seltzer, Karl" w:date="2024-08-09T13:59:00Z"/>
        </w:trPr>
        <w:tc>
          <w:tcPr>
            <w:tcW w:w="1181" w:type="dxa"/>
            <w:vAlign w:val="center"/>
          </w:tcPr>
          <w:p w14:paraId="1D63761C" w14:textId="77777777" w:rsidR="00BE68CC" w:rsidRPr="004A2FE2" w:rsidRDefault="00BE68CC" w:rsidP="00291355">
            <w:pPr>
              <w:spacing w:after="0"/>
              <w:jc w:val="center"/>
              <w:rPr>
                <w:ins w:id="1930" w:author="Seltzer, Karl" w:date="2024-08-09T13:59:00Z"/>
                <w:rFonts w:cstheme="minorHAnsi"/>
                <w:sz w:val="20"/>
                <w:szCs w:val="20"/>
              </w:rPr>
            </w:pPr>
            <w:ins w:id="1931" w:author="Seltzer, Karl" w:date="2024-08-09T13:59:00Z">
              <w:r w:rsidRPr="004A2FE2">
                <w:rPr>
                  <w:rFonts w:cstheme="minorHAnsi"/>
                  <w:sz w:val="20"/>
                  <w:szCs w:val="20"/>
                </w:rPr>
                <w:t>PAR</w:t>
              </w:r>
            </w:ins>
          </w:p>
        </w:tc>
        <w:tc>
          <w:tcPr>
            <w:tcW w:w="4304" w:type="dxa"/>
            <w:vAlign w:val="center"/>
          </w:tcPr>
          <w:p w14:paraId="0BB6DB07" w14:textId="77777777" w:rsidR="00BE68CC" w:rsidRPr="004A2FE2" w:rsidRDefault="00BE68CC" w:rsidP="00291355">
            <w:pPr>
              <w:spacing w:after="0"/>
              <w:jc w:val="center"/>
              <w:rPr>
                <w:ins w:id="1932" w:author="Seltzer, Karl" w:date="2024-08-09T13:59:00Z"/>
                <w:rFonts w:cstheme="minorHAnsi"/>
                <w:sz w:val="20"/>
                <w:szCs w:val="20"/>
              </w:rPr>
            </w:pPr>
            <w:ins w:id="1933" w:author="Seltzer, Karl" w:date="2024-08-09T13:59:00Z">
              <w:r w:rsidRPr="004A2FE2">
                <w:rPr>
                  <w:rFonts w:cstheme="minorHAnsi"/>
                  <w:sz w:val="20"/>
                  <w:szCs w:val="20"/>
                </w:rPr>
                <w:t>Paraffin carbon bond (C-C)</w:t>
              </w:r>
            </w:ins>
          </w:p>
        </w:tc>
        <w:tc>
          <w:tcPr>
            <w:tcW w:w="574" w:type="dxa"/>
            <w:vAlign w:val="center"/>
          </w:tcPr>
          <w:p w14:paraId="00FD60A2" w14:textId="77777777" w:rsidR="00BE68CC" w:rsidRPr="004A2FE2" w:rsidRDefault="00BE68CC" w:rsidP="00291355">
            <w:pPr>
              <w:keepNext/>
              <w:spacing w:after="0"/>
              <w:jc w:val="center"/>
              <w:rPr>
                <w:ins w:id="1934" w:author="Seltzer, Karl" w:date="2024-08-09T13:59:00Z"/>
                <w:rFonts w:cstheme="minorHAnsi"/>
                <w:sz w:val="20"/>
                <w:szCs w:val="20"/>
              </w:rPr>
            </w:pPr>
            <w:ins w:id="1935" w:author="Seltzer, Karl" w:date="2024-08-09T13:59:00Z">
              <w:r w:rsidRPr="004A2FE2">
                <w:rPr>
                  <w:rFonts w:cstheme="minorHAnsi"/>
                  <w:sz w:val="20"/>
                  <w:szCs w:val="20"/>
                </w:rPr>
                <w:t>1</w:t>
              </w:r>
            </w:ins>
          </w:p>
        </w:tc>
        <w:tc>
          <w:tcPr>
            <w:tcW w:w="875" w:type="dxa"/>
            <w:vAlign w:val="center"/>
          </w:tcPr>
          <w:p w14:paraId="1370C61A" w14:textId="77777777" w:rsidR="00BE68CC" w:rsidRPr="004A2FE2" w:rsidRDefault="00BE68CC" w:rsidP="00291355">
            <w:pPr>
              <w:keepNext/>
              <w:spacing w:after="0"/>
              <w:jc w:val="center"/>
              <w:rPr>
                <w:ins w:id="1936" w:author="Seltzer, Karl" w:date="2024-08-09T13:59:00Z"/>
                <w:rFonts w:cstheme="minorHAnsi"/>
                <w:sz w:val="20"/>
                <w:szCs w:val="20"/>
              </w:rPr>
            </w:pPr>
            <w:ins w:id="1937" w:author="Seltzer, Karl" w:date="2024-08-09T13:59:00Z">
              <w:r w:rsidRPr="004A2FE2">
                <w:rPr>
                  <w:rFonts w:cstheme="minorHAnsi"/>
                  <w:sz w:val="20"/>
                  <w:szCs w:val="20"/>
                </w:rPr>
                <w:t>Lumped</w:t>
              </w:r>
            </w:ins>
          </w:p>
        </w:tc>
        <w:tc>
          <w:tcPr>
            <w:tcW w:w="2186" w:type="dxa"/>
            <w:vAlign w:val="center"/>
          </w:tcPr>
          <w:p w14:paraId="686C7D1B" w14:textId="77777777" w:rsidR="00BE68CC" w:rsidRPr="004A2FE2" w:rsidRDefault="00BE68CC" w:rsidP="00291355">
            <w:pPr>
              <w:keepNext/>
              <w:spacing w:after="0"/>
              <w:jc w:val="center"/>
              <w:rPr>
                <w:ins w:id="1938" w:author="Seltzer, Karl" w:date="2024-08-09T13:59:00Z"/>
                <w:rFonts w:cstheme="minorHAnsi"/>
                <w:sz w:val="20"/>
                <w:szCs w:val="20"/>
              </w:rPr>
            </w:pPr>
            <w:ins w:id="1939" w:author="Seltzer, Karl" w:date="2024-08-09T13:59:00Z">
              <w:r w:rsidRPr="004A2FE2">
                <w:rPr>
                  <w:rFonts w:cstheme="minorHAnsi"/>
                  <w:sz w:val="20"/>
                  <w:szCs w:val="20"/>
                </w:rPr>
                <w:t>-</w:t>
              </w:r>
            </w:ins>
          </w:p>
        </w:tc>
      </w:tr>
      <w:tr w:rsidR="007107EE" w:rsidRPr="004A2FE2" w14:paraId="046774C8" w14:textId="77777777" w:rsidTr="00291355">
        <w:trPr>
          <w:trHeight w:val="143"/>
          <w:ins w:id="1940" w:author="Seltzer, Karl" w:date="2024-08-12T11:00:00Z"/>
        </w:trPr>
        <w:tc>
          <w:tcPr>
            <w:tcW w:w="1181" w:type="dxa"/>
            <w:vAlign w:val="center"/>
          </w:tcPr>
          <w:p w14:paraId="35D0430A" w14:textId="6B7281BA" w:rsidR="007107EE" w:rsidRPr="00947A58" w:rsidRDefault="007107EE" w:rsidP="00291355">
            <w:pPr>
              <w:spacing w:after="0"/>
              <w:jc w:val="center"/>
              <w:rPr>
                <w:ins w:id="1941" w:author="Seltzer, Karl" w:date="2024-08-12T11:00:00Z"/>
                <w:rFonts w:cstheme="minorHAnsi"/>
                <w:sz w:val="20"/>
                <w:szCs w:val="20"/>
              </w:rPr>
            </w:pPr>
            <w:ins w:id="1942" w:author="Seltzer, Karl" w:date="2024-08-12T11:00:00Z">
              <w:r w:rsidRPr="00947A58">
                <w:rPr>
                  <w:rFonts w:cstheme="minorHAnsi"/>
                  <w:sz w:val="20"/>
                  <w:szCs w:val="20"/>
                </w:rPr>
                <w:t>ROH</w:t>
              </w:r>
            </w:ins>
          </w:p>
        </w:tc>
        <w:tc>
          <w:tcPr>
            <w:tcW w:w="4304" w:type="dxa"/>
            <w:vAlign w:val="center"/>
          </w:tcPr>
          <w:p w14:paraId="11A89653" w14:textId="00C9D969" w:rsidR="007107EE" w:rsidRPr="00947A58" w:rsidRDefault="007107EE" w:rsidP="00291355">
            <w:pPr>
              <w:spacing w:after="0"/>
              <w:jc w:val="center"/>
              <w:rPr>
                <w:ins w:id="1943" w:author="Seltzer, Karl" w:date="2024-08-12T11:00:00Z"/>
                <w:rFonts w:cstheme="minorHAnsi"/>
                <w:sz w:val="20"/>
                <w:szCs w:val="20"/>
              </w:rPr>
            </w:pPr>
            <w:ins w:id="1944" w:author="Seltzer, Karl" w:date="2024-08-12T11:04:00Z">
              <w:r w:rsidRPr="00947A58">
                <w:rPr>
                  <w:rFonts w:cstheme="minorHAnsi"/>
                  <w:sz w:val="20"/>
                  <w:szCs w:val="20"/>
                </w:rPr>
                <w:t>Larger alcohols (C</w:t>
              </w:r>
            </w:ins>
            <w:ins w:id="1945" w:author="Seltzer, Karl" w:date="2024-08-12T11:05:00Z">
              <w:r w:rsidRPr="00947A58">
                <w:rPr>
                  <w:rFonts w:cstheme="minorHAnsi"/>
                  <w:sz w:val="20"/>
                  <w:szCs w:val="20"/>
                </w:rPr>
                <w:t>4+)</w:t>
              </w:r>
            </w:ins>
          </w:p>
        </w:tc>
        <w:tc>
          <w:tcPr>
            <w:tcW w:w="574" w:type="dxa"/>
            <w:vAlign w:val="center"/>
          </w:tcPr>
          <w:p w14:paraId="0B9BB0C4" w14:textId="744D4F8E" w:rsidR="007107EE" w:rsidRPr="00947A58" w:rsidRDefault="007107EE" w:rsidP="00291355">
            <w:pPr>
              <w:keepNext/>
              <w:spacing w:after="0"/>
              <w:jc w:val="center"/>
              <w:rPr>
                <w:ins w:id="1946" w:author="Seltzer, Karl" w:date="2024-08-12T11:00:00Z"/>
                <w:rFonts w:cstheme="minorHAnsi"/>
                <w:sz w:val="20"/>
                <w:szCs w:val="20"/>
              </w:rPr>
            </w:pPr>
            <w:ins w:id="1947" w:author="Seltzer, Karl" w:date="2024-08-12T11:05:00Z">
              <w:r w:rsidRPr="00947A58">
                <w:rPr>
                  <w:rFonts w:cstheme="minorHAnsi"/>
                  <w:sz w:val="20"/>
                  <w:szCs w:val="20"/>
                </w:rPr>
                <w:t>4</w:t>
              </w:r>
            </w:ins>
          </w:p>
        </w:tc>
        <w:tc>
          <w:tcPr>
            <w:tcW w:w="875" w:type="dxa"/>
            <w:vAlign w:val="center"/>
          </w:tcPr>
          <w:p w14:paraId="6ED91509" w14:textId="2A66F9E7" w:rsidR="007107EE" w:rsidRPr="00947A58" w:rsidRDefault="007107EE" w:rsidP="00291355">
            <w:pPr>
              <w:keepNext/>
              <w:spacing w:after="0"/>
              <w:jc w:val="center"/>
              <w:rPr>
                <w:ins w:id="1948" w:author="Seltzer, Karl" w:date="2024-08-12T11:00:00Z"/>
                <w:rFonts w:cstheme="minorHAnsi"/>
                <w:sz w:val="20"/>
                <w:szCs w:val="20"/>
              </w:rPr>
            </w:pPr>
            <w:ins w:id="1949" w:author="Seltzer, Karl" w:date="2024-08-12T11:05:00Z">
              <w:r w:rsidRPr="00947A58">
                <w:rPr>
                  <w:rFonts w:cstheme="minorHAnsi"/>
                  <w:sz w:val="20"/>
                  <w:szCs w:val="20"/>
                </w:rPr>
                <w:t>Lumped</w:t>
              </w:r>
            </w:ins>
          </w:p>
        </w:tc>
        <w:tc>
          <w:tcPr>
            <w:tcW w:w="2186" w:type="dxa"/>
            <w:vAlign w:val="center"/>
          </w:tcPr>
          <w:p w14:paraId="1908DF33" w14:textId="63E27461" w:rsidR="007107EE" w:rsidRPr="00947A58" w:rsidRDefault="007107EE" w:rsidP="00291355">
            <w:pPr>
              <w:keepNext/>
              <w:spacing w:after="0"/>
              <w:jc w:val="center"/>
              <w:rPr>
                <w:ins w:id="1950" w:author="Seltzer, Karl" w:date="2024-08-12T11:00:00Z"/>
                <w:rFonts w:cstheme="minorHAnsi"/>
                <w:sz w:val="20"/>
                <w:szCs w:val="20"/>
              </w:rPr>
            </w:pPr>
            <w:ins w:id="1951" w:author="Seltzer, Karl" w:date="2024-08-12T11:06:00Z">
              <w:r w:rsidRPr="00947A58">
                <w:rPr>
                  <w:rFonts w:cstheme="minorHAnsi"/>
                  <w:sz w:val="20"/>
                  <w:szCs w:val="20"/>
                </w:rPr>
                <w:t>-</w:t>
              </w:r>
            </w:ins>
          </w:p>
        </w:tc>
      </w:tr>
      <w:tr w:rsidR="007107EE" w:rsidRPr="004A2FE2" w14:paraId="2F744A87" w14:textId="77777777" w:rsidTr="00291355">
        <w:trPr>
          <w:trHeight w:val="143"/>
          <w:ins w:id="1952" w:author="Seltzer, Karl" w:date="2024-08-12T11:00:00Z"/>
        </w:trPr>
        <w:tc>
          <w:tcPr>
            <w:tcW w:w="1181" w:type="dxa"/>
            <w:vAlign w:val="center"/>
          </w:tcPr>
          <w:p w14:paraId="7E97321D" w14:textId="7B1B6B03" w:rsidR="007107EE" w:rsidRPr="00947A58" w:rsidRDefault="007107EE" w:rsidP="00291355">
            <w:pPr>
              <w:spacing w:after="0"/>
              <w:jc w:val="center"/>
              <w:rPr>
                <w:ins w:id="1953" w:author="Seltzer, Karl" w:date="2024-08-12T11:00:00Z"/>
                <w:rFonts w:cstheme="minorHAnsi"/>
                <w:sz w:val="20"/>
                <w:szCs w:val="20"/>
              </w:rPr>
            </w:pPr>
            <w:ins w:id="1954" w:author="Seltzer, Karl" w:date="2024-08-12T11:00:00Z">
              <w:r w:rsidRPr="00947A58">
                <w:rPr>
                  <w:rFonts w:cstheme="minorHAnsi"/>
                  <w:sz w:val="20"/>
                  <w:szCs w:val="20"/>
                </w:rPr>
                <w:t>SXD5</w:t>
              </w:r>
            </w:ins>
          </w:p>
        </w:tc>
        <w:tc>
          <w:tcPr>
            <w:tcW w:w="4304" w:type="dxa"/>
            <w:vAlign w:val="center"/>
          </w:tcPr>
          <w:p w14:paraId="096A916D" w14:textId="2FE96140" w:rsidR="007107EE" w:rsidRPr="00947A58" w:rsidRDefault="007107EE" w:rsidP="00291355">
            <w:pPr>
              <w:spacing w:after="0"/>
              <w:jc w:val="center"/>
              <w:rPr>
                <w:ins w:id="1955" w:author="Seltzer, Karl" w:date="2024-08-12T11:00:00Z"/>
                <w:rFonts w:cstheme="minorHAnsi"/>
                <w:sz w:val="20"/>
                <w:szCs w:val="20"/>
              </w:rPr>
            </w:pPr>
            <w:ins w:id="1956" w:author="Seltzer, Karl" w:date="2024-08-12T11:05:00Z">
              <w:r w:rsidRPr="00947A58">
                <w:rPr>
                  <w:rFonts w:cstheme="minorHAnsi"/>
                  <w:sz w:val="20"/>
                  <w:szCs w:val="20"/>
                </w:rPr>
                <w:t>Siloxanes as D5</w:t>
              </w:r>
            </w:ins>
          </w:p>
        </w:tc>
        <w:tc>
          <w:tcPr>
            <w:tcW w:w="574" w:type="dxa"/>
            <w:vAlign w:val="center"/>
          </w:tcPr>
          <w:p w14:paraId="5859C50F" w14:textId="243E6A23" w:rsidR="007107EE" w:rsidRPr="00947A58" w:rsidRDefault="007107EE" w:rsidP="00291355">
            <w:pPr>
              <w:keepNext/>
              <w:spacing w:after="0"/>
              <w:jc w:val="center"/>
              <w:rPr>
                <w:ins w:id="1957" w:author="Seltzer, Karl" w:date="2024-08-12T11:00:00Z"/>
                <w:rFonts w:cstheme="minorHAnsi"/>
                <w:sz w:val="20"/>
                <w:szCs w:val="20"/>
              </w:rPr>
            </w:pPr>
            <w:ins w:id="1958" w:author="Seltzer, Karl" w:date="2024-08-12T11:05:00Z">
              <w:r w:rsidRPr="00947A58">
                <w:rPr>
                  <w:rFonts w:cstheme="minorHAnsi"/>
                  <w:sz w:val="20"/>
                  <w:szCs w:val="20"/>
                </w:rPr>
                <w:t>10</w:t>
              </w:r>
            </w:ins>
          </w:p>
        </w:tc>
        <w:tc>
          <w:tcPr>
            <w:tcW w:w="875" w:type="dxa"/>
            <w:vAlign w:val="center"/>
          </w:tcPr>
          <w:p w14:paraId="06E9AEB6" w14:textId="7F0A3F1E" w:rsidR="007107EE" w:rsidRPr="00947A58" w:rsidRDefault="007107EE" w:rsidP="00291355">
            <w:pPr>
              <w:keepNext/>
              <w:spacing w:after="0"/>
              <w:jc w:val="center"/>
              <w:rPr>
                <w:ins w:id="1959" w:author="Seltzer, Karl" w:date="2024-08-12T11:00:00Z"/>
                <w:rFonts w:cstheme="minorHAnsi"/>
                <w:sz w:val="20"/>
                <w:szCs w:val="20"/>
              </w:rPr>
            </w:pPr>
            <w:ins w:id="1960" w:author="Seltzer, Karl" w:date="2024-08-12T11:05:00Z">
              <w:r w:rsidRPr="00947A58">
                <w:rPr>
                  <w:rFonts w:cstheme="minorHAnsi"/>
                  <w:sz w:val="20"/>
                  <w:szCs w:val="20"/>
                </w:rPr>
                <w:t>Lumped</w:t>
              </w:r>
            </w:ins>
          </w:p>
        </w:tc>
        <w:tc>
          <w:tcPr>
            <w:tcW w:w="2186" w:type="dxa"/>
            <w:vAlign w:val="center"/>
          </w:tcPr>
          <w:p w14:paraId="4DE042ED" w14:textId="0197A7AD" w:rsidR="007107EE" w:rsidRPr="00947A58" w:rsidRDefault="007107EE" w:rsidP="00291355">
            <w:pPr>
              <w:keepNext/>
              <w:spacing w:after="0"/>
              <w:jc w:val="center"/>
              <w:rPr>
                <w:ins w:id="1961" w:author="Seltzer, Karl" w:date="2024-08-12T11:00:00Z"/>
                <w:rFonts w:cstheme="minorHAnsi"/>
                <w:sz w:val="20"/>
                <w:szCs w:val="20"/>
              </w:rPr>
            </w:pPr>
            <w:ins w:id="1962" w:author="Seltzer, Karl" w:date="2024-08-12T11:06:00Z">
              <w:r w:rsidRPr="00947A58">
                <w:rPr>
                  <w:rFonts w:cstheme="minorHAnsi"/>
                  <w:sz w:val="20"/>
                  <w:szCs w:val="20"/>
                </w:rPr>
                <w:t>-</w:t>
              </w:r>
            </w:ins>
          </w:p>
        </w:tc>
      </w:tr>
      <w:tr w:rsidR="00BE68CC" w:rsidRPr="004A2FE2" w14:paraId="3298EF01" w14:textId="77777777" w:rsidTr="00291355">
        <w:trPr>
          <w:trHeight w:val="143"/>
          <w:ins w:id="1963" w:author="Seltzer, Karl" w:date="2024-08-09T13:59:00Z"/>
        </w:trPr>
        <w:tc>
          <w:tcPr>
            <w:tcW w:w="1181" w:type="dxa"/>
            <w:vAlign w:val="center"/>
          </w:tcPr>
          <w:p w14:paraId="4C6BC4AE" w14:textId="77777777" w:rsidR="00BE68CC" w:rsidRPr="004A2FE2" w:rsidRDefault="00BE68CC" w:rsidP="00291355">
            <w:pPr>
              <w:spacing w:after="0"/>
              <w:jc w:val="center"/>
              <w:rPr>
                <w:ins w:id="1964" w:author="Seltzer, Karl" w:date="2024-08-09T13:59:00Z"/>
                <w:rFonts w:cstheme="minorHAnsi"/>
                <w:sz w:val="20"/>
                <w:szCs w:val="20"/>
              </w:rPr>
            </w:pPr>
            <w:ins w:id="1965" w:author="Seltzer, Karl" w:date="2024-08-09T13:59:00Z">
              <w:r w:rsidRPr="004A2FE2">
                <w:rPr>
                  <w:rFonts w:cstheme="minorHAnsi"/>
                  <w:sz w:val="20"/>
                  <w:szCs w:val="20"/>
                </w:rPr>
                <w:t>TERP</w:t>
              </w:r>
            </w:ins>
          </w:p>
        </w:tc>
        <w:tc>
          <w:tcPr>
            <w:tcW w:w="4304" w:type="dxa"/>
            <w:vAlign w:val="center"/>
          </w:tcPr>
          <w:p w14:paraId="5D6521CC" w14:textId="77777777" w:rsidR="00BE68CC" w:rsidRPr="004A2FE2" w:rsidRDefault="00BE68CC" w:rsidP="00291355">
            <w:pPr>
              <w:spacing w:after="0"/>
              <w:jc w:val="center"/>
              <w:rPr>
                <w:ins w:id="1966" w:author="Seltzer, Karl" w:date="2024-08-09T13:59:00Z"/>
                <w:rFonts w:cstheme="minorHAnsi"/>
                <w:sz w:val="20"/>
                <w:szCs w:val="20"/>
              </w:rPr>
            </w:pPr>
            <w:ins w:id="1967" w:author="Seltzer, Karl" w:date="2024-08-09T13:59:00Z">
              <w:r w:rsidRPr="004A2FE2">
                <w:rPr>
                  <w:rFonts w:cstheme="minorHAnsi"/>
                  <w:sz w:val="20"/>
                  <w:szCs w:val="20"/>
                </w:rPr>
                <w:t>Monoterpenes</w:t>
              </w:r>
            </w:ins>
          </w:p>
        </w:tc>
        <w:tc>
          <w:tcPr>
            <w:tcW w:w="574" w:type="dxa"/>
            <w:vAlign w:val="center"/>
          </w:tcPr>
          <w:p w14:paraId="0BCE801B" w14:textId="77777777" w:rsidR="00BE68CC" w:rsidRPr="004A2FE2" w:rsidRDefault="00BE68CC" w:rsidP="00291355">
            <w:pPr>
              <w:keepNext/>
              <w:spacing w:after="0"/>
              <w:jc w:val="center"/>
              <w:rPr>
                <w:ins w:id="1968" w:author="Seltzer, Karl" w:date="2024-08-09T13:59:00Z"/>
                <w:rFonts w:cstheme="minorHAnsi"/>
                <w:sz w:val="20"/>
                <w:szCs w:val="20"/>
              </w:rPr>
            </w:pPr>
            <w:ins w:id="1969" w:author="Seltzer, Karl" w:date="2024-08-09T13:59:00Z">
              <w:r w:rsidRPr="004A2FE2">
                <w:rPr>
                  <w:rFonts w:cstheme="minorHAnsi"/>
                  <w:sz w:val="20"/>
                  <w:szCs w:val="20"/>
                </w:rPr>
                <w:t>10</w:t>
              </w:r>
            </w:ins>
          </w:p>
        </w:tc>
        <w:tc>
          <w:tcPr>
            <w:tcW w:w="875" w:type="dxa"/>
            <w:vAlign w:val="center"/>
          </w:tcPr>
          <w:p w14:paraId="0C153BFE" w14:textId="77777777" w:rsidR="00BE68CC" w:rsidRPr="004A2FE2" w:rsidRDefault="00BE68CC" w:rsidP="00291355">
            <w:pPr>
              <w:keepNext/>
              <w:spacing w:after="0"/>
              <w:jc w:val="center"/>
              <w:rPr>
                <w:ins w:id="1970" w:author="Seltzer, Karl" w:date="2024-08-09T13:59:00Z"/>
                <w:rFonts w:cstheme="minorHAnsi"/>
                <w:sz w:val="20"/>
                <w:szCs w:val="20"/>
              </w:rPr>
            </w:pPr>
            <w:ins w:id="1971" w:author="Seltzer, Karl" w:date="2024-08-09T13:59:00Z">
              <w:r w:rsidRPr="004A2FE2">
                <w:rPr>
                  <w:rFonts w:cstheme="minorHAnsi"/>
                  <w:sz w:val="20"/>
                  <w:szCs w:val="20"/>
                </w:rPr>
                <w:t>Lumped</w:t>
              </w:r>
            </w:ins>
          </w:p>
        </w:tc>
        <w:tc>
          <w:tcPr>
            <w:tcW w:w="2186" w:type="dxa"/>
            <w:vAlign w:val="center"/>
          </w:tcPr>
          <w:p w14:paraId="25AB2AE2" w14:textId="77777777" w:rsidR="00BE68CC" w:rsidRPr="004A2FE2" w:rsidRDefault="00BE68CC" w:rsidP="00291355">
            <w:pPr>
              <w:keepNext/>
              <w:spacing w:after="0"/>
              <w:jc w:val="center"/>
              <w:rPr>
                <w:ins w:id="1972" w:author="Seltzer, Karl" w:date="2024-08-09T13:59:00Z"/>
                <w:rFonts w:cstheme="minorHAnsi"/>
                <w:sz w:val="20"/>
                <w:szCs w:val="20"/>
              </w:rPr>
            </w:pPr>
            <w:ins w:id="1973" w:author="Seltzer, Karl" w:date="2024-08-09T13:59:00Z">
              <w:r w:rsidRPr="004A2FE2">
                <w:rPr>
                  <w:rFonts w:cstheme="minorHAnsi"/>
                  <w:sz w:val="20"/>
                  <w:szCs w:val="20"/>
                </w:rPr>
                <w:t>-</w:t>
              </w:r>
            </w:ins>
          </w:p>
        </w:tc>
      </w:tr>
      <w:tr w:rsidR="00BE68CC" w:rsidRPr="004A2FE2" w14:paraId="1C36AA3C" w14:textId="77777777" w:rsidTr="00291355">
        <w:trPr>
          <w:trHeight w:val="143"/>
          <w:ins w:id="1974" w:author="Seltzer, Karl" w:date="2024-08-09T13:59:00Z"/>
        </w:trPr>
        <w:tc>
          <w:tcPr>
            <w:tcW w:w="1181" w:type="dxa"/>
            <w:vAlign w:val="center"/>
          </w:tcPr>
          <w:p w14:paraId="3015B71B" w14:textId="77777777" w:rsidR="00BE68CC" w:rsidRPr="004A2FE2" w:rsidRDefault="00BE68CC" w:rsidP="00291355">
            <w:pPr>
              <w:spacing w:after="0"/>
              <w:jc w:val="center"/>
              <w:rPr>
                <w:ins w:id="1975" w:author="Seltzer, Karl" w:date="2024-08-09T13:59:00Z"/>
                <w:rFonts w:cstheme="minorHAnsi"/>
                <w:sz w:val="20"/>
                <w:szCs w:val="20"/>
              </w:rPr>
            </w:pPr>
            <w:ins w:id="1976" w:author="Seltzer, Karl" w:date="2024-08-09T13:59:00Z">
              <w:r w:rsidRPr="004A2FE2">
                <w:rPr>
                  <w:rFonts w:cstheme="minorHAnsi"/>
                  <w:sz w:val="20"/>
                  <w:szCs w:val="20"/>
                </w:rPr>
                <w:t>TOL</w:t>
              </w:r>
            </w:ins>
          </w:p>
        </w:tc>
        <w:tc>
          <w:tcPr>
            <w:tcW w:w="4304" w:type="dxa"/>
            <w:vAlign w:val="center"/>
          </w:tcPr>
          <w:p w14:paraId="4C1E540F" w14:textId="77777777" w:rsidR="00BE68CC" w:rsidRPr="004A2FE2" w:rsidRDefault="00BE68CC" w:rsidP="00291355">
            <w:pPr>
              <w:spacing w:after="0"/>
              <w:jc w:val="center"/>
              <w:rPr>
                <w:ins w:id="1977" w:author="Seltzer, Karl" w:date="2024-08-09T13:59:00Z"/>
                <w:rFonts w:cstheme="minorHAnsi"/>
                <w:sz w:val="20"/>
                <w:szCs w:val="20"/>
              </w:rPr>
            </w:pPr>
            <w:ins w:id="1978" w:author="Seltzer, Karl" w:date="2024-08-09T13:59:00Z">
              <w:r w:rsidRPr="004A2FE2">
                <w:rPr>
                  <w:rFonts w:cstheme="minorHAnsi"/>
                  <w:sz w:val="20"/>
                  <w:szCs w:val="20"/>
                </w:rPr>
                <w:t>Toluene and other monoalkyl aromatics</w:t>
              </w:r>
            </w:ins>
          </w:p>
        </w:tc>
        <w:tc>
          <w:tcPr>
            <w:tcW w:w="574" w:type="dxa"/>
            <w:vAlign w:val="center"/>
          </w:tcPr>
          <w:p w14:paraId="428BA7B4" w14:textId="77777777" w:rsidR="00BE68CC" w:rsidRPr="004A2FE2" w:rsidRDefault="00BE68CC" w:rsidP="00291355">
            <w:pPr>
              <w:keepNext/>
              <w:spacing w:after="0"/>
              <w:jc w:val="center"/>
              <w:rPr>
                <w:ins w:id="1979" w:author="Seltzer, Karl" w:date="2024-08-09T13:59:00Z"/>
                <w:rFonts w:cstheme="minorHAnsi"/>
                <w:sz w:val="20"/>
                <w:szCs w:val="20"/>
              </w:rPr>
            </w:pPr>
            <w:ins w:id="1980" w:author="Seltzer, Karl" w:date="2024-08-09T13:59:00Z">
              <w:r w:rsidRPr="004A2FE2">
                <w:rPr>
                  <w:rFonts w:cstheme="minorHAnsi"/>
                  <w:sz w:val="20"/>
                  <w:szCs w:val="20"/>
                </w:rPr>
                <w:t>7</w:t>
              </w:r>
            </w:ins>
          </w:p>
        </w:tc>
        <w:tc>
          <w:tcPr>
            <w:tcW w:w="875" w:type="dxa"/>
            <w:vAlign w:val="center"/>
          </w:tcPr>
          <w:p w14:paraId="02AD7F95" w14:textId="77777777" w:rsidR="00BE68CC" w:rsidRPr="004A2FE2" w:rsidRDefault="00BE68CC" w:rsidP="00291355">
            <w:pPr>
              <w:keepNext/>
              <w:spacing w:after="0"/>
              <w:jc w:val="center"/>
              <w:rPr>
                <w:ins w:id="1981" w:author="Seltzer, Karl" w:date="2024-08-09T13:59:00Z"/>
                <w:rFonts w:cstheme="minorHAnsi"/>
                <w:sz w:val="20"/>
                <w:szCs w:val="20"/>
              </w:rPr>
            </w:pPr>
            <w:ins w:id="1982" w:author="Seltzer, Karl" w:date="2024-08-09T13:59:00Z">
              <w:r w:rsidRPr="004A2FE2">
                <w:rPr>
                  <w:rFonts w:cstheme="minorHAnsi"/>
                  <w:sz w:val="20"/>
                  <w:szCs w:val="20"/>
                </w:rPr>
                <w:t>Lumped</w:t>
              </w:r>
            </w:ins>
          </w:p>
        </w:tc>
        <w:tc>
          <w:tcPr>
            <w:tcW w:w="2186" w:type="dxa"/>
            <w:vAlign w:val="center"/>
          </w:tcPr>
          <w:p w14:paraId="55042CC7" w14:textId="77777777" w:rsidR="00BE68CC" w:rsidRPr="004A2FE2" w:rsidRDefault="00BE68CC" w:rsidP="00291355">
            <w:pPr>
              <w:keepNext/>
              <w:spacing w:after="0"/>
              <w:jc w:val="center"/>
              <w:rPr>
                <w:ins w:id="1983" w:author="Seltzer, Karl" w:date="2024-08-09T13:59:00Z"/>
                <w:rFonts w:cstheme="minorHAnsi"/>
                <w:sz w:val="20"/>
                <w:szCs w:val="20"/>
              </w:rPr>
            </w:pPr>
            <w:ins w:id="1984" w:author="Seltzer, Karl" w:date="2024-08-09T13:59:00Z">
              <w:r w:rsidRPr="004A2FE2">
                <w:rPr>
                  <w:rFonts w:cstheme="minorHAnsi"/>
                  <w:sz w:val="20"/>
                  <w:szCs w:val="20"/>
                </w:rPr>
                <w:t>-</w:t>
              </w:r>
            </w:ins>
          </w:p>
        </w:tc>
      </w:tr>
      <w:tr w:rsidR="00BE68CC" w:rsidRPr="004A2FE2" w14:paraId="1056542C" w14:textId="77777777" w:rsidTr="00291355">
        <w:trPr>
          <w:trHeight w:val="143"/>
          <w:ins w:id="1985" w:author="Seltzer, Karl" w:date="2024-08-09T13:59:00Z"/>
        </w:trPr>
        <w:tc>
          <w:tcPr>
            <w:tcW w:w="1181" w:type="dxa"/>
            <w:vAlign w:val="center"/>
          </w:tcPr>
          <w:p w14:paraId="782D8567" w14:textId="77777777" w:rsidR="00BE68CC" w:rsidRPr="004A2FE2" w:rsidRDefault="00BE68CC" w:rsidP="00291355">
            <w:pPr>
              <w:spacing w:after="0"/>
              <w:jc w:val="center"/>
              <w:rPr>
                <w:ins w:id="1986" w:author="Seltzer, Karl" w:date="2024-08-09T13:59:00Z"/>
                <w:rFonts w:cstheme="minorHAnsi"/>
                <w:sz w:val="20"/>
                <w:szCs w:val="20"/>
              </w:rPr>
            </w:pPr>
            <w:ins w:id="1987" w:author="Seltzer, Karl" w:date="2024-08-09T13:59:00Z">
              <w:r w:rsidRPr="004A2FE2">
                <w:rPr>
                  <w:rFonts w:cstheme="minorHAnsi"/>
                  <w:sz w:val="20"/>
                  <w:szCs w:val="20"/>
                </w:rPr>
                <w:t>UNR</w:t>
              </w:r>
            </w:ins>
          </w:p>
        </w:tc>
        <w:tc>
          <w:tcPr>
            <w:tcW w:w="4304" w:type="dxa"/>
            <w:vAlign w:val="center"/>
          </w:tcPr>
          <w:p w14:paraId="0563B6CF" w14:textId="77777777" w:rsidR="00BE68CC" w:rsidRPr="004A2FE2" w:rsidRDefault="00BE68CC" w:rsidP="00291355">
            <w:pPr>
              <w:spacing w:after="0"/>
              <w:jc w:val="center"/>
              <w:rPr>
                <w:ins w:id="1988" w:author="Seltzer, Karl" w:date="2024-08-09T13:59:00Z"/>
                <w:rFonts w:cstheme="minorHAnsi"/>
                <w:sz w:val="20"/>
                <w:szCs w:val="20"/>
              </w:rPr>
            </w:pPr>
            <w:ins w:id="1989" w:author="Seltzer, Karl" w:date="2024-08-09T13:59:00Z">
              <w:r w:rsidRPr="004A2FE2">
                <w:rPr>
                  <w:rFonts w:cstheme="minorHAnsi"/>
                  <w:sz w:val="20"/>
                  <w:szCs w:val="20"/>
                </w:rPr>
                <w:t>Unreactive</w:t>
              </w:r>
            </w:ins>
          </w:p>
        </w:tc>
        <w:tc>
          <w:tcPr>
            <w:tcW w:w="574" w:type="dxa"/>
            <w:vAlign w:val="center"/>
          </w:tcPr>
          <w:p w14:paraId="5D68D660" w14:textId="77777777" w:rsidR="00BE68CC" w:rsidRPr="004A2FE2" w:rsidRDefault="00BE68CC" w:rsidP="00291355">
            <w:pPr>
              <w:keepNext/>
              <w:spacing w:after="0"/>
              <w:jc w:val="center"/>
              <w:rPr>
                <w:ins w:id="1990" w:author="Seltzer, Karl" w:date="2024-08-09T13:59:00Z"/>
                <w:rFonts w:cstheme="minorHAnsi"/>
                <w:sz w:val="20"/>
                <w:szCs w:val="20"/>
              </w:rPr>
            </w:pPr>
            <w:ins w:id="1991" w:author="Seltzer, Karl" w:date="2024-08-09T13:59:00Z">
              <w:r w:rsidRPr="004A2FE2">
                <w:rPr>
                  <w:rFonts w:cstheme="minorHAnsi"/>
                  <w:sz w:val="20"/>
                  <w:szCs w:val="20"/>
                </w:rPr>
                <w:t>1</w:t>
              </w:r>
            </w:ins>
          </w:p>
        </w:tc>
        <w:tc>
          <w:tcPr>
            <w:tcW w:w="875" w:type="dxa"/>
            <w:vAlign w:val="center"/>
          </w:tcPr>
          <w:p w14:paraId="19F4FD0A" w14:textId="77777777" w:rsidR="00BE68CC" w:rsidRPr="004A2FE2" w:rsidRDefault="00BE68CC" w:rsidP="00291355">
            <w:pPr>
              <w:keepNext/>
              <w:spacing w:after="0"/>
              <w:jc w:val="center"/>
              <w:rPr>
                <w:ins w:id="1992" w:author="Seltzer, Karl" w:date="2024-08-09T13:59:00Z"/>
                <w:rFonts w:cstheme="minorHAnsi"/>
                <w:sz w:val="20"/>
                <w:szCs w:val="20"/>
              </w:rPr>
            </w:pPr>
            <w:ins w:id="1993" w:author="Seltzer, Karl" w:date="2024-08-09T13:59:00Z">
              <w:r w:rsidRPr="004A2FE2">
                <w:rPr>
                  <w:rFonts w:cstheme="minorHAnsi"/>
                  <w:sz w:val="20"/>
                  <w:szCs w:val="20"/>
                </w:rPr>
                <w:t>Lumped</w:t>
              </w:r>
            </w:ins>
          </w:p>
        </w:tc>
        <w:tc>
          <w:tcPr>
            <w:tcW w:w="2186" w:type="dxa"/>
            <w:vAlign w:val="center"/>
          </w:tcPr>
          <w:p w14:paraId="669C2C24" w14:textId="77777777" w:rsidR="00BE68CC" w:rsidRPr="004A2FE2" w:rsidRDefault="00BE68CC" w:rsidP="00291355">
            <w:pPr>
              <w:keepNext/>
              <w:spacing w:after="0"/>
              <w:jc w:val="center"/>
              <w:rPr>
                <w:ins w:id="1994" w:author="Seltzer, Karl" w:date="2024-08-09T13:59:00Z"/>
                <w:rFonts w:cstheme="minorHAnsi"/>
                <w:sz w:val="20"/>
                <w:szCs w:val="20"/>
              </w:rPr>
            </w:pPr>
            <w:ins w:id="1995" w:author="Seltzer, Karl" w:date="2024-08-09T13:59:00Z">
              <w:r w:rsidRPr="004A2FE2">
                <w:rPr>
                  <w:rFonts w:cstheme="minorHAnsi"/>
                  <w:sz w:val="20"/>
                  <w:szCs w:val="20"/>
                </w:rPr>
                <w:t>-</w:t>
              </w:r>
            </w:ins>
          </w:p>
        </w:tc>
      </w:tr>
      <w:tr w:rsidR="00BE68CC" w:rsidRPr="004A2FE2" w14:paraId="3A85AD3F" w14:textId="77777777" w:rsidTr="00291355">
        <w:trPr>
          <w:trHeight w:val="143"/>
          <w:ins w:id="1996" w:author="Seltzer, Karl" w:date="2024-08-09T13:59:00Z"/>
        </w:trPr>
        <w:tc>
          <w:tcPr>
            <w:tcW w:w="1181" w:type="dxa"/>
            <w:vAlign w:val="center"/>
          </w:tcPr>
          <w:p w14:paraId="5AE7CF75" w14:textId="77777777" w:rsidR="00BE68CC" w:rsidRPr="004A2FE2" w:rsidRDefault="00BE68CC" w:rsidP="00291355">
            <w:pPr>
              <w:spacing w:after="0"/>
              <w:jc w:val="center"/>
              <w:rPr>
                <w:ins w:id="1997" w:author="Seltzer, Karl" w:date="2024-08-09T13:59:00Z"/>
                <w:rFonts w:cstheme="minorHAnsi"/>
                <w:sz w:val="20"/>
                <w:szCs w:val="20"/>
              </w:rPr>
            </w:pPr>
            <w:ins w:id="1998" w:author="Seltzer, Karl" w:date="2024-08-09T13:59:00Z">
              <w:r w:rsidRPr="004A2FE2">
                <w:rPr>
                  <w:rFonts w:cstheme="minorHAnsi"/>
                  <w:sz w:val="20"/>
                  <w:szCs w:val="20"/>
                </w:rPr>
                <w:t>XYL</w:t>
              </w:r>
            </w:ins>
          </w:p>
        </w:tc>
        <w:tc>
          <w:tcPr>
            <w:tcW w:w="4304" w:type="dxa"/>
            <w:vAlign w:val="center"/>
          </w:tcPr>
          <w:p w14:paraId="0A0EB38B" w14:textId="77777777" w:rsidR="00BE68CC" w:rsidRPr="004A2FE2" w:rsidRDefault="00BE68CC" w:rsidP="00291355">
            <w:pPr>
              <w:spacing w:after="0"/>
              <w:jc w:val="center"/>
              <w:rPr>
                <w:ins w:id="1999" w:author="Seltzer, Karl" w:date="2024-08-09T13:59:00Z"/>
                <w:rFonts w:cstheme="minorHAnsi"/>
                <w:sz w:val="20"/>
                <w:szCs w:val="20"/>
              </w:rPr>
            </w:pPr>
            <w:ins w:id="2000" w:author="Seltzer, Karl" w:date="2024-08-09T13:59:00Z">
              <w:r w:rsidRPr="004A2FE2">
                <w:rPr>
                  <w:rFonts w:cstheme="minorHAnsi"/>
                  <w:sz w:val="20"/>
                  <w:szCs w:val="20"/>
                </w:rPr>
                <w:t>Xylene and other polyalkyl aromatics</w:t>
              </w:r>
            </w:ins>
          </w:p>
        </w:tc>
        <w:tc>
          <w:tcPr>
            <w:tcW w:w="574" w:type="dxa"/>
            <w:vAlign w:val="center"/>
          </w:tcPr>
          <w:p w14:paraId="710A8E85" w14:textId="77777777" w:rsidR="00BE68CC" w:rsidRPr="004A2FE2" w:rsidRDefault="00BE68CC" w:rsidP="00291355">
            <w:pPr>
              <w:keepNext/>
              <w:spacing w:after="0"/>
              <w:jc w:val="center"/>
              <w:rPr>
                <w:ins w:id="2001" w:author="Seltzer, Karl" w:date="2024-08-09T13:59:00Z"/>
                <w:rFonts w:cstheme="minorHAnsi"/>
                <w:sz w:val="20"/>
                <w:szCs w:val="20"/>
              </w:rPr>
            </w:pPr>
            <w:ins w:id="2002" w:author="Seltzer, Karl" w:date="2024-08-09T13:59:00Z">
              <w:r w:rsidRPr="004A2FE2">
                <w:rPr>
                  <w:rFonts w:cstheme="minorHAnsi"/>
                  <w:sz w:val="20"/>
                  <w:szCs w:val="20"/>
                </w:rPr>
                <w:t>8</w:t>
              </w:r>
            </w:ins>
          </w:p>
        </w:tc>
        <w:tc>
          <w:tcPr>
            <w:tcW w:w="875" w:type="dxa"/>
            <w:vAlign w:val="center"/>
          </w:tcPr>
          <w:p w14:paraId="3D0A78E8" w14:textId="77777777" w:rsidR="00BE68CC" w:rsidRPr="004A2FE2" w:rsidRDefault="00BE68CC" w:rsidP="00291355">
            <w:pPr>
              <w:keepNext/>
              <w:spacing w:after="0"/>
              <w:jc w:val="center"/>
              <w:rPr>
                <w:ins w:id="2003" w:author="Seltzer, Karl" w:date="2024-08-09T13:59:00Z"/>
                <w:rFonts w:cstheme="minorHAnsi"/>
                <w:sz w:val="20"/>
                <w:szCs w:val="20"/>
              </w:rPr>
            </w:pPr>
            <w:ins w:id="2004" w:author="Seltzer, Karl" w:date="2024-08-09T13:59:00Z">
              <w:r w:rsidRPr="004A2FE2">
                <w:rPr>
                  <w:rFonts w:cstheme="minorHAnsi"/>
                  <w:sz w:val="20"/>
                  <w:szCs w:val="20"/>
                </w:rPr>
                <w:t>Lumped</w:t>
              </w:r>
            </w:ins>
          </w:p>
        </w:tc>
        <w:tc>
          <w:tcPr>
            <w:tcW w:w="2186" w:type="dxa"/>
            <w:vAlign w:val="center"/>
          </w:tcPr>
          <w:p w14:paraId="55CD2808" w14:textId="77777777" w:rsidR="00BE68CC" w:rsidRPr="004A2FE2" w:rsidRDefault="00BE68CC" w:rsidP="00AE789A">
            <w:pPr>
              <w:keepNext/>
              <w:spacing w:after="0"/>
              <w:jc w:val="center"/>
              <w:rPr>
                <w:ins w:id="2005" w:author="Seltzer, Karl" w:date="2024-08-09T13:59:00Z"/>
                <w:rFonts w:cstheme="minorHAnsi"/>
                <w:sz w:val="20"/>
                <w:szCs w:val="20"/>
              </w:rPr>
            </w:pPr>
            <w:ins w:id="2006" w:author="Seltzer, Karl" w:date="2024-08-09T13:59:00Z">
              <w:r w:rsidRPr="004A2FE2">
                <w:rPr>
                  <w:rFonts w:cstheme="minorHAnsi"/>
                  <w:sz w:val="20"/>
                  <w:szCs w:val="20"/>
                </w:rPr>
                <w:t>-</w:t>
              </w:r>
            </w:ins>
          </w:p>
        </w:tc>
      </w:tr>
    </w:tbl>
    <w:p w14:paraId="7EC04C96" w14:textId="167B1F9E" w:rsidR="00BE68CC" w:rsidRPr="00AE789A" w:rsidRDefault="00AE789A" w:rsidP="00AE789A">
      <w:pPr>
        <w:pStyle w:val="Caption"/>
        <w:rPr>
          <w:ins w:id="2007" w:author="Seltzer, Karl" w:date="2024-08-12T11:32:00Z"/>
          <w:b/>
          <w:bCs/>
          <w:i w:val="0"/>
          <w:iCs w:val="0"/>
          <w:color w:val="000000" w:themeColor="text1"/>
          <w:rPrChange w:id="2008" w:author="Seltzer, Karl" w:date="2024-08-12T11:33:00Z">
            <w:rPr>
              <w:ins w:id="2009" w:author="Seltzer, Karl" w:date="2024-08-12T11:32:00Z"/>
            </w:rPr>
          </w:rPrChange>
        </w:rPr>
        <w:pPrChange w:id="2010" w:author="Seltzer, Karl" w:date="2024-08-12T11:33:00Z">
          <w:pPr>
            <w:jc w:val="both"/>
          </w:pPr>
        </w:pPrChange>
      </w:pPr>
      <w:ins w:id="2011" w:author="Seltzer, Karl" w:date="2024-08-12T11:33:00Z">
        <w:r w:rsidRPr="00AE789A">
          <w:rPr>
            <w:b/>
            <w:bCs/>
            <w:i w:val="0"/>
            <w:iCs w:val="0"/>
            <w:color w:val="000000" w:themeColor="text1"/>
            <w:rPrChange w:id="2012" w:author="Seltzer, Karl" w:date="2024-08-12T11:33:00Z">
              <w:rPr/>
            </w:rPrChange>
          </w:rPr>
          <w:t xml:space="preserve">Table </w:t>
        </w:r>
        <w:r w:rsidRPr="00AE789A">
          <w:rPr>
            <w:b/>
            <w:bCs/>
            <w:i w:val="0"/>
            <w:iCs w:val="0"/>
            <w:color w:val="000000" w:themeColor="text1"/>
            <w:rPrChange w:id="2013" w:author="Seltzer, Karl" w:date="2024-08-12T11:33:00Z">
              <w:rPr/>
            </w:rPrChange>
          </w:rPr>
          <w:fldChar w:fldCharType="begin"/>
        </w:r>
        <w:r w:rsidRPr="00AE789A">
          <w:rPr>
            <w:b/>
            <w:bCs/>
            <w:i w:val="0"/>
            <w:iCs w:val="0"/>
            <w:color w:val="000000" w:themeColor="text1"/>
            <w:rPrChange w:id="2014" w:author="Seltzer, Karl" w:date="2024-08-12T11:33:00Z">
              <w:rPr/>
            </w:rPrChange>
          </w:rPr>
          <w:instrText xml:space="preserve"> SEQ Table \* ARABIC </w:instrText>
        </w:r>
      </w:ins>
      <w:r w:rsidRPr="00AE789A">
        <w:rPr>
          <w:b/>
          <w:bCs/>
          <w:i w:val="0"/>
          <w:iCs w:val="0"/>
          <w:color w:val="000000" w:themeColor="text1"/>
          <w:rPrChange w:id="2015" w:author="Seltzer, Karl" w:date="2024-08-12T11:33:00Z">
            <w:rPr/>
          </w:rPrChange>
        </w:rPr>
        <w:fldChar w:fldCharType="separate"/>
      </w:r>
      <w:ins w:id="2016" w:author="Seltzer, Karl" w:date="2024-08-12T11:33:00Z">
        <w:r w:rsidRPr="00AE789A">
          <w:rPr>
            <w:b/>
            <w:bCs/>
            <w:i w:val="0"/>
            <w:iCs w:val="0"/>
            <w:color w:val="000000" w:themeColor="text1"/>
            <w:rPrChange w:id="2017" w:author="Seltzer, Karl" w:date="2024-08-12T11:33:00Z">
              <w:rPr>
                <w:noProof/>
              </w:rPr>
            </w:rPrChange>
          </w:rPr>
          <w:t>20</w:t>
        </w:r>
        <w:r w:rsidRPr="00AE789A">
          <w:rPr>
            <w:b/>
            <w:bCs/>
            <w:i w:val="0"/>
            <w:iCs w:val="0"/>
            <w:color w:val="000000" w:themeColor="text1"/>
            <w:rPrChange w:id="2018" w:author="Seltzer, Karl" w:date="2024-08-12T11:33:00Z">
              <w:rPr/>
            </w:rPrChange>
          </w:rPr>
          <w:fldChar w:fldCharType="end"/>
        </w:r>
        <w:r w:rsidRPr="00F61BB1">
          <w:rPr>
            <w:b/>
            <w:bCs/>
            <w:i w:val="0"/>
            <w:iCs w:val="0"/>
            <w:color w:val="000000" w:themeColor="text1"/>
          </w:rPr>
          <w:t>: Model species, description, number of carbons, tracer type, and SMILES string (where applicable) for all emitted organics in the CB</w:t>
        </w:r>
        <w:r>
          <w:rPr>
            <w:b/>
            <w:bCs/>
            <w:i w:val="0"/>
            <w:iCs w:val="0"/>
            <w:color w:val="000000" w:themeColor="text1"/>
          </w:rPr>
          <w:t>7VCP</w:t>
        </w:r>
        <w:r w:rsidRPr="00F61BB1">
          <w:rPr>
            <w:b/>
            <w:bCs/>
            <w:i w:val="0"/>
            <w:iCs w:val="0"/>
            <w:color w:val="000000" w:themeColor="text1"/>
          </w:rPr>
          <w:t>_</w:t>
        </w:r>
        <w:r>
          <w:rPr>
            <w:b/>
            <w:bCs/>
            <w:i w:val="0"/>
            <w:iCs w:val="0"/>
            <w:color w:val="000000" w:themeColor="text1"/>
          </w:rPr>
          <w:t>CF2</w:t>
        </w:r>
        <w:r w:rsidRPr="00F61BB1">
          <w:rPr>
            <w:b/>
            <w:bCs/>
            <w:i w:val="0"/>
            <w:iCs w:val="0"/>
            <w:color w:val="000000" w:themeColor="text1"/>
          </w:rPr>
          <w:t xml:space="preserve"> chemical mechanism.</w:t>
        </w:r>
      </w:ins>
    </w:p>
    <w:p w14:paraId="4E65190A" w14:textId="77777777" w:rsidR="00AE789A" w:rsidRDefault="00AE789A" w:rsidP="00AE789A">
      <w:pPr>
        <w:pStyle w:val="Caption"/>
        <w:jc w:val="both"/>
        <w:rPr>
          <w:ins w:id="2019" w:author="Seltzer, Karl" w:date="2024-08-12T11:32:00Z"/>
          <w:i w:val="0"/>
          <w:iCs w:val="0"/>
          <w:color w:val="auto"/>
          <w:sz w:val="22"/>
          <w:szCs w:val="22"/>
        </w:rPr>
      </w:pPr>
      <w:ins w:id="2020" w:author="Seltzer, Karl" w:date="2024-08-12T11:32:00Z">
        <w:r>
          <w:rPr>
            <w:i w:val="0"/>
            <w:iCs w:val="0"/>
            <w:color w:val="auto"/>
            <w:sz w:val="22"/>
            <w:szCs w:val="22"/>
          </w:rPr>
          <w:t>Below, the order-of-operations for assignment of a target species are outlined and subsequently discussed in more detail.</w:t>
        </w:r>
      </w:ins>
    </w:p>
    <w:p w14:paraId="177E7BBD" w14:textId="77777777" w:rsidR="00AE789A" w:rsidRDefault="00AE789A" w:rsidP="00AE789A">
      <w:pPr>
        <w:jc w:val="both"/>
        <w:rPr>
          <w:ins w:id="2021" w:author="Seltzer, Karl" w:date="2024-08-12T11:32:00Z"/>
        </w:rPr>
      </w:pPr>
      <w:ins w:id="2022" w:author="Seltzer, Karl" w:date="2024-08-12T11:32:00Z">
        <w:r>
          <w:rPr>
            <w:noProof/>
          </w:rPr>
          <w:drawing>
            <wp:inline distT="0" distB="0" distL="0" distR="0" wp14:anchorId="21BF3570" wp14:editId="6BD612C8">
              <wp:extent cx="5772150" cy="5697280"/>
              <wp:effectExtent l="0" t="0" r="0" b="1778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ins>
    </w:p>
    <w:p w14:paraId="6A5DB2BC" w14:textId="77777777" w:rsidR="00AE789A" w:rsidRPr="00C0176C" w:rsidRDefault="00AE789A" w:rsidP="00AE789A">
      <w:pPr>
        <w:pStyle w:val="Caption"/>
        <w:numPr>
          <w:ilvl w:val="0"/>
          <w:numId w:val="32"/>
        </w:numPr>
        <w:spacing w:after="0"/>
        <w:jc w:val="both"/>
        <w:rPr>
          <w:ins w:id="2023" w:author="Seltzer, Karl" w:date="2024-08-12T11:32:00Z"/>
          <w:i w:val="0"/>
          <w:iCs w:val="0"/>
          <w:color w:val="auto"/>
          <w:sz w:val="22"/>
          <w:szCs w:val="22"/>
        </w:rPr>
        <w:pPrChange w:id="2024" w:author="Seltzer, Karl" w:date="2024-08-12T11:32:00Z">
          <w:pPr>
            <w:pStyle w:val="Caption"/>
            <w:numPr>
              <w:numId w:val="15"/>
            </w:numPr>
            <w:spacing w:after="0"/>
            <w:ind w:left="360" w:hanging="360"/>
            <w:jc w:val="both"/>
          </w:pPr>
        </w:pPrChange>
      </w:pPr>
      <w:ins w:id="2025" w:author="Seltzer, Karl" w:date="2024-08-12T11:32:00Z">
        <w:r w:rsidRPr="00C0176C">
          <w:rPr>
            <w:i w:val="0"/>
            <w:iCs w:val="0"/>
            <w:color w:val="auto"/>
            <w:sz w:val="22"/>
            <w:szCs w:val="22"/>
          </w:rPr>
          <w:t>If a target species features no carbon or is elemental carbon, it is assigned to UNR.</w:t>
        </w:r>
      </w:ins>
    </w:p>
    <w:p w14:paraId="279ED587" w14:textId="51FF3ABD" w:rsidR="00AE789A" w:rsidRPr="005F0E60" w:rsidRDefault="00AE789A" w:rsidP="00AE789A">
      <w:pPr>
        <w:pStyle w:val="ListParagraph"/>
        <w:numPr>
          <w:ilvl w:val="0"/>
          <w:numId w:val="32"/>
        </w:numPr>
        <w:jc w:val="both"/>
        <w:rPr>
          <w:ins w:id="2026" w:author="Seltzer, Karl" w:date="2024-08-12T11:32:00Z"/>
        </w:rPr>
        <w:pPrChange w:id="2027" w:author="Seltzer, Karl" w:date="2024-08-12T11:32:00Z">
          <w:pPr>
            <w:pStyle w:val="ListParagraph"/>
            <w:numPr>
              <w:numId w:val="15"/>
            </w:numPr>
            <w:ind w:left="360" w:hanging="360"/>
            <w:jc w:val="both"/>
          </w:pPr>
        </w:pPrChange>
      </w:pPr>
      <w:ins w:id="2028" w:author="Seltzer, Karl" w:date="2024-08-12T11:32:00Z">
        <w:r w:rsidRPr="00C0176C">
          <w:t xml:space="preserve">If a target species is an explicit tracer in the chemical mechanism, it is appropriately assigned. This is determined using the SMILES string and applies to AACD, ACET, ALD2, </w:t>
        </w:r>
      </w:ins>
      <w:ins w:id="2029" w:author="Seltzer, Karl" w:date="2024-08-12T11:55:00Z">
        <w:r w:rsidR="00BA4FA9" w:rsidRPr="00C0176C">
          <w:rPr>
            <w:rPrChange w:id="2030" w:author="Seltzer, Karl" w:date="2024-08-12T11:56:00Z">
              <w:rPr>
                <w:highlight w:val="yellow"/>
              </w:rPr>
            </w:rPrChange>
          </w:rPr>
          <w:t xml:space="preserve">APIN, </w:t>
        </w:r>
      </w:ins>
      <w:ins w:id="2031" w:author="Seltzer, Karl" w:date="2024-08-12T11:32:00Z">
        <w:r w:rsidRPr="00C0176C">
          <w:t xml:space="preserve">BENZ, CH4, </w:t>
        </w:r>
      </w:ins>
      <w:ins w:id="2032" w:author="Seltzer, Karl" w:date="2024-08-12T11:55:00Z">
        <w:r w:rsidR="00BA4FA9" w:rsidRPr="00C0176C">
          <w:rPr>
            <w:rPrChange w:id="2033" w:author="Seltzer, Karl" w:date="2024-08-12T11:56:00Z">
              <w:rPr>
                <w:highlight w:val="yellow"/>
              </w:rPr>
            </w:rPrChange>
          </w:rPr>
          <w:t xml:space="preserve">DEE, DME, EDOH, ETAC, ETFM, </w:t>
        </w:r>
      </w:ins>
      <w:ins w:id="2034" w:author="Seltzer, Karl" w:date="2024-08-12T11:32:00Z">
        <w:r w:rsidRPr="00C0176C">
          <w:t xml:space="preserve">ETH, ETHA, ETHY, ETOH, FACD, FORM, </w:t>
        </w:r>
      </w:ins>
      <w:ins w:id="2035" w:author="Seltzer, Karl" w:date="2024-08-12T11:55:00Z">
        <w:r w:rsidR="00BA4FA9" w:rsidRPr="00C0176C">
          <w:rPr>
            <w:rPrChange w:id="2036" w:author="Seltzer, Karl" w:date="2024-08-12T11:56:00Z">
              <w:rPr>
                <w:highlight w:val="yellow"/>
              </w:rPr>
            </w:rPrChange>
          </w:rPr>
          <w:t xml:space="preserve">IBTA, IPOH, </w:t>
        </w:r>
      </w:ins>
      <w:ins w:id="2037" w:author="Seltzer, Karl" w:date="2024-08-12T11:32:00Z">
        <w:r w:rsidRPr="00C0176C">
          <w:t xml:space="preserve">ISOP, </w:t>
        </w:r>
      </w:ins>
      <w:ins w:id="2038" w:author="Seltzer, Karl" w:date="2024-08-12T11:55:00Z">
        <w:r w:rsidR="00BA4FA9" w:rsidRPr="00C0176C">
          <w:rPr>
            <w:rPrChange w:id="2039" w:author="Seltzer, Karl" w:date="2024-08-12T11:56:00Z">
              <w:rPr>
                <w:highlight w:val="yellow"/>
              </w:rPr>
            </w:rPrChange>
          </w:rPr>
          <w:t xml:space="preserve">MEAC, MEFM, </w:t>
        </w:r>
      </w:ins>
      <w:ins w:id="2040" w:author="Seltzer, Karl" w:date="2024-08-12T11:32:00Z">
        <w:r w:rsidRPr="00C0176C">
          <w:t xml:space="preserve">MEOH, </w:t>
        </w:r>
      </w:ins>
      <w:ins w:id="2041" w:author="Seltzer, Karl" w:date="2024-08-12T11:56:00Z">
        <w:r w:rsidR="00BA4FA9" w:rsidRPr="005F0E60">
          <w:rPr>
            <w:rPrChange w:id="2042" w:author="Seltzer, Karl" w:date="2024-08-12T12:34:00Z">
              <w:rPr>
                <w:highlight w:val="yellow"/>
              </w:rPr>
            </w:rPrChange>
          </w:rPr>
          <w:t xml:space="preserve">NPOH, PDOH, and </w:t>
        </w:r>
      </w:ins>
      <w:ins w:id="2043" w:author="Seltzer, Karl" w:date="2024-08-12T11:32:00Z">
        <w:r w:rsidRPr="005F0E60">
          <w:t>PRPA.</w:t>
        </w:r>
      </w:ins>
    </w:p>
    <w:p w14:paraId="13725FDB" w14:textId="77777777" w:rsidR="00AE789A" w:rsidRPr="005F0E60" w:rsidRDefault="00AE789A" w:rsidP="00AE789A">
      <w:pPr>
        <w:pStyle w:val="ListParagraph"/>
        <w:numPr>
          <w:ilvl w:val="0"/>
          <w:numId w:val="32"/>
        </w:numPr>
        <w:jc w:val="both"/>
        <w:rPr>
          <w:ins w:id="2044" w:author="Seltzer, Karl" w:date="2024-08-12T11:32:00Z"/>
        </w:rPr>
        <w:pPrChange w:id="2045" w:author="Seltzer, Karl" w:date="2024-08-12T11:32:00Z">
          <w:pPr>
            <w:pStyle w:val="ListParagraph"/>
            <w:numPr>
              <w:numId w:val="15"/>
            </w:numPr>
            <w:ind w:left="360" w:hanging="360"/>
            <w:jc w:val="both"/>
          </w:pPr>
        </w:pPrChange>
      </w:pPr>
      <w:ins w:id="2046" w:author="Seltzer, Karl" w:date="2024-08-12T11:32:00Z">
        <w:r w:rsidRPr="005F0E60">
          <w:t>If the saturation concentration (C*) of the target species is &lt; 3x10</w:t>
        </w:r>
        <w:r w:rsidRPr="005F0E60">
          <w:rPr>
            <w:vertAlign w:val="superscript"/>
          </w:rPr>
          <w:t>2</w:t>
        </w:r>
        <w:r w:rsidRPr="005F0E60">
          <w:t xml:space="preserve"> μg m</w:t>
        </w:r>
        <w:r w:rsidRPr="005F0E60">
          <w:rPr>
            <w:rFonts w:ascii="Calibri" w:eastAsia="Calibri" w:hAnsi="Calibri" w:cs="Calibri"/>
            <w:vertAlign w:val="superscript"/>
          </w:rPr>
          <w:t>-</w:t>
        </w:r>
        <w:r w:rsidRPr="005F0E60">
          <w:rPr>
            <w:vertAlign w:val="superscript"/>
          </w:rPr>
          <w:t>3</w:t>
        </w:r>
        <w:r w:rsidRPr="005F0E60">
          <w:t>, it is assigned to NVOL. Note: like prior mechanism mapping methods, double mapping for compounds assigned to NVOL is not performed.</w:t>
        </w:r>
      </w:ins>
    </w:p>
    <w:p w14:paraId="25D416CC" w14:textId="77777777" w:rsidR="00AE789A" w:rsidRPr="005F0E60" w:rsidRDefault="00AE789A" w:rsidP="00AE789A">
      <w:pPr>
        <w:pStyle w:val="ListParagraph"/>
        <w:numPr>
          <w:ilvl w:val="0"/>
          <w:numId w:val="32"/>
        </w:numPr>
        <w:jc w:val="both"/>
        <w:rPr>
          <w:ins w:id="2047" w:author="Seltzer, Karl" w:date="2024-08-12T11:32:00Z"/>
        </w:rPr>
        <w:pPrChange w:id="2048" w:author="Seltzer, Karl" w:date="2024-08-12T11:32:00Z">
          <w:pPr>
            <w:pStyle w:val="ListParagraph"/>
            <w:numPr>
              <w:numId w:val="15"/>
            </w:numPr>
            <w:ind w:left="360" w:hanging="360"/>
            <w:jc w:val="both"/>
          </w:pPr>
        </w:pPrChange>
      </w:pPr>
      <w:ins w:id="2049" w:author="Seltzer, Karl" w:date="2024-08-12T11:32:00Z">
        <w:r w:rsidRPr="005F0E60">
          <w:t>If the C* of the target species is 3x10</w:t>
        </w:r>
        <w:r w:rsidRPr="005F0E60">
          <w:rPr>
            <w:vertAlign w:val="superscript"/>
          </w:rPr>
          <w:t>2</w:t>
        </w:r>
        <w:r w:rsidRPr="005F0E60">
          <w:t xml:space="preserve"> μg m</w:t>
        </w:r>
        <w:r w:rsidRPr="005F0E60">
          <w:rPr>
            <w:rFonts w:ascii="Calibri" w:eastAsia="Calibri" w:hAnsi="Calibri" w:cs="Calibri"/>
            <w:vertAlign w:val="superscript"/>
          </w:rPr>
          <w:t>-</w:t>
        </w:r>
        <w:r w:rsidRPr="005F0E60">
          <w:rPr>
            <w:vertAlign w:val="superscript"/>
          </w:rPr>
          <w:t>3</w:t>
        </w:r>
        <w:r w:rsidRPr="005F0E60">
          <w:t xml:space="preserve"> &lt; C* &lt; 3x10</w:t>
        </w:r>
        <w:r w:rsidRPr="005F0E60">
          <w:rPr>
            <w:vertAlign w:val="superscript"/>
          </w:rPr>
          <w:t>6</w:t>
        </w:r>
        <w:r w:rsidRPr="005F0E60">
          <w:t xml:space="preserve"> μg m</w:t>
        </w:r>
        <w:r w:rsidRPr="005F0E60">
          <w:rPr>
            <w:rFonts w:ascii="Calibri" w:eastAsia="Calibri" w:hAnsi="Calibri" w:cs="Calibri"/>
            <w:vertAlign w:val="superscript"/>
          </w:rPr>
          <w:t>-</w:t>
        </w:r>
        <w:r w:rsidRPr="005F0E60">
          <w:rPr>
            <w:vertAlign w:val="superscript"/>
          </w:rPr>
          <w:t>3</w:t>
        </w:r>
        <w:r w:rsidRPr="005F0E60">
          <w:t>, it is assigned to IVOC. Note: like prior mechanism mapping methods, double mapping for compounds assigned to IVOC is not performed.</w:t>
        </w:r>
      </w:ins>
    </w:p>
    <w:p w14:paraId="547B5977" w14:textId="77777777" w:rsidR="00AE789A" w:rsidRPr="005F0E60" w:rsidRDefault="00AE789A" w:rsidP="00AE789A">
      <w:pPr>
        <w:pStyle w:val="ListParagraph"/>
        <w:numPr>
          <w:ilvl w:val="0"/>
          <w:numId w:val="32"/>
        </w:numPr>
        <w:jc w:val="both"/>
        <w:rPr>
          <w:ins w:id="2050" w:author="Seltzer, Karl" w:date="2024-08-12T11:32:00Z"/>
        </w:rPr>
        <w:pPrChange w:id="2051" w:author="Seltzer, Karl" w:date="2024-08-12T11:32:00Z">
          <w:pPr>
            <w:pStyle w:val="ListParagraph"/>
            <w:numPr>
              <w:numId w:val="15"/>
            </w:numPr>
            <w:ind w:left="360" w:hanging="360"/>
            <w:jc w:val="both"/>
          </w:pPr>
        </w:pPrChange>
      </w:pPr>
      <w:ins w:id="2052" w:author="Seltzer, Karl" w:date="2024-08-12T11:32:00Z">
        <w:r w:rsidRPr="005F0E60">
          <w:t xml:space="preserve">If the </w:t>
        </w:r>
        <w:proofErr w:type="spellStart"/>
        <w:r w:rsidRPr="005F0E60">
          <w:t>k</w:t>
        </w:r>
        <w:r w:rsidRPr="005F0E60">
          <w:rPr>
            <w:vertAlign w:val="subscript"/>
          </w:rPr>
          <w:t>OH</w:t>
        </w:r>
        <w:proofErr w:type="spellEnd"/>
        <w:r w:rsidRPr="005F0E60">
          <w:t xml:space="preserve"> of the target species is </w:t>
        </w:r>
        <w:r w:rsidRPr="005F0E60">
          <w:rPr>
            <w:rFonts w:cstheme="minorHAnsi"/>
          </w:rPr>
          <w:t>≤</w:t>
        </w:r>
        <w:r w:rsidRPr="005F0E60">
          <w:t xml:space="preserve"> 1.1 x 10</w:t>
        </w:r>
        <w:r w:rsidRPr="005F0E60">
          <w:rPr>
            <w:vertAlign w:val="superscript"/>
          </w:rPr>
          <w:t>-12</w:t>
        </w:r>
        <w:r w:rsidRPr="005F0E60">
          <w:t xml:space="preserve"> cm</w:t>
        </w:r>
        <w:r w:rsidRPr="005F0E60">
          <w:rPr>
            <w:vertAlign w:val="superscript"/>
          </w:rPr>
          <w:t>3</w:t>
        </w:r>
        <w:r w:rsidRPr="005F0E60">
          <w:t xml:space="preserve"> </w:t>
        </w:r>
        <w:proofErr w:type="spellStart"/>
        <w:r w:rsidRPr="005F0E60">
          <w:t>molec</w:t>
        </w:r>
        <w:proofErr w:type="spellEnd"/>
        <w:r w:rsidRPr="005F0E60">
          <w:t xml:space="preserve">. </w:t>
        </w:r>
        <w:r w:rsidRPr="005F0E60">
          <w:rPr>
            <w:vertAlign w:val="superscript"/>
          </w:rPr>
          <w:t>-1</w:t>
        </w:r>
        <w:r w:rsidRPr="005F0E60">
          <w:t xml:space="preserve"> </w:t>
        </w:r>
        <w:proofErr w:type="gramStart"/>
        <w:r w:rsidRPr="005F0E60">
          <w:t>sec</w:t>
        </w:r>
        <w:r w:rsidRPr="005F0E60">
          <w:rPr>
            <w:vertAlign w:val="superscript"/>
          </w:rPr>
          <w:t>-1</w:t>
        </w:r>
        <w:proofErr w:type="gramEnd"/>
        <w:r w:rsidRPr="005F0E60">
          <w:t>, it is assigned to UNR.</w:t>
        </w:r>
      </w:ins>
    </w:p>
    <w:p w14:paraId="1B23FD67" w14:textId="77777777" w:rsidR="00AE789A" w:rsidRDefault="00AE789A" w:rsidP="00AE789A">
      <w:pPr>
        <w:pStyle w:val="ListParagraph"/>
        <w:numPr>
          <w:ilvl w:val="0"/>
          <w:numId w:val="32"/>
        </w:numPr>
        <w:jc w:val="both"/>
        <w:rPr>
          <w:ins w:id="2053" w:author="Seltzer, Karl" w:date="2024-08-12T12:36:00Z"/>
        </w:rPr>
      </w:pPr>
      <w:ins w:id="2054" w:author="Seltzer, Karl" w:date="2024-08-12T11:32:00Z">
        <w:r w:rsidRPr="005F0E60">
          <w:t>If the target species is a monoterpene (</w:t>
        </w:r>
        <w:proofErr w:type="spellStart"/>
        <w:r w:rsidRPr="005F0E60">
          <w:t>nC</w:t>
        </w:r>
        <w:proofErr w:type="spellEnd"/>
        <w:r w:rsidRPr="005F0E60">
          <w:t xml:space="preserve"> = 10, </w:t>
        </w:r>
        <w:proofErr w:type="spellStart"/>
        <w:r w:rsidRPr="005F0E60">
          <w:t>nH</w:t>
        </w:r>
        <w:proofErr w:type="spellEnd"/>
        <w:r w:rsidRPr="005F0E60">
          <w:t xml:space="preserve"> = 18, </w:t>
        </w:r>
        <w:proofErr w:type="spellStart"/>
        <w:r w:rsidRPr="005F0E60">
          <w:t>nO</w:t>
        </w:r>
        <w:proofErr w:type="spellEnd"/>
        <w:r w:rsidRPr="005F0E60">
          <w:t xml:space="preserve"> = 1 or </w:t>
        </w:r>
        <w:proofErr w:type="spellStart"/>
        <w:r w:rsidRPr="005F0E60">
          <w:t>nC</w:t>
        </w:r>
        <w:proofErr w:type="spellEnd"/>
        <w:r w:rsidRPr="005F0E60">
          <w:t xml:space="preserve"> = 10 and </w:t>
        </w:r>
        <w:proofErr w:type="spellStart"/>
        <w:r w:rsidRPr="005F0E60">
          <w:t>nH</w:t>
        </w:r>
        <w:proofErr w:type="spellEnd"/>
        <w:r w:rsidRPr="005F0E60">
          <w:t xml:space="preserve"> = 16), and not alpha-pinene, it is assigned to TERP.</w:t>
        </w:r>
      </w:ins>
    </w:p>
    <w:p w14:paraId="23801F63" w14:textId="1636958A" w:rsidR="007E68B3" w:rsidRPr="00D54885" w:rsidRDefault="007E68B3" w:rsidP="00C3748E">
      <w:pPr>
        <w:pStyle w:val="ListParagraph"/>
        <w:numPr>
          <w:ilvl w:val="0"/>
          <w:numId w:val="32"/>
        </w:numPr>
        <w:jc w:val="both"/>
        <w:rPr>
          <w:ins w:id="2055" w:author="Seltzer, Karl" w:date="2024-08-12T11:32:00Z"/>
        </w:rPr>
        <w:pPrChange w:id="2056" w:author="Seltzer, Karl" w:date="2024-08-12T11:32:00Z">
          <w:pPr>
            <w:pStyle w:val="ListParagraph"/>
            <w:numPr>
              <w:numId w:val="15"/>
            </w:numPr>
            <w:ind w:left="360" w:hanging="360"/>
            <w:jc w:val="both"/>
          </w:pPr>
        </w:pPrChange>
      </w:pPr>
      <w:ins w:id="2057" w:author="Seltzer, Karl" w:date="2024-08-12T12:36:00Z">
        <w:r w:rsidRPr="00D54885">
          <w:rPr>
            <w:rPrChange w:id="2058" w:author="Seltzer, Karl" w:date="2024-08-12T12:37:00Z">
              <w:rPr>
                <w:highlight w:val="yellow"/>
              </w:rPr>
            </w:rPrChange>
          </w:rPr>
          <w:t xml:space="preserve">If the target species is </w:t>
        </w:r>
        <w:r w:rsidRPr="00D54885">
          <w:rPr>
            <w:rPrChange w:id="2059" w:author="Seltzer, Karl" w:date="2024-08-12T12:37:00Z">
              <w:rPr>
                <w:highlight w:val="yellow"/>
              </w:rPr>
            </w:rPrChange>
          </w:rPr>
          <w:t>a siloxane or silane</w:t>
        </w:r>
        <w:r w:rsidRPr="00D54885">
          <w:rPr>
            <w:rPrChange w:id="2060" w:author="Seltzer, Karl" w:date="2024-08-12T12:37:00Z">
              <w:rPr>
                <w:highlight w:val="yellow"/>
              </w:rPr>
            </w:rPrChange>
          </w:rPr>
          <w:t xml:space="preserve">, it is assigned to </w:t>
        </w:r>
        <w:r w:rsidRPr="00D54885">
          <w:rPr>
            <w:rPrChange w:id="2061" w:author="Seltzer, Karl" w:date="2024-08-12T12:37:00Z">
              <w:rPr>
                <w:highlight w:val="yellow"/>
              </w:rPr>
            </w:rPrChange>
          </w:rPr>
          <w:t>SXD5</w:t>
        </w:r>
        <w:r w:rsidRPr="00D54885">
          <w:rPr>
            <w:rPrChange w:id="2062" w:author="Seltzer, Karl" w:date="2024-08-12T12:37:00Z">
              <w:rPr>
                <w:highlight w:val="yellow"/>
              </w:rPr>
            </w:rPrChange>
          </w:rPr>
          <w:t>.</w:t>
        </w:r>
      </w:ins>
    </w:p>
    <w:p w14:paraId="4EBD23B8" w14:textId="77777777" w:rsidR="00AE789A" w:rsidRPr="00D54885" w:rsidRDefault="00AE789A" w:rsidP="00AE789A">
      <w:pPr>
        <w:pStyle w:val="ListParagraph"/>
        <w:numPr>
          <w:ilvl w:val="0"/>
          <w:numId w:val="32"/>
        </w:numPr>
        <w:jc w:val="both"/>
        <w:rPr>
          <w:ins w:id="2063" w:author="Seltzer, Karl" w:date="2024-08-12T11:32:00Z"/>
        </w:rPr>
        <w:pPrChange w:id="2064" w:author="Seltzer, Karl" w:date="2024-08-12T11:32:00Z">
          <w:pPr>
            <w:pStyle w:val="ListParagraph"/>
            <w:numPr>
              <w:numId w:val="15"/>
            </w:numPr>
            <w:ind w:left="360" w:hanging="360"/>
            <w:jc w:val="both"/>
          </w:pPr>
        </w:pPrChange>
      </w:pPr>
      <w:ins w:id="2065" w:author="Seltzer, Karl" w:date="2024-08-12T11:32:00Z">
        <w:r w:rsidRPr="00D54885">
          <w:t>If the target species is methacrolein or methyl vinyl ketone (</w:t>
        </w:r>
        <w:proofErr w:type="spellStart"/>
        <w:r w:rsidRPr="00D54885">
          <w:t>nC</w:t>
        </w:r>
        <w:proofErr w:type="spellEnd"/>
        <w:r w:rsidRPr="00D54885">
          <w:t xml:space="preserve"> = 4, </w:t>
        </w:r>
        <w:proofErr w:type="spellStart"/>
        <w:r w:rsidRPr="00D54885">
          <w:t>nH</w:t>
        </w:r>
        <w:proofErr w:type="spellEnd"/>
        <w:r w:rsidRPr="00D54885">
          <w:t xml:space="preserve"> = 6, </w:t>
        </w:r>
        <w:proofErr w:type="spellStart"/>
        <w:r w:rsidRPr="00D54885">
          <w:t>nO</w:t>
        </w:r>
        <w:proofErr w:type="spellEnd"/>
        <w:r w:rsidRPr="00D54885">
          <w:t xml:space="preserve"> = 1, number of ketone groups = 1), it is assigned to ISPD.</w:t>
        </w:r>
      </w:ins>
    </w:p>
    <w:p w14:paraId="491038BD" w14:textId="77777777" w:rsidR="00AE789A" w:rsidRPr="00D54885" w:rsidRDefault="00AE789A" w:rsidP="00AE789A">
      <w:pPr>
        <w:pStyle w:val="ListParagraph"/>
        <w:numPr>
          <w:ilvl w:val="0"/>
          <w:numId w:val="32"/>
        </w:numPr>
        <w:jc w:val="both"/>
        <w:rPr>
          <w:ins w:id="2066" w:author="Seltzer, Karl" w:date="2024-08-12T11:32:00Z"/>
        </w:rPr>
        <w:pPrChange w:id="2067" w:author="Seltzer, Karl" w:date="2024-08-12T11:32:00Z">
          <w:pPr>
            <w:pStyle w:val="ListParagraph"/>
            <w:numPr>
              <w:numId w:val="15"/>
            </w:numPr>
            <w:ind w:left="360" w:hanging="360"/>
            <w:jc w:val="both"/>
          </w:pPr>
        </w:pPrChange>
      </w:pPr>
      <w:ins w:id="2068" w:author="Seltzer, Karl" w:date="2024-08-12T11:32:00Z">
        <w:r w:rsidRPr="00D54885">
          <w:t>If the target species is a cyclodiene (number of C=C = 2 and contains a ring), assign 1 mole to IOLE and count remaining carbons (</w:t>
        </w:r>
        <w:proofErr w:type="spellStart"/>
        <w:r w:rsidRPr="00D54885">
          <w:t>nC</w:t>
        </w:r>
        <w:proofErr w:type="spellEnd"/>
        <w:r w:rsidRPr="00D54885">
          <w:t xml:space="preserve"> – 4). If </w:t>
        </w:r>
        <w:proofErr w:type="spellStart"/>
        <w:r w:rsidRPr="00D54885">
          <w:t>nC</w:t>
        </w:r>
        <w:proofErr w:type="spellEnd"/>
        <w:r w:rsidRPr="00D54885">
          <w:t xml:space="preserve"> – 4 &gt; 0, assign remaining carbon to OLE, IOLE, KET, or PAR, depending on structure.</w:t>
        </w:r>
      </w:ins>
    </w:p>
    <w:p w14:paraId="0E5D7DE9" w14:textId="77777777" w:rsidR="00AE789A" w:rsidRPr="00D54885" w:rsidRDefault="00AE789A" w:rsidP="00AE789A">
      <w:pPr>
        <w:pStyle w:val="ListParagraph"/>
        <w:numPr>
          <w:ilvl w:val="0"/>
          <w:numId w:val="32"/>
        </w:numPr>
        <w:jc w:val="both"/>
        <w:rPr>
          <w:ins w:id="2069" w:author="Seltzer, Karl" w:date="2024-08-12T11:32:00Z"/>
        </w:rPr>
        <w:pPrChange w:id="2070" w:author="Seltzer, Karl" w:date="2024-08-12T11:32:00Z">
          <w:pPr>
            <w:pStyle w:val="ListParagraph"/>
            <w:numPr>
              <w:numId w:val="15"/>
            </w:numPr>
            <w:ind w:left="360" w:hanging="360"/>
            <w:jc w:val="both"/>
          </w:pPr>
        </w:pPrChange>
      </w:pPr>
      <w:ins w:id="2071" w:author="Seltzer, Karl" w:date="2024-08-12T11:32:00Z">
        <w:r w:rsidRPr="00D54885">
          <w:t>If the target species is a furan or a pyrrole, assign 2 moles to OLE and count remaining carbons (</w:t>
        </w:r>
        <w:proofErr w:type="spellStart"/>
        <w:r w:rsidRPr="00D54885">
          <w:t>nC</w:t>
        </w:r>
        <w:proofErr w:type="spellEnd"/>
        <w:r w:rsidRPr="00D54885">
          <w:t xml:space="preserve"> – 4). If </w:t>
        </w:r>
        <w:proofErr w:type="spellStart"/>
        <w:r w:rsidRPr="00D54885">
          <w:t>nC</w:t>
        </w:r>
        <w:proofErr w:type="spellEnd"/>
        <w:r w:rsidRPr="00D54885">
          <w:t xml:space="preserve"> – 4 &gt; 0, assign remaining carbon to OLE, IOLE, KET, or PAR, depending on structure.</w:t>
        </w:r>
      </w:ins>
    </w:p>
    <w:p w14:paraId="33B3FF8E" w14:textId="77777777" w:rsidR="00AE789A" w:rsidRPr="00D54885" w:rsidRDefault="00AE789A" w:rsidP="00AE789A">
      <w:pPr>
        <w:pStyle w:val="ListParagraph"/>
        <w:numPr>
          <w:ilvl w:val="0"/>
          <w:numId w:val="32"/>
        </w:numPr>
        <w:jc w:val="both"/>
        <w:rPr>
          <w:ins w:id="2072" w:author="Seltzer, Karl" w:date="2024-08-12T11:32:00Z"/>
        </w:rPr>
        <w:pPrChange w:id="2073" w:author="Seltzer, Karl" w:date="2024-08-12T11:32:00Z">
          <w:pPr>
            <w:pStyle w:val="ListParagraph"/>
            <w:numPr>
              <w:numId w:val="15"/>
            </w:numPr>
            <w:ind w:left="360" w:hanging="360"/>
            <w:jc w:val="both"/>
          </w:pPr>
        </w:pPrChange>
      </w:pPr>
      <w:ins w:id="2074" w:author="Seltzer, Karl" w:date="2024-08-12T11:32:00Z">
        <w:r w:rsidRPr="00D54885">
          <w:t>If the target species is a heterocyclic aromatic compound with 2 non-carbon atoms, assign 1 mole to OLE and count remaining carbons (</w:t>
        </w:r>
        <w:proofErr w:type="spellStart"/>
        <w:r w:rsidRPr="00D54885">
          <w:t>nC</w:t>
        </w:r>
        <w:proofErr w:type="spellEnd"/>
        <w:r w:rsidRPr="00D54885">
          <w:t xml:space="preserve"> – 2). If </w:t>
        </w:r>
        <w:proofErr w:type="spellStart"/>
        <w:r w:rsidRPr="00D54885">
          <w:t>nC</w:t>
        </w:r>
        <w:proofErr w:type="spellEnd"/>
        <w:r w:rsidRPr="00D54885">
          <w:t xml:space="preserve"> – 2 &gt; 0, assign remaining carbon to OLE, IOLE, KET, or PAR, depending on structure.</w:t>
        </w:r>
      </w:ins>
    </w:p>
    <w:p w14:paraId="1B5FAEFF" w14:textId="77777777" w:rsidR="00AE789A" w:rsidRPr="00D54885" w:rsidRDefault="00AE789A" w:rsidP="00AE789A">
      <w:pPr>
        <w:pStyle w:val="ListParagraph"/>
        <w:numPr>
          <w:ilvl w:val="0"/>
          <w:numId w:val="32"/>
        </w:numPr>
        <w:jc w:val="both"/>
        <w:rPr>
          <w:ins w:id="2075" w:author="Seltzer, Karl" w:date="2024-08-12T11:32:00Z"/>
        </w:rPr>
        <w:pPrChange w:id="2076" w:author="Seltzer, Karl" w:date="2024-08-12T11:32:00Z">
          <w:pPr>
            <w:pStyle w:val="ListParagraph"/>
            <w:numPr>
              <w:numId w:val="15"/>
            </w:numPr>
            <w:ind w:left="360" w:hanging="360"/>
            <w:jc w:val="both"/>
          </w:pPr>
        </w:pPrChange>
      </w:pPr>
      <w:ins w:id="2077" w:author="Seltzer, Karl" w:date="2024-08-12T11:32:00Z">
        <w:r w:rsidRPr="00D54885">
          <w:t>If the target species contains a triple bond, do the following order-of-operations:</w:t>
        </w:r>
      </w:ins>
    </w:p>
    <w:p w14:paraId="40C94042" w14:textId="77777777" w:rsidR="00AE789A" w:rsidRPr="00D54885" w:rsidRDefault="00AE789A" w:rsidP="00AE789A">
      <w:pPr>
        <w:pStyle w:val="ListParagraph"/>
        <w:numPr>
          <w:ilvl w:val="1"/>
          <w:numId w:val="32"/>
        </w:numPr>
        <w:jc w:val="both"/>
        <w:rPr>
          <w:ins w:id="2078" w:author="Seltzer, Karl" w:date="2024-08-12T11:32:00Z"/>
        </w:rPr>
        <w:pPrChange w:id="2079" w:author="Seltzer, Karl" w:date="2024-08-12T11:32:00Z">
          <w:pPr>
            <w:pStyle w:val="ListParagraph"/>
            <w:numPr>
              <w:ilvl w:val="1"/>
              <w:numId w:val="15"/>
            </w:numPr>
            <w:ind w:left="1080" w:hanging="360"/>
            <w:jc w:val="both"/>
          </w:pPr>
        </w:pPrChange>
      </w:pPr>
      <w:ins w:id="2080" w:author="Seltzer, Karl" w:date="2024-08-12T11:32:00Z">
        <w:r w:rsidRPr="00D54885">
          <w:t>If the target species contains no other reactive functional groups beyond a triple bond, assign 1 mole to OLE and count remaining carbons (</w:t>
        </w:r>
        <w:proofErr w:type="spellStart"/>
        <w:r w:rsidRPr="00D54885">
          <w:t>nC</w:t>
        </w:r>
        <w:proofErr w:type="spellEnd"/>
        <w:r w:rsidRPr="00D54885">
          <w:t xml:space="preserve"> – 2). If </w:t>
        </w:r>
        <w:proofErr w:type="spellStart"/>
        <w:r w:rsidRPr="00D54885">
          <w:t>nC</w:t>
        </w:r>
        <w:proofErr w:type="spellEnd"/>
        <w:r w:rsidRPr="00D54885">
          <w:t xml:space="preserve"> – 2 &gt; 0, assign remaining carbon to PAR.</w:t>
        </w:r>
      </w:ins>
    </w:p>
    <w:p w14:paraId="03B2F2BB" w14:textId="77777777" w:rsidR="00AE789A" w:rsidRPr="00D54885" w:rsidRDefault="00AE789A" w:rsidP="00AE789A">
      <w:pPr>
        <w:pStyle w:val="ListParagraph"/>
        <w:numPr>
          <w:ilvl w:val="1"/>
          <w:numId w:val="32"/>
        </w:numPr>
        <w:jc w:val="both"/>
        <w:rPr>
          <w:ins w:id="2081" w:author="Seltzer, Karl" w:date="2024-08-12T11:32:00Z"/>
        </w:rPr>
        <w:pPrChange w:id="2082" w:author="Seltzer, Karl" w:date="2024-08-12T11:32:00Z">
          <w:pPr>
            <w:pStyle w:val="ListParagraph"/>
            <w:numPr>
              <w:ilvl w:val="1"/>
              <w:numId w:val="15"/>
            </w:numPr>
            <w:ind w:left="1080" w:hanging="360"/>
            <w:jc w:val="both"/>
          </w:pPr>
        </w:pPrChange>
      </w:pPr>
      <w:ins w:id="2083" w:author="Seltzer, Karl" w:date="2024-08-12T11:32:00Z">
        <w:r w:rsidRPr="00D54885">
          <w:t>Else, assign all triple bonds to PAR and count remaining carbons (</w:t>
        </w:r>
        <w:proofErr w:type="spellStart"/>
        <w:r w:rsidRPr="00D54885">
          <w:t>nC</w:t>
        </w:r>
        <w:proofErr w:type="spellEnd"/>
        <w:r w:rsidRPr="00D54885">
          <w:t xml:space="preserve"> - number of C-C triple bonds). If </w:t>
        </w:r>
        <w:proofErr w:type="spellStart"/>
        <w:r w:rsidRPr="00D54885">
          <w:t>nC</w:t>
        </w:r>
        <w:proofErr w:type="spellEnd"/>
        <w:r w:rsidRPr="00D54885">
          <w:t xml:space="preserve"> - number of C-C triple bonds &gt; 0, assign remaining carbon to OLE, IOLE, KET, or PAR, depending on structure.</w:t>
        </w:r>
      </w:ins>
    </w:p>
    <w:p w14:paraId="03169FBE" w14:textId="77777777" w:rsidR="00AE789A" w:rsidRPr="00D54885" w:rsidRDefault="00AE789A" w:rsidP="00AE789A">
      <w:pPr>
        <w:pStyle w:val="ListParagraph"/>
        <w:numPr>
          <w:ilvl w:val="0"/>
          <w:numId w:val="32"/>
        </w:numPr>
        <w:jc w:val="both"/>
        <w:rPr>
          <w:ins w:id="2084" w:author="Seltzer, Karl" w:date="2024-08-12T11:32:00Z"/>
        </w:rPr>
        <w:pPrChange w:id="2085" w:author="Seltzer, Karl" w:date="2024-08-12T11:32:00Z">
          <w:pPr>
            <w:pStyle w:val="ListParagraph"/>
            <w:numPr>
              <w:numId w:val="15"/>
            </w:numPr>
            <w:ind w:left="360" w:hanging="360"/>
            <w:jc w:val="both"/>
          </w:pPr>
        </w:pPrChange>
      </w:pPr>
      <w:ins w:id="2086" w:author="Seltzer, Karl" w:date="2024-08-12T11:32:00Z">
        <w:r w:rsidRPr="00D54885">
          <w:t>If the target species is a single-ring aromatic (</w:t>
        </w:r>
        <w:r w:rsidRPr="00D54885">
          <w:rPr>
            <w:rFonts w:cstheme="minorHAnsi"/>
          </w:rPr>
          <w:t>number of benzene rings = 1)</w:t>
        </w:r>
        <w:r w:rsidRPr="00D54885">
          <w:t>, do the following order-of-operations:</w:t>
        </w:r>
      </w:ins>
    </w:p>
    <w:p w14:paraId="15FAEB28" w14:textId="77777777" w:rsidR="00AE789A" w:rsidRPr="00D54885" w:rsidRDefault="00AE789A" w:rsidP="00AE789A">
      <w:pPr>
        <w:pStyle w:val="ListParagraph"/>
        <w:numPr>
          <w:ilvl w:val="1"/>
          <w:numId w:val="32"/>
        </w:numPr>
        <w:jc w:val="both"/>
        <w:rPr>
          <w:ins w:id="2087" w:author="Seltzer, Karl" w:date="2024-08-12T11:32:00Z"/>
        </w:rPr>
        <w:pPrChange w:id="2088" w:author="Seltzer, Karl" w:date="2024-08-12T11:32:00Z">
          <w:pPr>
            <w:pStyle w:val="ListParagraph"/>
            <w:numPr>
              <w:ilvl w:val="1"/>
              <w:numId w:val="15"/>
            </w:numPr>
            <w:ind w:left="1080" w:hanging="360"/>
            <w:jc w:val="both"/>
          </w:pPr>
        </w:pPrChange>
      </w:pPr>
      <w:ins w:id="2089" w:author="Seltzer, Karl" w:date="2024-08-12T11:32:00Z">
        <w:r w:rsidRPr="00D54885">
          <w:t>If the target species is a methyl-catechol (</w:t>
        </w:r>
        <w:proofErr w:type="spellStart"/>
        <w:r w:rsidRPr="00D54885">
          <w:t>nC</w:t>
        </w:r>
        <w:proofErr w:type="spellEnd"/>
        <w:r w:rsidRPr="00D54885">
          <w:t xml:space="preserve"> </w:t>
        </w:r>
        <w:r w:rsidRPr="00D54885">
          <w:rPr>
            <w:rFonts w:cstheme="minorHAnsi"/>
          </w:rPr>
          <w:t>≥</w:t>
        </w:r>
        <w:r w:rsidRPr="00D54885">
          <w:t xml:space="preserve"> 7, number of alcohol groups </w:t>
        </w:r>
        <w:r w:rsidRPr="00D54885">
          <w:rPr>
            <w:rFonts w:cstheme="minorHAnsi"/>
          </w:rPr>
          <w:t>≥</w:t>
        </w:r>
        <w:r w:rsidRPr="00D54885">
          <w:t xml:space="preserve"> 2), it is assigned to CAT1.</w:t>
        </w:r>
      </w:ins>
    </w:p>
    <w:p w14:paraId="561C1AAD" w14:textId="77777777" w:rsidR="00AE789A" w:rsidRPr="00D54885" w:rsidRDefault="00AE789A" w:rsidP="00AE789A">
      <w:pPr>
        <w:pStyle w:val="ListParagraph"/>
        <w:numPr>
          <w:ilvl w:val="1"/>
          <w:numId w:val="32"/>
        </w:numPr>
        <w:jc w:val="both"/>
        <w:rPr>
          <w:ins w:id="2090" w:author="Seltzer, Karl" w:date="2024-08-12T11:32:00Z"/>
        </w:rPr>
        <w:pPrChange w:id="2091" w:author="Seltzer, Karl" w:date="2024-08-12T11:32:00Z">
          <w:pPr>
            <w:pStyle w:val="ListParagraph"/>
            <w:numPr>
              <w:ilvl w:val="1"/>
              <w:numId w:val="15"/>
            </w:numPr>
            <w:ind w:left="1080" w:hanging="360"/>
            <w:jc w:val="both"/>
          </w:pPr>
        </w:pPrChange>
      </w:pPr>
      <w:ins w:id="2092" w:author="Seltzer, Karl" w:date="2024-08-12T11:32:00Z">
        <w:r w:rsidRPr="00D54885">
          <w:t>If the target species is a nitro-cresol (</w:t>
        </w:r>
        <w:proofErr w:type="spellStart"/>
        <w:r w:rsidRPr="00D54885">
          <w:t>nC</w:t>
        </w:r>
        <w:proofErr w:type="spellEnd"/>
        <w:r w:rsidRPr="00D54885">
          <w:t xml:space="preserve"> </w:t>
        </w:r>
        <w:r w:rsidRPr="00D54885">
          <w:rPr>
            <w:rFonts w:cstheme="minorHAnsi"/>
          </w:rPr>
          <w:t>≥</w:t>
        </w:r>
        <w:r w:rsidRPr="00D54885">
          <w:t xml:space="preserve"> 7, </w:t>
        </w:r>
        <w:proofErr w:type="spellStart"/>
        <w:r w:rsidRPr="00D54885">
          <w:t>nN</w:t>
        </w:r>
        <w:proofErr w:type="spellEnd"/>
        <w:r w:rsidRPr="00D54885">
          <w:t xml:space="preserve"> </w:t>
        </w:r>
        <w:r w:rsidRPr="00D54885">
          <w:rPr>
            <w:rFonts w:cstheme="minorHAnsi"/>
          </w:rPr>
          <w:t>≥</w:t>
        </w:r>
        <w:r w:rsidRPr="00D54885">
          <w:t xml:space="preserve"> 1, number of alcohol groups </w:t>
        </w:r>
        <w:r w:rsidRPr="00D54885">
          <w:rPr>
            <w:rFonts w:cstheme="minorHAnsi"/>
          </w:rPr>
          <w:t>≥</w:t>
        </w:r>
        <w:r w:rsidRPr="00D54885">
          <w:t xml:space="preserve"> 1), it is assigned to CRON.</w:t>
        </w:r>
      </w:ins>
    </w:p>
    <w:p w14:paraId="0F3831B9" w14:textId="77777777" w:rsidR="00AE789A" w:rsidRPr="00D54885" w:rsidRDefault="00AE789A" w:rsidP="00AE789A">
      <w:pPr>
        <w:pStyle w:val="ListParagraph"/>
        <w:numPr>
          <w:ilvl w:val="1"/>
          <w:numId w:val="32"/>
        </w:numPr>
        <w:jc w:val="both"/>
        <w:rPr>
          <w:ins w:id="2093" w:author="Seltzer, Karl" w:date="2024-08-12T11:32:00Z"/>
        </w:rPr>
        <w:pPrChange w:id="2094" w:author="Seltzer, Karl" w:date="2024-08-12T11:32:00Z">
          <w:pPr>
            <w:pStyle w:val="ListParagraph"/>
            <w:numPr>
              <w:ilvl w:val="1"/>
              <w:numId w:val="15"/>
            </w:numPr>
            <w:ind w:left="1080" w:hanging="360"/>
            <w:jc w:val="both"/>
          </w:pPr>
        </w:pPrChange>
      </w:pPr>
      <w:ins w:id="2095" w:author="Seltzer, Karl" w:date="2024-08-12T11:32:00Z">
        <w:r w:rsidRPr="00D54885">
          <w:t>If the target species is an isomer of cresol ((</w:t>
        </w:r>
        <w:proofErr w:type="spellStart"/>
        <w:r w:rsidRPr="00D54885">
          <w:t>nC</w:t>
        </w:r>
        <w:proofErr w:type="spellEnd"/>
        <w:r w:rsidRPr="00D54885">
          <w:t xml:space="preserve"> = 7, number of alcohol groups </w:t>
        </w:r>
        <w:r w:rsidRPr="00D54885">
          <w:rPr>
            <w:rFonts w:cstheme="minorHAnsi"/>
          </w:rPr>
          <w:t>=</w:t>
        </w:r>
        <w:r w:rsidRPr="00D54885">
          <w:t xml:space="preserve"> 1), it is assigned to CRES.</w:t>
        </w:r>
      </w:ins>
    </w:p>
    <w:p w14:paraId="79D835A2" w14:textId="77777777" w:rsidR="00AE789A" w:rsidRPr="00D54885" w:rsidRDefault="00AE789A" w:rsidP="00AE789A">
      <w:pPr>
        <w:pStyle w:val="ListParagraph"/>
        <w:numPr>
          <w:ilvl w:val="1"/>
          <w:numId w:val="32"/>
        </w:numPr>
        <w:jc w:val="both"/>
        <w:rPr>
          <w:ins w:id="2096" w:author="Seltzer, Karl" w:date="2024-08-12T11:32:00Z"/>
        </w:rPr>
        <w:pPrChange w:id="2097" w:author="Seltzer, Karl" w:date="2024-08-12T11:32:00Z">
          <w:pPr>
            <w:pStyle w:val="ListParagraph"/>
            <w:numPr>
              <w:ilvl w:val="1"/>
              <w:numId w:val="15"/>
            </w:numPr>
            <w:ind w:left="1080" w:hanging="360"/>
            <w:jc w:val="both"/>
          </w:pPr>
        </w:pPrChange>
      </w:pPr>
      <w:ins w:id="2098" w:author="Seltzer, Karl" w:date="2024-08-12T11:32:00Z">
        <w:r w:rsidRPr="00D54885">
          <w:t>If the target species is halogenated and features 4 or more halogens, assigned 6 moles to UNR.</w:t>
        </w:r>
      </w:ins>
    </w:p>
    <w:p w14:paraId="768E873A" w14:textId="77777777" w:rsidR="00AE789A" w:rsidRPr="00D54885" w:rsidRDefault="00AE789A" w:rsidP="00AE789A">
      <w:pPr>
        <w:pStyle w:val="ListParagraph"/>
        <w:numPr>
          <w:ilvl w:val="1"/>
          <w:numId w:val="32"/>
        </w:numPr>
        <w:jc w:val="both"/>
        <w:rPr>
          <w:ins w:id="2099" w:author="Seltzer, Karl" w:date="2024-08-12T11:32:00Z"/>
        </w:rPr>
        <w:pPrChange w:id="2100" w:author="Seltzer, Karl" w:date="2024-08-12T11:32:00Z">
          <w:pPr>
            <w:pStyle w:val="ListParagraph"/>
            <w:numPr>
              <w:ilvl w:val="1"/>
              <w:numId w:val="15"/>
            </w:numPr>
            <w:ind w:left="1080" w:hanging="360"/>
            <w:jc w:val="both"/>
          </w:pPr>
        </w:pPrChange>
      </w:pPr>
      <w:ins w:id="2101" w:author="Seltzer, Karl" w:date="2024-08-12T11:32:00Z">
        <w:r w:rsidRPr="00D54885">
          <w:t>If the target species is halogenated and features more than 1 halogen, assign 1 mole to PAR and 5 moles to UNR.</w:t>
        </w:r>
      </w:ins>
    </w:p>
    <w:p w14:paraId="54E6B42E" w14:textId="77777777" w:rsidR="00AE789A" w:rsidRPr="00D54885" w:rsidRDefault="00AE789A" w:rsidP="00AE789A">
      <w:pPr>
        <w:pStyle w:val="ListParagraph"/>
        <w:numPr>
          <w:ilvl w:val="1"/>
          <w:numId w:val="32"/>
        </w:numPr>
        <w:jc w:val="both"/>
        <w:rPr>
          <w:ins w:id="2102" w:author="Seltzer, Karl" w:date="2024-08-12T11:32:00Z"/>
        </w:rPr>
        <w:pPrChange w:id="2103" w:author="Seltzer, Karl" w:date="2024-08-12T11:32:00Z">
          <w:pPr>
            <w:pStyle w:val="ListParagraph"/>
            <w:numPr>
              <w:ilvl w:val="1"/>
              <w:numId w:val="15"/>
            </w:numPr>
            <w:ind w:left="1080" w:hanging="360"/>
            <w:jc w:val="both"/>
          </w:pPr>
        </w:pPrChange>
      </w:pPr>
      <w:ins w:id="2104" w:author="Seltzer, Karl" w:date="2024-08-12T11:32:00Z">
        <w:r w:rsidRPr="00D54885">
          <w:t>If the target species is toluene or another monoalkyl aromatic (</w:t>
        </w:r>
        <w:proofErr w:type="spellStart"/>
        <w:r w:rsidRPr="00D54885">
          <w:t>nC</w:t>
        </w:r>
        <w:proofErr w:type="spellEnd"/>
        <w:r w:rsidRPr="00D54885">
          <w:t xml:space="preserve"> </w:t>
        </w:r>
        <w:r w:rsidRPr="00D54885">
          <w:rPr>
            <w:rFonts w:cstheme="minorHAnsi"/>
          </w:rPr>
          <w:t>≥ 7, number of benzene rings = 1, number of branches on benzene ring = 1</w:t>
        </w:r>
        <w:r w:rsidRPr="00D54885">
          <w:t>), assign 1 mole to TOL and count remaining carbons (</w:t>
        </w:r>
        <w:proofErr w:type="spellStart"/>
        <w:r w:rsidRPr="00D54885">
          <w:t>nC</w:t>
        </w:r>
        <w:proofErr w:type="spellEnd"/>
        <w:r w:rsidRPr="00D54885">
          <w:t xml:space="preserve"> – 7). If </w:t>
        </w:r>
        <w:proofErr w:type="spellStart"/>
        <w:r w:rsidRPr="00D54885">
          <w:t>nC</w:t>
        </w:r>
        <w:proofErr w:type="spellEnd"/>
        <w:r w:rsidRPr="00D54885">
          <w:t xml:space="preserve"> – 7 &gt; 0, assign remaining carbon to PAR.</w:t>
        </w:r>
      </w:ins>
    </w:p>
    <w:p w14:paraId="319B2925" w14:textId="77777777" w:rsidR="00AE789A" w:rsidRPr="00D54885" w:rsidRDefault="00AE789A" w:rsidP="00AE789A">
      <w:pPr>
        <w:pStyle w:val="ListParagraph"/>
        <w:numPr>
          <w:ilvl w:val="1"/>
          <w:numId w:val="32"/>
        </w:numPr>
        <w:jc w:val="both"/>
        <w:rPr>
          <w:ins w:id="2105" w:author="Seltzer, Karl" w:date="2024-08-12T11:32:00Z"/>
        </w:rPr>
        <w:pPrChange w:id="2106" w:author="Seltzer, Karl" w:date="2024-08-12T11:32:00Z">
          <w:pPr>
            <w:pStyle w:val="ListParagraph"/>
            <w:numPr>
              <w:ilvl w:val="1"/>
              <w:numId w:val="15"/>
            </w:numPr>
            <w:ind w:left="1080" w:hanging="360"/>
            <w:jc w:val="both"/>
          </w:pPr>
        </w:pPrChange>
      </w:pPr>
      <w:ins w:id="2107" w:author="Seltzer, Karl" w:date="2024-08-12T11:32:00Z">
        <w:r w:rsidRPr="00D54885">
          <w:t>If the target species is an isomer of xylene or another polyalkyl aromatic (</w:t>
        </w:r>
        <w:proofErr w:type="spellStart"/>
        <w:r w:rsidRPr="00D54885">
          <w:t>nC</w:t>
        </w:r>
        <w:proofErr w:type="spellEnd"/>
        <w:r w:rsidRPr="00D54885">
          <w:t xml:space="preserve"> </w:t>
        </w:r>
        <w:r w:rsidRPr="00D54885">
          <w:rPr>
            <w:rFonts w:cstheme="minorHAnsi"/>
          </w:rPr>
          <w:t>≥ 8, number of benzene rings = 1, number of branches on benzene ring &gt; 1</w:t>
        </w:r>
        <w:r w:rsidRPr="00D54885">
          <w:t>), assign 1 mole to XYLMN and count remaining carbons (</w:t>
        </w:r>
        <w:proofErr w:type="spellStart"/>
        <w:r w:rsidRPr="00D54885">
          <w:t>nC</w:t>
        </w:r>
        <w:proofErr w:type="spellEnd"/>
        <w:r w:rsidRPr="00D54885">
          <w:t xml:space="preserve"> – 8). If </w:t>
        </w:r>
        <w:proofErr w:type="spellStart"/>
        <w:r w:rsidRPr="00D54885">
          <w:t>nC</w:t>
        </w:r>
        <w:proofErr w:type="spellEnd"/>
        <w:r w:rsidRPr="00D54885">
          <w:t xml:space="preserve"> – 8 &gt; 0, assign remaining carbon to PAR.</w:t>
        </w:r>
      </w:ins>
    </w:p>
    <w:p w14:paraId="28864184" w14:textId="77777777" w:rsidR="00AE789A" w:rsidRPr="00D54885" w:rsidRDefault="00AE789A" w:rsidP="00AE789A">
      <w:pPr>
        <w:pStyle w:val="ListParagraph"/>
        <w:numPr>
          <w:ilvl w:val="1"/>
          <w:numId w:val="32"/>
        </w:numPr>
        <w:jc w:val="both"/>
        <w:rPr>
          <w:ins w:id="2108" w:author="Seltzer, Karl" w:date="2024-08-12T11:32:00Z"/>
        </w:rPr>
        <w:pPrChange w:id="2109" w:author="Seltzer, Karl" w:date="2024-08-12T11:32:00Z">
          <w:pPr>
            <w:pStyle w:val="ListParagraph"/>
            <w:numPr>
              <w:ilvl w:val="1"/>
              <w:numId w:val="15"/>
            </w:numPr>
            <w:ind w:left="1080" w:hanging="360"/>
            <w:jc w:val="both"/>
          </w:pPr>
        </w:pPrChange>
      </w:pPr>
      <w:ins w:id="2110" w:author="Seltzer, Karl" w:date="2024-08-12T11:32:00Z">
        <w:r w:rsidRPr="00D54885">
          <w:t>For all remaining target species, assign 1 mole to BENZ and count remaining carbons (</w:t>
        </w:r>
        <w:proofErr w:type="spellStart"/>
        <w:r w:rsidRPr="00D54885">
          <w:t>nC</w:t>
        </w:r>
        <w:proofErr w:type="spellEnd"/>
        <w:r w:rsidRPr="00D54885">
          <w:t xml:space="preserve"> – 6). If </w:t>
        </w:r>
        <w:proofErr w:type="spellStart"/>
        <w:r w:rsidRPr="00D54885">
          <w:t>nC</w:t>
        </w:r>
        <w:proofErr w:type="spellEnd"/>
        <w:r w:rsidRPr="00D54885">
          <w:t xml:space="preserve"> – 6 &gt; 0, assign remaining carbon to PAR.</w:t>
        </w:r>
      </w:ins>
    </w:p>
    <w:p w14:paraId="418C2CF6" w14:textId="77777777" w:rsidR="00AE789A" w:rsidRPr="00D54885" w:rsidRDefault="00AE789A" w:rsidP="00AE789A">
      <w:pPr>
        <w:pStyle w:val="ListParagraph"/>
        <w:numPr>
          <w:ilvl w:val="0"/>
          <w:numId w:val="32"/>
        </w:numPr>
        <w:jc w:val="both"/>
        <w:rPr>
          <w:ins w:id="2111" w:author="Seltzer, Karl" w:date="2024-08-12T11:32:00Z"/>
        </w:rPr>
        <w:pPrChange w:id="2112" w:author="Seltzer, Karl" w:date="2024-08-12T11:32:00Z">
          <w:pPr>
            <w:pStyle w:val="ListParagraph"/>
            <w:numPr>
              <w:numId w:val="15"/>
            </w:numPr>
            <w:ind w:left="360" w:hanging="360"/>
            <w:jc w:val="both"/>
          </w:pPr>
        </w:pPrChange>
      </w:pPr>
      <w:ins w:id="2113" w:author="Seltzer, Karl" w:date="2024-08-12T11:32:00Z">
        <w:r w:rsidRPr="00D54885">
          <w:t>If the target species is a multi-ring aromatic (</w:t>
        </w:r>
        <w:r w:rsidRPr="00D54885">
          <w:rPr>
            <w:rFonts w:cstheme="minorHAnsi"/>
          </w:rPr>
          <w:t xml:space="preserve">number of benzene rings &gt; 1 and </w:t>
        </w:r>
        <w:proofErr w:type="spellStart"/>
        <w:r w:rsidRPr="00D54885">
          <w:rPr>
            <w:rFonts w:cstheme="minorHAnsi"/>
          </w:rPr>
          <w:t>nO</w:t>
        </w:r>
        <w:proofErr w:type="spellEnd"/>
        <w:r w:rsidRPr="00D54885">
          <w:rPr>
            <w:rFonts w:cstheme="minorHAnsi"/>
          </w:rPr>
          <w:t xml:space="preserve"> = 0)</w:t>
        </w:r>
        <w:r w:rsidRPr="00D54885">
          <w:t>, it is likely assigned to NVOL, IVOC, or NAPH. If not, assign carbon to OLE, IOLE, KET, or PAR, depending on structure.</w:t>
        </w:r>
      </w:ins>
    </w:p>
    <w:p w14:paraId="39A5A233" w14:textId="77777777" w:rsidR="00AE789A" w:rsidRPr="00D54885" w:rsidRDefault="00AE789A" w:rsidP="00AE789A">
      <w:pPr>
        <w:pStyle w:val="ListParagraph"/>
        <w:numPr>
          <w:ilvl w:val="0"/>
          <w:numId w:val="32"/>
        </w:numPr>
        <w:jc w:val="both"/>
        <w:rPr>
          <w:ins w:id="2114" w:author="Seltzer, Karl" w:date="2024-08-12T11:32:00Z"/>
        </w:rPr>
        <w:pPrChange w:id="2115" w:author="Seltzer, Karl" w:date="2024-08-12T11:32:00Z">
          <w:pPr>
            <w:pStyle w:val="ListParagraph"/>
            <w:numPr>
              <w:numId w:val="15"/>
            </w:numPr>
            <w:ind w:left="360" w:hanging="360"/>
            <w:jc w:val="both"/>
          </w:pPr>
        </w:pPrChange>
      </w:pPr>
      <w:ins w:id="2116" w:author="Seltzer, Karl" w:date="2024-08-12T11:32:00Z">
        <w:r w:rsidRPr="00D54885">
          <w:t xml:space="preserve">If the target species is an aldehyde with </w:t>
        </w:r>
        <w:proofErr w:type="spellStart"/>
        <w:r w:rsidRPr="00D54885">
          <w:t>nC</w:t>
        </w:r>
        <w:proofErr w:type="spellEnd"/>
        <w:r w:rsidRPr="00D54885">
          <w:t xml:space="preserve"> </w:t>
        </w:r>
        <w:r w:rsidRPr="00D54885">
          <w:rPr>
            <w:rFonts w:cstheme="minorHAnsi"/>
          </w:rPr>
          <w:t>≥</w:t>
        </w:r>
        <w:r w:rsidRPr="00D54885">
          <w:t xml:space="preserve"> 2, assign 1 mole to ALDX and count remaining carbons (</w:t>
        </w:r>
        <w:proofErr w:type="spellStart"/>
        <w:r w:rsidRPr="00D54885">
          <w:t>nC</w:t>
        </w:r>
        <w:proofErr w:type="spellEnd"/>
        <w:r w:rsidRPr="00D54885">
          <w:t xml:space="preserve"> – 2). If </w:t>
        </w:r>
        <w:proofErr w:type="spellStart"/>
        <w:r w:rsidRPr="00D54885">
          <w:t>nC</w:t>
        </w:r>
        <w:proofErr w:type="spellEnd"/>
        <w:r w:rsidRPr="00D54885">
          <w:t xml:space="preserve"> – 2 &gt; 0, assign remaining carbon to OLE, IOLE, KET, or PAR, depending on structure.</w:t>
        </w:r>
      </w:ins>
    </w:p>
    <w:p w14:paraId="224C4749" w14:textId="77777777" w:rsidR="00AE789A" w:rsidRDefault="00AE789A" w:rsidP="00AE789A">
      <w:pPr>
        <w:pStyle w:val="ListParagraph"/>
        <w:numPr>
          <w:ilvl w:val="0"/>
          <w:numId w:val="32"/>
        </w:numPr>
        <w:jc w:val="both"/>
        <w:rPr>
          <w:ins w:id="2117" w:author="Seltzer, Karl" w:date="2024-08-12T12:37:00Z"/>
        </w:rPr>
      </w:pPr>
      <w:ins w:id="2118" w:author="Seltzer, Karl" w:date="2024-08-12T11:32:00Z">
        <w:r w:rsidRPr="00D54885">
          <w:t xml:space="preserve">If the target species is an acid with </w:t>
        </w:r>
        <w:proofErr w:type="spellStart"/>
        <w:r w:rsidRPr="00D54885">
          <w:t>nC</w:t>
        </w:r>
        <w:proofErr w:type="spellEnd"/>
        <w:r w:rsidRPr="00D54885">
          <w:t xml:space="preserve"> </w:t>
        </w:r>
        <w:r w:rsidRPr="00D54885">
          <w:rPr>
            <w:rFonts w:cstheme="minorHAnsi"/>
          </w:rPr>
          <w:t>≥</w:t>
        </w:r>
        <w:r w:rsidRPr="00D54885">
          <w:t xml:space="preserve"> 2, assign 1 mole to PACD and count remaining carbons (</w:t>
        </w:r>
        <w:proofErr w:type="spellStart"/>
        <w:r w:rsidRPr="00D54885">
          <w:t>nC</w:t>
        </w:r>
        <w:proofErr w:type="spellEnd"/>
        <w:r w:rsidRPr="00D54885">
          <w:t xml:space="preserve"> – 2). If </w:t>
        </w:r>
        <w:proofErr w:type="spellStart"/>
        <w:r w:rsidRPr="00D54885">
          <w:t>nC</w:t>
        </w:r>
        <w:proofErr w:type="spellEnd"/>
        <w:r w:rsidRPr="00D54885">
          <w:t xml:space="preserve"> – 2 &gt; 0, assign remaining carbon to PAR.</w:t>
        </w:r>
      </w:ins>
    </w:p>
    <w:p w14:paraId="777B9851" w14:textId="4CC993E2" w:rsidR="006546CE" w:rsidRPr="00D54885" w:rsidRDefault="006546CE" w:rsidP="006546CE">
      <w:pPr>
        <w:pStyle w:val="ListParagraph"/>
        <w:numPr>
          <w:ilvl w:val="0"/>
          <w:numId w:val="32"/>
        </w:numPr>
        <w:jc w:val="both"/>
        <w:rPr>
          <w:ins w:id="2119" w:author="Seltzer, Karl" w:date="2024-08-12T12:37:00Z"/>
        </w:rPr>
      </w:pPr>
      <w:ins w:id="2120" w:author="Seltzer, Karl" w:date="2024-08-12T12:37:00Z">
        <w:r w:rsidRPr="00D54885">
          <w:t xml:space="preserve">If the target species is an </w:t>
        </w:r>
        <w:r>
          <w:t>alcohol</w:t>
        </w:r>
        <w:r w:rsidRPr="00D54885">
          <w:t xml:space="preserve"> with </w:t>
        </w:r>
        <w:proofErr w:type="spellStart"/>
        <w:r w:rsidRPr="00D54885">
          <w:t>nC</w:t>
        </w:r>
        <w:proofErr w:type="spellEnd"/>
        <w:r w:rsidRPr="00D54885">
          <w:t xml:space="preserve"> </w:t>
        </w:r>
        <w:r w:rsidRPr="00D54885">
          <w:rPr>
            <w:rFonts w:cstheme="minorHAnsi"/>
          </w:rPr>
          <w:t>≥</w:t>
        </w:r>
        <w:r w:rsidRPr="00D54885">
          <w:t xml:space="preserve"> </w:t>
        </w:r>
        <w:r>
          <w:t>4</w:t>
        </w:r>
        <w:r w:rsidRPr="00D54885">
          <w:t xml:space="preserve">, assign 1 mole to </w:t>
        </w:r>
        <w:r>
          <w:t>ROH</w:t>
        </w:r>
        <w:r w:rsidRPr="00D54885">
          <w:t>.</w:t>
        </w:r>
      </w:ins>
    </w:p>
    <w:p w14:paraId="17D27897" w14:textId="60090BF4" w:rsidR="006546CE" w:rsidRPr="00E9514D" w:rsidRDefault="006546CE" w:rsidP="006546CE">
      <w:pPr>
        <w:pStyle w:val="ListParagraph"/>
        <w:numPr>
          <w:ilvl w:val="0"/>
          <w:numId w:val="32"/>
        </w:numPr>
        <w:jc w:val="both"/>
        <w:rPr>
          <w:ins w:id="2121" w:author="Seltzer, Karl" w:date="2024-08-12T12:37:00Z"/>
        </w:rPr>
      </w:pPr>
      <w:ins w:id="2122" w:author="Seltzer, Karl" w:date="2024-08-12T12:37:00Z">
        <w:r w:rsidRPr="00E9514D">
          <w:t xml:space="preserve">If the target species is an </w:t>
        </w:r>
        <w:r w:rsidRPr="00E9514D">
          <w:t>ether</w:t>
        </w:r>
        <w:r w:rsidRPr="00E9514D">
          <w:t xml:space="preserve"> with </w:t>
        </w:r>
        <w:proofErr w:type="spellStart"/>
        <w:r w:rsidRPr="00E9514D">
          <w:t>nC</w:t>
        </w:r>
        <w:proofErr w:type="spellEnd"/>
        <w:r w:rsidRPr="00E9514D">
          <w:t xml:space="preserve"> </w:t>
        </w:r>
        <w:r w:rsidRPr="00E9514D">
          <w:rPr>
            <w:rFonts w:cstheme="minorHAnsi"/>
          </w:rPr>
          <w:t>≥</w:t>
        </w:r>
        <w:r w:rsidRPr="00E9514D">
          <w:t xml:space="preserve"> 4, assign 1 mole to </w:t>
        </w:r>
        <w:r w:rsidRPr="00E9514D">
          <w:t>ETHR</w:t>
        </w:r>
        <w:r w:rsidRPr="00E9514D">
          <w:t>.</w:t>
        </w:r>
      </w:ins>
    </w:p>
    <w:p w14:paraId="5F5E0776" w14:textId="47D89F20" w:rsidR="006546CE" w:rsidRPr="00E9514D" w:rsidRDefault="006546CE" w:rsidP="006546CE">
      <w:pPr>
        <w:pStyle w:val="ListParagraph"/>
        <w:numPr>
          <w:ilvl w:val="0"/>
          <w:numId w:val="32"/>
        </w:numPr>
        <w:jc w:val="both"/>
        <w:rPr>
          <w:ins w:id="2123" w:author="Seltzer, Karl" w:date="2024-08-12T12:37:00Z"/>
        </w:rPr>
      </w:pPr>
      <w:ins w:id="2124" w:author="Seltzer, Karl" w:date="2024-08-12T12:37:00Z">
        <w:r w:rsidRPr="00E9514D">
          <w:t xml:space="preserve">If the target species is an </w:t>
        </w:r>
        <w:r w:rsidRPr="00E9514D">
          <w:t>ester</w:t>
        </w:r>
        <w:r w:rsidRPr="00E9514D">
          <w:t xml:space="preserve"> with </w:t>
        </w:r>
        <w:proofErr w:type="spellStart"/>
        <w:r w:rsidRPr="00E9514D">
          <w:t>nC</w:t>
        </w:r>
        <w:proofErr w:type="spellEnd"/>
        <w:r w:rsidRPr="00E9514D">
          <w:t xml:space="preserve"> </w:t>
        </w:r>
        <w:r w:rsidRPr="00E9514D">
          <w:rPr>
            <w:rFonts w:cstheme="minorHAnsi"/>
          </w:rPr>
          <w:t>≥</w:t>
        </w:r>
        <w:r w:rsidRPr="00E9514D">
          <w:t xml:space="preserve"> 4, assign 1 mole to </w:t>
        </w:r>
        <w:r w:rsidRPr="00E9514D">
          <w:t>ESTR</w:t>
        </w:r>
        <w:r w:rsidRPr="00E9514D">
          <w:t>.</w:t>
        </w:r>
      </w:ins>
    </w:p>
    <w:p w14:paraId="63577D4E" w14:textId="77777777" w:rsidR="00AE789A" w:rsidRPr="00E9514D" w:rsidRDefault="00AE789A" w:rsidP="00AE789A">
      <w:pPr>
        <w:pStyle w:val="ListParagraph"/>
        <w:numPr>
          <w:ilvl w:val="0"/>
          <w:numId w:val="32"/>
        </w:numPr>
        <w:jc w:val="both"/>
        <w:rPr>
          <w:ins w:id="2125" w:author="Seltzer, Karl" w:date="2024-08-12T13:40:00Z"/>
          <w:rPrChange w:id="2126" w:author="Seltzer, Karl" w:date="2024-08-12T13:59:00Z">
            <w:rPr>
              <w:ins w:id="2127" w:author="Seltzer, Karl" w:date="2024-08-12T13:40:00Z"/>
              <w:highlight w:val="yellow"/>
            </w:rPr>
          </w:rPrChange>
        </w:rPr>
      </w:pPr>
      <w:ins w:id="2128" w:author="Seltzer, Karl" w:date="2024-08-12T11:32:00Z">
        <w:r w:rsidRPr="00E9514D">
          <w:t>For all remaining target species, assign all carbon to OLE, IOLE, KET, or PAR, depending on structure.</w:t>
        </w:r>
      </w:ins>
    </w:p>
    <w:p w14:paraId="44C271E4" w14:textId="04AF0DE4" w:rsidR="00C359B0" w:rsidRPr="00E9514D" w:rsidRDefault="00C359B0" w:rsidP="00C359B0">
      <w:pPr>
        <w:pStyle w:val="ListParagraph"/>
        <w:numPr>
          <w:ilvl w:val="1"/>
          <w:numId w:val="32"/>
        </w:numPr>
        <w:jc w:val="both"/>
        <w:rPr>
          <w:ins w:id="2129" w:author="Seltzer, Karl" w:date="2024-08-12T13:41:00Z"/>
        </w:rPr>
      </w:pPr>
      <w:ins w:id="2130" w:author="Seltzer, Karl" w:date="2024-08-12T13:40:00Z">
        <w:r w:rsidRPr="00E9514D">
          <w:rPr>
            <w:rPrChange w:id="2131" w:author="Seltzer, Karl" w:date="2024-08-12T13:59:00Z">
              <w:rPr>
                <w:highlight w:val="yellow"/>
              </w:rPr>
            </w:rPrChange>
          </w:rPr>
          <w:t xml:space="preserve">If the target species does not have any double bonds or ketone groups and has </w:t>
        </w:r>
      </w:ins>
      <w:ins w:id="2132" w:author="Seltzer, Karl" w:date="2024-08-12T13:41:00Z">
        <w:r w:rsidRPr="00E9514D">
          <w:rPr>
            <w:rPrChange w:id="2133" w:author="Seltzer, Karl" w:date="2024-08-12T13:59:00Z">
              <w:rPr>
                <w:highlight w:val="yellow"/>
              </w:rPr>
            </w:rPrChange>
          </w:rPr>
          <w:t xml:space="preserve">an </w:t>
        </w:r>
        <w:proofErr w:type="spellStart"/>
        <w:r w:rsidRPr="00E9514D">
          <w:rPr>
            <w:rPrChange w:id="2134" w:author="Seltzer, Karl" w:date="2024-08-12T13:59:00Z">
              <w:rPr>
                <w:highlight w:val="yellow"/>
              </w:rPr>
            </w:rPrChange>
          </w:rPr>
          <w:t>nC</w:t>
        </w:r>
        <w:proofErr w:type="spellEnd"/>
        <w:r w:rsidRPr="00E9514D">
          <w:rPr>
            <w:rPrChange w:id="2135" w:author="Seltzer, Karl" w:date="2024-08-12T13:59:00Z">
              <w:rPr>
                <w:highlight w:val="yellow"/>
              </w:rPr>
            </w:rPrChange>
          </w:rPr>
          <w:t xml:space="preserve"> </w:t>
        </w:r>
        <w:r w:rsidRPr="00E9514D">
          <w:rPr>
            <w:rFonts w:cstheme="minorHAnsi"/>
          </w:rPr>
          <w:t>≥</w:t>
        </w:r>
        <w:r w:rsidRPr="00E9514D">
          <w:t xml:space="preserve"> </w:t>
        </w:r>
        <w:r w:rsidRPr="00E9514D">
          <w:t>12, assign 1 mole to HPAR.</w:t>
        </w:r>
      </w:ins>
    </w:p>
    <w:p w14:paraId="5EC29F4E" w14:textId="05FFD216" w:rsidR="00C359B0" w:rsidRPr="00E9514D" w:rsidRDefault="00C359B0" w:rsidP="00C359B0">
      <w:pPr>
        <w:pStyle w:val="ListParagraph"/>
        <w:numPr>
          <w:ilvl w:val="1"/>
          <w:numId w:val="32"/>
        </w:numPr>
        <w:jc w:val="both"/>
        <w:rPr>
          <w:ins w:id="2136" w:author="Seltzer, Karl" w:date="2024-08-12T13:41:00Z"/>
          <w:rPrChange w:id="2137" w:author="Seltzer, Karl" w:date="2024-08-12T13:59:00Z">
            <w:rPr>
              <w:ins w:id="2138" w:author="Seltzer, Karl" w:date="2024-08-12T13:41:00Z"/>
              <w:highlight w:val="yellow"/>
            </w:rPr>
          </w:rPrChange>
        </w:rPr>
      </w:pPr>
      <w:ins w:id="2139" w:author="Seltzer, Karl" w:date="2024-08-12T13:41:00Z">
        <w:r w:rsidRPr="00E9514D">
          <w:rPr>
            <w:rPrChange w:id="2140" w:author="Seltzer, Karl" w:date="2024-08-12T13:59:00Z">
              <w:rPr>
                <w:highlight w:val="yellow"/>
              </w:rPr>
            </w:rPrChange>
          </w:rPr>
          <w:t xml:space="preserve">If the target species does not have any double bonds or ketone groups and has an </w:t>
        </w:r>
        <w:proofErr w:type="spellStart"/>
        <w:r w:rsidRPr="00E9514D">
          <w:rPr>
            <w:rPrChange w:id="2141" w:author="Seltzer, Karl" w:date="2024-08-12T13:59:00Z">
              <w:rPr>
                <w:highlight w:val="yellow"/>
              </w:rPr>
            </w:rPrChange>
          </w:rPr>
          <w:t>nC</w:t>
        </w:r>
        <w:proofErr w:type="spellEnd"/>
        <w:r w:rsidRPr="00E9514D">
          <w:rPr>
            <w:rPrChange w:id="2142" w:author="Seltzer, Karl" w:date="2024-08-12T13:59:00Z">
              <w:rPr>
                <w:highlight w:val="yellow"/>
              </w:rPr>
            </w:rPrChange>
          </w:rPr>
          <w:t xml:space="preserve"> </w:t>
        </w:r>
        <w:r w:rsidRPr="00E9514D">
          <w:rPr>
            <w:rFonts w:cstheme="minorHAnsi"/>
          </w:rPr>
          <w:t>=</w:t>
        </w:r>
        <w:r w:rsidRPr="00E9514D">
          <w:t xml:space="preserve"> 1</w:t>
        </w:r>
        <w:r w:rsidRPr="00E9514D">
          <w:t>1</w:t>
        </w:r>
        <w:r w:rsidRPr="00E9514D">
          <w:t xml:space="preserve">, assign </w:t>
        </w:r>
      </w:ins>
      <w:ins w:id="2143" w:author="Seltzer, Karl" w:date="2024-08-12T13:42:00Z">
        <w:r w:rsidRPr="00E9514D">
          <w:t>0.75</w:t>
        </w:r>
      </w:ins>
      <w:ins w:id="2144" w:author="Seltzer, Karl" w:date="2024-08-12T13:41:00Z">
        <w:r w:rsidRPr="00E9514D">
          <w:t xml:space="preserve"> mole to HPAR</w:t>
        </w:r>
      </w:ins>
      <w:ins w:id="2145" w:author="Seltzer, Karl" w:date="2024-08-12T13:42:00Z">
        <w:r w:rsidRPr="00E9514D">
          <w:t xml:space="preserve"> and 2 moles to PAR.</w:t>
        </w:r>
      </w:ins>
    </w:p>
    <w:p w14:paraId="680EB4AC" w14:textId="03D70DDE" w:rsidR="00C359B0" w:rsidRPr="00E9514D" w:rsidRDefault="00C359B0" w:rsidP="00C359B0">
      <w:pPr>
        <w:pStyle w:val="ListParagraph"/>
        <w:numPr>
          <w:ilvl w:val="1"/>
          <w:numId w:val="32"/>
        </w:numPr>
        <w:jc w:val="both"/>
        <w:rPr>
          <w:ins w:id="2146" w:author="Seltzer, Karl" w:date="2024-08-12T13:41:00Z"/>
          <w:rPrChange w:id="2147" w:author="Seltzer, Karl" w:date="2024-08-12T13:59:00Z">
            <w:rPr>
              <w:ins w:id="2148" w:author="Seltzer, Karl" w:date="2024-08-12T13:41:00Z"/>
              <w:highlight w:val="yellow"/>
            </w:rPr>
          </w:rPrChange>
        </w:rPr>
      </w:pPr>
      <w:ins w:id="2149" w:author="Seltzer, Karl" w:date="2024-08-12T13:42:00Z">
        <w:r w:rsidRPr="00E9514D">
          <w:rPr>
            <w:rPrChange w:id="2150" w:author="Seltzer, Karl" w:date="2024-08-12T13:59:00Z">
              <w:rPr>
                <w:highlight w:val="yellow"/>
              </w:rPr>
            </w:rPrChange>
          </w:rPr>
          <w:t xml:space="preserve">If the target species does not have any double bonds or ketone groups and has an </w:t>
        </w:r>
        <w:proofErr w:type="spellStart"/>
        <w:r w:rsidRPr="00E9514D">
          <w:rPr>
            <w:rPrChange w:id="2151" w:author="Seltzer, Karl" w:date="2024-08-12T13:59:00Z">
              <w:rPr>
                <w:highlight w:val="yellow"/>
              </w:rPr>
            </w:rPrChange>
          </w:rPr>
          <w:t>nC</w:t>
        </w:r>
        <w:proofErr w:type="spellEnd"/>
        <w:r w:rsidRPr="00E9514D">
          <w:rPr>
            <w:rPrChange w:id="2152" w:author="Seltzer, Karl" w:date="2024-08-12T13:59:00Z">
              <w:rPr>
                <w:highlight w:val="yellow"/>
              </w:rPr>
            </w:rPrChange>
          </w:rPr>
          <w:t xml:space="preserve"> </w:t>
        </w:r>
        <w:r w:rsidRPr="00E9514D">
          <w:rPr>
            <w:rFonts w:cstheme="minorHAnsi"/>
          </w:rPr>
          <w:t>=</w:t>
        </w:r>
        <w:r w:rsidRPr="00E9514D">
          <w:t xml:space="preserve"> 1</w:t>
        </w:r>
        <w:r w:rsidRPr="00E9514D">
          <w:t>0</w:t>
        </w:r>
        <w:r w:rsidRPr="00E9514D">
          <w:t xml:space="preserve">, assign 0.5 mole to HPAR and </w:t>
        </w:r>
        <w:r w:rsidRPr="00E9514D">
          <w:t>4</w:t>
        </w:r>
        <w:r w:rsidRPr="00E9514D">
          <w:t xml:space="preserve"> moles to PAR.</w:t>
        </w:r>
      </w:ins>
    </w:p>
    <w:p w14:paraId="24EE1884" w14:textId="2872D52B" w:rsidR="00C359B0" w:rsidRPr="00E9514D" w:rsidRDefault="00C359B0" w:rsidP="00C359B0">
      <w:pPr>
        <w:pStyle w:val="ListParagraph"/>
        <w:numPr>
          <w:ilvl w:val="1"/>
          <w:numId w:val="32"/>
        </w:numPr>
        <w:jc w:val="both"/>
        <w:rPr>
          <w:ins w:id="2153" w:author="Seltzer, Karl" w:date="2024-08-12T13:41:00Z"/>
          <w:rPrChange w:id="2154" w:author="Seltzer, Karl" w:date="2024-08-12T13:59:00Z">
            <w:rPr>
              <w:ins w:id="2155" w:author="Seltzer, Karl" w:date="2024-08-12T13:41:00Z"/>
              <w:highlight w:val="yellow"/>
            </w:rPr>
          </w:rPrChange>
        </w:rPr>
      </w:pPr>
      <w:ins w:id="2156" w:author="Seltzer, Karl" w:date="2024-08-12T13:42:00Z">
        <w:r w:rsidRPr="00E9514D">
          <w:rPr>
            <w:rPrChange w:id="2157" w:author="Seltzer, Karl" w:date="2024-08-12T13:59:00Z">
              <w:rPr>
                <w:highlight w:val="yellow"/>
              </w:rPr>
            </w:rPrChange>
          </w:rPr>
          <w:t xml:space="preserve">If the target species does not have any double bonds or ketone groups and has an </w:t>
        </w:r>
        <w:proofErr w:type="spellStart"/>
        <w:r w:rsidRPr="00E9514D">
          <w:rPr>
            <w:rPrChange w:id="2158" w:author="Seltzer, Karl" w:date="2024-08-12T13:59:00Z">
              <w:rPr>
                <w:highlight w:val="yellow"/>
              </w:rPr>
            </w:rPrChange>
          </w:rPr>
          <w:t>nC</w:t>
        </w:r>
        <w:proofErr w:type="spellEnd"/>
        <w:r w:rsidRPr="00E9514D">
          <w:rPr>
            <w:rPrChange w:id="2159" w:author="Seltzer, Karl" w:date="2024-08-12T13:59:00Z">
              <w:rPr>
                <w:highlight w:val="yellow"/>
              </w:rPr>
            </w:rPrChange>
          </w:rPr>
          <w:t xml:space="preserve"> </w:t>
        </w:r>
        <w:r w:rsidRPr="00E9514D">
          <w:rPr>
            <w:rFonts w:cstheme="minorHAnsi"/>
          </w:rPr>
          <w:t>=</w:t>
        </w:r>
        <w:r w:rsidRPr="00E9514D">
          <w:t xml:space="preserve"> </w:t>
        </w:r>
        <w:r w:rsidRPr="00E9514D">
          <w:t>9</w:t>
        </w:r>
        <w:r w:rsidRPr="00E9514D">
          <w:t>, assign 0.</w:t>
        </w:r>
        <w:r w:rsidRPr="00E9514D">
          <w:t>2</w:t>
        </w:r>
        <w:r w:rsidRPr="00E9514D">
          <w:t xml:space="preserve">5 mole to HPAR and </w:t>
        </w:r>
        <w:r w:rsidRPr="00E9514D">
          <w:t>6</w:t>
        </w:r>
        <w:r w:rsidRPr="00E9514D">
          <w:t xml:space="preserve"> moles to PAR.</w:t>
        </w:r>
      </w:ins>
    </w:p>
    <w:p w14:paraId="11D4B9F8" w14:textId="3C85F3E9" w:rsidR="00C359B0" w:rsidRPr="00E9514D" w:rsidRDefault="00405501" w:rsidP="009B01BF">
      <w:pPr>
        <w:pStyle w:val="ListParagraph"/>
        <w:numPr>
          <w:ilvl w:val="1"/>
          <w:numId w:val="32"/>
        </w:numPr>
        <w:jc w:val="both"/>
        <w:rPr>
          <w:ins w:id="2160" w:author="Seltzer, Karl" w:date="2024-08-12T11:32:00Z"/>
        </w:rPr>
        <w:pPrChange w:id="2161" w:author="Seltzer, Karl" w:date="2024-08-12T13:40:00Z">
          <w:pPr>
            <w:pStyle w:val="ListParagraph"/>
            <w:numPr>
              <w:numId w:val="15"/>
            </w:numPr>
            <w:ind w:left="360" w:hanging="360"/>
            <w:jc w:val="both"/>
          </w:pPr>
        </w:pPrChange>
      </w:pPr>
      <w:ins w:id="2162" w:author="Seltzer, Karl" w:date="2024-08-12T13:43:00Z">
        <w:r w:rsidRPr="00E9514D">
          <w:rPr>
            <w:rPrChange w:id="2163" w:author="Seltzer, Karl" w:date="2024-08-12T13:59:00Z">
              <w:rPr>
                <w:highlight w:val="yellow"/>
              </w:rPr>
            </w:rPrChange>
          </w:rPr>
          <w:t xml:space="preserve">If the target species does not </w:t>
        </w:r>
        <w:r w:rsidRPr="00E9514D">
          <w:t>meet the prior rules, assign to OLE, IOLE, KET, or PAR, depending on structure</w:t>
        </w:r>
        <w:r w:rsidRPr="00E9514D">
          <w:t>.</w:t>
        </w:r>
      </w:ins>
    </w:p>
    <w:p w14:paraId="2E6F059C" w14:textId="77777777" w:rsidR="00AE789A" w:rsidRPr="0044571D" w:rsidRDefault="00AE789A" w:rsidP="00AE789A">
      <w:pPr>
        <w:pStyle w:val="ListParagraph"/>
        <w:numPr>
          <w:ilvl w:val="0"/>
          <w:numId w:val="32"/>
        </w:numPr>
        <w:jc w:val="both"/>
        <w:rPr>
          <w:ins w:id="2164" w:author="Seltzer, Karl" w:date="2024-08-12T11:32:00Z"/>
        </w:rPr>
        <w:pPrChange w:id="2165" w:author="Seltzer, Karl" w:date="2024-08-12T11:32:00Z">
          <w:pPr>
            <w:pStyle w:val="ListParagraph"/>
            <w:numPr>
              <w:numId w:val="15"/>
            </w:numPr>
            <w:ind w:left="360" w:hanging="360"/>
            <w:jc w:val="both"/>
          </w:pPr>
        </w:pPrChange>
      </w:pPr>
      <w:ins w:id="2166" w:author="Seltzer, Karl" w:date="2024-08-12T11:32:00Z">
        <w:r w:rsidRPr="00E9514D">
          <w:t>Following assignments, and per recommendations by mechanism developer, limit functional groups to 1 with this priority: TOL &gt; XYL &gt; IOLE &gt;</w:t>
        </w:r>
        <w:r w:rsidRPr="0044571D">
          <w:t xml:space="preserve"> OLE &gt; ALDX &gt; KET. Assign all carbon mass not assigned to a functional group to PAR.</w:t>
        </w:r>
      </w:ins>
    </w:p>
    <w:p w14:paraId="7436F734" w14:textId="77777777" w:rsidR="00AE789A" w:rsidRPr="0044571D" w:rsidRDefault="00AE789A" w:rsidP="00AE789A">
      <w:pPr>
        <w:pStyle w:val="ListParagraph"/>
        <w:numPr>
          <w:ilvl w:val="0"/>
          <w:numId w:val="32"/>
        </w:numPr>
        <w:jc w:val="both"/>
        <w:rPr>
          <w:ins w:id="2167" w:author="Seltzer, Karl" w:date="2024-08-12T11:32:00Z"/>
        </w:rPr>
        <w:pPrChange w:id="2168" w:author="Seltzer, Karl" w:date="2024-08-12T11:32:00Z">
          <w:pPr>
            <w:pStyle w:val="ListParagraph"/>
            <w:numPr>
              <w:numId w:val="15"/>
            </w:numPr>
            <w:ind w:left="360" w:hanging="360"/>
            <w:jc w:val="both"/>
          </w:pPr>
        </w:pPrChange>
      </w:pPr>
      <w:ins w:id="2169" w:author="Seltzer, Karl" w:date="2024-08-12T11:32:00Z">
        <w:r w:rsidRPr="0044571D">
          <w:t>Following assignments, and per recommendations by mechanism developer, if ratio of OLE/PAR &gt; 1, recalculate: OLE = (PAR + 2 OLE) / 3; then assign PAR = OLE.</w:t>
        </w:r>
      </w:ins>
    </w:p>
    <w:p w14:paraId="7BB6754E" w14:textId="77777777" w:rsidR="00AE789A" w:rsidRPr="0044571D" w:rsidRDefault="00AE789A" w:rsidP="00AE789A">
      <w:pPr>
        <w:pStyle w:val="ListParagraph"/>
        <w:numPr>
          <w:ilvl w:val="0"/>
          <w:numId w:val="32"/>
        </w:numPr>
        <w:jc w:val="both"/>
        <w:rPr>
          <w:ins w:id="2170" w:author="Seltzer, Karl" w:date="2024-08-12T11:32:00Z"/>
        </w:rPr>
        <w:pPrChange w:id="2171" w:author="Seltzer, Karl" w:date="2024-08-12T11:32:00Z">
          <w:pPr>
            <w:pStyle w:val="ListParagraph"/>
            <w:numPr>
              <w:numId w:val="15"/>
            </w:numPr>
            <w:ind w:left="360" w:hanging="360"/>
            <w:jc w:val="both"/>
          </w:pPr>
        </w:pPrChange>
      </w:pPr>
      <w:ins w:id="2172" w:author="Seltzer, Karl" w:date="2024-08-12T11:32:00Z">
        <w:r w:rsidRPr="0044571D">
          <w:t>Following assignments, and per recommendations by mechanism developer, if ratio of KET/PAR &gt; 0.333, recalculate: KET = (PAR + KET) / 4; then PAR = 3*KET.</w:t>
        </w:r>
      </w:ins>
    </w:p>
    <w:p w14:paraId="4ADADC93" w14:textId="45B47401" w:rsidR="009E56D5" w:rsidDel="009E56D5" w:rsidRDefault="009E56D5">
      <w:pPr>
        <w:jc w:val="both"/>
        <w:rPr>
          <w:del w:id="2173" w:author="Seltzer, Karl" w:date="2024-08-08T10:42:00Z"/>
        </w:rPr>
        <w:pPrChange w:id="2174" w:author="Seltzer, Karl" w:date="2024-08-08T10:42:00Z">
          <w:pPr>
            <w:pStyle w:val="ListParagraph"/>
            <w:numPr>
              <w:numId w:val="21"/>
            </w:numPr>
            <w:ind w:left="360" w:hanging="360"/>
            <w:jc w:val="both"/>
          </w:pPr>
        </w:pPrChange>
      </w:pPr>
      <w:bookmarkStart w:id="2175" w:name="_Toc174099318"/>
      <w:bookmarkEnd w:id="2175"/>
    </w:p>
    <w:p w14:paraId="459FDAAB" w14:textId="4521B4F2" w:rsidR="008E66F5" w:rsidRDefault="008E66F5" w:rsidP="00487912">
      <w:pPr>
        <w:pStyle w:val="Heading3"/>
      </w:pPr>
      <w:bookmarkStart w:id="2176" w:name="_Toc174099319"/>
      <w:r w:rsidRPr="008E66F5">
        <w:t>CB6</w:t>
      </w:r>
      <w:r w:rsidR="003027E0">
        <w:t>R</w:t>
      </w:r>
      <w:r w:rsidRPr="008E66F5">
        <w:t>3_AE</w:t>
      </w:r>
      <w:r>
        <w:t>7_TRACER</w:t>
      </w:r>
      <w:bookmarkEnd w:id="1349"/>
      <w:bookmarkEnd w:id="2176"/>
    </w:p>
    <w:p w14:paraId="486CAF84" w14:textId="31C1F2FC" w:rsidR="00401461" w:rsidRDefault="4FABBDFB" w:rsidP="00401461">
      <w:pPr>
        <w:jc w:val="both"/>
      </w:pPr>
      <w:r>
        <w:t>The CB6</w:t>
      </w:r>
      <w:r w:rsidR="4F2FFA3A">
        <w:t>R</w:t>
      </w:r>
      <w:r>
        <w:t xml:space="preserve">3_AE7_TRACER chemical mechanism serves two purposes. First, it assigns SOAALK </w:t>
      </w:r>
      <w:r w:rsidR="00B43B21">
        <w:t xml:space="preserve">using the methods described below </w:t>
      </w:r>
      <w:r>
        <w:t>(Pye and Pouliot, 2012)</w:t>
      </w:r>
      <w:r w:rsidR="1D57C2FC">
        <w:t>.</w:t>
      </w:r>
      <w:r>
        <w:t xml:space="preserve"> </w:t>
      </w:r>
      <w:r w:rsidR="1D57C2FC">
        <w:t>S</w:t>
      </w:r>
      <w:r>
        <w:t xml:space="preserve">econd, it creates acetaldehyde and formaldehyde tracers, which are </w:t>
      </w:r>
      <w:r w:rsidR="36BD1A96">
        <w:t xml:space="preserve">used in </w:t>
      </w:r>
      <w:r w:rsidR="1D604B21">
        <w:t>HAP-CAP</w:t>
      </w:r>
      <w:r w:rsidR="36BD1A96">
        <w:t xml:space="preserve"> modeling</w:t>
      </w:r>
      <w:r w:rsidR="1D604B21">
        <w:t xml:space="preserve"> (see Section </w:t>
      </w:r>
      <w:r w:rsidR="006D10A6">
        <w:fldChar w:fldCharType="begin"/>
      </w:r>
      <w:r w:rsidR="006D10A6">
        <w:instrText xml:space="preserve"> REF _Ref112934539 \r \h </w:instrText>
      </w:r>
      <w:r w:rsidR="006D10A6">
        <w:fldChar w:fldCharType="separate"/>
      </w:r>
      <w:r w:rsidR="00524E1B">
        <w:t>1.1</w:t>
      </w:r>
      <w:r w:rsidR="006D10A6">
        <w:fldChar w:fldCharType="end"/>
      </w:r>
      <w:r w:rsidR="1D604B21">
        <w:t>)</w:t>
      </w:r>
      <w:r w:rsidR="36BD1A96">
        <w:t xml:space="preserve">. </w:t>
      </w:r>
      <w:r w:rsidR="6F4C6D6C">
        <w:t>A</w:t>
      </w:r>
      <w:r w:rsidR="07B461F2">
        <w:t xml:space="preserve"> description </w:t>
      </w:r>
      <w:r w:rsidR="36BD1A96">
        <w:t xml:space="preserve">of the tracers contained in the </w:t>
      </w:r>
      <w:r w:rsidR="07B461F2">
        <w:t>CB6</w:t>
      </w:r>
      <w:r w:rsidR="4F2FFA3A">
        <w:t>R</w:t>
      </w:r>
      <w:r w:rsidR="36BD1A96">
        <w:t>3</w:t>
      </w:r>
      <w:r w:rsidR="07B461F2">
        <w:t>_AE</w:t>
      </w:r>
      <w:r w:rsidR="36BD1A96">
        <w:t>7_TRACER</w:t>
      </w:r>
      <w:r w:rsidR="07B461F2">
        <w:t xml:space="preserve"> </w:t>
      </w:r>
      <w:r w:rsidR="2307FD59">
        <w:t xml:space="preserve">chemical mechanism </w:t>
      </w:r>
      <w:r w:rsidR="1E49C8C9">
        <w:t>is</w:t>
      </w:r>
      <w:r w:rsidR="5D02ED11">
        <w:t xml:space="preserve"> shown below</w:t>
      </w:r>
      <w:r w:rsidR="07B461F2">
        <w:t>.</w:t>
      </w:r>
    </w:p>
    <w:tbl>
      <w:tblPr>
        <w:tblW w:w="8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5"/>
        <w:gridCol w:w="4045"/>
        <w:gridCol w:w="875"/>
        <w:gridCol w:w="2064"/>
      </w:tblGrid>
      <w:tr w:rsidR="00117E89" w:rsidRPr="004A2FE2" w14:paraId="4B8C459D" w14:textId="77777777" w:rsidTr="00117E89">
        <w:trPr>
          <w:trHeight w:val="143"/>
          <w:tblHeader/>
        </w:trPr>
        <w:tc>
          <w:tcPr>
            <w:tcW w:w="1575" w:type="dxa"/>
            <w:shd w:val="clear" w:color="auto" w:fill="D9D9D9" w:themeFill="background1" w:themeFillShade="D9"/>
            <w:vAlign w:val="center"/>
          </w:tcPr>
          <w:p w14:paraId="0C963013" w14:textId="77777777" w:rsidR="00117E89" w:rsidRPr="004A2FE2" w:rsidRDefault="00117E89" w:rsidP="00690EB7">
            <w:pPr>
              <w:spacing w:after="0"/>
              <w:jc w:val="center"/>
              <w:rPr>
                <w:rFonts w:cstheme="minorHAnsi"/>
                <w:b/>
                <w:sz w:val="20"/>
                <w:szCs w:val="20"/>
              </w:rPr>
            </w:pPr>
            <w:r w:rsidRPr="004A2FE2">
              <w:rPr>
                <w:rFonts w:cstheme="minorHAnsi"/>
                <w:b/>
                <w:sz w:val="20"/>
                <w:szCs w:val="20"/>
              </w:rPr>
              <w:t>Model Species</w:t>
            </w:r>
          </w:p>
        </w:tc>
        <w:tc>
          <w:tcPr>
            <w:tcW w:w="4045" w:type="dxa"/>
            <w:shd w:val="clear" w:color="auto" w:fill="D9D9D9" w:themeFill="background1" w:themeFillShade="D9"/>
            <w:vAlign w:val="center"/>
          </w:tcPr>
          <w:p w14:paraId="78BF0990" w14:textId="77777777" w:rsidR="00117E89" w:rsidRPr="004A2FE2" w:rsidRDefault="00117E89" w:rsidP="00690EB7">
            <w:pPr>
              <w:spacing w:after="0"/>
              <w:jc w:val="center"/>
              <w:rPr>
                <w:rFonts w:cstheme="minorHAnsi"/>
                <w:b/>
                <w:sz w:val="20"/>
                <w:szCs w:val="20"/>
              </w:rPr>
            </w:pPr>
            <w:r w:rsidRPr="004A2FE2">
              <w:rPr>
                <w:rFonts w:cstheme="minorHAnsi"/>
                <w:b/>
                <w:sz w:val="20"/>
                <w:szCs w:val="20"/>
              </w:rPr>
              <w:t>Description</w:t>
            </w:r>
          </w:p>
        </w:tc>
        <w:tc>
          <w:tcPr>
            <w:tcW w:w="875" w:type="dxa"/>
            <w:shd w:val="clear" w:color="auto" w:fill="D9D9D9" w:themeFill="background1" w:themeFillShade="D9"/>
            <w:vAlign w:val="center"/>
          </w:tcPr>
          <w:p w14:paraId="25E41EF1" w14:textId="77777777" w:rsidR="00117E89" w:rsidRPr="004A2FE2" w:rsidRDefault="00117E89" w:rsidP="00690EB7">
            <w:pPr>
              <w:spacing w:after="0"/>
              <w:jc w:val="center"/>
              <w:rPr>
                <w:rFonts w:cstheme="minorHAnsi"/>
                <w:b/>
                <w:sz w:val="20"/>
                <w:szCs w:val="20"/>
              </w:rPr>
            </w:pPr>
            <w:r w:rsidRPr="004A2FE2">
              <w:rPr>
                <w:rFonts w:cstheme="minorHAnsi"/>
                <w:b/>
                <w:sz w:val="20"/>
                <w:szCs w:val="20"/>
              </w:rPr>
              <w:t>Tracer Type</w:t>
            </w:r>
          </w:p>
        </w:tc>
        <w:tc>
          <w:tcPr>
            <w:tcW w:w="2064" w:type="dxa"/>
            <w:shd w:val="clear" w:color="auto" w:fill="D9D9D9" w:themeFill="background1" w:themeFillShade="D9"/>
            <w:vAlign w:val="center"/>
          </w:tcPr>
          <w:p w14:paraId="3B83D4EC" w14:textId="77777777" w:rsidR="00117E89" w:rsidRPr="004A2FE2" w:rsidRDefault="00117E89" w:rsidP="00690EB7">
            <w:pPr>
              <w:spacing w:after="0"/>
              <w:jc w:val="center"/>
              <w:rPr>
                <w:rFonts w:cstheme="minorHAnsi"/>
                <w:b/>
                <w:sz w:val="20"/>
                <w:szCs w:val="20"/>
              </w:rPr>
            </w:pPr>
            <w:r w:rsidRPr="004A2FE2">
              <w:rPr>
                <w:rFonts w:cstheme="minorHAnsi"/>
                <w:b/>
                <w:sz w:val="20"/>
                <w:szCs w:val="20"/>
              </w:rPr>
              <w:t>SMILES</w:t>
            </w:r>
          </w:p>
        </w:tc>
      </w:tr>
      <w:tr w:rsidR="00117E89" w:rsidRPr="004A2FE2" w14:paraId="0127DE4D" w14:textId="77777777" w:rsidTr="00117E89">
        <w:trPr>
          <w:trHeight w:val="143"/>
        </w:trPr>
        <w:tc>
          <w:tcPr>
            <w:tcW w:w="1575" w:type="dxa"/>
            <w:vAlign w:val="center"/>
          </w:tcPr>
          <w:p w14:paraId="5F5776BE" w14:textId="03F53D12" w:rsidR="00117E89" w:rsidRPr="004A2FE2" w:rsidRDefault="00117E89" w:rsidP="00690EB7">
            <w:pPr>
              <w:spacing w:after="0"/>
              <w:jc w:val="center"/>
              <w:rPr>
                <w:rFonts w:cstheme="minorHAnsi"/>
                <w:sz w:val="20"/>
                <w:szCs w:val="20"/>
              </w:rPr>
            </w:pPr>
            <w:r w:rsidRPr="004A2FE2">
              <w:rPr>
                <w:rFonts w:cstheme="minorHAnsi"/>
                <w:sz w:val="20"/>
                <w:szCs w:val="20"/>
              </w:rPr>
              <w:t>ALD2</w:t>
            </w:r>
            <w:r>
              <w:rPr>
                <w:rFonts w:cstheme="minorHAnsi"/>
                <w:sz w:val="20"/>
                <w:szCs w:val="20"/>
              </w:rPr>
              <w:t>_PRIMARY</w:t>
            </w:r>
          </w:p>
        </w:tc>
        <w:tc>
          <w:tcPr>
            <w:tcW w:w="4045" w:type="dxa"/>
            <w:vAlign w:val="center"/>
          </w:tcPr>
          <w:p w14:paraId="397347A4" w14:textId="0EB7A2FB" w:rsidR="00117E89" w:rsidRPr="004A2FE2" w:rsidRDefault="00117E89" w:rsidP="00690EB7">
            <w:pPr>
              <w:spacing w:after="0"/>
              <w:jc w:val="center"/>
              <w:rPr>
                <w:rFonts w:cstheme="minorHAnsi"/>
                <w:sz w:val="20"/>
                <w:szCs w:val="20"/>
              </w:rPr>
            </w:pPr>
            <w:r w:rsidRPr="004A2FE2">
              <w:rPr>
                <w:rFonts w:cstheme="minorHAnsi"/>
                <w:sz w:val="20"/>
                <w:szCs w:val="20"/>
              </w:rPr>
              <w:t>Acetaldehyde</w:t>
            </w:r>
          </w:p>
        </w:tc>
        <w:tc>
          <w:tcPr>
            <w:tcW w:w="875" w:type="dxa"/>
            <w:vAlign w:val="center"/>
          </w:tcPr>
          <w:p w14:paraId="35D9D228" w14:textId="6A9E2376" w:rsidR="00117E89" w:rsidRPr="004A2FE2" w:rsidRDefault="00117E89" w:rsidP="00690EB7">
            <w:pPr>
              <w:spacing w:after="0"/>
              <w:jc w:val="center"/>
              <w:rPr>
                <w:rFonts w:cstheme="minorHAnsi"/>
                <w:sz w:val="20"/>
                <w:szCs w:val="20"/>
              </w:rPr>
            </w:pPr>
            <w:r w:rsidRPr="004A2FE2">
              <w:rPr>
                <w:rFonts w:cstheme="minorHAnsi"/>
                <w:sz w:val="20"/>
                <w:szCs w:val="20"/>
              </w:rPr>
              <w:t>Explicit</w:t>
            </w:r>
          </w:p>
        </w:tc>
        <w:tc>
          <w:tcPr>
            <w:tcW w:w="2064" w:type="dxa"/>
            <w:vAlign w:val="center"/>
          </w:tcPr>
          <w:p w14:paraId="00601590" w14:textId="13EDCC35" w:rsidR="00117E89" w:rsidRPr="004A2FE2" w:rsidRDefault="00117E89" w:rsidP="00690EB7">
            <w:pPr>
              <w:spacing w:after="0"/>
              <w:jc w:val="center"/>
              <w:rPr>
                <w:rFonts w:cstheme="minorHAnsi"/>
                <w:sz w:val="20"/>
                <w:szCs w:val="20"/>
              </w:rPr>
            </w:pPr>
            <w:r w:rsidRPr="004A2FE2">
              <w:rPr>
                <w:rFonts w:cstheme="minorHAnsi"/>
                <w:sz w:val="20"/>
                <w:szCs w:val="20"/>
              </w:rPr>
              <w:t>CC=O</w:t>
            </w:r>
          </w:p>
        </w:tc>
      </w:tr>
      <w:tr w:rsidR="00117E89" w:rsidRPr="004A2FE2" w14:paraId="0C32CF22" w14:textId="77777777" w:rsidTr="00117E89">
        <w:trPr>
          <w:trHeight w:val="143"/>
        </w:trPr>
        <w:tc>
          <w:tcPr>
            <w:tcW w:w="1575" w:type="dxa"/>
            <w:vAlign w:val="center"/>
          </w:tcPr>
          <w:p w14:paraId="7187F129" w14:textId="71CCB4C5" w:rsidR="00117E89" w:rsidRPr="004A2FE2" w:rsidRDefault="00117E89" w:rsidP="00690EB7">
            <w:pPr>
              <w:spacing w:after="0"/>
              <w:jc w:val="center"/>
              <w:rPr>
                <w:rFonts w:cstheme="minorHAnsi"/>
                <w:sz w:val="20"/>
                <w:szCs w:val="20"/>
              </w:rPr>
            </w:pPr>
            <w:r w:rsidRPr="004A2FE2">
              <w:rPr>
                <w:rFonts w:cstheme="minorHAnsi"/>
                <w:sz w:val="20"/>
                <w:szCs w:val="20"/>
              </w:rPr>
              <w:t>FORM</w:t>
            </w:r>
            <w:r>
              <w:rPr>
                <w:rFonts w:cstheme="minorHAnsi"/>
                <w:sz w:val="20"/>
                <w:szCs w:val="20"/>
              </w:rPr>
              <w:t>_PRIMARY</w:t>
            </w:r>
          </w:p>
        </w:tc>
        <w:tc>
          <w:tcPr>
            <w:tcW w:w="4045" w:type="dxa"/>
            <w:vAlign w:val="center"/>
          </w:tcPr>
          <w:p w14:paraId="073B9B29" w14:textId="43900931" w:rsidR="00117E89" w:rsidRPr="004A2FE2" w:rsidRDefault="00117E89" w:rsidP="00690EB7">
            <w:pPr>
              <w:spacing w:after="0"/>
              <w:jc w:val="center"/>
              <w:rPr>
                <w:rFonts w:cstheme="minorHAnsi"/>
                <w:sz w:val="20"/>
                <w:szCs w:val="20"/>
              </w:rPr>
            </w:pPr>
            <w:r w:rsidRPr="004A2FE2">
              <w:rPr>
                <w:rFonts w:cstheme="minorHAnsi"/>
                <w:sz w:val="20"/>
                <w:szCs w:val="20"/>
              </w:rPr>
              <w:t>Formaldehyde</w:t>
            </w:r>
          </w:p>
        </w:tc>
        <w:tc>
          <w:tcPr>
            <w:tcW w:w="875" w:type="dxa"/>
            <w:vAlign w:val="center"/>
          </w:tcPr>
          <w:p w14:paraId="10BAFF23" w14:textId="316257C6" w:rsidR="00117E89" w:rsidRPr="004A2FE2" w:rsidRDefault="00117E89" w:rsidP="00690EB7">
            <w:pPr>
              <w:spacing w:after="0"/>
              <w:jc w:val="center"/>
              <w:rPr>
                <w:rFonts w:cstheme="minorHAnsi"/>
                <w:sz w:val="20"/>
                <w:szCs w:val="20"/>
              </w:rPr>
            </w:pPr>
            <w:r w:rsidRPr="004A2FE2">
              <w:rPr>
                <w:rFonts w:cstheme="minorHAnsi"/>
                <w:sz w:val="20"/>
                <w:szCs w:val="20"/>
              </w:rPr>
              <w:t>Explicit</w:t>
            </w:r>
          </w:p>
        </w:tc>
        <w:tc>
          <w:tcPr>
            <w:tcW w:w="2064" w:type="dxa"/>
            <w:vAlign w:val="center"/>
          </w:tcPr>
          <w:p w14:paraId="70DA927E" w14:textId="0F7BFD65" w:rsidR="00117E89" w:rsidRPr="004A2FE2" w:rsidRDefault="00117E89" w:rsidP="00690EB7">
            <w:pPr>
              <w:spacing w:after="0"/>
              <w:jc w:val="center"/>
              <w:rPr>
                <w:rFonts w:cstheme="minorHAnsi"/>
                <w:sz w:val="20"/>
                <w:szCs w:val="20"/>
              </w:rPr>
            </w:pPr>
            <w:r w:rsidRPr="004A2FE2">
              <w:rPr>
                <w:rFonts w:cstheme="minorHAnsi"/>
                <w:sz w:val="20"/>
                <w:szCs w:val="20"/>
              </w:rPr>
              <w:t>C=O</w:t>
            </w:r>
          </w:p>
        </w:tc>
      </w:tr>
      <w:tr w:rsidR="00117E89" w:rsidRPr="004A2FE2" w14:paraId="4CB40EA3" w14:textId="77777777" w:rsidTr="00117E89">
        <w:trPr>
          <w:trHeight w:val="143"/>
        </w:trPr>
        <w:tc>
          <w:tcPr>
            <w:tcW w:w="1575" w:type="dxa"/>
            <w:vAlign w:val="center"/>
          </w:tcPr>
          <w:p w14:paraId="25605C8B" w14:textId="2ED51188" w:rsidR="00117E89" w:rsidRPr="004A2FE2" w:rsidRDefault="00117E89" w:rsidP="00690EB7">
            <w:pPr>
              <w:spacing w:after="0"/>
              <w:jc w:val="center"/>
              <w:rPr>
                <w:rFonts w:cstheme="minorHAnsi"/>
                <w:sz w:val="20"/>
                <w:szCs w:val="20"/>
              </w:rPr>
            </w:pPr>
            <w:r>
              <w:rPr>
                <w:rFonts w:cstheme="minorHAnsi"/>
                <w:sz w:val="20"/>
                <w:szCs w:val="20"/>
              </w:rPr>
              <w:t>NONBAF</w:t>
            </w:r>
          </w:p>
        </w:tc>
        <w:tc>
          <w:tcPr>
            <w:tcW w:w="4045" w:type="dxa"/>
            <w:vAlign w:val="center"/>
          </w:tcPr>
          <w:p w14:paraId="7CCB04FA" w14:textId="620167FD" w:rsidR="00117E89" w:rsidRPr="004A2FE2" w:rsidRDefault="00117E89" w:rsidP="00690EB7">
            <w:pPr>
              <w:spacing w:after="0"/>
              <w:jc w:val="center"/>
              <w:rPr>
                <w:rFonts w:cstheme="minorHAnsi"/>
                <w:sz w:val="20"/>
                <w:szCs w:val="20"/>
              </w:rPr>
            </w:pPr>
            <w:r>
              <w:rPr>
                <w:rFonts w:cstheme="minorHAnsi"/>
                <w:sz w:val="20"/>
                <w:szCs w:val="20"/>
              </w:rPr>
              <w:t>Not SOAALK, Acetaldehyde, Formaldehyde</w:t>
            </w:r>
          </w:p>
        </w:tc>
        <w:tc>
          <w:tcPr>
            <w:tcW w:w="875" w:type="dxa"/>
            <w:vAlign w:val="center"/>
          </w:tcPr>
          <w:p w14:paraId="5383D5A2" w14:textId="0FA403BC" w:rsidR="00117E89" w:rsidRPr="004A2FE2" w:rsidRDefault="00117E89" w:rsidP="00690EB7">
            <w:pPr>
              <w:spacing w:after="0"/>
              <w:jc w:val="center"/>
              <w:rPr>
                <w:rFonts w:cstheme="minorHAnsi"/>
                <w:sz w:val="20"/>
                <w:szCs w:val="20"/>
              </w:rPr>
            </w:pPr>
            <w:r>
              <w:rPr>
                <w:rFonts w:cstheme="minorHAnsi"/>
                <w:sz w:val="20"/>
                <w:szCs w:val="20"/>
              </w:rPr>
              <w:t>Lumped</w:t>
            </w:r>
          </w:p>
        </w:tc>
        <w:tc>
          <w:tcPr>
            <w:tcW w:w="2064" w:type="dxa"/>
            <w:vAlign w:val="center"/>
          </w:tcPr>
          <w:p w14:paraId="03A7855E" w14:textId="1EF04BF3" w:rsidR="00117E89" w:rsidRPr="004A2FE2" w:rsidRDefault="00117E89" w:rsidP="00690EB7">
            <w:pPr>
              <w:spacing w:after="0"/>
              <w:jc w:val="center"/>
              <w:rPr>
                <w:rFonts w:cstheme="minorHAnsi"/>
                <w:sz w:val="20"/>
                <w:szCs w:val="20"/>
              </w:rPr>
            </w:pPr>
            <w:r>
              <w:rPr>
                <w:rFonts w:cstheme="minorHAnsi"/>
                <w:sz w:val="20"/>
                <w:szCs w:val="20"/>
              </w:rPr>
              <w:t>-</w:t>
            </w:r>
          </w:p>
        </w:tc>
      </w:tr>
      <w:tr w:rsidR="00117E89" w:rsidRPr="004A2FE2" w14:paraId="21C302D3" w14:textId="77777777" w:rsidTr="00117E89">
        <w:trPr>
          <w:trHeight w:val="143"/>
        </w:trPr>
        <w:tc>
          <w:tcPr>
            <w:tcW w:w="1575" w:type="dxa"/>
            <w:vAlign w:val="center"/>
          </w:tcPr>
          <w:p w14:paraId="205CC260" w14:textId="73AA89D2" w:rsidR="00117E89" w:rsidRPr="004A2FE2" w:rsidRDefault="00117E89" w:rsidP="00690EB7">
            <w:pPr>
              <w:spacing w:after="0"/>
              <w:jc w:val="center"/>
              <w:rPr>
                <w:rFonts w:cstheme="minorHAnsi"/>
                <w:sz w:val="20"/>
                <w:szCs w:val="20"/>
              </w:rPr>
            </w:pPr>
            <w:r>
              <w:rPr>
                <w:rFonts w:cstheme="minorHAnsi"/>
                <w:sz w:val="20"/>
                <w:szCs w:val="20"/>
              </w:rPr>
              <w:t>SOAALK</w:t>
            </w:r>
          </w:p>
        </w:tc>
        <w:tc>
          <w:tcPr>
            <w:tcW w:w="4045" w:type="dxa"/>
            <w:vAlign w:val="center"/>
          </w:tcPr>
          <w:p w14:paraId="21999AFF" w14:textId="7995BD21" w:rsidR="00117E89" w:rsidRPr="004A2FE2" w:rsidRDefault="00117E89" w:rsidP="00690EB7">
            <w:pPr>
              <w:spacing w:after="0"/>
              <w:jc w:val="center"/>
              <w:rPr>
                <w:rFonts w:cstheme="minorHAnsi"/>
                <w:sz w:val="20"/>
                <w:szCs w:val="20"/>
              </w:rPr>
            </w:pPr>
            <w:r>
              <w:rPr>
                <w:rFonts w:cstheme="minorHAnsi"/>
                <w:sz w:val="20"/>
                <w:szCs w:val="20"/>
              </w:rPr>
              <w:t>Long-chain, SOA precursor alkanes</w:t>
            </w:r>
          </w:p>
        </w:tc>
        <w:tc>
          <w:tcPr>
            <w:tcW w:w="875" w:type="dxa"/>
            <w:vAlign w:val="center"/>
          </w:tcPr>
          <w:p w14:paraId="3AA08A4F" w14:textId="4C7D252A" w:rsidR="00117E89" w:rsidRPr="004A2FE2" w:rsidRDefault="00117E89" w:rsidP="00690EB7">
            <w:pPr>
              <w:keepNext/>
              <w:spacing w:after="0"/>
              <w:jc w:val="center"/>
              <w:rPr>
                <w:rFonts w:cstheme="minorHAnsi"/>
                <w:sz w:val="20"/>
                <w:szCs w:val="20"/>
              </w:rPr>
            </w:pPr>
            <w:r w:rsidRPr="004A2FE2">
              <w:rPr>
                <w:rFonts w:cstheme="minorHAnsi"/>
                <w:sz w:val="20"/>
                <w:szCs w:val="20"/>
              </w:rPr>
              <w:t>Lumped</w:t>
            </w:r>
          </w:p>
        </w:tc>
        <w:tc>
          <w:tcPr>
            <w:tcW w:w="2064" w:type="dxa"/>
            <w:vAlign w:val="center"/>
          </w:tcPr>
          <w:p w14:paraId="3BE6D696" w14:textId="56F644AA" w:rsidR="00117E89" w:rsidRPr="004A2FE2" w:rsidRDefault="00117E89" w:rsidP="00690EB7">
            <w:pPr>
              <w:keepNext/>
              <w:spacing w:after="0"/>
              <w:jc w:val="center"/>
              <w:rPr>
                <w:rFonts w:cstheme="minorHAnsi"/>
                <w:sz w:val="20"/>
                <w:szCs w:val="20"/>
              </w:rPr>
            </w:pPr>
            <w:r w:rsidRPr="004A2FE2">
              <w:rPr>
                <w:rFonts w:cstheme="minorHAnsi"/>
                <w:sz w:val="20"/>
                <w:szCs w:val="20"/>
              </w:rPr>
              <w:t>-</w:t>
            </w:r>
          </w:p>
        </w:tc>
      </w:tr>
    </w:tbl>
    <w:p w14:paraId="282118D2" w14:textId="292903F2" w:rsidR="00401461" w:rsidRPr="00F61BB1" w:rsidRDefault="00401461" w:rsidP="00401461">
      <w:pPr>
        <w:pStyle w:val="Caption"/>
        <w:rPr>
          <w:b/>
          <w:bCs/>
          <w:i w:val="0"/>
          <w:iCs w:val="0"/>
          <w:color w:val="000000" w:themeColor="text1"/>
        </w:rPr>
      </w:pPr>
      <w:r w:rsidRPr="00F61BB1">
        <w:rPr>
          <w:b/>
          <w:bCs/>
          <w:i w:val="0"/>
          <w:iCs w:val="0"/>
          <w:color w:val="000000" w:themeColor="text1"/>
        </w:rPr>
        <w:t xml:space="preserve">Table </w:t>
      </w:r>
      <w:ins w:id="2177" w:author="Seltzer, Karl" w:date="2024-08-12T11:33:00Z">
        <w:r w:rsidR="00AE789A">
          <w:rPr>
            <w:b/>
            <w:bCs/>
            <w:i w:val="0"/>
            <w:iCs w:val="0"/>
            <w:color w:val="000000" w:themeColor="text1"/>
          </w:rPr>
          <w:fldChar w:fldCharType="begin"/>
        </w:r>
        <w:r w:rsidR="00AE789A">
          <w:rPr>
            <w:b/>
            <w:bCs/>
            <w:i w:val="0"/>
            <w:iCs w:val="0"/>
            <w:color w:val="000000" w:themeColor="text1"/>
          </w:rPr>
          <w:instrText xml:space="preserve"> SEQ Table \* ARABIC </w:instrText>
        </w:r>
      </w:ins>
      <w:r w:rsidR="00AE789A">
        <w:rPr>
          <w:b/>
          <w:bCs/>
          <w:i w:val="0"/>
          <w:iCs w:val="0"/>
          <w:color w:val="000000" w:themeColor="text1"/>
        </w:rPr>
        <w:fldChar w:fldCharType="separate"/>
      </w:r>
      <w:ins w:id="2178" w:author="Seltzer, Karl" w:date="2024-08-12T11:33:00Z">
        <w:r w:rsidR="00AE789A">
          <w:rPr>
            <w:b/>
            <w:bCs/>
            <w:i w:val="0"/>
            <w:iCs w:val="0"/>
            <w:noProof/>
            <w:color w:val="000000" w:themeColor="text1"/>
          </w:rPr>
          <w:t>21</w:t>
        </w:r>
        <w:r w:rsidR="00AE789A">
          <w:rPr>
            <w:b/>
            <w:bCs/>
            <w:i w:val="0"/>
            <w:iCs w:val="0"/>
            <w:color w:val="000000" w:themeColor="text1"/>
          </w:rPr>
          <w:fldChar w:fldCharType="end"/>
        </w:r>
      </w:ins>
      <w:del w:id="2179" w:author="Seltzer, Karl" w:date="2024-08-12T11:33:00Z">
        <w:r w:rsidRPr="00F61BB1" w:rsidDel="00AE789A">
          <w:rPr>
            <w:b/>
            <w:bCs/>
            <w:i w:val="0"/>
            <w:iCs w:val="0"/>
            <w:color w:val="000000" w:themeColor="text1"/>
          </w:rPr>
          <w:fldChar w:fldCharType="begin"/>
        </w:r>
        <w:r w:rsidRPr="00F61BB1" w:rsidDel="00AE789A">
          <w:rPr>
            <w:b/>
            <w:bCs/>
            <w:i w:val="0"/>
            <w:iCs w:val="0"/>
            <w:color w:val="000000" w:themeColor="text1"/>
          </w:rPr>
          <w:delInstrText xml:space="preserve"> SEQ Table \* ARABIC </w:delInstrText>
        </w:r>
        <w:r w:rsidRPr="00F61BB1" w:rsidDel="00AE789A">
          <w:rPr>
            <w:b/>
            <w:bCs/>
            <w:i w:val="0"/>
            <w:iCs w:val="0"/>
            <w:color w:val="000000" w:themeColor="text1"/>
          </w:rPr>
          <w:fldChar w:fldCharType="separate"/>
        </w:r>
        <w:r w:rsidR="00524E1B" w:rsidDel="00AE789A">
          <w:rPr>
            <w:b/>
            <w:bCs/>
            <w:i w:val="0"/>
            <w:iCs w:val="0"/>
            <w:noProof/>
            <w:color w:val="000000" w:themeColor="text1"/>
          </w:rPr>
          <w:delText>20</w:delText>
        </w:r>
        <w:r w:rsidRPr="00F61BB1" w:rsidDel="00AE789A">
          <w:rPr>
            <w:b/>
            <w:bCs/>
            <w:i w:val="0"/>
            <w:iCs w:val="0"/>
            <w:color w:val="000000" w:themeColor="text1"/>
          </w:rPr>
          <w:fldChar w:fldCharType="end"/>
        </w:r>
      </w:del>
      <w:r w:rsidRPr="00F61BB1">
        <w:rPr>
          <w:b/>
          <w:bCs/>
          <w:i w:val="0"/>
          <w:iCs w:val="0"/>
          <w:color w:val="000000" w:themeColor="text1"/>
        </w:rPr>
        <w:t xml:space="preserve">: Model species, description, tracer type, and SMILES string (where applicable) for all </w:t>
      </w:r>
      <w:r w:rsidR="00243559">
        <w:rPr>
          <w:b/>
          <w:bCs/>
          <w:i w:val="0"/>
          <w:iCs w:val="0"/>
          <w:color w:val="000000" w:themeColor="text1"/>
        </w:rPr>
        <w:t>species</w:t>
      </w:r>
      <w:r w:rsidRPr="00F61BB1">
        <w:rPr>
          <w:b/>
          <w:bCs/>
          <w:i w:val="0"/>
          <w:iCs w:val="0"/>
          <w:color w:val="000000" w:themeColor="text1"/>
        </w:rPr>
        <w:t xml:space="preserve"> organics in the CB6</w:t>
      </w:r>
      <w:r w:rsidR="003027E0">
        <w:rPr>
          <w:b/>
          <w:bCs/>
          <w:i w:val="0"/>
          <w:iCs w:val="0"/>
          <w:color w:val="000000" w:themeColor="text1"/>
        </w:rPr>
        <w:t>R</w:t>
      </w:r>
      <w:r w:rsidRPr="00F61BB1">
        <w:rPr>
          <w:b/>
          <w:bCs/>
          <w:i w:val="0"/>
          <w:iCs w:val="0"/>
          <w:color w:val="000000" w:themeColor="text1"/>
        </w:rPr>
        <w:t>3_AE</w:t>
      </w:r>
      <w:r>
        <w:rPr>
          <w:b/>
          <w:bCs/>
          <w:i w:val="0"/>
          <w:iCs w:val="0"/>
          <w:color w:val="000000" w:themeColor="text1"/>
        </w:rPr>
        <w:t>7_TRACER</w:t>
      </w:r>
      <w:r w:rsidRPr="00F61BB1">
        <w:rPr>
          <w:b/>
          <w:bCs/>
          <w:i w:val="0"/>
          <w:iCs w:val="0"/>
          <w:color w:val="000000" w:themeColor="text1"/>
        </w:rPr>
        <w:t xml:space="preserve"> chemical mechanisms.</w:t>
      </w:r>
      <w:r w:rsidR="000D7349">
        <w:rPr>
          <w:b/>
          <w:bCs/>
          <w:i w:val="0"/>
          <w:iCs w:val="0"/>
          <w:color w:val="000000" w:themeColor="text1"/>
        </w:rPr>
        <w:t xml:space="preserve"> Note: NONBAF is dropped from emissions generation process.</w:t>
      </w:r>
    </w:p>
    <w:p w14:paraId="12E9A469" w14:textId="31AFEF38" w:rsidR="00655475" w:rsidRDefault="00444EC4" w:rsidP="00655475">
      <w:pPr>
        <w:pStyle w:val="Caption"/>
        <w:jc w:val="both"/>
        <w:rPr>
          <w:i w:val="0"/>
          <w:iCs w:val="0"/>
          <w:color w:val="auto"/>
          <w:sz w:val="22"/>
          <w:szCs w:val="22"/>
        </w:rPr>
      </w:pPr>
      <w:r>
        <w:rPr>
          <w:i w:val="0"/>
          <w:iCs w:val="0"/>
          <w:color w:val="auto"/>
          <w:sz w:val="22"/>
          <w:szCs w:val="22"/>
        </w:rPr>
        <w:t>T</w:t>
      </w:r>
      <w:r w:rsidR="00655475">
        <w:rPr>
          <w:i w:val="0"/>
          <w:iCs w:val="0"/>
          <w:color w:val="auto"/>
          <w:sz w:val="22"/>
          <w:szCs w:val="22"/>
        </w:rPr>
        <w:t xml:space="preserve">he order-of-operations for assignment of a target species </w:t>
      </w:r>
      <w:r w:rsidR="00827C23">
        <w:rPr>
          <w:i w:val="0"/>
          <w:iCs w:val="0"/>
          <w:color w:val="auto"/>
          <w:sz w:val="22"/>
          <w:szCs w:val="22"/>
        </w:rPr>
        <w:t>using the CB6</w:t>
      </w:r>
      <w:r w:rsidR="00A00159">
        <w:rPr>
          <w:i w:val="0"/>
          <w:iCs w:val="0"/>
          <w:color w:val="auto"/>
          <w:sz w:val="22"/>
          <w:szCs w:val="22"/>
        </w:rPr>
        <w:t>R</w:t>
      </w:r>
      <w:r w:rsidR="00827C23">
        <w:rPr>
          <w:i w:val="0"/>
          <w:iCs w:val="0"/>
          <w:color w:val="auto"/>
          <w:sz w:val="22"/>
          <w:szCs w:val="22"/>
        </w:rPr>
        <w:t xml:space="preserve">3_AE7_TRACER </w:t>
      </w:r>
      <w:r w:rsidR="00D70044">
        <w:rPr>
          <w:i w:val="0"/>
          <w:iCs w:val="0"/>
          <w:color w:val="auto"/>
          <w:sz w:val="22"/>
          <w:szCs w:val="22"/>
        </w:rPr>
        <w:t>is</w:t>
      </w:r>
      <w:r w:rsidR="00655475">
        <w:rPr>
          <w:i w:val="0"/>
          <w:iCs w:val="0"/>
          <w:color w:val="auto"/>
          <w:sz w:val="22"/>
          <w:szCs w:val="22"/>
        </w:rPr>
        <w:t xml:space="preserve"> outlined </w:t>
      </w:r>
      <w:r w:rsidR="00C649E9">
        <w:rPr>
          <w:i w:val="0"/>
          <w:iCs w:val="0"/>
          <w:color w:val="auto"/>
          <w:sz w:val="22"/>
          <w:szCs w:val="22"/>
        </w:rPr>
        <w:t>below</w:t>
      </w:r>
      <w:r w:rsidR="00655475">
        <w:rPr>
          <w:i w:val="0"/>
          <w:iCs w:val="0"/>
          <w:color w:val="auto"/>
          <w:sz w:val="22"/>
          <w:szCs w:val="22"/>
        </w:rPr>
        <w:t>.</w:t>
      </w:r>
    </w:p>
    <w:p w14:paraId="2854F9BB" w14:textId="77777777" w:rsidR="00655475" w:rsidRDefault="00655475" w:rsidP="00655475">
      <w:pPr>
        <w:jc w:val="both"/>
      </w:pPr>
      <w:r>
        <w:rPr>
          <w:noProof/>
        </w:rPr>
        <w:drawing>
          <wp:inline distT="0" distB="0" distL="0" distR="0" wp14:anchorId="2310938E" wp14:editId="7B0C6CA6">
            <wp:extent cx="5772150" cy="2323652"/>
            <wp:effectExtent l="0" t="0" r="190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2094BCAC" w14:textId="659091B7" w:rsidR="008E66F5" w:rsidRDefault="002F0FA7" w:rsidP="008E66F5">
      <w:pPr>
        <w:jc w:val="both"/>
      </w:pPr>
      <w:r>
        <w:t>In the above diagram, t</w:t>
      </w:r>
      <w:r w:rsidR="00C649E9">
        <w:t xml:space="preserve">he </w:t>
      </w:r>
      <w:r w:rsidR="00F6433B">
        <w:t>definition of SOAALK follows Pye and Pouliot (2012)</w:t>
      </w:r>
      <w:r w:rsidR="00145B0D">
        <w:t>, which defines</w:t>
      </w:r>
      <w:r w:rsidR="002001CF">
        <w:t xml:space="preserve"> SOAALK</w:t>
      </w:r>
      <w:r w:rsidR="00F6433B">
        <w:t xml:space="preserve"> </w:t>
      </w:r>
      <w:r w:rsidR="00145B0D">
        <w:t xml:space="preserve">as </w:t>
      </w:r>
      <w:r w:rsidR="00F6433B" w:rsidRPr="00F6433B">
        <w:t>C6 and larger cyclic and C8 and larger linear/branched alkanes</w:t>
      </w:r>
      <w:r w:rsidR="00F6433B">
        <w:t>.</w:t>
      </w:r>
    </w:p>
    <w:p w14:paraId="6C7BF729" w14:textId="16BB91B9" w:rsidR="008501EF" w:rsidRDefault="008501EF" w:rsidP="00487912">
      <w:pPr>
        <w:pStyle w:val="Heading3"/>
      </w:pPr>
      <w:bookmarkStart w:id="2180" w:name="_Toc113448814"/>
      <w:bookmarkStart w:id="2181" w:name="_Toc174099320"/>
      <w:r>
        <w:t>CRACMMv1</w:t>
      </w:r>
      <w:bookmarkEnd w:id="2180"/>
      <w:r w:rsidR="00F564C9">
        <w:t>.0</w:t>
      </w:r>
      <w:bookmarkEnd w:id="2181"/>
    </w:p>
    <w:p w14:paraId="1C6BAB49" w14:textId="34F55DBA" w:rsidR="00652BF0" w:rsidRDefault="0095646E" w:rsidP="003F750D">
      <w:pPr>
        <w:jc w:val="both"/>
      </w:pPr>
      <w:r>
        <w:t>T</w:t>
      </w:r>
      <w:r w:rsidRPr="0095646E">
        <w:t xml:space="preserve">he Community Regional Atmospheric Chemistry Multiphase Mechanism (CRACMM) v1.0 </w:t>
      </w:r>
      <w:r>
        <w:t>(Pye et al., 202</w:t>
      </w:r>
      <w:r w:rsidR="00F45004">
        <w:t>3</w:t>
      </w:r>
      <w:r w:rsidR="00A1105F">
        <w:t>, https://doi.org/USEPA/CRACMM</w:t>
      </w:r>
      <w:r>
        <w:t xml:space="preserve">) is a chemical mechanism that </w:t>
      </w:r>
      <w:r w:rsidRPr="0095646E">
        <w:t>builds off the history of the Regional Atmospheric Chemistry Mechanism (RACM</w:t>
      </w:r>
      <w:r>
        <w:t xml:space="preserve">; </w:t>
      </w:r>
      <w:r w:rsidRPr="0095646E">
        <w:t>Stockwell et al., 1997)</w:t>
      </w:r>
      <w:r>
        <w:t xml:space="preserve"> and </w:t>
      </w:r>
      <w:r w:rsidRPr="0095646E">
        <w:t>RACM version 2 (</w:t>
      </w:r>
      <w:proofErr w:type="spellStart"/>
      <w:r w:rsidRPr="0095646E">
        <w:t>Goliff</w:t>
      </w:r>
      <w:proofErr w:type="spellEnd"/>
      <w:r w:rsidRPr="0095646E">
        <w:t xml:space="preserve"> et al., 2013)</w:t>
      </w:r>
      <w:r>
        <w:t xml:space="preserve">. </w:t>
      </w:r>
      <w:r w:rsidR="009A6FDA">
        <w:t xml:space="preserve">Unlike the Carbon Bond series of mechanisms, CRACMM </w:t>
      </w:r>
      <w:r w:rsidRPr="0095646E">
        <w:t>retains the carbon backbone of emitted species</w:t>
      </w:r>
      <w:r w:rsidR="009A6FDA">
        <w:t xml:space="preserve">, and unlike all prior chemical mechanisms, CRACMM fully integrates the gas- and aerosol-phase portions of atmospheric chemistry. This integration results in </w:t>
      </w:r>
      <w:r w:rsidR="009A6FDA" w:rsidRPr="009A6FDA">
        <w:t xml:space="preserve">all condensible or soluble precursors to SOA </w:t>
      </w:r>
      <w:r w:rsidR="009A6FDA">
        <w:t>being</w:t>
      </w:r>
      <w:r w:rsidR="009A6FDA" w:rsidRPr="009A6FDA">
        <w:t xml:space="preserve"> formed directly as gas-phase products or react heterogeneously and form SOA. </w:t>
      </w:r>
      <w:r w:rsidR="009A6FDA">
        <w:t>Therefore, f</w:t>
      </w:r>
      <w:r w:rsidR="009A6FDA" w:rsidRPr="009A6FDA">
        <w:t xml:space="preserve">ormation of SOA </w:t>
      </w:r>
      <w:r w:rsidR="009A6FDA">
        <w:t xml:space="preserve">in CRACMM removes </w:t>
      </w:r>
      <w:r w:rsidR="009A6FDA" w:rsidRPr="009A6FDA">
        <w:t>mass from the gas phase.</w:t>
      </w:r>
      <w:r w:rsidR="00241B1D">
        <w:t xml:space="preserve"> </w:t>
      </w:r>
      <w:r w:rsidR="00A1105F">
        <w:t xml:space="preserve">Part of the development of CRACMM included coding of an emission mapper. </w:t>
      </w:r>
      <w:r w:rsidR="00241B1D">
        <w:t xml:space="preserve">A description and various properties for all emitted organics from the </w:t>
      </w:r>
      <w:r w:rsidR="000B396C">
        <w:t>CRACMMv1.0</w:t>
      </w:r>
      <w:r w:rsidR="00241B1D">
        <w:t xml:space="preserve"> chemical mechanism </w:t>
      </w:r>
      <w:r w:rsidR="000B396C">
        <w:t>is</w:t>
      </w:r>
      <w:r w:rsidR="00241B1D">
        <w:t xml:space="preserve"> shown below.</w:t>
      </w:r>
      <w:r w:rsidR="00A1105F">
        <w:t xml:space="preserve"> </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7"/>
        <w:gridCol w:w="3989"/>
        <w:gridCol w:w="518"/>
        <w:gridCol w:w="1070"/>
        <w:gridCol w:w="2186"/>
      </w:tblGrid>
      <w:tr w:rsidR="00652BF0" w:rsidRPr="004A2FE2" w14:paraId="2C7583A9" w14:textId="77777777" w:rsidTr="003F750D">
        <w:trPr>
          <w:trHeight w:val="143"/>
          <w:tblHeader/>
        </w:trPr>
        <w:tc>
          <w:tcPr>
            <w:tcW w:w="1357" w:type="dxa"/>
            <w:shd w:val="clear" w:color="auto" w:fill="D9D9D9" w:themeFill="background1" w:themeFillShade="D9"/>
            <w:vAlign w:val="center"/>
          </w:tcPr>
          <w:p w14:paraId="6996E0D1" w14:textId="77777777" w:rsidR="00652BF0" w:rsidRPr="004A2FE2" w:rsidRDefault="00652BF0" w:rsidP="00690EB7">
            <w:pPr>
              <w:spacing w:after="0"/>
              <w:jc w:val="center"/>
              <w:rPr>
                <w:rFonts w:cstheme="minorHAnsi"/>
                <w:b/>
                <w:sz w:val="20"/>
                <w:szCs w:val="20"/>
              </w:rPr>
            </w:pPr>
            <w:r w:rsidRPr="004A2FE2">
              <w:rPr>
                <w:rFonts w:cstheme="minorHAnsi"/>
                <w:b/>
                <w:sz w:val="20"/>
                <w:szCs w:val="20"/>
              </w:rPr>
              <w:t>Model Species</w:t>
            </w:r>
          </w:p>
        </w:tc>
        <w:tc>
          <w:tcPr>
            <w:tcW w:w="3989" w:type="dxa"/>
            <w:shd w:val="clear" w:color="auto" w:fill="D9D9D9" w:themeFill="background1" w:themeFillShade="D9"/>
            <w:vAlign w:val="center"/>
          </w:tcPr>
          <w:p w14:paraId="5C3B8ED6" w14:textId="77777777" w:rsidR="00652BF0" w:rsidRPr="004A2FE2" w:rsidRDefault="00652BF0" w:rsidP="00690EB7">
            <w:pPr>
              <w:spacing w:after="0"/>
              <w:jc w:val="center"/>
              <w:rPr>
                <w:rFonts w:cstheme="minorHAnsi"/>
                <w:b/>
                <w:sz w:val="20"/>
                <w:szCs w:val="20"/>
              </w:rPr>
            </w:pPr>
            <w:r w:rsidRPr="004A2FE2">
              <w:rPr>
                <w:rFonts w:cstheme="minorHAnsi"/>
                <w:b/>
                <w:sz w:val="20"/>
                <w:szCs w:val="20"/>
              </w:rPr>
              <w:t>Description</w:t>
            </w:r>
          </w:p>
        </w:tc>
        <w:tc>
          <w:tcPr>
            <w:tcW w:w="518" w:type="dxa"/>
            <w:shd w:val="clear" w:color="auto" w:fill="D9D9D9" w:themeFill="background1" w:themeFillShade="D9"/>
            <w:vAlign w:val="center"/>
          </w:tcPr>
          <w:p w14:paraId="73E38A92" w14:textId="77777777" w:rsidR="00652BF0" w:rsidRPr="004A2FE2" w:rsidRDefault="00652BF0" w:rsidP="00690EB7">
            <w:pPr>
              <w:spacing w:after="0"/>
              <w:jc w:val="center"/>
              <w:rPr>
                <w:rFonts w:cstheme="minorHAnsi"/>
                <w:b/>
                <w:sz w:val="20"/>
                <w:szCs w:val="20"/>
              </w:rPr>
            </w:pPr>
            <w:proofErr w:type="spellStart"/>
            <w:r w:rsidRPr="004A2FE2">
              <w:rPr>
                <w:rFonts w:cstheme="minorHAnsi"/>
                <w:b/>
                <w:sz w:val="20"/>
                <w:szCs w:val="20"/>
              </w:rPr>
              <w:t>nC</w:t>
            </w:r>
            <w:proofErr w:type="spellEnd"/>
          </w:p>
        </w:tc>
        <w:tc>
          <w:tcPr>
            <w:tcW w:w="1070" w:type="dxa"/>
            <w:shd w:val="clear" w:color="auto" w:fill="D9D9D9" w:themeFill="background1" w:themeFillShade="D9"/>
            <w:vAlign w:val="center"/>
          </w:tcPr>
          <w:p w14:paraId="7B47F347" w14:textId="77777777" w:rsidR="00652BF0" w:rsidRPr="004A2FE2" w:rsidRDefault="00652BF0" w:rsidP="00690EB7">
            <w:pPr>
              <w:spacing w:after="0"/>
              <w:jc w:val="center"/>
              <w:rPr>
                <w:rFonts w:cstheme="minorHAnsi"/>
                <w:b/>
                <w:sz w:val="20"/>
                <w:szCs w:val="20"/>
              </w:rPr>
            </w:pPr>
            <w:r w:rsidRPr="004A2FE2">
              <w:rPr>
                <w:rFonts w:cstheme="minorHAnsi"/>
                <w:b/>
                <w:sz w:val="20"/>
                <w:szCs w:val="20"/>
              </w:rPr>
              <w:t>Tracer Type</w:t>
            </w:r>
          </w:p>
        </w:tc>
        <w:tc>
          <w:tcPr>
            <w:tcW w:w="2186" w:type="dxa"/>
            <w:shd w:val="clear" w:color="auto" w:fill="D9D9D9" w:themeFill="background1" w:themeFillShade="D9"/>
            <w:vAlign w:val="center"/>
          </w:tcPr>
          <w:p w14:paraId="124CEEE5" w14:textId="77777777" w:rsidR="00652BF0" w:rsidRPr="004A2FE2" w:rsidRDefault="00652BF0" w:rsidP="00690EB7">
            <w:pPr>
              <w:spacing w:after="0"/>
              <w:jc w:val="center"/>
              <w:rPr>
                <w:rFonts w:cstheme="minorHAnsi"/>
                <w:b/>
                <w:sz w:val="20"/>
                <w:szCs w:val="20"/>
              </w:rPr>
            </w:pPr>
            <w:r w:rsidRPr="004A2FE2">
              <w:rPr>
                <w:rFonts w:cstheme="minorHAnsi"/>
                <w:b/>
                <w:sz w:val="20"/>
                <w:szCs w:val="20"/>
              </w:rPr>
              <w:t>SMILES</w:t>
            </w:r>
          </w:p>
        </w:tc>
      </w:tr>
      <w:tr w:rsidR="00237230" w:rsidRPr="004A2FE2" w14:paraId="278805A2" w14:textId="77777777" w:rsidTr="003F750D">
        <w:trPr>
          <w:trHeight w:val="143"/>
        </w:trPr>
        <w:tc>
          <w:tcPr>
            <w:tcW w:w="1357" w:type="dxa"/>
          </w:tcPr>
          <w:p w14:paraId="3348B446" w14:textId="3B06DD14" w:rsidR="00237230" w:rsidRPr="004A2FE2" w:rsidRDefault="00237230" w:rsidP="00237230">
            <w:pPr>
              <w:spacing w:after="0"/>
              <w:jc w:val="center"/>
              <w:rPr>
                <w:rFonts w:cstheme="minorHAnsi"/>
                <w:sz w:val="20"/>
                <w:szCs w:val="20"/>
              </w:rPr>
            </w:pPr>
            <w:r w:rsidRPr="00237230">
              <w:rPr>
                <w:rFonts w:cstheme="minorHAnsi"/>
                <w:sz w:val="20"/>
                <w:szCs w:val="20"/>
              </w:rPr>
              <w:t>ACD</w:t>
            </w:r>
          </w:p>
        </w:tc>
        <w:tc>
          <w:tcPr>
            <w:tcW w:w="3989" w:type="dxa"/>
            <w:vAlign w:val="center"/>
          </w:tcPr>
          <w:p w14:paraId="0738BF05" w14:textId="6A85B68D" w:rsidR="00237230" w:rsidRPr="004A2FE2" w:rsidRDefault="0024125D" w:rsidP="00237230">
            <w:pPr>
              <w:spacing w:after="0"/>
              <w:jc w:val="center"/>
              <w:rPr>
                <w:rFonts w:cstheme="minorHAnsi"/>
                <w:sz w:val="20"/>
                <w:szCs w:val="20"/>
              </w:rPr>
            </w:pPr>
            <w:r>
              <w:rPr>
                <w:rFonts w:cstheme="minorHAnsi"/>
                <w:sz w:val="20"/>
                <w:szCs w:val="20"/>
              </w:rPr>
              <w:t>Acetaldehyde</w:t>
            </w:r>
          </w:p>
        </w:tc>
        <w:tc>
          <w:tcPr>
            <w:tcW w:w="518" w:type="dxa"/>
          </w:tcPr>
          <w:p w14:paraId="2704D146" w14:textId="431C702D" w:rsidR="00237230" w:rsidRPr="00237230" w:rsidRDefault="00237230" w:rsidP="00237230">
            <w:pPr>
              <w:spacing w:after="0"/>
              <w:jc w:val="center"/>
              <w:rPr>
                <w:rFonts w:cstheme="minorHAnsi"/>
                <w:sz w:val="20"/>
                <w:szCs w:val="20"/>
              </w:rPr>
            </w:pPr>
            <w:r w:rsidRPr="00237230">
              <w:rPr>
                <w:sz w:val="20"/>
                <w:szCs w:val="20"/>
              </w:rPr>
              <w:t>2</w:t>
            </w:r>
          </w:p>
        </w:tc>
        <w:tc>
          <w:tcPr>
            <w:tcW w:w="1070" w:type="dxa"/>
            <w:vAlign w:val="center"/>
          </w:tcPr>
          <w:p w14:paraId="7EDD3594" w14:textId="77777777" w:rsidR="00237230" w:rsidRPr="004A2FE2" w:rsidRDefault="00237230" w:rsidP="00237230">
            <w:pPr>
              <w:spacing w:after="0"/>
              <w:jc w:val="center"/>
              <w:rPr>
                <w:rFonts w:cstheme="minorHAnsi"/>
                <w:sz w:val="20"/>
                <w:szCs w:val="20"/>
              </w:rPr>
            </w:pPr>
            <w:r w:rsidRPr="004A2FE2">
              <w:rPr>
                <w:rFonts w:cstheme="minorHAnsi"/>
                <w:sz w:val="20"/>
                <w:szCs w:val="20"/>
              </w:rPr>
              <w:t>Explicit</w:t>
            </w:r>
          </w:p>
        </w:tc>
        <w:tc>
          <w:tcPr>
            <w:tcW w:w="2186" w:type="dxa"/>
            <w:vAlign w:val="center"/>
          </w:tcPr>
          <w:p w14:paraId="075D7617" w14:textId="450D87D5" w:rsidR="00237230" w:rsidRPr="004A2FE2" w:rsidRDefault="00D020CC" w:rsidP="00237230">
            <w:pPr>
              <w:spacing w:after="0"/>
              <w:jc w:val="center"/>
              <w:rPr>
                <w:rFonts w:cstheme="minorHAnsi"/>
                <w:sz w:val="20"/>
                <w:szCs w:val="20"/>
              </w:rPr>
            </w:pPr>
            <w:r w:rsidRPr="00D020CC">
              <w:rPr>
                <w:rFonts w:cstheme="minorHAnsi"/>
                <w:sz w:val="20"/>
                <w:szCs w:val="20"/>
              </w:rPr>
              <w:t>CC=O</w:t>
            </w:r>
          </w:p>
        </w:tc>
      </w:tr>
      <w:tr w:rsidR="00237230" w:rsidRPr="004A2FE2" w14:paraId="4ED37BC1" w14:textId="77777777" w:rsidTr="003F750D">
        <w:trPr>
          <w:trHeight w:val="143"/>
        </w:trPr>
        <w:tc>
          <w:tcPr>
            <w:tcW w:w="1357" w:type="dxa"/>
          </w:tcPr>
          <w:p w14:paraId="284CD0F3" w14:textId="181C25E5" w:rsidR="00237230" w:rsidRPr="004A2FE2" w:rsidRDefault="00237230" w:rsidP="00237230">
            <w:pPr>
              <w:spacing w:after="0"/>
              <w:jc w:val="center"/>
              <w:rPr>
                <w:rFonts w:cstheme="minorHAnsi"/>
                <w:sz w:val="20"/>
                <w:szCs w:val="20"/>
              </w:rPr>
            </w:pPr>
            <w:r w:rsidRPr="00237230">
              <w:rPr>
                <w:rFonts w:cstheme="minorHAnsi"/>
                <w:sz w:val="20"/>
                <w:szCs w:val="20"/>
              </w:rPr>
              <w:t>ACE</w:t>
            </w:r>
          </w:p>
        </w:tc>
        <w:tc>
          <w:tcPr>
            <w:tcW w:w="3989" w:type="dxa"/>
            <w:vAlign w:val="center"/>
          </w:tcPr>
          <w:p w14:paraId="25F8BD7D" w14:textId="223A827E" w:rsidR="00237230" w:rsidRPr="004A2FE2" w:rsidRDefault="0024125D" w:rsidP="00237230">
            <w:pPr>
              <w:spacing w:after="0"/>
              <w:jc w:val="center"/>
              <w:rPr>
                <w:rFonts w:cstheme="minorHAnsi"/>
                <w:sz w:val="20"/>
                <w:szCs w:val="20"/>
              </w:rPr>
            </w:pPr>
            <w:r>
              <w:rPr>
                <w:rFonts w:cstheme="minorHAnsi"/>
                <w:sz w:val="20"/>
                <w:szCs w:val="20"/>
              </w:rPr>
              <w:t>Acetylene</w:t>
            </w:r>
          </w:p>
        </w:tc>
        <w:tc>
          <w:tcPr>
            <w:tcW w:w="518" w:type="dxa"/>
          </w:tcPr>
          <w:p w14:paraId="528A3BA0" w14:textId="19B7CBC2" w:rsidR="00237230" w:rsidRPr="00237230" w:rsidRDefault="00237230" w:rsidP="00237230">
            <w:pPr>
              <w:spacing w:after="0"/>
              <w:jc w:val="center"/>
              <w:rPr>
                <w:rFonts w:cstheme="minorHAnsi"/>
                <w:sz w:val="20"/>
                <w:szCs w:val="20"/>
              </w:rPr>
            </w:pPr>
            <w:r w:rsidRPr="00237230">
              <w:rPr>
                <w:sz w:val="20"/>
                <w:szCs w:val="20"/>
              </w:rPr>
              <w:t>2</w:t>
            </w:r>
          </w:p>
        </w:tc>
        <w:tc>
          <w:tcPr>
            <w:tcW w:w="1070" w:type="dxa"/>
            <w:vAlign w:val="center"/>
          </w:tcPr>
          <w:p w14:paraId="1C1E5373" w14:textId="77777777" w:rsidR="00237230" w:rsidRPr="004A2FE2" w:rsidRDefault="00237230" w:rsidP="00237230">
            <w:pPr>
              <w:spacing w:after="0"/>
              <w:jc w:val="center"/>
              <w:rPr>
                <w:rFonts w:cstheme="minorHAnsi"/>
                <w:sz w:val="20"/>
                <w:szCs w:val="20"/>
              </w:rPr>
            </w:pPr>
            <w:r w:rsidRPr="004A2FE2">
              <w:rPr>
                <w:rFonts w:cstheme="minorHAnsi"/>
                <w:sz w:val="20"/>
                <w:szCs w:val="20"/>
              </w:rPr>
              <w:t>Explicit</w:t>
            </w:r>
          </w:p>
        </w:tc>
        <w:tc>
          <w:tcPr>
            <w:tcW w:w="2186" w:type="dxa"/>
            <w:vAlign w:val="center"/>
          </w:tcPr>
          <w:p w14:paraId="527432F3" w14:textId="245E393A" w:rsidR="00237230" w:rsidRPr="004A2FE2" w:rsidRDefault="001835A6" w:rsidP="00237230">
            <w:pPr>
              <w:spacing w:after="0"/>
              <w:jc w:val="center"/>
              <w:rPr>
                <w:rFonts w:cstheme="minorHAnsi"/>
                <w:sz w:val="20"/>
                <w:szCs w:val="20"/>
              </w:rPr>
            </w:pPr>
            <w:r w:rsidRPr="001835A6">
              <w:rPr>
                <w:rFonts w:cstheme="minorHAnsi"/>
                <w:sz w:val="20"/>
                <w:szCs w:val="20"/>
              </w:rPr>
              <w:t>C#C</w:t>
            </w:r>
          </w:p>
        </w:tc>
      </w:tr>
      <w:tr w:rsidR="00237230" w:rsidRPr="004A2FE2" w14:paraId="22D49912" w14:textId="77777777" w:rsidTr="003F750D">
        <w:trPr>
          <w:trHeight w:val="143"/>
        </w:trPr>
        <w:tc>
          <w:tcPr>
            <w:tcW w:w="1357" w:type="dxa"/>
          </w:tcPr>
          <w:p w14:paraId="223F6F09" w14:textId="486A99B4" w:rsidR="00237230" w:rsidRPr="004A2FE2" w:rsidRDefault="00237230" w:rsidP="00237230">
            <w:pPr>
              <w:spacing w:after="0"/>
              <w:jc w:val="center"/>
              <w:rPr>
                <w:rFonts w:cstheme="minorHAnsi"/>
                <w:sz w:val="20"/>
                <w:szCs w:val="20"/>
              </w:rPr>
            </w:pPr>
            <w:r w:rsidRPr="00237230">
              <w:rPr>
                <w:rFonts w:cstheme="minorHAnsi"/>
                <w:sz w:val="20"/>
                <w:szCs w:val="20"/>
              </w:rPr>
              <w:t>ACRO</w:t>
            </w:r>
          </w:p>
        </w:tc>
        <w:tc>
          <w:tcPr>
            <w:tcW w:w="3989" w:type="dxa"/>
            <w:vAlign w:val="center"/>
          </w:tcPr>
          <w:p w14:paraId="76937087" w14:textId="2307F020" w:rsidR="00237230" w:rsidRPr="004A2FE2" w:rsidRDefault="0024125D" w:rsidP="00237230">
            <w:pPr>
              <w:spacing w:after="0"/>
              <w:jc w:val="center"/>
              <w:rPr>
                <w:rFonts w:cstheme="minorHAnsi"/>
                <w:sz w:val="20"/>
                <w:szCs w:val="20"/>
              </w:rPr>
            </w:pPr>
            <w:r>
              <w:rPr>
                <w:rFonts w:cstheme="minorHAnsi"/>
                <w:sz w:val="20"/>
                <w:szCs w:val="20"/>
              </w:rPr>
              <w:t>Acrolein</w:t>
            </w:r>
          </w:p>
        </w:tc>
        <w:tc>
          <w:tcPr>
            <w:tcW w:w="518" w:type="dxa"/>
          </w:tcPr>
          <w:p w14:paraId="1150D718" w14:textId="06CE9387" w:rsidR="00237230" w:rsidRPr="00237230" w:rsidRDefault="00237230" w:rsidP="00237230">
            <w:pPr>
              <w:spacing w:after="0"/>
              <w:jc w:val="center"/>
              <w:rPr>
                <w:rFonts w:cstheme="minorHAnsi"/>
                <w:sz w:val="20"/>
                <w:szCs w:val="20"/>
              </w:rPr>
            </w:pPr>
            <w:r w:rsidRPr="00237230">
              <w:rPr>
                <w:sz w:val="20"/>
                <w:szCs w:val="20"/>
              </w:rPr>
              <w:t>3</w:t>
            </w:r>
          </w:p>
        </w:tc>
        <w:tc>
          <w:tcPr>
            <w:tcW w:w="1070" w:type="dxa"/>
            <w:vAlign w:val="center"/>
          </w:tcPr>
          <w:p w14:paraId="6558647F" w14:textId="77777777" w:rsidR="00237230" w:rsidRPr="004A2FE2" w:rsidRDefault="00237230" w:rsidP="00237230">
            <w:pPr>
              <w:spacing w:after="0"/>
              <w:jc w:val="center"/>
              <w:rPr>
                <w:rFonts w:cstheme="minorHAnsi"/>
                <w:sz w:val="20"/>
                <w:szCs w:val="20"/>
              </w:rPr>
            </w:pPr>
            <w:r w:rsidRPr="004A2FE2">
              <w:rPr>
                <w:rFonts w:cstheme="minorHAnsi"/>
                <w:sz w:val="20"/>
                <w:szCs w:val="20"/>
              </w:rPr>
              <w:t>Explicit</w:t>
            </w:r>
          </w:p>
        </w:tc>
        <w:tc>
          <w:tcPr>
            <w:tcW w:w="2186" w:type="dxa"/>
            <w:vAlign w:val="center"/>
          </w:tcPr>
          <w:p w14:paraId="0B143F7F" w14:textId="54C32F5F" w:rsidR="00237230" w:rsidRPr="004A2FE2" w:rsidRDefault="001835A6" w:rsidP="00237230">
            <w:pPr>
              <w:spacing w:after="0"/>
              <w:jc w:val="center"/>
              <w:rPr>
                <w:rFonts w:cstheme="minorHAnsi"/>
                <w:sz w:val="20"/>
                <w:szCs w:val="20"/>
              </w:rPr>
            </w:pPr>
            <w:r w:rsidRPr="001835A6">
              <w:rPr>
                <w:rFonts w:cstheme="minorHAnsi"/>
                <w:sz w:val="20"/>
                <w:szCs w:val="20"/>
              </w:rPr>
              <w:t>C=CC=O</w:t>
            </w:r>
          </w:p>
        </w:tc>
      </w:tr>
      <w:tr w:rsidR="00237230" w:rsidRPr="004A2FE2" w14:paraId="43078A26" w14:textId="77777777" w:rsidTr="003F750D">
        <w:trPr>
          <w:trHeight w:val="143"/>
        </w:trPr>
        <w:tc>
          <w:tcPr>
            <w:tcW w:w="1357" w:type="dxa"/>
          </w:tcPr>
          <w:p w14:paraId="51010847" w14:textId="1860E748" w:rsidR="00237230" w:rsidRPr="004A2FE2" w:rsidRDefault="00237230" w:rsidP="00237230">
            <w:pPr>
              <w:spacing w:after="0"/>
              <w:jc w:val="center"/>
              <w:rPr>
                <w:rFonts w:cstheme="minorHAnsi"/>
                <w:sz w:val="20"/>
                <w:szCs w:val="20"/>
              </w:rPr>
            </w:pPr>
            <w:r w:rsidRPr="00237230">
              <w:rPr>
                <w:rFonts w:cstheme="minorHAnsi"/>
                <w:sz w:val="20"/>
                <w:szCs w:val="20"/>
              </w:rPr>
              <w:t>ACT</w:t>
            </w:r>
          </w:p>
        </w:tc>
        <w:tc>
          <w:tcPr>
            <w:tcW w:w="3989" w:type="dxa"/>
            <w:vAlign w:val="center"/>
          </w:tcPr>
          <w:p w14:paraId="2FA7633C" w14:textId="76D2E49C" w:rsidR="00237230" w:rsidRPr="004A2FE2" w:rsidRDefault="0024125D" w:rsidP="00237230">
            <w:pPr>
              <w:spacing w:after="0"/>
              <w:jc w:val="center"/>
              <w:rPr>
                <w:rFonts w:cstheme="minorHAnsi"/>
                <w:sz w:val="20"/>
                <w:szCs w:val="20"/>
              </w:rPr>
            </w:pPr>
            <w:r>
              <w:rPr>
                <w:rFonts w:cstheme="minorHAnsi"/>
                <w:sz w:val="20"/>
                <w:szCs w:val="20"/>
              </w:rPr>
              <w:t>Acetone</w:t>
            </w:r>
          </w:p>
        </w:tc>
        <w:tc>
          <w:tcPr>
            <w:tcW w:w="518" w:type="dxa"/>
          </w:tcPr>
          <w:p w14:paraId="4396CDA9" w14:textId="61AABAE8" w:rsidR="00237230" w:rsidRPr="00237230" w:rsidRDefault="00237230" w:rsidP="00237230">
            <w:pPr>
              <w:spacing w:after="0"/>
              <w:jc w:val="center"/>
              <w:rPr>
                <w:rFonts w:cstheme="minorHAnsi"/>
                <w:sz w:val="20"/>
                <w:szCs w:val="20"/>
              </w:rPr>
            </w:pPr>
            <w:r w:rsidRPr="00237230">
              <w:rPr>
                <w:sz w:val="20"/>
                <w:szCs w:val="20"/>
              </w:rPr>
              <w:t>3</w:t>
            </w:r>
          </w:p>
        </w:tc>
        <w:tc>
          <w:tcPr>
            <w:tcW w:w="1070" w:type="dxa"/>
            <w:vAlign w:val="center"/>
          </w:tcPr>
          <w:p w14:paraId="0B5CB692" w14:textId="77777777" w:rsidR="00237230" w:rsidRPr="004A2FE2" w:rsidRDefault="00237230" w:rsidP="00237230">
            <w:pPr>
              <w:spacing w:after="0"/>
              <w:jc w:val="center"/>
              <w:rPr>
                <w:rFonts w:cstheme="minorHAnsi"/>
                <w:sz w:val="20"/>
                <w:szCs w:val="20"/>
              </w:rPr>
            </w:pPr>
            <w:r w:rsidRPr="004A2FE2">
              <w:rPr>
                <w:rFonts w:cstheme="minorHAnsi"/>
                <w:sz w:val="20"/>
                <w:szCs w:val="20"/>
              </w:rPr>
              <w:t>Explicit</w:t>
            </w:r>
          </w:p>
        </w:tc>
        <w:tc>
          <w:tcPr>
            <w:tcW w:w="2186" w:type="dxa"/>
            <w:vAlign w:val="center"/>
          </w:tcPr>
          <w:p w14:paraId="7ED4C146" w14:textId="157C3F35" w:rsidR="00237230" w:rsidRPr="004A2FE2" w:rsidRDefault="001835A6" w:rsidP="00237230">
            <w:pPr>
              <w:spacing w:after="0"/>
              <w:jc w:val="center"/>
              <w:rPr>
                <w:rFonts w:cstheme="minorHAnsi"/>
                <w:sz w:val="20"/>
                <w:szCs w:val="20"/>
              </w:rPr>
            </w:pPr>
            <w:r w:rsidRPr="001835A6">
              <w:rPr>
                <w:rFonts w:cstheme="minorHAnsi"/>
                <w:sz w:val="20"/>
                <w:szCs w:val="20"/>
              </w:rPr>
              <w:t>CC(=</w:t>
            </w:r>
            <w:proofErr w:type="gramStart"/>
            <w:r w:rsidRPr="001835A6">
              <w:rPr>
                <w:rFonts w:cstheme="minorHAnsi"/>
                <w:sz w:val="20"/>
                <w:szCs w:val="20"/>
              </w:rPr>
              <w:t>O)C</w:t>
            </w:r>
            <w:proofErr w:type="gramEnd"/>
          </w:p>
        </w:tc>
      </w:tr>
      <w:tr w:rsidR="00BC7623" w:rsidRPr="004A2FE2" w14:paraId="55EFE2FE" w14:textId="77777777" w:rsidTr="003F750D">
        <w:trPr>
          <w:trHeight w:val="143"/>
        </w:trPr>
        <w:tc>
          <w:tcPr>
            <w:tcW w:w="1357" w:type="dxa"/>
          </w:tcPr>
          <w:p w14:paraId="134BA70E" w14:textId="75D92C29" w:rsidR="00BC7623" w:rsidRPr="004A2FE2" w:rsidRDefault="00BC7623" w:rsidP="00BC7623">
            <w:pPr>
              <w:spacing w:after="0"/>
              <w:jc w:val="center"/>
              <w:rPr>
                <w:rFonts w:cstheme="minorHAnsi"/>
                <w:sz w:val="20"/>
                <w:szCs w:val="20"/>
              </w:rPr>
            </w:pPr>
            <w:r w:rsidRPr="00237230">
              <w:rPr>
                <w:rFonts w:cstheme="minorHAnsi"/>
                <w:sz w:val="20"/>
                <w:szCs w:val="20"/>
              </w:rPr>
              <w:t>ALD</w:t>
            </w:r>
          </w:p>
        </w:tc>
        <w:tc>
          <w:tcPr>
            <w:tcW w:w="3989" w:type="dxa"/>
            <w:vAlign w:val="center"/>
          </w:tcPr>
          <w:p w14:paraId="58546FFE" w14:textId="46D892B3" w:rsidR="00BC7623" w:rsidRPr="004A2FE2" w:rsidRDefault="00BC7623" w:rsidP="00BC7623">
            <w:pPr>
              <w:spacing w:after="0"/>
              <w:jc w:val="center"/>
              <w:rPr>
                <w:rFonts w:cstheme="minorHAnsi"/>
                <w:sz w:val="20"/>
                <w:szCs w:val="20"/>
              </w:rPr>
            </w:pPr>
            <w:r>
              <w:rPr>
                <w:rFonts w:cstheme="minorHAnsi"/>
                <w:sz w:val="20"/>
                <w:szCs w:val="20"/>
              </w:rPr>
              <w:t>Higher aldehydes</w:t>
            </w:r>
          </w:p>
        </w:tc>
        <w:tc>
          <w:tcPr>
            <w:tcW w:w="518" w:type="dxa"/>
          </w:tcPr>
          <w:p w14:paraId="3A594E0C" w14:textId="129688BB" w:rsidR="00BC7623" w:rsidRPr="00237230" w:rsidRDefault="00BC7623" w:rsidP="00BC7623">
            <w:pPr>
              <w:spacing w:after="0"/>
              <w:jc w:val="center"/>
              <w:rPr>
                <w:rFonts w:cstheme="minorHAnsi"/>
                <w:sz w:val="20"/>
                <w:szCs w:val="20"/>
              </w:rPr>
            </w:pPr>
            <w:r w:rsidRPr="00237230">
              <w:rPr>
                <w:sz w:val="20"/>
                <w:szCs w:val="20"/>
              </w:rPr>
              <w:t>3</w:t>
            </w:r>
          </w:p>
        </w:tc>
        <w:tc>
          <w:tcPr>
            <w:tcW w:w="1070" w:type="dxa"/>
            <w:vAlign w:val="center"/>
          </w:tcPr>
          <w:p w14:paraId="0F13F5FC" w14:textId="391725AB" w:rsidR="00BC7623" w:rsidRPr="004A2FE2" w:rsidRDefault="00BC7623" w:rsidP="00BC7623">
            <w:pPr>
              <w:spacing w:after="0"/>
              <w:jc w:val="center"/>
              <w:rPr>
                <w:rFonts w:cstheme="minorHAnsi"/>
                <w:sz w:val="20"/>
                <w:szCs w:val="20"/>
              </w:rPr>
            </w:pPr>
            <w:r>
              <w:rPr>
                <w:rFonts w:cstheme="minorHAnsi"/>
                <w:sz w:val="20"/>
                <w:szCs w:val="20"/>
              </w:rPr>
              <w:t>Lumped</w:t>
            </w:r>
          </w:p>
        </w:tc>
        <w:tc>
          <w:tcPr>
            <w:tcW w:w="2186" w:type="dxa"/>
            <w:vAlign w:val="center"/>
          </w:tcPr>
          <w:p w14:paraId="0BD06CF0" w14:textId="480CF453" w:rsidR="00BC7623" w:rsidRPr="004A2FE2" w:rsidRDefault="00BC7623" w:rsidP="00BC7623">
            <w:pPr>
              <w:spacing w:after="0"/>
              <w:jc w:val="center"/>
              <w:rPr>
                <w:rFonts w:cstheme="minorHAnsi"/>
                <w:sz w:val="20"/>
                <w:szCs w:val="20"/>
              </w:rPr>
            </w:pPr>
            <w:r w:rsidRPr="004A2FE2">
              <w:rPr>
                <w:rFonts w:cstheme="minorHAnsi"/>
                <w:sz w:val="20"/>
                <w:szCs w:val="20"/>
              </w:rPr>
              <w:t>-</w:t>
            </w:r>
          </w:p>
        </w:tc>
      </w:tr>
      <w:tr w:rsidR="00BC7623" w:rsidRPr="004A2FE2" w14:paraId="3B03E748" w14:textId="77777777" w:rsidTr="003F750D">
        <w:trPr>
          <w:trHeight w:val="143"/>
        </w:trPr>
        <w:tc>
          <w:tcPr>
            <w:tcW w:w="1357" w:type="dxa"/>
          </w:tcPr>
          <w:p w14:paraId="6EE3FFC4" w14:textId="7788A496" w:rsidR="00BC7623" w:rsidRPr="004A2FE2" w:rsidRDefault="00BC7623" w:rsidP="00BC7623">
            <w:pPr>
              <w:spacing w:after="0"/>
              <w:jc w:val="center"/>
              <w:rPr>
                <w:rFonts w:cstheme="minorHAnsi"/>
                <w:sz w:val="20"/>
                <w:szCs w:val="20"/>
              </w:rPr>
            </w:pPr>
            <w:r w:rsidRPr="00237230">
              <w:rPr>
                <w:rFonts w:cstheme="minorHAnsi"/>
                <w:sz w:val="20"/>
                <w:szCs w:val="20"/>
              </w:rPr>
              <w:t>API</w:t>
            </w:r>
          </w:p>
        </w:tc>
        <w:tc>
          <w:tcPr>
            <w:tcW w:w="3989" w:type="dxa"/>
            <w:vAlign w:val="center"/>
          </w:tcPr>
          <w:p w14:paraId="3BD7E5B5" w14:textId="76D06C37" w:rsidR="00BC7623" w:rsidRPr="004A2FE2" w:rsidRDefault="00BC7623" w:rsidP="00BC7623">
            <w:pPr>
              <w:spacing w:after="0"/>
              <w:jc w:val="center"/>
              <w:rPr>
                <w:rFonts w:cstheme="minorHAnsi"/>
                <w:sz w:val="20"/>
                <w:szCs w:val="20"/>
              </w:rPr>
            </w:pPr>
            <w:r>
              <w:rPr>
                <w:rFonts w:cstheme="minorHAnsi"/>
                <w:sz w:val="20"/>
                <w:szCs w:val="20"/>
              </w:rPr>
              <w:t>Alpha-pinene monoterpenes</w:t>
            </w:r>
          </w:p>
        </w:tc>
        <w:tc>
          <w:tcPr>
            <w:tcW w:w="518" w:type="dxa"/>
          </w:tcPr>
          <w:p w14:paraId="649432FC" w14:textId="38CDF59C" w:rsidR="00BC7623" w:rsidRPr="00237230" w:rsidRDefault="00BC7623" w:rsidP="00BC7623">
            <w:pPr>
              <w:spacing w:after="0"/>
              <w:jc w:val="center"/>
              <w:rPr>
                <w:rFonts w:cstheme="minorHAnsi"/>
                <w:sz w:val="20"/>
                <w:szCs w:val="20"/>
              </w:rPr>
            </w:pPr>
            <w:r w:rsidRPr="00237230">
              <w:rPr>
                <w:sz w:val="20"/>
                <w:szCs w:val="20"/>
              </w:rPr>
              <w:t>10</w:t>
            </w:r>
          </w:p>
        </w:tc>
        <w:tc>
          <w:tcPr>
            <w:tcW w:w="1070" w:type="dxa"/>
            <w:vAlign w:val="center"/>
          </w:tcPr>
          <w:p w14:paraId="2474CC68" w14:textId="4FF5C8E9" w:rsidR="00BC7623" w:rsidRPr="004A2FE2" w:rsidRDefault="00BC7623" w:rsidP="00BC7623">
            <w:pPr>
              <w:spacing w:after="0"/>
              <w:jc w:val="center"/>
              <w:rPr>
                <w:rFonts w:cstheme="minorHAnsi"/>
                <w:sz w:val="20"/>
                <w:szCs w:val="20"/>
              </w:rPr>
            </w:pPr>
            <w:r>
              <w:rPr>
                <w:rFonts w:cstheme="minorHAnsi"/>
                <w:sz w:val="20"/>
                <w:szCs w:val="20"/>
              </w:rPr>
              <w:t>Lumped</w:t>
            </w:r>
          </w:p>
        </w:tc>
        <w:tc>
          <w:tcPr>
            <w:tcW w:w="2186" w:type="dxa"/>
            <w:vAlign w:val="center"/>
          </w:tcPr>
          <w:p w14:paraId="2FD289F9" w14:textId="23296332" w:rsidR="00BC7623" w:rsidRPr="004A2FE2" w:rsidRDefault="00BC7623" w:rsidP="00BC7623">
            <w:pPr>
              <w:spacing w:after="0"/>
              <w:jc w:val="center"/>
              <w:rPr>
                <w:rFonts w:cstheme="minorHAnsi"/>
                <w:sz w:val="20"/>
                <w:szCs w:val="20"/>
              </w:rPr>
            </w:pPr>
            <w:r w:rsidRPr="004A2FE2">
              <w:rPr>
                <w:rFonts w:cstheme="minorHAnsi"/>
                <w:sz w:val="20"/>
                <w:szCs w:val="20"/>
              </w:rPr>
              <w:t>-</w:t>
            </w:r>
          </w:p>
        </w:tc>
      </w:tr>
      <w:tr w:rsidR="00BC7623" w:rsidRPr="004A2FE2" w14:paraId="15E82E50" w14:textId="77777777" w:rsidTr="003F750D">
        <w:trPr>
          <w:trHeight w:val="143"/>
        </w:trPr>
        <w:tc>
          <w:tcPr>
            <w:tcW w:w="1357" w:type="dxa"/>
          </w:tcPr>
          <w:p w14:paraId="1FCC761F" w14:textId="52F3AF71" w:rsidR="00BC7623" w:rsidRPr="004A2FE2" w:rsidRDefault="00BC7623" w:rsidP="00BC7623">
            <w:pPr>
              <w:spacing w:after="0"/>
              <w:jc w:val="center"/>
              <w:rPr>
                <w:rFonts w:cstheme="minorHAnsi"/>
                <w:sz w:val="20"/>
                <w:szCs w:val="20"/>
              </w:rPr>
            </w:pPr>
            <w:r w:rsidRPr="00237230">
              <w:rPr>
                <w:rFonts w:cstheme="minorHAnsi"/>
                <w:sz w:val="20"/>
                <w:szCs w:val="20"/>
              </w:rPr>
              <w:t>BALD</w:t>
            </w:r>
          </w:p>
        </w:tc>
        <w:tc>
          <w:tcPr>
            <w:tcW w:w="3989" w:type="dxa"/>
            <w:vAlign w:val="center"/>
          </w:tcPr>
          <w:p w14:paraId="01DC4940" w14:textId="442DC3EE" w:rsidR="00BC7623" w:rsidRPr="004A2FE2" w:rsidRDefault="00BC7623" w:rsidP="00BC7623">
            <w:pPr>
              <w:spacing w:after="0"/>
              <w:jc w:val="center"/>
              <w:rPr>
                <w:rFonts w:cstheme="minorHAnsi"/>
                <w:sz w:val="20"/>
                <w:szCs w:val="20"/>
              </w:rPr>
            </w:pPr>
            <w:r>
              <w:rPr>
                <w:rFonts w:cstheme="minorHAnsi"/>
                <w:sz w:val="20"/>
                <w:szCs w:val="20"/>
              </w:rPr>
              <w:t>Benzaldehyde and aromatic aldehydes</w:t>
            </w:r>
          </w:p>
        </w:tc>
        <w:tc>
          <w:tcPr>
            <w:tcW w:w="518" w:type="dxa"/>
          </w:tcPr>
          <w:p w14:paraId="7AF2C263" w14:textId="46DE4BE8" w:rsidR="00BC7623" w:rsidRPr="00237230" w:rsidRDefault="00BC7623" w:rsidP="00BC7623">
            <w:pPr>
              <w:spacing w:after="0"/>
              <w:jc w:val="center"/>
              <w:rPr>
                <w:rFonts w:cstheme="minorHAnsi"/>
                <w:sz w:val="20"/>
                <w:szCs w:val="20"/>
              </w:rPr>
            </w:pPr>
            <w:r w:rsidRPr="00237230">
              <w:rPr>
                <w:sz w:val="20"/>
                <w:szCs w:val="20"/>
              </w:rPr>
              <w:t>7</w:t>
            </w:r>
          </w:p>
        </w:tc>
        <w:tc>
          <w:tcPr>
            <w:tcW w:w="1070" w:type="dxa"/>
            <w:vAlign w:val="center"/>
          </w:tcPr>
          <w:p w14:paraId="4E183B44" w14:textId="6E5DF4BC" w:rsidR="00BC7623" w:rsidRPr="004A2FE2" w:rsidRDefault="00BC7623" w:rsidP="00BC7623">
            <w:pPr>
              <w:spacing w:after="0"/>
              <w:jc w:val="center"/>
              <w:rPr>
                <w:rFonts w:cstheme="minorHAnsi"/>
                <w:sz w:val="20"/>
                <w:szCs w:val="20"/>
              </w:rPr>
            </w:pPr>
            <w:r>
              <w:rPr>
                <w:rFonts w:cstheme="minorHAnsi"/>
                <w:sz w:val="20"/>
                <w:szCs w:val="20"/>
              </w:rPr>
              <w:t>Lumped</w:t>
            </w:r>
          </w:p>
        </w:tc>
        <w:tc>
          <w:tcPr>
            <w:tcW w:w="2186" w:type="dxa"/>
            <w:vAlign w:val="center"/>
          </w:tcPr>
          <w:p w14:paraId="12A66E75" w14:textId="2582C842" w:rsidR="00BC7623" w:rsidRPr="004A2FE2" w:rsidRDefault="00BC7623" w:rsidP="00BC7623">
            <w:pPr>
              <w:spacing w:after="0"/>
              <w:jc w:val="center"/>
              <w:rPr>
                <w:rFonts w:cstheme="minorHAnsi"/>
                <w:sz w:val="20"/>
                <w:szCs w:val="20"/>
              </w:rPr>
            </w:pPr>
            <w:r w:rsidRPr="004A2FE2">
              <w:rPr>
                <w:rFonts w:cstheme="minorHAnsi"/>
                <w:sz w:val="20"/>
                <w:szCs w:val="20"/>
              </w:rPr>
              <w:t>-</w:t>
            </w:r>
          </w:p>
        </w:tc>
      </w:tr>
      <w:tr w:rsidR="00BC7623" w:rsidRPr="004A2FE2" w14:paraId="648FD201" w14:textId="77777777" w:rsidTr="003F750D">
        <w:trPr>
          <w:trHeight w:val="143"/>
        </w:trPr>
        <w:tc>
          <w:tcPr>
            <w:tcW w:w="1357" w:type="dxa"/>
          </w:tcPr>
          <w:p w14:paraId="07456232" w14:textId="7C26A0C3" w:rsidR="00BC7623" w:rsidRPr="004A2FE2" w:rsidRDefault="00BC7623" w:rsidP="00BC7623">
            <w:pPr>
              <w:spacing w:after="0"/>
              <w:jc w:val="center"/>
              <w:rPr>
                <w:rFonts w:cstheme="minorHAnsi"/>
                <w:sz w:val="20"/>
                <w:szCs w:val="20"/>
              </w:rPr>
            </w:pPr>
            <w:r w:rsidRPr="00237230">
              <w:rPr>
                <w:rFonts w:cstheme="minorHAnsi"/>
                <w:sz w:val="20"/>
                <w:szCs w:val="20"/>
              </w:rPr>
              <w:t>BDE13</w:t>
            </w:r>
          </w:p>
        </w:tc>
        <w:tc>
          <w:tcPr>
            <w:tcW w:w="3989" w:type="dxa"/>
            <w:vAlign w:val="center"/>
          </w:tcPr>
          <w:p w14:paraId="0BD4D54F" w14:textId="55A977D9" w:rsidR="00BC7623" w:rsidRPr="004A2FE2" w:rsidRDefault="00BC7623" w:rsidP="00BC7623">
            <w:pPr>
              <w:spacing w:after="0"/>
              <w:jc w:val="center"/>
              <w:rPr>
                <w:rFonts w:cstheme="minorHAnsi"/>
                <w:sz w:val="20"/>
                <w:szCs w:val="20"/>
              </w:rPr>
            </w:pPr>
            <w:r w:rsidRPr="000A3451">
              <w:rPr>
                <w:rFonts w:cstheme="minorHAnsi"/>
                <w:sz w:val="20"/>
                <w:szCs w:val="20"/>
              </w:rPr>
              <w:t>1,3-butadiene</w:t>
            </w:r>
          </w:p>
        </w:tc>
        <w:tc>
          <w:tcPr>
            <w:tcW w:w="518" w:type="dxa"/>
          </w:tcPr>
          <w:p w14:paraId="7F07F390" w14:textId="414CDBDE" w:rsidR="00BC7623" w:rsidRPr="00237230" w:rsidRDefault="00BC7623" w:rsidP="00BC7623">
            <w:pPr>
              <w:spacing w:after="0"/>
              <w:jc w:val="center"/>
              <w:rPr>
                <w:rFonts w:cstheme="minorHAnsi"/>
                <w:sz w:val="20"/>
                <w:szCs w:val="20"/>
              </w:rPr>
            </w:pPr>
            <w:r w:rsidRPr="00237230">
              <w:rPr>
                <w:sz w:val="20"/>
                <w:szCs w:val="20"/>
              </w:rPr>
              <w:t>4</w:t>
            </w:r>
          </w:p>
        </w:tc>
        <w:tc>
          <w:tcPr>
            <w:tcW w:w="1070" w:type="dxa"/>
            <w:vAlign w:val="center"/>
          </w:tcPr>
          <w:p w14:paraId="6F17E088" w14:textId="77777777" w:rsidR="00BC7623" w:rsidRPr="004A2FE2" w:rsidRDefault="00BC7623" w:rsidP="00BC7623">
            <w:pPr>
              <w:spacing w:after="0"/>
              <w:jc w:val="center"/>
              <w:rPr>
                <w:rFonts w:cstheme="minorHAnsi"/>
                <w:sz w:val="20"/>
                <w:szCs w:val="20"/>
              </w:rPr>
            </w:pPr>
            <w:r w:rsidRPr="004A2FE2">
              <w:rPr>
                <w:rFonts w:cstheme="minorHAnsi"/>
                <w:sz w:val="20"/>
                <w:szCs w:val="20"/>
              </w:rPr>
              <w:t>Explicit</w:t>
            </w:r>
          </w:p>
        </w:tc>
        <w:tc>
          <w:tcPr>
            <w:tcW w:w="2186" w:type="dxa"/>
            <w:vAlign w:val="center"/>
          </w:tcPr>
          <w:p w14:paraId="020DC01D" w14:textId="510ECCE5" w:rsidR="00BC7623" w:rsidRPr="004A2FE2" w:rsidRDefault="00BC7623" w:rsidP="00BC7623">
            <w:pPr>
              <w:spacing w:after="0"/>
              <w:jc w:val="center"/>
              <w:rPr>
                <w:rFonts w:cstheme="minorHAnsi"/>
                <w:sz w:val="20"/>
                <w:szCs w:val="20"/>
              </w:rPr>
            </w:pPr>
            <w:r w:rsidRPr="001835A6">
              <w:rPr>
                <w:rFonts w:cstheme="minorHAnsi"/>
                <w:sz w:val="20"/>
                <w:szCs w:val="20"/>
              </w:rPr>
              <w:t>C=CC=C</w:t>
            </w:r>
          </w:p>
        </w:tc>
      </w:tr>
      <w:tr w:rsidR="00BC7623" w:rsidRPr="004A2FE2" w14:paraId="1E9376EC" w14:textId="77777777" w:rsidTr="003F750D">
        <w:trPr>
          <w:trHeight w:val="143"/>
        </w:trPr>
        <w:tc>
          <w:tcPr>
            <w:tcW w:w="1357" w:type="dxa"/>
          </w:tcPr>
          <w:p w14:paraId="7C78566A" w14:textId="1CB927E3" w:rsidR="00BC7623" w:rsidRPr="004A2FE2" w:rsidRDefault="00BC7623" w:rsidP="00BC7623">
            <w:pPr>
              <w:spacing w:after="0"/>
              <w:jc w:val="center"/>
              <w:rPr>
                <w:rFonts w:cstheme="minorHAnsi"/>
                <w:sz w:val="20"/>
                <w:szCs w:val="20"/>
              </w:rPr>
            </w:pPr>
            <w:r w:rsidRPr="00237230">
              <w:rPr>
                <w:rFonts w:cstheme="minorHAnsi"/>
                <w:sz w:val="20"/>
                <w:szCs w:val="20"/>
              </w:rPr>
              <w:t>BEN</w:t>
            </w:r>
          </w:p>
        </w:tc>
        <w:tc>
          <w:tcPr>
            <w:tcW w:w="3989" w:type="dxa"/>
            <w:vAlign w:val="center"/>
          </w:tcPr>
          <w:p w14:paraId="2F98207D" w14:textId="2D332503" w:rsidR="00BC7623" w:rsidRPr="004A2FE2" w:rsidRDefault="00BC7623" w:rsidP="00BC7623">
            <w:pPr>
              <w:spacing w:after="0"/>
              <w:jc w:val="center"/>
              <w:rPr>
                <w:rFonts w:cstheme="minorHAnsi"/>
                <w:sz w:val="20"/>
                <w:szCs w:val="20"/>
              </w:rPr>
            </w:pPr>
            <w:r>
              <w:rPr>
                <w:rFonts w:cstheme="minorHAnsi"/>
                <w:sz w:val="20"/>
                <w:szCs w:val="20"/>
              </w:rPr>
              <w:t>Benzene</w:t>
            </w:r>
          </w:p>
        </w:tc>
        <w:tc>
          <w:tcPr>
            <w:tcW w:w="518" w:type="dxa"/>
          </w:tcPr>
          <w:p w14:paraId="7A23182C" w14:textId="3C751969" w:rsidR="00BC7623" w:rsidRPr="00237230" w:rsidRDefault="00BC7623" w:rsidP="00BC7623">
            <w:pPr>
              <w:spacing w:after="0"/>
              <w:jc w:val="center"/>
              <w:rPr>
                <w:rFonts w:cstheme="minorHAnsi"/>
                <w:sz w:val="20"/>
                <w:szCs w:val="20"/>
              </w:rPr>
            </w:pPr>
            <w:r w:rsidRPr="00237230">
              <w:rPr>
                <w:sz w:val="20"/>
                <w:szCs w:val="20"/>
              </w:rPr>
              <w:t>6</w:t>
            </w:r>
          </w:p>
        </w:tc>
        <w:tc>
          <w:tcPr>
            <w:tcW w:w="1070" w:type="dxa"/>
            <w:vAlign w:val="center"/>
          </w:tcPr>
          <w:p w14:paraId="2F635C1A" w14:textId="77777777" w:rsidR="00BC7623" w:rsidRPr="004A2FE2" w:rsidRDefault="00BC7623" w:rsidP="00BC7623">
            <w:pPr>
              <w:spacing w:after="0"/>
              <w:jc w:val="center"/>
              <w:rPr>
                <w:rFonts w:cstheme="minorHAnsi"/>
                <w:sz w:val="20"/>
                <w:szCs w:val="20"/>
              </w:rPr>
            </w:pPr>
            <w:r w:rsidRPr="004A2FE2">
              <w:rPr>
                <w:rFonts w:cstheme="minorHAnsi"/>
                <w:sz w:val="20"/>
                <w:szCs w:val="20"/>
              </w:rPr>
              <w:t>Explicit</w:t>
            </w:r>
          </w:p>
        </w:tc>
        <w:tc>
          <w:tcPr>
            <w:tcW w:w="2186" w:type="dxa"/>
            <w:vAlign w:val="center"/>
          </w:tcPr>
          <w:p w14:paraId="11D11EB3" w14:textId="4C589965" w:rsidR="00BC7623" w:rsidRPr="004A2FE2" w:rsidRDefault="00BC7623" w:rsidP="00BC7623">
            <w:pPr>
              <w:spacing w:after="0"/>
              <w:jc w:val="center"/>
              <w:rPr>
                <w:rFonts w:cstheme="minorHAnsi"/>
                <w:sz w:val="20"/>
                <w:szCs w:val="20"/>
              </w:rPr>
            </w:pPr>
            <w:r w:rsidRPr="001835A6">
              <w:rPr>
                <w:rFonts w:cstheme="minorHAnsi"/>
                <w:sz w:val="20"/>
                <w:szCs w:val="20"/>
              </w:rPr>
              <w:t>C1=CC=CC=C1</w:t>
            </w:r>
          </w:p>
        </w:tc>
      </w:tr>
      <w:tr w:rsidR="00BC7623" w:rsidRPr="004A2FE2" w14:paraId="6FAAC64F" w14:textId="77777777" w:rsidTr="003F750D">
        <w:trPr>
          <w:trHeight w:val="143"/>
        </w:trPr>
        <w:tc>
          <w:tcPr>
            <w:tcW w:w="1357" w:type="dxa"/>
          </w:tcPr>
          <w:p w14:paraId="1A45F090" w14:textId="42950830" w:rsidR="00BC7623" w:rsidRPr="004A2FE2" w:rsidRDefault="00BC7623" w:rsidP="00BC7623">
            <w:pPr>
              <w:spacing w:after="0"/>
              <w:jc w:val="center"/>
              <w:rPr>
                <w:rFonts w:cstheme="minorHAnsi"/>
                <w:sz w:val="20"/>
                <w:szCs w:val="20"/>
              </w:rPr>
            </w:pPr>
            <w:r w:rsidRPr="00237230">
              <w:rPr>
                <w:rFonts w:cstheme="minorHAnsi"/>
                <w:sz w:val="20"/>
                <w:szCs w:val="20"/>
              </w:rPr>
              <w:t>CSL</w:t>
            </w:r>
          </w:p>
        </w:tc>
        <w:tc>
          <w:tcPr>
            <w:tcW w:w="3989" w:type="dxa"/>
            <w:vAlign w:val="center"/>
          </w:tcPr>
          <w:p w14:paraId="082A79F7" w14:textId="27509F9F" w:rsidR="00BC7623" w:rsidRPr="004A2FE2" w:rsidRDefault="00BC7623" w:rsidP="00BC7623">
            <w:pPr>
              <w:spacing w:after="0"/>
              <w:jc w:val="center"/>
              <w:rPr>
                <w:rFonts w:cstheme="minorHAnsi"/>
                <w:sz w:val="20"/>
                <w:szCs w:val="20"/>
              </w:rPr>
            </w:pPr>
            <w:r>
              <w:rPr>
                <w:rFonts w:cstheme="minorHAnsi"/>
                <w:sz w:val="20"/>
                <w:szCs w:val="20"/>
              </w:rPr>
              <w:t>Cresols</w:t>
            </w:r>
          </w:p>
        </w:tc>
        <w:tc>
          <w:tcPr>
            <w:tcW w:w="518" w:type="dxa"/>
          </w:tcPr>
          <w:p w14:paraId="6095AE4D" w14:textId="41FEFAEA" w:rsidR="00BC7623" w:rsidRPr="00237230" w:rsidRDefault="00BC7623" w:rsidP="00BC7623">
            <w:pPr>
              <w:spacing w:after="0"/>
              <w:jc w:val="center"/>
              <w:rPr>
                <w:rFonts w:cstheme="minorHAnsi"/>
                <w:sz w:val="20"/>
                <w:szCs w:val="20"/>
              </w:rPr>
            </w:pPr>
            <w:r w:rsidRPr="00237230">
              <w:rPr>
                <w:sz w:val="20"/>
                <w:szCs w:val="20"/>
              </w:rPr>
              <w:t>9</w:t>
            </w:r>
          </w:p>
        </w:tc>
        <w:tc>
          <w:tcPr>
            <w:tcW w:w="1070" w:type="dxa"/>
            <w:vAlign w:val="center"/>
          </w:tcPr>
          <w:p w14:paraId="694CBB4D" w14:textId="0D1EDFEF" w:rsidR="00BC7623" w:rsidRPr="004A2FE2" w:rsidRDefault="00BC7623" w:rsidP="00BC7623">
            <w:pPr>
              <w:spacing w:after="0"/>
              <w:jc w:val="center"/>
              <w:rPr>
                <w:rFonts w:cstheme="minorHAnsi"/>
                <w:sz w:val="20"/>
                <w:szCs w:val="20"/>
              </w:rPr>
            </w:pPr>
            <w:r>
              <w:rPr>
                <w:rFonts w:cstheme="minorHAnsi"/>
                <w:sz w:val="20"/>
                <w:szCs w:val="20"/>
              </w:rPr>
              <w:t>Lumped</w:t>
            </w:r>
          </w:p>
        </w:tc>
        <w:tc>
          <w:tcPr>
            <w:tcW w:w="2186" w:type="dxa"/>
            <w:vAlign w:val="center"/>
          </w:tcPr>
          <w:p w14:paraId="3FBA786D" w14:textId="74817DDB" w:rsidR="00BC7623" w:rsidRPr="004A2FE2" w:rsidRDefault="00BC7623" w:rsidP="00BC7623">
            <w:pPr>
              <w:spacing w:after="0"/>
              <w:jc w:val="center"/>
              <w:rPr>
                <w:rFonts w:cstheme="minorHAnsi"/>
                <w:sz w:val="20"/>
                <w:szCs w:val="20"/>
              </w:rPr>
            </w:pPr>
            <w:r w:rsidRPr="004A2FE2">
              <w:rPr>
                <w:rFonts w:cstheme="minorHAnsi"/>
                <w:sz w:val="20"/>
                <w:szCs w:val="20"/>
              </w:rPr>
              <w:t>-</w:t>
            </w:r>
          </w:p>
        </w:tc>
      </w:tr>
      <w:tr w:rsidR="00BC7623" w:rsidRPr="004A2FE2" w14:paraId="0325173D" w14:textId="77777777" w:rsidTr="003F750D">
        <w:trPr>
          <w:trHeight w:val="143"/>
        </w:trPr>
        <w:tc>
          <w:tcPr>
            <w:tcW w:w="1357" w:type="dxa"/>
          </w:tcPr>
          <w:p w14:paraId="0586C74E" w14:textId="31AA73EE" w:rsidR="00BC7623" w:rsidRPr="004A2FE2" w:rsidRDefault="00BC7623" w:rsidP="00BC7623">
            <w:pPr>
              <w:spacing w:after="0"/>
              <w:jc w:val="center"/>
              <w:rPr>
                <w:rFonts w:cstheme="minorHAnsi"/>
                <w:sz w:val="20"/>
                <w:szCs w:val="20"/>
              </w:rPr>
            </w:pPr>
            <w:r w:rsidRPr="00237230">
              <w:rPr>
                <w:rFonts w:cstheme="minorHAnsi"/>
                <w:sz w:val="20"/>
                <w:szCs w:val="20"/>
              </w:rPr>
              <w:t>DCB1</w:t>
            </w:r>
          </w:p>
        </w:tc>
        <w:tc>
          <w:tcPr>
            <w:tcW w:w="3989" w:type="dxa"/>
            <w:vAlign w:val="center"/>
          </w:tcPr>
          <w:p w14:paraId="1E989F87" w14:textId="6D764A97" w:rsidR="00BC7623" w:rsidRPr="004A2FE2" w:rsidRDefault="00BC7623" w:rsidP="00BC7623">
            <w:pPr>
              <w:spacing w:after="0"/>
              <w:jc w:val="center"/>
              <w:rPr>
                <w:rFonts w:cstheme="minorHAnsi"/>
                <w:sz w:val="20"/>
                <w:szCs w:val="20"/>
              </w:rPr>
            </w:pPr>
            <w:r>
              <w:rPr>
                <w:rFonts w:cstheme="minorHAnsi"/>
                <w:sz w:val="20"/>
                <w:szCs w:val="20"/>
              </w:rPr>
              <w:t xml:space="preserve">Unsaturated </w:t>
            </w:r>
            <w:proofErr w:type="spellStart"/>
            <w:r>
              <w:rPr>
                <w:rFonts w:cstheme="minorHAnsi"/>
                <w:sz w:val="20"/>
                <w:szCs w:val="20"/>
              </w:rPr>
              <w:t>dicarbonyls</w:t>
            </w:r>
            <w:proofErr w:type="spellEnd"/>
          </w:p>
        </w:tc>
        <w:tc>
          <w:tcPr>
            <w:tcW w:w="518" w:type="dxa"/>
          </w:tcPr>
          <w:p w14:paraId="602CCD9D" w14:textId="2C04BA4D" w:rsidR="00BC7623" w:rsidRPr="00237230" w:rsidRDefault="00BC7623" w:rsidP="00BC7623">
            <w:pPr>
              <w:spacing w:after="0"/>
              <w:jc w:val="center"/>
              <w:rPr>
                <w:rFonts w:cstheme="minorHAnsi"/>
                <w:sz w:val="20"/>
                <w:szCs w:val="20"/>
              </w:rPr>
            </w:pPr>
            <w:r w:rsidRPr="00237230">
              <w:rPr>
                <w:sz w:val="20"/>
                <w:szCs w:val="20"/>
              </w:rPr>
              <w:t>5</w:t>
            </w:r>
          </w:p>
        </w:tc>
        <w:tc>
          <w:tcPr>
            <w:tcW w:w="1070" w:type="dxa"/>
            <w:vAlign w:val="center"/>
          </w:tcPr>
          <w:p w14:paraId="31D8FC7E" w14:textId="0DF2D8DF" w:rsidR="00BC7623" w:rsidRPr="004A2FE2" w:rsidRDefault="00BC7623" w:rsidP="00BC7623">
            <w:pPr>
              <w:spacing w:after="0"/>
              <w:jc w:val="center"/>
              <w:rPr>
                <w:rFonts w:cstheme="minorHAnsi"/>
                <w:sz w:val="20"/>
                <w:szCs w:val="20"/>
              </w:rPr>
            </w:pPr>
            <w:r>
              <w:rPr>
                <w:rFonts w:cstheme="minorHAnsi"/>
                <w:sz w:val="20"/>
                <w:szCs w:val="20"/>
              </w:rPr>
              <w:t>Lumped</w:t>
            </w:r>
          </w:p>
        </w:tc>
        <w:tc>
          <w:tcPr>
            <w:tcW w:w="2186" w:type="dxa"/>
            <w:vAlign w:val="center"/>
          </w:tcPr>
          <w:p w14:paraId="6C5B3C4C" w14:textId="3876A686" w:rsidR="00BC7623" w:rsidRPr="004A2FE2" w:rsidRDefault="00BC7623" w:rsidP="00BC7623">
            <w:pPr>
              <w:spacing w:after="0"/>
              <w:jc w:val="center"/>
              <w:rPr>
                <w:rFonts w:cstheme="minorHAnsi"/>
                <w:sz w:val="20"/>
                <w:szCs w:val="20"/>
              </w:rPr>
            </w:pPr>
            <w:r w:rsidRPr="004A2FE2">
              <w:rPr>
                <w:rFonts w:cstheme="minorHAnsi"/>
                <w:sz w:val="20"/>
                <w:szCs w:val="20"/>
              </w:rPr>
              <w:t>-</w:t>
            </w:r>
          </w:p>
        </w:tc>
      </w:tr>
      <w:tr w:rsidR="00BC7623" w:rsidRPr="004A2FE2" w14:paraId="52B1F20D" w14:textId="77777777" w:rsidTr="003F750D">
        <w:trPr>
          <w:trHeight w:val="143"/>
        </w:trPr>
        <w:tc>
          <w:tcPr>
            <w:tcW w:w="1357" w:type="dxa"/>
          </w:tcPr>
          <w:p w14:paraId="40F93ABA" w14:textId="5176215E" w:rsidR="00BC7623" w:rsidRPr="004A2FE2" w:rsidRDefault="00BC7623" w:rsidP="00BC7623">
            <w:pPr>
              <w:spacing w:after="0"/>
              <w:jc w:val="center"/>
              <w:rPr>
                <w:rFonts w:cstheme="minorHAnsi"/>
                <w:sz w:val="20"/>
                <w:szCs w:val="20"/>
              </w:rPr>
            </w:pPr>
            <w:r w:rsidRPr="00237230">
              <w:rPr>
                <w:rFonts w:cstheme="minorHAnsi"/>
                <w:sz w:val="20"/>
                <w:szCs w:val="20"/>
              </w:rPr>
              <w:t>ECH4</w:t>
            </w:r>
          </w:p>
        </w:tc>
        <w:tc>
          <w:tcPr>
            <w:tcW w:w="3989" w:type="dxa"/>
            <w:vAlign w:val="center"/>
          </w:tcPr>
          <w:p w14:paraId="344EDAEC" w14:textId="5638951B" w:rsidR="00BC7623" w:rsidRPr="004A2FE2" w:rsidRDefault="00BC7623" w:rsidP="00BC7623">
            <w:pPr>
              <w:spacing w:after="0"/>
              <w:jc w:val="center"/>
              <w:rPr>
                <w:rFonts w:cstheme="minorHAnsi"/>
                <w:sz w:val="20"/>
                <w:szCs w:val="20"/>
              </w:rPr>
            </w:pPr>
            <w:r>
              <w:rPr>
                <w:rFonts w:cstheme="minorHAnsi"/>
                <w:sz w:val="20"/>
                <w:szCs w:val="20"/>
              </w:rPr>
              <w:t>Methane</w:t>
            </w:r>
          </w:p>
        </w:tc>
        <w:tc>
          <w:tcPr>
            <w:tcW w:w="518" w:type="dxa"/>
          </w:tcPr>
          <w:p w14:paraId="5031690C" w14:textId="635D8E45" w:rsidR="00BC7623" w:rsidRPr="00237230" w:rsidRDefault="00BC7623" w:rsidP="00BC7623">
            <w:pPr>
              <w:spacing w:after="0"/>
              <w:jc w:val="center"/>
              <w:rPr>
                <w:rFonts w:cstheme="minorHAnsi"/>
                <w:sz w:val="20"/>
                <w:szCs w:val="20"/>
              </w:rPr>
            </w:pPr>
            <w:r w:rsidRPr="00237230">
              <w:rPr>
                <w:sz w:val="20"/>
                <w:szCs w:val="20"/>
              </w:rPr>
              <w:t>1</w:t>
            </w:r>
          </w:p>
        </w:tc>
        <w:tc>
          <w:tcPr>
            <w:tcW w:w="1070" w:type="dxa"/>
            <w:vAlign w:val="center"/>
          </w:tcPr>
          <w:p w14:paraId="1297DEFC" w14:textId="77777777" w:rsidR="00BC7623" w:rsidRPr="004A2FE2" w:rsidRDefault="00BC7623" w:rsidP="00BC7623">
            <w:pPr>
              <w:spacing w:after="0"/>
              <w:jc w:val="center"/>
              <w:rPr>
                <w:rFonts w:cstheme="minorHAnsi"/>
                <w:sz w:val="20"/>
                <w:szCs w:val="20"/>
              </w:rPr>
            </w:pPr>
            <w:r w:rsidRPr="004A2FE2">
              <w:rPr>
                <w:rFonts w:cstheme="minorHAnsi"/>
                <w:sz w:val="20"/>
                <w:szCs w:val="20"/>
              </w:rPr>
              <w:t>Explicit</w:t>
            </w:r>
          </w:p>
        </w:tc>
        <w:tc>
          <w:tcPr>
            <w:tcW w:w="2186" w:type="dxa"/>
            <w:vAlign w:val="center"/>
          </w:tcPr>
          <w:p w14:paraId="6752130E" w14:textId="2A301CD2" w:rsidR="00BC7623" w:rsidRPr="004A2FE2" w:rsidRDefault="00BC7623" w:rsidP="00BC7623">
            <w:pPr>
              <w:spacing w:after="0"/>
              <w:jc w:val="center"/>
              <w:rPr>
                <w:rFonts w:cstheme="minorHAnsi"/>
                <w:sz w:val="20"/>
                <w:szCs w:val="20"/>
              </w:rPr>
            </w:pPr>
            <w:r>
              <w:rPr>
                <w:rFonts w:cstheme="minorHAnsi"/>
                <w:sz w:val="20"/>
                <w:szCs w:val="20"/>
              </w:rPr>
              <w:t>C</w:t>
            </w:r>
          </w:p>
        </w:tc>
      </w:tr>
      <w:tr w:rsidR="00BC7623" w:rsidRPr="004A2FE2" w14:paraId="01096610" w14:textId="77777777" w:rsidTr="003F750D">
        <w:trPr>
          <w:trHeight w:val="143"/>
        </w:trPr>
        <w:tc>
          <w:tcPr>
            <w:tcW w:w="1357" w:type="dxa"/>
          </w:tcPr>
          <w:p w14:paraId="0F9FC121" w14:textId="41E5514D" w:rsidR="00BC7623" w:rsidRPr="004A2FE2" w:rsidRDefault="00BC7623" w:rsidP="00BC7623">
            <w:pPr>
              <w:spacing w:after="0"/>
              <w:jc w:val="center"/>
              <w:rPr>
                <w:rFonts w:cstheme="minorHAnsi"/>
                <w:sz w:val="20"/>
                <w:szCs w:val="20"/>
              </w:rPr>
            </w:pPr>
            <w:r w:rsidRPr="00237230">
              <w:rPr>
                <w:rFonts w:cstheme="minorHAnsi"/>
                <w:sz w:val="20"/>
                <w:szCs w:val="20"/>
              </w:rPr>
              <w:t>EOH</w:t>
            </w:r>
          </w:p>
        </w:tc>
        <w:tc>
          <w:tcPr>
            <w:tcW w:w="3989" w:type="dxa"/>
            <w:vAlign w:val="center"/>
          </w:tcPr>
          <w:p w14:paraId="7EC0D1BF" w14:textId="6198A094" w:rsidR="00BC7623" w:rsidRPr="004A2FE2" w:rsidRDefault="00BC7623" w:rsidP="00BC7623">
            <w:pPr>
              <w:spacing w:after="0"/>
              <w:jc w:val="center"/>
              <w:rPr>
                <w:rFonts w:cstheme="minorHAnsi"/>
                <w:sz w:val="20"/>
                <w:szCs w:val="20"/>
              </w:rPr>
            </w:pPr>
            <w:r>
              <w:rPr>
                <w:rFonts w:cstheme="minorHAnsi"/>
                <w:sz w:val="20"/>
                <w:szCs w:val="20"/>
              </w:rPr>
              <w:t>Ethanol</w:t>
            </w:r>
          </w:p>
        </w:tc>
        <w:tc>
          <w:tcPr>
            <w:tcW w:w="518" w:type="dxa"/>
          </w:tcPr>
          <w:p w14:paraId="463B8685" w14:textId="6DCCAF84" w:rsidR="00BC7623" w:rsidRPr="00237230" w:rsidRDefault="00BC7623" w:rsidP="00BC7623">
            <w:pPr>
              <w:spacing w:after="0"/>
              <w:jc w:val="center"/>
              <w:rPr>
                <w:rFonts w:cstheme="minorHAnsi"/>
                <w:sz w:val="20"/>
                <w:szCs w:val="20"/>
              </w:rPr>
            </w:pPr>
            <w:r w:rsidRPr="00237230">
              <w:rPr>
                <w:sz w:val="20"/>
                <w:szCs w:val="20"/>
              </w:rPr>
              <w:t>2</w:t>
            </w:r>
          </w:p>
        </w:tc>
        <w:tc>
          <w:tcPr>
            <w:tcW w:w="1070" w:type="dxa"/>
            <w:vAlign w:val="center"/>
          </w:tcPr>
          <w:p w14:paraId="74A47926" w14:textId="77777777" w:rsidR="00BC7623" w:rsidRPr="004A2FE2" w:rsidRDefault="00BC7623" w:rsidP="00BC7623">
            <w:pPr>
              <w:spacing w:after="0"/>
              <w:jc w:val="center"/>
              <w:rPr>
                <w:rFonts w:cstheme="minorHAnsi"/>
                <w:sz w:val="20"/>
                <w:szCs w:val="20"/>
              </w:rPr>
            </w:pPr>
            <w:r w:rsidRPr="004A2FE2">
              <w:rPr>
                <w:rFonts w:cstheme="minorHAnsi"/>
                <w:sz w:val="20"/>
                <w:szCs w:val="20"/>
              </w:rPr>
              <w:t>Explicit</w:t>
            </w:r>
          </w:p>
        </w:tc>
        <w:tc>
          <w:tcPr>
            <w:tcW w:w="2186" w:type="dxa"/>
            <w:vAlign w:val="center"/>
          </w:tcPr>
          <w:p w14:paraId="64C8A907" w14:textId="1A08A50F" w:rsidR="00BC7623" w:rsidRPr="004A2FE2" w:rsidRDefault="00BC7623" w:rsidP="00BC7623">
            <w:pPr>
              <w:spacing w:after="0"/>
              <w:jc w:val="center"/>
              <w:rPr>
                <w:rFonts w:cstheme="minorHAnsi"/>
                <w:sz w:val="20"/>
                <w:szCs w:val="20"/>
              </w:rPr>
            </w:pPr>
            <w:r>
              <w:rPr>
                <w:rFonts w:cstheme="minorHAnsi"/>
                <w:sz w:val="20"/>
                <w:szCs w:val="20"/>
              </w:rPr>
              <w:t>CCO</w:t>
            </w:r>
          </w:p>
        </w:tc>
      </w:tr>
      <w:tr w:rsidR="00BC7623" w:rsidRPr="004A2FE2" w14:paraId="365C2AD4" w14:textId="77777777" w:rsidTr="003F750D">
        <w:trPr>
          <w:trHeight w:val="143"/>
        </w:trPr>
        <w:tc>
          <w:tcPr>
            <w:tcW w:w="1357" w:type="dxa"/>
          </w:tcPr>
          <w:p w14:paraId="609D123B" w14:textId="0BAD4090" w:rsidR="00BC7623" w:rsidRPr="004A2FE2" w:rsidRDefault="00BC7623" w:rsidP="00BC7623">
            <w:pPr>
              <w:spacing w:after="0"/>
              <w:jc w:val="center"/>
              <w:rPr>
                <w:rFonts w:cstheme="minorHAnsi"/>
                <w:sz w:val="20"/>
                <w:szCs w:val="20"/>
              </w:rPr>
            </w:pPr>
            <w:r w:rsidRPr="00237230">
              <w:rPr>
                <w:rFonts w:cstheme="minorHAnsi"/>
                <w:sz w:val="20"/>
                <w:szCs w:val="20"/>
              </w:rPr>
              <w:t>ETE</w:t>
            </w:r>
          </w:p>
        </w:tc>
        <w:tc>
          <w:tcPr>
            <w:tcW w:w="3989" w:type="dxa"/>
            <w:vAlign w:val="center"/>
          </w:tcPr>
          <w:p w14:paraId="04D157E6" w14:textId="322562C2" w:rsidR="00BC7623" w:rsidRPr="004A2FE2" w:rsidRDefault="00BC7623" w:rsidP="00BC7623">
            <w:pPr>
              <w:spacing w:after="0"/>
              <w:jc w:val="center"/>
              <w:rPr>
                <w:rFonts w:cstheme="minorHAnsi"/>
                <w:sz w:val="20"/>
                <w:szCs w:val="20"/>
              </w:rPr>
            </w:pPr>
            <w:r>
              <w:rPr>
                <w:rFonts w:cstheme="minorHAnsi"/>
                <w:sz w:val="20"/>
                <w:szCs w:val="20"/>
              </w:rPr>
              <w:t>Ethene</w:t>
            </w:r>
          </w:p>
        </w:tc>
        <w:tc>
          <w:tcPr>
            <w:tcW w:w="518" w:type="dxa"/>
          </w:tcPr>
          <w:p w14:paraId="6E25D829" w14:textId="37AADE3F" w:rsidR="00BC7623" w:rsidRPr="00237230" w:rsidRDefault="00BC7623" w:rsidP="00BC7623">
            <w:pPr>
              <w:spacing w:after="0"/>
              <w:jc w:val="center"/>
              <w:rPr>
                <w:rFonts w:cstheme="minorHAnsi"/>
                <w:sz w:val="20"/>
                <w:szCs w:val="20"/>
              </w:rPr>
            </w:pPr>
            <w:r w:rsidRPr="00237230">
              <w:rPr>
                <w:sz w:val="20"/>
                <w:szCs w:val="20"/>
              </w:rPr>
              <w:t>2</w:t>
            </w:r>
          </w:p>
        </w:tc>
        <w:tc>
          <w:tcPr>
            <w:tcW w:w="1070" w:type="dxa"/>
            <w:vAlign w:val="center"/>
          </w:tcPr>
          <w:p w14:paraId="3CE29348" w14:textId="77777777" w:rsidR="00BC7623" w:rsidRPr="004A2FE2" w:rsidRDefault="00BC7623" w:rsidP="00BC7623">
            <w:pPr>
              <w:spacing w:after="0"/>
              <w:jc w:val="center"/>
              <w:rPr>
                <w:rFonts w:cstheme="minorHAnsi"/>
                <w:sz w:val="20"/>
                <w:szCs w:val="20"/>
              </w:rPr>
            </w:pPr>
            <w:r w:rsidRPr="004A2FE2">
              <w:rPr>
                <w:rFonts w:cstheme="minorHAnsi"/>
                <w:sz w:val="20"/>
                <w:szCs w:val="20"/>
              </w:rPr>
              <w:t>Explicit</w:t>
            </w:r>
          </w:p>
        </w:tc>
        <w:tc>
          <w:tcPr>
            <w:tcW w:w="2186" w:type="dxa"/>
            <w:vAlign w:val="center"/>
          </w:tcPr>
          <w:p w14:paraId="5B390AB2" w14:textId="24563651" w:rsidR="00BC7623" w:rsidRPr="004A2FE2" w:rsidRDefault="00BC7623" w:rsidP="00BC7623">
            <w:pPr>
              <w:spacing w:after="0"/>
              <w:jc w:val="center"/>
              <w:rPr>
                <w:rFonts w:cstheme="minorHAnsi"/>
                <w:sz w:val="20"/>
                <w:szCs w:val="20"/>
              </w:rPr>
            </w:pPr>
            <w:r>
              <w:rPr>
                <w:rFonts w:cstheme="minorHAnsi"/>
                <w:sz w:val="20"/>
                <w:szCs w:val="20"/>
              </w:rPr>
              <w:t>C=C</w:t>
            </w:r>
          </w:p>
        </w:tc>
      </w:tr>
      <w:tr w:rsidR="00BC7623" w:rsidRPr="004A2FE2" w14:paraId="1A4411A2" w14:textId="77777777" w:rsidTr="003F750D">
        <w:trPr>
          <w:trHeight w:val="143"/>
        </w:trPr>
        <w:tc>
          <w:tcPr>
            <w:tcW w:w="1357" w:type="dxa"/>
          </w:tcPr>
          <w:p w14:paraId="08E3CA88" w14:textId="63168388" w:rsidR="00BC7623" w:rsidRPr="004A2FE2" w:rsidRDefault="00BC7623" w:rsidP="00BC7623">
            <w:pPr>
              <w:spacing w:after="0"/>
              <w:jc w:val="center"/>
              <w:rPr>
                <w:rFonts w:cstheme="minorHAnsi"/>
                <w:sz w:val="20"/>
                <w:szCs w:val="20"/>
              </w:rPr>
            </w:pPr>
            <w:r w:rsidRPr="00237230">
              <w:rPr>
                <w:rFonts w:cstheme="minorHAnsi"/>
                <w:sz w:val="20"/>
                <w:szCs w:val="20"/>
              </w:rPr>
              <w:t>ETEG</w:t>
            </w:r>
          </w:p>
        </w:tc>
        <w:tc>
          <w:tcPr>
            <w:tcW w:w="3989" w:type="dxa"/>
            <w:vAlign w:val="center"/>
          </w:tcPr>
          <w:p w14:paraId="25DD69C5" w14:textId="1F749F46" w:rsidR="00BC7623" w:rsidRPr="004A2FE2" w:rsidRDefault="00BC7623" w:rsidP="00BC7623">
            <w:pPr>
              <w:spacing w:after="0"/>
              <w:jc w:val="center"/>
              <w:rPr>
                <w:rFonts w:cstheme="minorHAnsi"/>
                <w:sz w:val="20"/>
                <w:szCs w:val="20"/>
              </w:rPr>
            </w:pPr>
            <w:r>
              <w:rPr>
                <w:rFonts w:cstheme="minorHAnsi"/>
                <w:sz w:val="20"/>
                <w:szCs w:val="20"/>
              </w:rPr>
              <w:t>Ethylene Glycol</w:t>
            </w:r>
          </w:p>
        </w:tc>
        <w:tc>
          <w:tcPr>
            <w:tcW w:w="518" w:type="dxa"/>
          </w:tcPr>
          <w:p w14:paraId="3A2F8468" w14:textId="3A552EE5" w:rsidR="00BC7623" w:rsidRPr="00237230" w:rsidRDefault="00BC7623" w:rsidP="00BC7623">
            <w:pPr>
              <w:spacing w:after="0"/>
              <w:jc w:val="center"/>
              <w:rPr>
                <w:rFonts w:cstheme="minorHAnsi"/>
                <w:sz w:val="20"/>
                <w:szCs w:val="20"/>
              </w:rPr>
            </w:pPr>
            <w:r w:rsidRPr="00237230">
              <w:rPr>
                <w:sz w:val="20"/>
                <w:szCs w:val="20"/>
              </w:rPr>
              <w:t>2</w:t>
            </w:r>
          </w:p>
        </w:tc>
        <w:tc>
          <w:tcPr>
            <w:tcW w:w="1070" w:type="dxa"/>
            <w:vAlign w:val="center"/>
          </w:tcPr>
          <w:p w14:paraId="4BF75B74" w14:textId="77777777" w:rsidR="00BC7623" w:rsidRPr="004A2FE2" w:rsidRDefault="00BC7623" w:rsidP="00BC7623">
            <w:pPr>
              <w:spacing w:after="0"/>
              <w:jc w:val="center"/>
              <w:rPr>
                <w:rFonts w:cstheme="minorHAnsi"/>
                <w:sz w:val="20"/>
                <w:szCs w:val="20"/>
              </w:rPr>
            </w:pPr>
            <w:r w:rsidRPr="004A2FE2">
              <w:rPr>
                <w:rFonts w:cstheme="minorHAnsi"/>
                <w:sz w:val="20"/>
                <w:szCs w:val="20"/>
              </w:rPr>
              <w:t>Explicit</w:t>
            </w:r>
          </w:p>
        </w:tc>
        <w:tc>
          <w:tcPr>
            <w:tcW w:w="2186" w:type="dxa"/>
            <w:vAlign w:val="center"/>
          </w:tcPr>
          <w:p w14:paraId="6B7C4A87" w14:textId="3C371862" w:rsidR="00BC7623" w:rsidRPr="004A2FE2" w:rsidRDefault="00BC7623" w:rsidP="00BC7623">
            <w:pPr>
              <w:spacing w:after="0"/>
              <w:jc w:val="center"/>
              <w:rPr>
                <w:rFonts w:cstheme="minorHAnsi"/>
                <w:sz w:val="20"/>
                <w:szCs w:val="20"/>
              </w:rPr>
            </w:pPr>
            <w:r>
              <w:rPr>
                <w:rFonts w:cstheme="minorHAnsi"/>
                <w:sz w:val="20"/>
                <w:szCs w:val="20"/>
              </w:rPr>
              <w:t>C(CO)O</w:t>
            </w:r>
          </w:p>
        </w:tc>
      </w:tr>
      <w:tr w:rsidR="00BC7623" w:rsidRPr="004A2FE2" w14:paraId="7467BB74" w14:textId="77777777" w:rsidTr="003F750D">
        <w:trPr>
          <w:trHeight w:val="143"/>
        </w:trPr>
        <w:tc>
          <w:tcPr>
            <w:tcW w:w="1357" w:type="dxa"/>
          </w:tcPr>
          <w:p w14:paraId="40653F9B" w14:textId="10F7A267" w:rsidR="00BC7623" w:rsidRPr="004A2FE2" w:rsidRDefault="00BC7623" w:rsidP="00BC7623">
            <w:pPr>
              <w:spacing w:after="0"/>
              <w:jc w:val="center"/>
              <w:rPr>
                <w:rFonts w:cstheme="minorHAnsi"/>
                <w:sz w:val="20"/>
                <w:szCs w:val="20"/>
              </w:rPr>
            </w:pPr>
            <w:r w:rsidRPr="00237230">
              <w:rPr>
                <w:rFonts w:cstheme="minorHAnsi"/>
                <w:sz w:val="20"/>
                <w:szCs w:val="20"/>
              </w:rPr>
              <w:t>ETH</w:t>
            </w:r>
          </w:p>
        </w:tc>
        <w:tc>
          <w:tcPr>
            <w:tcW w:w="3989" w:type="dxa"/>
            <w:vAlign w:val="center"/>
          </w:tcPr>
          <w:p w14:paraId="0745E94A" w14:textId="7040E206" w:rsidR="00BC7623" w:rsidRPr="004A2FE2" w:rsidRDefault="00BC7623" w:rsidP="00BC7623">
            <w:pPr>
              <w:spacing w:after="0"/>
              <w:jc w:val="center"/>
              <w:rPr>
                <w:rFonts w:cstheme="minorHAnsi"/>
                <w:sz w:val="20"/>
                <w:szCs w:val="20"/>
              </w:rPr>
            </w:pPr>
            <w:r>
              <w:rPr>
                <w:rFonts w:cstheme="minorHAnsi"/>
                <w:sz w:val="20"/>
                <w:szCs w:val="20"/>
              </w:rPr>
              <w:t>Ethane</w:t>
            </w:r>
          </w:p>
        </w:tc>
        <w:tc>
          <w:tcPr>
            <w:tcW w:w="518" w:type="dxa"/>
          </w:tcPr>
          <w:p w14:paraId="20137667" w14:textId="7CE2A7A7" w:rsidR="00BC7623" w:rsidRPr="00237230" w:rsidRDefault="00BC7623" w:rsidP="00BC7623">
            <w:pPr>
              <w:spacing w:after="0"/>
              <w:jc w:val="center"/>
              <w:rPr>
                <w:rFonts w:cstheme="minorHAnsi"/>
                <w:sz w:val="20"/>
                <w:szCs w:val="20"/>
              </w:rPr>
            </w:pPr>
            <w:r w:rsidRPr="00237230">
              <w:rPr>
                <w:sz w:val="20"/>
                <w:szCs w:val="20"/>
              </w:rPr>
              <w:t>2</w:t>
            </w:r>
          </w:p>
        </w:tc>
        <w:tc>
          <w:tcPr>
            <w:tcW w:w="1070" w:type="dxa"/>
            <w:vAlign w:val="center"/>
          </w:tcPr>
          <w:p w14:paraId="25B221F0" w14:textId="77777777" w:rsidR="00BC7623" w:rsidRPr="004A2FE2" w:rsidRDefault="00BC7623" w:rsidP="00BC7623">
            <w:pPr>
              <w:spacing w:after="0"/>
              <w:jc w:val="center"/>
              <w:rPr>
                <w:rFonts w:cstheme="minorHAnsi"/>
                <w:sz w:val="20"/>
                <w:szCs w:val="20"/>
              </w:rPr>
            </w:pPr>
            <w:r w:rsidRPr="004A2FE2">
              <w:rPr>
                <w:rFonts w:cstheme="minorHAnsi"/>
                <w:sz w:val="20"/>
                <w:szCs w:val="20"/>
              </w:rPr>
              <w:t>Explicit</w:t>
            </w:r>
          </w:p>
        </w:tc>
        <w:tc>
          <w:tcPr>
            <w:tcW w:w="2186" w:type="dxa"/>
            <w:vAlign w:val="center"/>
          </w:tcPr>
          <w:p w14:paraId="3DCCC9D5" w14:textId="646EB4BE" w:rsidR="00BC7623" w:rsidRPr="004A2FE2" w:rsidRDefault="00BC7623" w:rsidP="00BC7623">
            <w:pPr>
              <w:spacing w:after="0"/>
              <w:jc w:val="center"/>
              <w:rPr>
                <w:rFonts w:cstheme="minorHAnsi"/>
                <w:sz w:val="20"/>
                <w:szCs w:val="20"/>
              </w:rPr>
            </w:pPr>
            <w:r>
              <w:rPr>
                <w:rFonts w:cstheme="minorHAnsi"/>
                <w:sz w:val="20"/>
                <w:szCs w:val="20"/>
              </w:rPr>
              <w:t>CC</w:t>
            </w:r>
          </w:p>
        </w:tc>
      </w:tr>
      <w:tr w:rsidR="00BC7623" w:rsidRPr="004A2FE2" w14:paraId="5D072086" w14:textId="77777777" w:rsidTr="003F750D">
        <w:trPr>
          <w:trHeight w:val="143"/>
        </w:trPr>
        <w:tc>
          <w:tcPr>
            <w:tcW w:w="1357" w:type="dxa"/>
          </w:tcPr>
          <w:p w14:paraId="4A8F517E" w14:textId="244DB0EF" w:rsidR="00BC7623" w:rsidRPr="004A2FE2" w:rsidRDefault="00BC7623" w:rsidP="00BC7623">
            <w:pPr>
              <w:spacing w:after="0"/>
              <w:jc w:val="center"/>
              <w:rPr>
                <w:rFonts w:cstheme="minorHAnsi"/>
                <w:sz w:val="20"/>
                <w:szCs w:val="20"/>
              </w:rPr>
            </w:pPr>
            <w:r w:rsidRPr="00237230">
              <w:rPr>
                <w:rFonts w:cstheme="minorHAnsi"/>
                <w:sz w:val="20"/>
                <w:szCs w:val="20"/>
              </w:rPr>
              <w:t>FURAN</w:t>
            </w:r>
          </w:p>
        </w:tc>
        <w:tc>
          <w:tcPr>
            <w:tcW w:w="3989" w:type="dxa"/>
            <w:vAlign w:val="center"/>
          </w:tcPr>
          <w:p w14:paraId="77362E74" w14:textId="5354481B" w:rsidR="00BC7623" w:rsidRPr="004A2FE2" w:rsidRDefault="00BC7623" w:rsidP="00BC7623">
            <w:pPr>
              <w:spacing w:after="0"/>
              <w:jc w:val="center"/>
              <w:rPr>
                <w:rFonts w:cstheme="minorHAnsi"/>
                <w:sz w:val="20"/>
                <w:szCs w:val="20"/>
              </w:rPr>
            </w:pPr>
            <w:r>
              <w:rPr>
                <w:rFonts w:cstheme="minorHAnsi"/>
                <w:sz w:val="20"/>
                <w:szCs w:val="20"/>
              </w:rPr>
              <w:t>Furans and other dienes</w:t>
            </w:r>
          </w:p>
        </w:tc>
        <w:tc>
          <w:tcPr>
            <w:tcW w:w="518" w:type="dxa"/>
          </w:tcPr>
          <w:p w14:paraId="74A1169E" w14:textId="195C072D" w:rsidR="00BC7623" w:rsidRPr="00237230" w:rsidRDefault="00BC7623" w:rsidP="00BC7623">
            <w:pPr>
              <w:spacing w:after="0"/>
              <w:jc w:val="center"/>
              <w:rPr>
                <w:rFonts w:cstheme="minorHAnsi"/>
                <w:sz w:val="20"/>
                <w:szCs w:val="20"/>
              </w:rPr>
            </w:pPr>
            <w:r w:rsidRPr="00237230">
              <w:rPr>
                <w:sz w:val="20"/>
                <w:szCs w:val="20"/>
              </w:rPr>
              <w:t>5</w:t>
            </w:r>
          </w:p>
        </w:tc>
        <w:tc>
          <w:tcPr>
            <w:tcW w:w="1070" w:type="dxa"/>
            <w:vAlign w:val="center"/>
          </w:tcPr>
          <w:p w14:paraId="62ED9C9D" w14:textId="1ADB79CD" w:rsidR="00BC7623" w:rsidRPr="004A2FE2" w:rsidRDefault="00BC7623" w:rsidP="00BC7623">
            <w:pPr>
              <w:spacing w:after="0"/>
              <w:jc w:val="center"/>
              <w:rPr>
                <w:rFonts w:cstheme="minorHAnsi"/>
                <w:sz w:val="20"/>
                <w:szCs w:val="20"/>
              </w:rPr>
            </w:pPr>
            <w:r>
              <w:rPr>
                <w:rFonts w:cstheme="minorHAnsi"/>
                <w:sz w:val="20"/>
                <w:szCs w:val="20"/>
              </w:rPr>
              <w:t>Lumped</w:t>
            </w:r>
          </w:p>
        </w:tc>
        <w:tc>
          <w:tcPr>
            <w:tcW w:w="2186" w:type="dxa"/>
            <w:vAlign w:val="center"/>
          </w:tcPr>
          <w:p w14:paraId="509E1E8E" w14:textId="70DC68AA" w:rsidR="00BC7623" w:rsidRPr="004A2FE2" w:rsidRDefault="00BC7623" w:rsidP="00BC7623">
            <w:pPr>
              <w:spacing w:after="0"/>
              <w:jc w:val="center"/>
              <w:rPr>
                <w:rFonts w:cstheme="minorHAnsi"/>
                <w:sz w:val="20"/>
                <w:szCs w:val="20"/>
              </w:rPr>
            </w:pPr>
            <w:r w:rsidRPr="004A2FE2">
              <w:rPr>
                <w:rFonts w:cstheme="minorHAnsi"/>
                <w:sz w:val="20"/>
                <w:szCs w:val="20"/>
              </w:rPr>
              <w:t>-</w:t>
            </w:r>
          </w:p>
        </w:tc>
      </w:tr>
      <w:tr w:rsidR="00BC7623" w:rsidRPr="004A2FE2" w14:paraId="3F53C5B5" w14:textId="77777777" w:rsidTr="003F750D">
        <w:trPr>
          <w:trHeight w:val="143"/>
        </w:trPr>
        <w:tc>
          <w:tcPr>
            <w:tcW w:w="1357" w:type="dxa"/>
          </w:tcPr>
          <w:p w14:paraId="7577A6F1" w14:textId="5F5010D4" w:rsidR="00BC7623" w:rsidRPr="004A2FE2" w:rsidRDefault="00BC7623" w:rsidP="00BC7623">
            <w:pPr>
              <w:spacing w:after="0"/>
              <w:jc w:val="center"/>
              <w:rPr>
                <w:rFonts w:cstheme="minorHAnsi"/>
                <w:sz w:val="20"/>
                <w:szCs w:val="20"/>
              </w:rPr>
            </w:pPr>
            <w:r w:rsidRPr="00237230">
              <w:rPr>
                <w:rFonts w:cstheme="minorHAnsi"/>
                <w:sz w:val="20"/>
                <w:szCs w:val="20"/>
              </w:rPr>
              <w:t>GLY</w:t>
            </w:r>
          </w:p>
        </w:tc>
        <w:tc>
          <w:tcPr>
            <w:tcW w:w="3989" w:type="dxa"/>
            <w:vAlign w:val="center"/>
          </w:tcPr>
          <w:p w14:paraId="0A4C6BD5" w14:textId="71E80075" w:rsidR="00BC7623" w:rsidRPr="004A2FE2" w:rsidRDefault="00BC7623" w:rsidP="00BC7623">
            <w:pPr>
              <w:spacing w:after="0"/>
              <w:jc w:val="center"/>
              <w:rPr>
                <w:rFonts w:cstheme="minorHAnsi"/>
                <w:sz w:val="20"/>
                <w:szCs w:val="20"/>
              </w:rPr>
            </w:pPr>
            <w:r>
              <w:rPr>
                <w:rFonts w:cstheme="minorHAnsi"/>
                <w:sz w:val="20"/>
                <w:szCs w:val="20"/>
              </w:rPr>
              <w:t>Glyoxal</w:t>
            </w:r>
          </w:p>
        </w:tc>
        <w:tc>
          <w:tcPr>
            <w:tcW w:w="518" w:type="dxa"/>
          </w:tcPr>
          <w:p w14:paraId="30D17CA8" w14:textId="678E9AE6" w:rsidR="00BC7623" w:rsidRPr="00237230" w:rsidRDefault="00BC7623" w:rsidP="00BC7623">
            <w:pPr>
              <w:keepNext/>
              <w:spacing w:after="0"/>
              <w:jc w:val="center"/>
              <w:rPr>
                <w:rFonts w:cstheme="minorHAnsi"/>
                <w:sz w:val="20"/>
                <w:szCs w:val="20"/>
              </w:rPr>
            </w:pPr>
            <w:r w:rsidRPr="00237230">
              <w:rPr>
                <w:sz w:val="20"/>
                <w:szCs w:val="20"/>
              </w:rPr>
              <w:t>2</w:t>
            </w:r>
          </w:p>
        </w:tc>
        <w:tc>
          <w:tcPr>
            <w:tcW w:w="1070" w:type="dxa"/>
            <w:vAlign w:val="center"/>
          </w:tcPr>
          <w:p w14:paraId="6FA80E4C" w14:textId="77777777" w:rsidR="00BC7623" w:rsidRPr="004A2FE2" w:rsidRDefault="00BC7623" w:rsidP="00BC7623">
            <w:pPr>
              <w:keepNext/>
              <w:spacing w:after="0"/>
              <w:jc w:val="center"/>
              <w:rPr>
                <w:rFonts w:cstheme="minorHAnsi"/>
                <w:sz w:val="20"/>
                <w:szCs w:val="20"/>
              </w:rPr>
            </w:pPr>
            <w:r w:rsidRPr="004A2FE2">
              <w:rPr>
                <w:rFonts w:cstheme="minorHAnsi"/>
                <w:sz w:val="20"/>
                <w:szCs w:val="20"/>
              </w:rPr>
              <w:t>Explicit</w:t>
            </w:r>
          </w:p>
        </w:tc>
        <w:tc>
          <w:tcPr>
            <w:tcW w:w="2186" w:type="dxa"/>
            <w:vAlign w:val="center"/>
          </w:tcPr>
          <w:p w14:paraId="1D396E93" w14:textId="382B59A4" w:rsidR="00BC7623" w:rsidRPr="004A2FE2" w:rsidRDefault="00BC7623" w:rsidP="00BC7623">
            <w:pPr>
              <w:keepNext/>
              <w:spacing w:after="0"/>
              <w:jc w:val="center"/>
              <w:rPr>
                <w:rFonts w:cstheme="minorHAnsi"/>
                <w:sz w:val="20"/>
                <w:szCs w:val="20"/>
              </w:rPr>
            </w:pPr>
            <w:r w:rsidRPr="001835A6">
              <w:rPr>
                <w:rFonts w:cstheme="minorHAnsi"/>
                <w:sz w:val="20"/>
                <w:szCs w:val="20"/>
              </w:rPr>
              <w:t>C(=</w:t>
            </w:r>
            <w:proofErr w:type="gramStart"/>
            <w:r w:rsidRPr="001835A6">
              <w:rPr>
                <w:rFonts w:cstheme="minorHAnsi"/>
                <w:sz w:val="20"/>
                <w:szCs w:val="20"/>
              </w:rPr>
              <w:t>O)C</w:t>
            </w:r>
            <w:proofErr w:type="gramEnd"/>
            <w:r w:rsidRPr="001835A6">
              <w:rPr>
                <w:rFonts w:cstheme="minorHAnsi"/>
                <w:sz w:val="20"/>
                <w:szCs w:val="20"/>
              </w:rPr>
              <w:t>=O</w:t>
            </w:r>
          </w:p>
        </w:tc>
      </w:tr>
      <w:tr w:rsidR="00CA7CD1" w:rsidRPr="004A2FE2" w14:paraId="10B09CF1" w14:textId="77777777" w:rsidTr="003F750D">
        <w:trPr>
          <w:trHeight w:val="143"/>
        </w:trPr>
        <w:tc>
          <w:tcPr>
            <w:tcW w:w="1357" w:type="dxa"/>
          </w:tcPr>
          <w:p w14:paraId="0BD49576" w14:textId="7C191281" w:rsidR="00CA7CD1" w:rsidRPr="004A2FE2" w:rsidRDefault="00CA7CD1" w:rsidP="00CA7CD1">
            <w:pPr>
              <w:spacing w:after="0"/>
              <w:jc w:val="center"/>
              <w:rPr>
                <w:rFonts w:cstheme="minorHAnsi"/>
                <w:sz w:val="20"/>
                <w:szCs w:val="20"/>
              </w:rPr>
            </w:pPr>
            <w:r w:rsidRPr="00237230">
              <w:rPr>
                <w:rFonts w:cstheme="minorHAnsi"/>
                <w:sz w:val="20"/>
                <w:szCs w:val="20"/>
              </w:rPr>
              <w:t>HC10</w:t>
            </w:r>
          </w:p>
        </w:tc>
        <w:tc>
          <w:tcPr>
            <w:tcW w:w="3989" w:type="dxa"/>
            <w:vAlign w:val="center"/>
          </w:tcPr>
          <w:p w14:paraId="75768823" w14:textId="4D512E88" w:rsidR="00CA7CD1" w:rsidRPr="002E7905" w:rsidRDefault="00CA7CD1" w:rsidP="00CA7CD1">
            <w:pPr>
              <w:spacing w:after="0"/>
              <w:jc w:val="center"/>
              <w:rPr>
                <w:rFonts w:cstheme="minorHAnsi"/>
                <w:sz w:val="20"/>
                <w:szCs w:val="20"/>
              </w:rPr>
            </w:pPr>
            <w:r>
              <w:rPr>
                <w:rFonts w:cstheme="minorHAnsi"/>
                <w:sz w:val="20"/>
                <w:szCs w:val="20"/>
              </w:rPr>
              <w:t xml:space="preserve">“alkanes”; 6.8E-12 &lt; </w:t>
            </w:r>
            <w:proofErr w:type="spellStart"/>
            <w:r>
              <w:rPr>
                <w:rFonts w:cstheme="minorHAnsi"/>
                <w:sz w:val="20"/>
                <w:szCs w:val="20"/>
              </w:rPr>
              <w:t>k</w:t>
            </w:r>
            <w:r w:rsidRPr="002E7905">
              <w:rPr>
                <w:rFonts w:cstheme="minorHAnsi"/>
                <w:sz w:val="20"/>
                <w:szCs w:val="20"/>
                <w:vertAlign w:val="subscript"/>
              </w:rPr>
              <w:t>OH</w:t>
            </w:r>
            <w:proofErr w:type="spellEnd"/>
          </w:p>
        </w:tc>
        <w:tc>
          <w:tcPr>
            <w:tcW w:w="518" w:type="dxa"/>
          </w:tcPr>
          <w:p w14:paraId="5F51905D" w14:textId="02A155D4" w:rsidR="00CA7CD1" w:rsidRPr="00237230" w:rsidRDefault="00CA7CD1" w:rsidP="00CA7CD1">
            <w:pPr>
              <w:keepNext/>
              <w:spacing w:after="0"/>
              <w:jc w:val="center"/>
              <w:rPr>
                <w:rFonts w:cstheme="minorHAnsi"/>
                <w:sz w:val="20"/>
                <w:szCs w:val="20"/>
              </w:rPr>
            </w:pPr>
            <w:r w:rsidRPr="00237230">
              <w:rPr>
                <w:sz w:val="20"/>
                <w:szCs w:val="20"/>
              </w:rPr>
              <w:t>10</w:t>
            </w:r>
          </w:p>
        </w:tc>
        <w:tc>
          <w:tcPr>
            <w:tcW w:w="1070" w:type="dxa"/>
            <w:vAlign w:val="center"/>
          </w:tcPr>
          <w:p w14:paraId="571C1E1E" w14:textId="6FB84537"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6CBC5909" w14:textId="7ED8E7CD" w:rsidR="00CA7CD1" w:rsidRPr="004A2FE2" w:rsidRDefault="00CA7CD1" w:rsidP="00CA7CD1">
            <w:pPr>
              <w:keepNext/>
              <w:spacing w:after="0"/>
              <w:jc w:val="center"/>
              <w:rPr>
                <w:rFonts w:cstheme="minorHAnsi"/>
                <w:sz w:val="20"/>
                <w:szCs w:val="20"/>
              </w:rPr>
            </w:pPr>
          </w:p>
        </w:tc>
      </w:tr>
      <w:tr w:rsidR="00CA7CD1" w:rsidRPr="004A2FE2" w14:paraId="332200D4" w14:textId="77777777" w:rsidTr="003F750D">
        <w:trPr>
          <w:trHeight w:val="143"/>
        </w:trPr>
        <w:tc>
          <w:tcPr>
            <w:tcW w:w="1357" w:type="dxa"/>
          </w:tcPr>
          <w:p w14:paraId="628187F7" w14:textId="1EF5C880" w:rsidR="00CA7CD1" w:rsidRPr="004A2FE2" w:rsidRDefault="00CA7CD1" w:rsidP="00CA7CD1">
            <w:pPr>
              <w:spacing w:after="0"/>
              <w:jc w:val="center"/>
              <w:rPr>
                <w:rFonts w:cstheme="minorHAnsi"/>
                <w:sz w:val="20"/>
                <w:szCs w:val="20"/>
              </w:rPr>
            </w:pPr>
            <w:r w:rsidRPr="00237230">
              <w:rPr>
                <w:rFonts w:cstheme="minorHAnsi"/>
                <w:sz w:val="20"/>
                <w:szCs w:val="20"/>
              </w:rPr>
              <w:t>HC3</w:t>
            </w:r>
          </w:p>
        </w:tc>
        <w:tc>
          <w:tcPr>
            <w:tcW w:w="3989" w:type="dxa"/>
            <w:vAlign w:val="center"/>
          </w:tcPr>
          <w:p w14:paraId="1E49F456" w14:textId="0A0815E5" w:rsidR="00CA7CD1" w:rsidRPr="002E7905" w:rsidRDefault="00CA7CD1" w:rsidP="00CA7CD1">
            <w:pPr>
              <w:spacing w:after="0"/>
              <w:jc w:val="center"/>
              <w:rPr>
                <w:rFonts w:cstheme="minorHAnsi"/>
                <w:sz w:val="20"/>
                <w:szCs w:val="20"/>
              </w:rPr>
            </w:pPr>
            <w:r>
              <w:rPr>
                <w:rFonts w:cstheme="minorHAnsi"/>
                <w:sz w:val="20"/>
                <w:szCs w:val="20"/>
              </w:rPr>
              <w:t xml:space="preserve">“alkanes”; </w:t>
            </w:r>
            <w:proofErr w:type="spellStart"/>
            <w:r>
              <w:rPr>
                <w:rFonts w:cstheme="minorHAnsi"/>
                <w:sz w:val="20"/>
                <w:szCs w:val="20"/>
              </w:rPr>
              <w:t>k</w:t>
            </w:r>
            <w:r w:rsidRPr="002E7905">
              <w:rPr>
                <w:rFonts w:cstheme="minorHAnsi"/>
                <w:sz w:val="20"/>
                <w:szCs w:val="20"/>
                <w:vertAlign w:val="subscript"/>
              </w:rPr>
              <w:t>OH</w:t>
            </w:r>
            <w:proofErr w:type="spellEnd"/>
            <w:r>
              <w:rPr>
                <w:rFonts w:cstheme="minorHAnsi"/>
                <w:sz w:val="20"/>
                <w:szCs w:val="20"/>
              </w:rPr>
              <w:t xml:space="preserve"> &lt; 3.4E-12</w:t>
            </w:r>
          </w:p>
        </w:tc>
        <w:tc>
          <w:tcPr>
            <w:tcW w:w="518" w:type="dxa"/>
          </w:tcPr>
          <w:p w14:paraId="162F4669" w14:textId="28BB2886" w:rsidR="00CA7CD1" w:rsidRPr="00237230" w:rsidRDefault="00CA7CD1" w:rsidP="00CA7CD1">
            <w:pPr>
              <w:keepNext/>
              <w:spacing w:after="0"/>
              <w:jc w:val="center"/>
              <w:rPr>
                <w:rFonts w:cstheme="minorHAnsi"/>
                <w:sz w:val="20"/>
                <w:szCs w:val="20"/>
              </w:rPr>
            </w:pPr>
            <w:r w:rsidRPr="00237230">
              <w:rPr>
                <w:sz w:val="20"/>
                <w:szCs w:val="20"/>
              </w:rPr>
              <w:t>3</w:t>
            </w:r>
          </w:p>
        </w:tc>
        <w:tc>
          <w:tcPr>
            <w:tcW w:w="1070" w:type="dxa"/>
            <w:vAlign w:val="center"/>
          </w:tcPr>
          <w:p w14:paraId="2EACE258" w14:textId="0B444452"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39740649" w14:textId="4B50EC8B" w:rsidR="00CA7CD1" w:rsidRPr="004A2FE2" w:rsidRDefault="00CA7CD1" w:rsidP="00CA7CD1">
            <w:pPr>
              <w:keepNext/>
              <w:spacing w:after="0"/>
              <w:jc w:val="center"/>
              <w:rPr>
                <w:rFonts w:cstheme="minorHAnsi"/>
                <w:sz w:val="20"/>
                <w:szCs w:val="20"/>
              </w:rPr>
            </w:pPr>
          </w:p>
        </w:tc>
      </w:tr>
      <w:tr w:rsidR="00CA7CD1" w:rsidRPr="004A2FE2" w14:paraId="6FE3DAAE" w14:textId="77777777" w:rsidTr="003F750D">
        <w:trPr>
          <w:trHeight w:val="143"/>
        </w:trPr>
        <w:tc>
          <w:tcPr>
            <w:tcW w:w="1357" w:type="dxa"/>
          </w:tcPr>
          <w:p w14:paraId="3A86847B" w14:textId="2D0B6AC7" w:rsidR="00CA7CD1" w:rsidRPr="004A2FE2" w:rsidRDefault="00CA7CD1" w:rsidP="00CA7CD1">
            <w:pPr>
              <w:spacing w:after="0"/>
              <w:jc w:val="center"/>
              <w:rPr>
                <w:rFonts w:cstheme="minorHAnsi"/>
                <w:sz w:val="20"/>
                <w:szCs w:val="20"/>
              </w:rPr>
            </w:pPr>
            <w:r w:rsidRPr="00237230">
              <w:rPr>
                <w:rFonts w:cstheme="minorHAnsi"/>
                <w:sz w:val="20"/>
                <w:szCs w:val="20"/>
              </w:rPr>
              <w:t>HC5</w:t>
            </w:r>
          </w:p>
        </w:tc>
        <w:tc>
          <w:tcPr>
            <w:tcW w:w="3989" w:type="dxa"/>
            <w:vAlign w:val="center"/>
          </w:tcPr>
          <w:p w14:paraId="559536C1" w14:textId="47D342D3" w:rsidR="00CA7CD1" w:rsidRPr="004A2FE2" w:rsidRDefault="00CA7CD1" w:rsidP="00CA7CD1">
            <w:pPr>
              <w:spacing w:after="0"/>
              <w:jc w:val="center"/>
              <w:rPr>
                <w:rFonts w:cstheme="minorHAnsi"/>
                <w:sz w:val="20"/>
                <w:szCs w:val="20"/>
              </w:rPr>
            </w:pPr>
            <w:r>
              <w:rPr>
                <w:rFonts w:cstheme="minorHAnsi"/>
                <w:sz w:val="20"/>
                <w:szCs w:val="20"/>
              </w:rPr>
              <w:t xml:space="preserve">“alkanes”; 3.4E-12 ≤ </w:t>
            </w:r>
            <w:proofErr w:type="spellStart"/>
            <w:r>
              <w:rPr>
                <w:rFonts w:cstheme="minorHAnsi"/>
                <w:sz w:val="20"/>
                <w:szCs w:val="20"/>
              </w:rPr>
              <w:t>k</w:t>
            </w:r>
            <w:r w:rsidRPr="002E7905">
              <w:rPr>
                <w:rFonts w:cstheme="minorHAnsi"/>
                <w:sz w:val="20"/>
                <w:szCs w:val="20"/>
                <w:vertAlign w:val="subscript"/>
              </w:rPr>
              <w:t>OH</w:t>
            </w:r>
            <w:proofErr w:type="spellEnd"/>
            <w:r w:rsidRPr="00263072">
              <w:rPr>
                <w:rFonts w:cstheme="minorHAnsi"/>
                <w:sz w:val="20"/>
                <w:szCs w:val="20"/>
              </w:rPr>
              <w:t xml:space="preserve"> </w:t>
            </w:r>
            <w:r>
              <w:rPr>
                <w:rFonts w:cstheme="minorHAnsi"/>
                <w:sz w:val="20"/>
                <w:szCs w:val="20"/>
              </w:rPr>
              <w:t>≤</w:t>
            </w:r>
            <w:r w:rsidRPr="00263072">
              <w:rPr>
                <w:rFonts w:cstheme="minorHAnsi"/>
                <w:sz w:val="20"/>
                <w:szCs w:val="20"/>
              </w:rPr>
              <w:t xml:space="preserve"> </w:t>
            </w:r>
            <w:r>
              <w:rPr>
                <w:rFonts w:cstheme="minorHAnsi"/>
                <w:sz w:val="20"/>
                <w:szCs w:val="20"/>
              </w:rPr>
              <w:t>6.8E-12</w:t>
            </w:r>
          </w:p>
        </w:tc>
        <w:tc>
          <w:tcPr>
            <w:tcW w:w="518" w:type="dxa"/>
          </w:tcPr>
          <w:p w14:paraId="58625C4F" w14:textId="54760311" w:rsidR="00CA7CD1" w:rsidRPr="00237230" w:rsidRDefault="00CA7CD1" w:rsidP="00CA7CD1">
            <w:pPr>
              <w:keepNext/>
              <w:spacing w:after="0"/>
              <w:jc w:val="center"/>
              <w:rPr>
                <w:rFonts w:cstheme="minorHAnsi"/>
                <w:sz w:val="20"/>
                <w:szCs w:val="20"/>
              </w:rPr>
            </w:pPr>
            <w:r w:rsidRPr="00237230">
              <w:rPr>
                <w:sz w:val="20"/>
                <w:szCs w:val="20"/>
              </w:rPr>
              <w:t>5</w:t>
            </w:r>
          </w:p>
        </w:tc>
        <w:tc>
          <w:tcPr>
            <w:tcW w:w="1070" w:type="dxa"/>
            <w:vAlign w:val="center"/>
          </w:tcPr>
          <w:p w14:paraId="507C2681" w14:textId="54FDC2A6"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45DDFA9B" w14:textId="7A8F63E3" w:rsidR="00CA7CD1" w:rsidRPr="004A2FE2" w:rsidRDefault="00CA7CD1" w:rsidP="00CA7CD1">
            <w:pPr>
              <w:keepNext/>
              <w:spacing w:after="0"/>
              <w:jc w:val="center"/>
              <w:rPr>
                <w:rFonts w:cstheme="minorHAnsi"/>
                <w:sz w:val="20"/>
                <w:szCs w:val="20"/>
              </w:rPr>
            </w:pPr>
          </w:p>
        </w:tc>
      </w:tr>
      <w:tr w:rsidR="002E7905" w:rsidRPr="004A2FE2" w14:paraId="150B61B2" w14:textId="77777777" w:rsidTr="003F750D">
        <w:trPr>
          <w:trHeight w:val="143"/>
        </w:trPr>
        <w:tc>
          <w:tcPr>
            <w:tcW w:w="1357" w:type="dxa"/>
          </w:tcPr>
          <w:p w14:paraId="13494544" w14:textId="2EC8D1BE" w:rsidR="002E7905" w:rsidRPr="004A2FE2" w:rsidRDefault="002E7905" w:rsidP="002E7905">
            <w:pPr>
              <w:spacing w:after="0"/>
              <w:jc w:val="center"/>
              <w:rPr>
                <w:rFonts w:cstheme="minorHAnsi"/>
                <w:sz w:val="20"/>
                <w:szCs w:val="20"/>
              </w:rPr>
            </w:pPr>
            <w:r w:rsidRPr="00237230">
              <w:rPr>
                <w:rFonts w:cstheme="minorHAnsi"/>
                <w:sz w:val="20"/>
                <w:szCs w:val="20"/>
              </w:rPr>
              <w:t>HCHO</w:t>
            </w:r>
          </w:p>
        </w:tc>
        <w:tc>
          <w:tcPr>
            <w:tcW w:w="3989" w:type="dxa"/>
            <w:vAlign w:val="center"/>
          </w:tcPr>
          <w:p w14:paraId="7CF30583" w14:textId="68EDCC6F" w:rsidR="002E7905" w:rsidRPr="004A2FE2" w:rsidRDefault="002E7905" w:rsidP="002E7905">
            <w:pPr>
              <w:spacing w:after="0"/>
              <w:jc w:val="center"/>
              <w:rPr>
                <w:rFonts w:cstheme="minorHAnsi"/>
                <w:sz w:val="20"/>
                <w:szCs w:val="20"/>
              </w:rPr>
            </w:pPr>
            <w:r>
              <w:rPr>
                <w:rFonts w:cstheme="minorHAnsi"/>
                <w:sz w:val="20"/>
                <w:szCs w:val="20"/>
              </w:rPr>
              <w:t>Formaldehyde</w:t>
            </w:r>
          </w:p>
        </w:tc>
        <w:tc>
          <w:tcPr>
            <w:tcW w:w="518" w:type="dxa"/>
          </w:tcPr>
          <w:p w14:paraId="12275B31" w14:textId="660ABB3C" w:rsidR="002E7905" w:rsidRPr="00237230" w:rsidRDefault="002E7905" w:rsidP="002E7905">
            <w:pPr>
              <w:keepNext/>
              <w:spacing w:after="0"/>
              <w:jc w:val="center"/>
              <w:rPr>
                <w:rFonts w:cstheme="minorHAnsi"/>
                <w:sz w:val="20"/>
                <w:szCs w:val="20"/>
              </w:rPr>
            </w:pPr>
            <w:r w:rsidRPr="00237230">
              <w:rPr>
                <w:sz w:val="20"/>
                <w:szCs w:val="20"/>
              </w:rPr>
              <w:t>1</w:t>
            </w:r>
          </w:p>
        </w:tc>
        <w:tc>
          <w:tcPr>
            <w:tcW w:w="1070" w:type="dxa"/>
            <w:vAlign w:val="center"/>
          </w:tcPr>
          <w:p w14:paraId="0AE23029" w14:textId="3881F3C9" w:rsidR="002E7905" w:rsidRPr="004A2FE2" w:rsidRDefault="002E7905" w:rsidP="002E7905">
            <w:pPr>
              <w:keepNext/>
              <w:spacing w:after="0"/>
              <w:jc w:val="center"/>
              <w:rPr>
                <w:rFonts w:cstheme="minorHAnsi"/>
                <w:sz w:val="20"/>
                <w:szCs w:val="20"/>
              </w:rPr>
            </w:pPr>
            <w:r>
              <w:rPr>
                <w:rFonts w:cstheme="minorHAnsi"/>
                <w:sz w:val="20"/>
                <w:szCs w:val="20"/>
              </w:rPr>
              <w:t>Explicit</w:t>
            </w:r>
          </w:p>
        </w:tc>
        <w:tc>
          <w:tcPr>
            <w:tcW w:w="2186" w:type="dxa"/>
            <w:vAlign w:val="center"/>
          </w:tcPr>
          <w:p w14:paraId="225E41B4" w14:textId="3D877345" w:rsidR="002E7905" w:rsidRPr="004A2FE2" w:rsidRDefault="002E7905" w:rsidP="002E7905">
            <w:pPr>
              <w:keepNext/>
              <w:spacing w:after="0"/>
              <w:jc w:val="center"/>
              <w:rPr>
                <w:rFonts w:cstheme="minorHAnsi"/>
                <w:sz w:val="20"/>
                <w:szCs w:val="20"/>
              </w:rPr>
            </w:pPr>
            <w:r>
              <w:rPr>
                <w:rFonts w:cstheme="minorHAnsi"/>
                <w:sz w:val="20"/>
                <w:szCs w:val="20"/>
              </w:rPr>
              <w:t>C=O</w:t>
            </w:r>
          </w:p>
        </w:tc>
      </w:tr>
      <w:tr w:rsidR="002E7905" w:rsidRPr="004A2FE2" w14:paraId="15605FFD" w14:textId="77777777" w:rsidTr="003F750D">
        <w:trPr>
          <w:trHeight w:val="143"/>
        </w:trPr>
        <w:tc>
          <w:tcPr>
            <w:tcW w:w="1357" w:type="dxa"/>
          </w:tcPr>
          <w:p w14:paraId="70AFB231" w14:textId="06A3C67D" w:rsidR="002E7905" w:rsidRPr="004A2FE2" w:rsidRDefault="002E7905" w:rsidP="002E7905">
            <w:pPr>
              <w:spacing w:after="0"/>
              <w:jc w:val="center"/>
              <w:rPr>
                <w:rFonts w:cstheme="minorHAnsi"/>
                <w:sz w:val="20"/>
                <w:szCs w:val="20"/>
              </w:rPr>
            </w:pPr>
            <w:r w:rsidRPr="00237230">
              <w:rPr>
                <w:rFonts w:cstheme="minorHAnsi"/>
                <w:sz w:val="20"/>
                <w:szCs w:val="20"/>
              </w:rPr>
              <w:t>HKET</w:t>
            </w:r>
          </w:p>
        </w:tc>
        <w:tc>
          <w:tcPr>
            <w:tcW w:w="3989" w:type="dxa"/>
            <w:vAlign w:val="center"/>
          </w:tcPr>
          <w:p w14:paraId="1F53FB69" w14:textId="3BC8D3A6" w:rsidR="002E7905" w:rsidRPr="004A2FE2" w:rsidRDefault="002E7905" w:rsidP="002E7905">
            <w:pPr>
              <w:spacing w:after="0"/>
              <w:jc w:val="center"/>
              <w:rPr>
                <w:rFonts w:cstheme="minorHAnsi"/>
                <w:sz w:val="20"/>
                <w:szCs w:val="20"/>
              </w:rPr>
            </w:pPr>
            <w:r>
              <w:rPr>
                <w:rFonts w:cstheme="minorHAnsi"/>
                <w:sz w:val="20"/>
                <w:szCs w:val="20"/>
              </w:rPr>
              <w:t>Hydroxy ketones</w:t>
            </w:r>
          </w:p>
        </w:tc>
        <w:tc>
          <w:tcPr>
            <w:tcW w:w="518" w:type="dxa"/>
          </w:tcPr>
          <w:p w14:paraId="73E0BD7D" w14:textId="44A19187" w:rsidR="002E7905" w:rsidRPr="00237230" w:rsidRDefault="002E7905" w:rsidP="002E7905">
            <w:pPr>
              <w:keepNext/>
              <w:spacing w:after="0"/>
              <w:jc w:val="center"/>
              <w:rPr>
                <w:rFonts w:cstheme="minorHAnsi"/>
                <w:sz w:val="20"/>
                <w:szCs w:val="20"/>
              </w:rPr>
            </w:pPr>
            <w:r w:rsidRPr="00237230">
              <w:rPr>
                <w:sz w:val="20"/>
                <w:szCs w:val="20"/>
              </w:rPr>
              <w:t>3</w:t>
            </w:r>
          </w:p>
        </w:tc>
        <w:tc>
          <w:tcPr>
            <w:tcW w:w="1070" w:type="dxa"/>
            <w:vAlign w:val="center"/>
          </w:tcPr>
          <w:p w14:paraId="0FD25628" w14:textId="568C82F5"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133FE5D2" w14:textId="6788E66A"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1BEB9E08" w14:textId="77777777" w:rsidTr="003F750D">
        <w:trPr>
          <w:trHeight w:val="143"/>
        </w:trPr>
        <w:tc>
          <w:tcPr>
            <w:tcW w:w="1357" w:type="dxa"/>
          </w:tcPr>
          <w:p w14:paraId="2D4F3751" w14:textId="7AE5D44C" w:rsidR="002E7905" w:rsidRPr="004A2FE2" w:rsidRDefault="002E7905" w:rsidP="002E7905">
            <w:pPr>
              <w:spacing w:after="0"/>
              <w:jc w:val="center"/>
              <w:rPr>
                <w:rFonts w:cstheme="minorHAnsi"/>
                <w:sz w:val="20"/>
                <w:szCs w:val="20"/>
              </w:rPr>
            </w:pPr>
            <w:r w:rsidRPr="00237230">
              <w:rPr>
                <w:rFonts w:cstheme="minorHAnsi"/>
                <w:sz w:val="20"/>
                <w:szCs w:val="20"/>
              </w:rPr>
              <w:t>ISO</w:t>
            </w:r>
          </w:p>
        </w:tc>
        <w:tc>
          <w:tcPr>
            <w:tcW w:w="3989" w:type="dxa"/>
            <w:vAlign w:val="center"/>
          </w:tcPr>
          <w:p w14:paraId="5309E010" w14:textId="7F220D83" w:rsidR="002E7905" w:rsidRPr="004A2FE2" w:rsidRDefault="002E7905" w:rsidP="002E7905">
            <w:pPr>
              <w:spacing w:after="0"/>
              <w:jc w:val="center"/>
              <w:rPr>
                <w:rFonts w:cstheme="minorHAnsi"/>
                <w:sz w:val="20"/>
                <w:szCs w:val="20"/>
              </w:rPr>
            </w:pPr>
            <w:r>
              <w:rPr>
                <w:rFonts w:cstheme="minorHAnsi"/>
                <w:sz w:val="20"/>
                <w:szCs w:val="20"/>
              </w:rPr>
              <w:t>Isoprene</w:t>
            </w:r>
          </w:p>
        </w:tc>
        <w:tc>
          <w:tcPr>
            <w:tcW w:w="518" w:type="dxa"/>
          </w:tcPr>
          <w:p w14:paraId="3CE5A426" w14:textId="373E41DB" w:rsidR="002E7905" w:rsidRPr="00237230" w:rsidRDefault="002E7905" w:rsidP="002E7905">
            <w:pPr>
              <w:keepNext/>
              <w:spacing w:after="0"/>
              <w:jc w:val="center"/>
              <w:rPr>
                <w:rFonts w:cstheme="minorHAnsi"/>
                <w:sz w:val="20"/>
                <w:szCs w:val="20"/>
              </w:rPr>
            </w:pPr>
            <w:r w:rsidRPr="00237230">
              <w:rPr>
                <w:sz w:val="20"/>
                <w:szCs w:val="20"/>
              </w:rPr>
              <w:t>5</w:t>
            </w:r>
          </w:p>
        </w:tc>
        <w:tc>
          <w:tcPr>
            <w:tcW w:w="1070" w:type="dxa"/>
            <w:vAlign w:val="center"/>
          </w:tcPr>
          <w:p w14:paraId="50D71394" w14:textId="66258AC2" w:rsidR="002E7905" w:rsidRPr="004A2FE2" w:rsidRDefault="002E7905" w:rsidP="002E7905">
            <w:pPr>
              <w:keepNext/>
              <w:spacing w:after="0"/>
              <w:jc w:val="center"/>
              <w:rPr>
                <w:rFonts w:cstheme="minorHAnsi"/>
                <w:sz w:val="20"/>
                <w:szCs w:val="20"/>
              </w:rPr>
            </w:pPr>
            <w:r>
              <w:rPr>
                <w:rFonts w:cstheme="minorHAnsi"/>
                <w:sz w:val="20"/>
                <w:szCs w:val="20"/>
              </w:rPr>
              <w:t>Explicit</w:t>
            </w:r>
          </w:p>
        </w:tc>
        <w:tc>
          <w:tcPr>
            <w:tcW w:w="2186" w:type="dxa"/>
            <w:vAlign w:val="center"/>
          </w:tcPr>
          <w:p w14:paraId="6617036F" w14:textId="128849CC" w:rsidR="002E7905" w:rsidRPr="004A2FE2" w:rsidRDefault="002E7905" w:rsidP="002E7905">
            <w:pPr>
              <w:keepNext/>
              <w:spacing w:after="0"/>
              <w:jc w:val="center"/>
              <w:rPr>
                <w:rFonts w:cstheme="minorHAnsi"/>
                <w:sz w:val="20"/>
                <w:szCs w:val="20"/>
              </w:rPr>
            </w:pPr>
            <w:r>
              <w:rPr>
                <w:rFonts w:cstheme="minorHAnsi"/>
                <w:sz w:val="20"/>
                <w:szCs w:val="20"/>
              </w:rPr>
              <w:t>CC(=</w:t>
            </w:r>
            <w:proofErr w:type="gramStart"/>
            <w:r>
              <w:rPr>
                <w:rFonts w:cstheme="minorHAnsi"/>
                <w:sz w:val="20"/>
                <w:szCs w:val="20"/>
              </w:rPr>
              <w:t>C)C</w:t>
            </w:r>
            <w:proofErr w:type="gramEnd"/>
            <w:r>
              <w:rPr>
                <w:rFonts w:cstheme="minorHAnsi"/>
                <w:sz w:val="20"/>
                <w:szCs w:val="20"/>
              </w:rPr>
              <w:t>=C</w:t>
            </w:r>
          </w:p>
        </w:tc>
      </w:tr>
      <w:tr w:rsidR="002E7905" w:rsidRPr="004A2FE2" w14:paraId="70F95DBE" w14:textId="77777777" w:rsidTr="003F750D">
        <w:trPr>
          <w:trHeight w:val="143"/>
        </w:trPr>
        <w:tc>
          <w:tcPr>
            <w:tcW w:w="1357" w:type="dxa"/>
          </w:tcPr>
          <w:p w14:paraId="391A512E" w14:textId="66C8E9BA" w:rsidR="002E7905" w:rsidRPr="004A2FE2" w:rsidRDefault="002E7905" w:rsidP="002E7905">
            <w:pPr>
              <w:spacing w:after="0"/>
              <w:jc w:val="center"/>
              <w:rPr>
                <w:rFonts w:cstheme="minorHAnsi"/>
                <w:sz w:val="20"/>
                <w:szCs w:val="20"/>
              </w:rPr>
            </w:pPr>
            <w:r w:rsidRPr="00237230">
              <w:rPr>
                <w:rFonts w:cstheme="minorHAnsi"/>
                <w:sz w:val="20"/>
                <w:szCs w:val="20"/>
              </w:rPr>
              <w:t>KET</w:t>
            </w:r>
          </w:p>
        </w:tc>
        <w:tc>
          <w:tcPr>
            <w:tcW w:w="3989" w:type="dxa"/>
            <w:vAlign w:val="center"/>
          </w:tcPr>
          <w:p w14:paraId="41A914FF" w14:textId="3F1701FB" w:rsidR="002E7905" w:rsidRPr="004A2FE2" w:rsidRDefault="002E7905" w:rsidP="002E7905">
            <w:pPr>
              <w:spacing w:after="0"/>
              <w:jc w:val="center"/>
              <w:rPr>
                <w:rFonts w:cstheme="minorHAnsi"/>
                <w:sz w:val="20"/>
                <w:szCs w:val="20"/>
              </w:rPr>
            </w:pPr>
            <w:r>
              <w:rPr>
                <w:rFonts w:cstheme="minorHAnsi"/>
                <w:sz w:val="20"/>
                <w:szCs w:val="20"/>
              </w:rPr>
              <w:t>Other ketones</w:t>
            </w:r>
          </w:p>
        </w:tc>
        <w:tc>
          <w:tcPr>
            <w:tcW w:w="518" w:type="dxa"/>
          </w:tcPr>
          <w:p w14:paraId="0E9758D3" w14:textId="141083F7" w:rsidR="002E7905" w:rsidRPr="00237230" w:rsidRDefault="002E7905" w:rsidP="002E7905">
            <w:pPr>
              <w:keepNext/>
              <w:spacing w:after="0"/>
              <w:jc w:val="center"/>
              <w:rPr>
                <w:rFonts w:cstheme="minorHAnsi"/>
                <w:sz w:val="20"/>
                <w:szCs w:val="20"/>
              </w:rPr>
            </w:pPr>
            <w:r w:rsidRPr="00237230">
              <w:rPr>
                <w:sz w:val="20"/>
                <w:szCs w:val="20"/>
              </w:rPr>
              <w:t>5</w:t>
            </w:r>
          </w:p>
        </w:tc>
        <w:tc>
          <w:tcPr>
            <w:tcW w:w="1070" w:type="dxa"/>
            <w:vAlign w:val="center"/>
          </w:tcPr>
          <w:p w14:paraId="5F37567D" w14:textId="4F1D2F26"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68FDF052" w14:textId="2DA6A7DD"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75562F56" w14:textId="77777777" w:rsidTr="003F750D">
        <w:trPr>
          <w:trHeight w:val="143"/>
        </w:trPr>
        <w:tc>
          <w:tcPr>
            <w:tcW w:w="1357" w:type="dxa"/>
          </w:tcPr>
          <w:p w14:paraId="298E27B4" w14:textId="67CA9E25" w:rsidR="002E7905" w:rsidRPr="004A2FE2" w:rsidRDefault="002E7905" w:rsidP="002E7905">
            <w:pPr>
              <w:spacing w:after="0"/>
              <w:jc w:val="center"/>
              <w:rPr>
                <w:rFonts w:cstheme="minorHAnsi"/>
                <w:sz w:val="20"/>
                <w:szCs w:val="20"/>
              </w:rPr>
            </w:pPr>
            <w:r w:rsidRPr="00237230">
              <w:rPr>
                <w:rFonts w:cstheme="minorHAnsi"/>
                <w:sz w:val="20"/>
                <w:szCs w:val="20"/>
              </w:rPr>
              <w:t>LIM</w:t>
            </w:r>
          </w:p>
        </w:tc>
        <w:tc>
          <w:tcPr>
            <w:tcW w:w="3989" w:type="dxa"/>
            <w:vAlign w:val="center"/>
          </w:tcPr>
          <w:p w14:paraId="4D95EA99" w14:textId="2A5796F2" w:rsidR="002E7905" w:rsidRPr="004A2FE2" w:rsidRDefault="002E7905" w:rsidP="002E7905">
            <w:pPr>
              <w:spacing w:after="0"/>
              <w:jc w:val="center"/>
              <w:rPr>
                <w:rFonts w:cstheme="minorHAnsi"/>
                <w:sz w:val="20"/>
                <w:szCs w:val="20"/>
              </w:rPr>
            </w:pPr>
            <w:r>
              <w:rPr>
                <w:rFonts w:cstheme="minorHAnsi"/>
                <w:sz w:val="20"/>
                <w:szCs w:val="20"/>
              </w:rPr>
              <w:t>Limonene monoterpenes</w:t>
            </w:r>
          </w:p>
        </w:tc>
        <w:tc>
          <w:tcPr>
            <w:tcW w:w="518" w:type="dxa"/>
          </w:tcPr>
          <w:p w14:paraId="0B55D0FE" w14:textId="0F68D17C" w:rsidR="002E7905" w:rsidRPr="00237230" w:rsidRDefault="002E7905" w:rsidP="002E7905">
            <w:pPr>
              <w:keepNext/>
              <w:spacing w:after="0"/>
              <w:jc w:val="center"/>
              <w:rPr>
                <w:rFonts w:cstheme="minorHAnsi"/>
                <w:sz w:val="20"/>
                <w:szCs w:val="20"/>
              </w:rPr>
            </w:pPr>
            <w:r w:rsidRPr="00237230">
              <w:rPr>
                <w:sz w:val="20"/>
                <w:szCs w:val="20"/>
              </w:rPr>
              <w:t>10</w:t>
            </w:r>
          </w:p>
        </w:tc>
        <w:tc>
          <w:tcPr>
            <w:tcW w:w="1070" w:type="dxa"/>
            <w:vAlign w:val="center"/>
          </w:tcPr>
          <w:p w14:paraId="763F58D7" w14:textId="6E522274"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774035A0" w14:textId="60009EAB"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56261503" w14:textId="77777777" w:rsidTr="003F750D">
        <w:trPr>
          <w:trHeight w:val="143"/>
        </w:trPr>
        <w:tc>
          <w:tcPr>
            <w:tcW w:w="1357" w:type="dxa"/>
          </w:tcPr>
          <w:p w14:paraId="0662EBF5" w14:textId="24D91FCD" w:rsidR="002E7905" w:rsidRPr="004A2FE2" w:rsidRDefault="002E7905" w:rsidP="002E7905">
            <w:pPr>
              <w:spacing w:after="0"/>
              <w:jc w:val="center"/>
              <w:rPr>
                <w:rFonts w:cstheme="minorHAnsi"/>
                <w:sz w:val="20"/>
                <w:szCs w:val="20"/>
              </w:rPr>
            </w:pPr>
            <w:r w:rsidRPr="00237230">
              <w:rPr>
                <w:rFonts w:cstheme="minorHAnsi"/>
                <w:sz w:val="20"/>
                <w:szCs w:val="20"/>
              </w:rPr>
              <w:t>MACR</w:t>
            </w:r>
          </w:p>
        </w:tc>
        <w:tc>
          <w:tcPr>
            <w:tcW w:w="3989" w:type="dxa"/>
            <w:vAlign w:val="center"/>
          </w:tcPr>
          <w:p w14:paraId="1C02D745" w14:textId="57D555A3" w:rsidR="002E7905" w:rsidRPr="004A2FE2" w:rsidRDefault="002E7905" w:rsidP="002E7905">
            <w:pPr>
              <w:spacing w:after="0"/>
              <w:jc w:val="center"/>
              <w:rPr>
                <w:rFonts w:cstheme="minorHAnsi"/>
                <w:sz w:val="20"/>
                <w:szCs w:val="20"/>
              </w:rPr>
            </w:pPr>
            <w:r>
              <w:rPr>
                <w:rFonts w:cstheme="minorHAnsi"/>
                <w:sz w:val="20"/>
                <w:szCs w:val="20"/>
              </w:rPr>
              <w:t>Methacrolein and Crotonaldehyde</w:t>
            </w:r>
          </w:p>
        </w:tc>
        <w:tc>
          <w:tcPr>
            <w:tcW w:w="518" w:type="dxa"/>
          </w:tcPr>
          <w:p w14:paraId="34092D8F" w14:textId="0611B87C" w:rsidR="002E7905" w:rsidRPr="00237230" w:rsidRDefault="002E7905" w:rsidP="002E7905">
            <w:pPr>
              <w:keepNext/>
              <w:spacing w:after="0"/>
              <w:jc w:val="center"/>
              <w:rPr>
                <w:rFonts w:cstheme="minorHAnsi"/>
                <w:sz w:val="20"/>
                <w:szCs w:val="20"/>
              </w:rPr>
            </w:pPr>
            <w:r w:rsidRPr="00237230">
              <w:rPr>
                <w:sz w:val="20"/>
                <w:szCs w:val="20"/>
              </w:rPr>
              <w:t>4</w:t>
            </w:r>
          </w:p>
        </w:tc>
        <w:tc>
          <w:tcPr>
            <w:tcW w:w="1070" w:type="dxa"/>
            <w:vAlign w:val="center"/>
          </w:tcPr>
          <w:p w14:paraId="5F25A954" w14:textId="678C3F2A"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42DDE850" w14:textId="0A602313"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39F7A86B" w14:textId="77777777" w:rsidTr="003F750D">
        <w:trPr>
          <w:trHeight w:val="143"/>
        </w:trPr>
        <w:tc>
          <w:tcPr>
            <w:tcW w:w="1357" w:type="dxa"/>
          </w:tcPr>
          <w:p w14:paraId="0E00E6AA" w14:textId="4A4BEE62" w:rsidR="002E7905" w:rsidRPr="004A2FE2" w:rsidRDefault="002E7905" w:rsidP="002E7905">
            <w:pPr>
              <w:spacing w:after="0"/>
              <w:jc w:val="center"/>
              <w:rPr>
                <w:rFonts w:cstheme="minorHAnsi"/>
                <w:sz w:val="20"/>
                <w:szCs w:val="20"/>
              </w:rPr>
            </w:pPr>
            <w:r w:rsidRPr="00237230">
              <w:rPr>
                <w:rFonts w:cstheme="minorHAnsi"/>
                <w:sz w:val="20"/>
                <w:szCs w:val="20"/>
              </w:rPr>
              <w:t>MCT</w:t>
            </w:r>
          </w:p>
        </w:tc>
        <w:tc>
          <w:tcPr>
            <w:tcW w:w="3989" w:type="dxa"/>
            <w:vAlign w:val="center"/>
          </w:tcPr>
          <w:p w14:paraId="539DC1AD" w14:textId="4D5A9867" w:rsidR="002E7905" w:rsidRPr="004A2FE2" w:rsidRDefault="002E7905" w:rsidP="002E7905">
            <w:pPr>
              <w:spacing w:after="0"/>
              <w:jc w:val="center"/>
              <w:rPr>
                <w:rFonts w:cstheme="minorHAnsi"/>
                <w:sz w:val="20"/>
                <w:szCs w:val="20"/>
              </w:rPr>
            </w:pPr>
            <w:r>
              <w:rPr>
                <w:rFonts w:cstheme="minorHAnsi"/>
                <w:sz w:val="20"/>
                <w:szCs w:val="20"/>
              </w:rPr>
              <w:t>Methylcatechol</w:t>
            </w:r>
          </w:p>
        </w:tc>
        <w:tc>
          <w:tcPr>
            <w:tcW w:w="518" w:type="dxa"/>
          </w:tcPr>
          <w:p w14:paraId="661BF358" w14:textId="38D5FE89" w:rsidR="002E7905" w:rsidRPr="00237230" w:rsidRDefault="002E7905" w:rsidP="002E7905">
            <w:pPr>
              <w:keepNext/>
              <w:spacing w:after="0"/>
              <w:jc w:val="center"/>
              <w:rPr>
                <w:rFonts w:cstheme="minorHAnsi"/>
                <w:sz w:val="20"/>
                <w:szCs w:val="20"/>
              </w:rPr>
            </w:pPr>
            <w:r w:rsidRPr="00237230">
              <w:rPr>
                <w:sz w:val="20"/>
                <w:szCs w:val="20"/>
              </w:rPr>
              <w:t>7</w:t>
            </w:r>
          </w:p>
        </w:tc>
        <w:tc>
          <w:tcPr>
            <w:tcW w:w="1070" w:type="dxa"/>
            <w:vAlign w:val="center"/>
          </w:tcPr>
          <w:p w14:paraId="59536D94" w14:textId="1466E294"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709FB535" w14:textId="4A0EF88B"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529B9DC5" w14:textId="77777777" w:rsidTr="003F750D">
        <w:trPr>
          <w:trHeight w:val="143"/>
        </w:trPr>
        <w:tc>
          <w:tcPr>
            <w:tcW w:w="1357" w:type="dxa"/>
          </w:tcPr>
          <w:p w14:paraId="6D04D594" w14:textId="035AA61C" w:rsidR="002E7905" w:rsidRPr="004A2FE2" w:rsidRDefault="002E7905" w:rsidP="002E7905">
            <w:pPr>
              <w:spacing w:after="0"/>
              <w:jc w:val="center"/>
              <w:rPr>
                <w:rFonts w:cstheme="minorHAnsi"/>
                <w:sz w:val="20"/>
                <w:szCs w:val="20"/>
              </w:rPr>
            </w:pPr>
            <w:r w:rsidRPr="00237230">
              <w:rPr>
                <w:rFonts w:cstheme="minorHAnsi"/>
                <w:sz w:val="20"/>
                <w:szCs w:val="20"/>
              </w:rPr>
              <w:t>MEK</w:t>
            </w:r>
          </w:p>
        </w:tc>
        <w:tc>
          <w:tcPr>
            <w:tcW w:w="3989" w:type="dxa"/>
            <w:vAlign w:val="center"/>
          </w:tcPr>
          <w:p w14:paraId="6D827E42" w14:textId="641E3666" w:rsidR="002E7905" w:rsidRPr="004A2FE2" w:rsidRDefault="002E7905" w:rsidP="002E7905">
            <w:pPr>
              <w:spacing w:after="0"/>
              <w:jc w:val="center"/>
              <w:rPr>
                <w:rFonts w:cstheme="minorHAnsi"/>
                <w:sz w:val="20"/>
                <w:szCs w:val="20"/>
              </w:rPr>
            </w:pPr>
            <w:r>
              <w:rPr>
                <w:rFonts w:cstheme="minorHAnsi"/>
                <w:sz w:val="20"/>
                <w:szCs w:val="20"/>
              </w:rPr>
              <w:t>Methyl ethyl ketone</w:t>
            </w:r>
          </w:p>
        </w:tc>
        <w:tc>
          <w:tcPr>
            <w:tcW w:w="518" w:type="dxa"/>
          </w:tcPr>
          <w:p w14:paraId="42328E9B" w14:textId="09A7D82D" w:rsidR="002E7905" w:rsidRPr="00237230" w:rsidRDefault="002E7905" w:rsidP="002E7905">
            <w:pPr>
              <w:keepNext/>
              <w:spacing w:after="0"/>
              <w:jc w:val="center"/>
              <w:rPr>
                <w:rFonts w:cstheme="minorHAnsi"/>
                <w:sz w:val="20"/>
                <w:szCs w:val="20"/>
              </w:rPr>
            </w:pPr>
            <w:r w:rsidRPr="00237230">
              <w:rPr>
                <w:sz w:val="20"/>
                <w:szCs w:val="20"/>
              </w:rPr>
              <w:t>4</w:t>
            </w:r>
          </w:p>
        </w:tc>
        <w:tc>
          <w:tcPr>
            <w:tcW w:w="1070" w:type="dxa"/>
            <w:vAlign w:val="center"/>
          </w:tcPr>
          <w:p w14:paraId="2895A80D" w14:textId="494923F8" w:rsidR="002E7905" w:rsidRPr="004A2FE2" w:rsidRDefault="002E7905" w:rsidP="002E7905">
            <w:pPr>
              <w:keepNext/>
              <w:spacing w:after="0"/>
              <w:jc w:val="center"/>
              <w:rPr>
                <w:rFonts w:cstheme="minorHAnsi"/>
                <w:sz w:val="20"/>
                <w:szCs w:val="20"/>
              </w:rPr>
            </w:pPr>
            <w:r>
              <w:rPr>
                <w:rFonts w:cstheme="minorHAnsi"/>
                <w:sz w:val="20"/>
                <w:szCs w:val="20"/>
              </w:rPr>
              <w:t>Explicit</w:t>
            </w:r>
          </w:p>
        </w:tc>
        <w:tc>
          <w:tcPr>
            <w:tcW w:w="2186" w:type="dxa"/>
            <w:vAlign w:val="center"/>
          </w:tcPr>
          <w:p w14:paraId="105CC91A" w14:textId="620463F3" w:rsidR="002E7905" w:rsidRPr="004A2FE2" w:rsidRDefault="002E7905" w:rsidP="002E7905">
            <w:pPr>
              <w:keepNext/>
              <w:spacing w:after="0"/>
              <w:jc w:val="center"/>
              <w:rPr>
                <w:rFonts w:cstheme="minorHAnsi"/>
                <w:sz w:val="20"/>
                <w:szCs w:val="20"/>
              </w:rPr>
            </w:pPr>
            <w:r w:rsidRPr="001835A6">
              <w:rPr>
                <w:rFonts w:cstheme="minorHAnsi"/>
                <w:sz w:val="20"/>
                <w:szCs w:val="20"/>
              </w:rPr>
              <w:t>CCC(=</w:t>
            </w:r>
            <w:proofErr w:type="gramStart"/>
            <w:r w:rsidRPr="001835A6">
              <w:rPr>
                <w:rFonts w:cstheme="minorHAnsi"/>
                <w:sz w:val="20"/>
                <w:szCs w:val="20"/>
              </w:rPr>
              <w:t>O)C</w:t>
            </w:r>
            <w:proofErr w:type="gramEnd"/>
          </w:p>
        </w:tc>
      </w:tr>
      <w:tr w:rsidR="002E7905" w:rsidRPr="004A2FE2" w14:paraId="52C7B3FC" w14:textId="77777777" w:rsidTr="003F750D">
        <w:trPr>
          <w:trHeight w:val="143"/>
        </w:trPr>
        <w:tc>
          <w:tcPr>
            <w:tcW w:w="1357" w:type="dxa"/>
          </w:tcPr>
          <w:p w14:paraId="370078AA" w14:textId="5D3D3F3D" w:rsidR="002E7905" w:rsidRPr="004A2FE2" w:rsidRDefault="002E7905" w:rsidP="002E7905">
            <w:pPr>
              <w:spacing w:after="0"/>
              <w:jc w:val="center"/>
              <w:rPr>
                <w:rFonts w:cstheme="minorHAnsi"/>
                <w:sz w:val="20"/>
                <w:szCs w:val="20"/>
              </w:rPr>
            </w:pPr>
            <w:r w:rsidRPr="00237230">
              <w:rPr>
                <w:rFonts w:cstheme="minorHAnsi"/>
                <w:sz w:val="20"/>
                <w:szCs w:val="20"/>
              </w:rPr>
              <w:t>MGLY</w:t>
            </w:r>
          </w:p>
        </w:tc>
        <w:tc>
          <w:tcPr>
            <w:tcW w:w="3989" w:type="dxa"/>
            <w:vAlign w:val="center"/>
          </w:tcPr>
          <w:p w14:paraId="2821F364" w14:textId="3AA8E99E" w:rsidR="002E7905" w:rsidRPr="004A2FE2" w:rsidRDefault="002E7905" w:rsidP="002E7905">
            <w:pPr>
              <w:spacing w:after="0"/>
              <w:jc w:val="center"/>
              <w:rPr>
                <w:rFonts w:cstheme="minorHAnsi"/>
                <w:sz w:val="20"/>
                <w:szCs w:val="20"/>
              </w:rPr>
            </w:pPr>
            <w:r>
              <w:rPr>
                <w:rFonts w:cstheme="minorHAnsi"/>
                <w:sz w:val="20"/>
                <w:szCs w:val="20"/>
              </w:rPr>
              <w:t>Methylglyoxal and similar species</w:t>
            </w:r>
          </w:p>
        </w:tc>
        <w:tc>
          <w:tcPr>
            <w:tcW w:w="518" w:type="dxa"/>
          </w:tcPr>
          <w:p w14:paraId="398310CE" w14:textId="797CE9C1" w:rsidR="002E7905" w:rsidRPr="00237230" w:rsidRDefault="002E7905" w:rsidP="002E7905">
            <w:pPr>
              <w:keepNext/>
              <w:spacing w:after="0"/>
              <w:jc w:val="center"/>
              <w:rPr>
                <w:rFonts w:cstheme="minorHAnsi"/>
                <w:sz w:val="20"/>
                <w:szCs w:val="20"/>
              </w:rPr>
            </w:pPr>
            <w:r w:rsidRPr="00237230">
              <w:rPr>
                <w:sz w:val="20"/>
                <w:szCs w:val="20"/>
              </w:rPr>
              <w:t>3</w:t>
            </w:r>
          </w:p>
        </w:tc>
        <w:tc>
          <w:tcPr>
            <w:tcW w:w="1070" w:type="dxa"/>
            <w:vAlign w:val="center"/>
          </w:tcPr>
          <w:p w14:paraId="742881A1" w14:textId="1544A702"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5101F2AD" w14:textId="05C7C7D4"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33E3503B" w14:textId="77777777" w:rsidTr="003F750D">
        <w:trPr>
          <w:trHeight w:val="143"/>
        </w:trPr>
        <w:tc>
          <w:tcPr>
            <w:tcW w:w="1357" w:type="dxa"/>
          </w:tcPr>
          <w:p w14:paraId="52509BEB" w14:textId="26DB4632" w:rsidR="002E7905" w:rsidRPr="004A2FE2" w:rsidRDefault="002E7905" w:rsidP="002E7905">
            <w:pPr>
              <w:spacing w:after="0"/>
              <w:jc w:val="center"/>
              <w:rPr>
                <w:rFonts w:cstheme="minorHAnsi"/>
                <w:sz w:val="20"/>
                <w:szCs w:val="20"/>
              </w:rPr>
            </w:pPr>
            <w:r w:rsidRPr="00237230">
              <w:rPr>
                <w:rFonts w:cstheme="minorHAnsi"/>
                <w:sz w:val="20"/>
                <w:szCs w:val="20"/>
              </w:rPr>
              <w:t>MOH</w:t>
            </w:r>
          </w:p>
        </w:tc>
        <w:tc>
          <w:tcPr>
            <w:tcW w:w="3989" w:type="dxa"/>
            <w:vAlign w:val="center"/>
          </w:tcPr>
          <w:p w14:paraId="797A6A3F" w14:textId="6A49915D" w:rsidR="002E7905" w:rsidRPr="004A2FE2" w:rsidRDefault="002E7905" w:rsidP="002E7905">
            <w:pPr>
              <w:spacing w:after="0"/>
              <w:jc w:val="center"/>
              <w:rPr>
                <w:rFonts w:cstheme="minorHAnsi"/>
                <w:sz w:val="20"/>
                <w:szCs w:val="20"/>
              </w:rPr>
            </w:pPr>
            <w:r>
              <w:rPr>
                <w:rFonts w:cstheme="minorHAnsi"/>
                <w:sz w:val="20"/>
                <w:szCs w:val="20"/>
              </w:rPr>
              <w:t>Methanol</w:t>
            </w:r>
          </w:p>
        </w:tc>
        <w:tc>
          <w:tcPr>
            <w:tcW w:w="518" w:type="dxa"/>
          </w:tcPr>
          <w:p w14:paraId="684AF7F5" w14:textId="243A24C3" w:rsidR="002E7905" w:rsidRPr="00237230" w:rsidRDefault="002E7905" w:rsidP="002E7905">
            <w:pPr>
              <w:keepNext/>
              <w:spacing w:after="0"/>
              <w:jc w:val="center"/>
              <w:rPr>
                <w:rFonts w:cstheme="minorHAnsi"/>
                <w:sz w:val="20"/>
                <w:szCs w:val="20"/>
              </w:rPr>
            </w:pPr>
            <w:r w:rsidRPr="00237230">
              <w:rPr>
                <w:sz w:val="20"/>
                <w:szCs w:val="20"/>
              </w:rPr>
              <w:t>1</w:t>
            </w:r>
          </w:p>
        </w:tc>
        <w:tc>
          <w:tcPr>
            <w:tcW w:w="1070" w:type="dxa"/>
            <w:vAlign w:val="center"/>
          </w:tcPr>
          <w:p w14:paraId="1F1762A0" w14:textId="15F5C5BA" w:rsidR="002E7905" w:rsidRPr="004A2FE2" w:rsidRDefault="002E7905" w:rsidP="002E7905">
            <w:pPr>
              <w:keepNext/>
              <w:spacing w:after="0"/>
              <w:jc w:val="center"/>
              <w:rPr>
                <w:rFonts w:cstheme="minorHAnsi"/>
                <w:sz w:val="20"/>
                <w:szCs w:val="20"/>
              </w:rPr>
            </w:pPr>
            <w:r>
              <w:rPr>
                <w:rFonts w:cstheme="minorHAnsi"/>
                <w:sz w:val="20"/>
                <w:szCs w:val="20"/>
              </w:rPr>
              <w:t>Explicit</w:t>
            </w:r>
          </w:p>
        </w:tc>
        <w:tc>
          <w:tcPr>
            <w:tcW w:w="2186" w:type="dxa"/>
            <w:vAlign w:val="center"/>
          </w:tcPr>
          <w:p w14:paraId="5F2F47D3" w14:textId="098C5C52" w:rsidR="002E7905" w:rsidRPr="004A2FE2" w:rsidRDefault="002E7905" w:rsidP="002E7905">
            <w:pPr>
              <w:keepNext/>
              <w:spacing w:after="0"/>
              <w:jc w:val="center"/>
              <w:rPr>
                <w:rFonts w:cstheme="minorHAnsi"/>
                <w:sz w:val="20"/>
                <w:szCs w:val="20"/>
              </w:rPr>
            </w:pPr>
            <w:r>
              <w:rPr>
                <w:rFonts w:cstheme="minorHAnsi"/>
                <w:sz w:val="20"/>
                <w:szCs w:val="20"/>
              </w:rPr>
              <w:t>CO</w:t>
            </w:r>
          </w:p>
        </w:tc>
      </w:tr>
      <w:tr w:rsidR="002E7905" w:rsidRPr="004A2FE2" w14:paraId="181899D0" w14:textId="77777777" w:rsidTr="003F750D">
        <w:trPr>
          <w:trHeight w:val="143"/>
        </w:trPr>
        <w:tc>
          <w:tcPr>
            <w:tcW w:w="1357" w:type="dxa"/>
          </w:tcPr>
          <w:p w14:paraId="3289B476" w14:textId="11B2B012" w:rsidR="002E7905" w:rsidRPr="004A2FE2" w:rsidRDefault="002E7905" w:rsidP="002E7905">
            <w:pPr>
              <w:spacing w:after="0"/>
              <w:jc w:val="center"/>
              <w:rPr>
                <w:rFonts w:cstheme="minorHAnsi"/>
                <w:sz w:val="20"/>
                <w:szCs w:val="20"/>
              </w:rPr>
            </w:pPr>
            <w:r w:rsidRPr="00237230">
              <w:rPr>
                <w:rFonts w:cstheme="minorHAnsi"/>
                <w:sz w:val="20"/>
                <w:szCs w:val="20"/>
              </w:rPr>
              <w:t>MVK</w:t>
            </w:r>
          </w:p>
        </w:tc>
        <w:tc>
          <w:tcPr>
            <w:tcW w:w="3989" w:type="dxa"/>
            <w:vAlign w:val="center"/>
          </w:tcPr>
          <w:p w14:paraId="67DCE237" w14:textId="23F1B0E3" w:rsidR="002E7905" w:rsidRPr="004A2FE2" w:rsidRDefault="002E7905" w:rsidP="002E7905">
            <w:pPr>
              <w:spacing w:after="0"/>
              <w:jc w:val="center"/>
              <w:rPr>
                <w:rFonts w:cstheme="minorHAnsi"/>
                <w:sz w:val="20"/>
                <w:szCs w:val="20"/>
              </w:rPr>
            </w:pPr>
            <w:r>
              <w:rPr>
                <w:rFonts w:cstheme="minorHAnsi"/>
                <w:sz w:val="20"/>
                <w:szCs w:val="20"/>
              </w:rPr>
              <w:t>Methyl vinyl ketone</w:t>
            </w:r>
          </w:p>
        </w:tc>
        <w:tc>
          <w:tcPr>
            <w:tcW w:w="518" w:type="dxa"/>
          </w:tcPr>
          <w:p w14:paraId="1FDF3F89" w14:textId="6E6A8004" w:rsidR="002E7905" w:rsidRPr="00237230" w:rsidRDefault="002E7905" w:rsidP="002E7905">
            <w:pPr>
              <w:keepNext/>
              <w:spacing w:after="0"/>
              <w:jc w:val="center"/>
              <w:rPr>
                <w:rFonts w:cstheme="minorHAnsi"/>
                <w:sz w:val="20"/>
                <w:szCs w:val="20"/>
              </w:rPr>
            </w:pPr>
            <w:r w:rsidRPr="00237230">
              <w:rPr>
                <w:sz w:val="20"/>
                <w:szCs w:val="20"/>
              </w:rPr>
              <w:t>4</w:t>
            </w:r>
          </w:p>
        </w:tc>
        <w:tc>
          <w:tcPr>
            <w:tcW w:w="1070" w:type="dxa"/>
            <w:vAlign w:val="center"/>
          </w:tcPr>
          <w:p w14:paraId="52951F4B" w14:textId="10AF21E0" w:rsidR="002E7905" w:rsidRPr="004A2FE2" w:rsidRDefault="002E7905" w:rsidP="002E7905">
            <w:pPr>
              <w:keepNext/>
              <w:spacing w:after="0"/>
              <w:jc w:val="center"/>
              <w:rPr>
                <w:rFonts w:cstheme="minorHAnsi"/>
                <w:sz w:val="20"/>
                <w:szCs w:val="20"/>
              </w:rPr>
            </w:pPr>
            <w:r>
              <w:rPr>
                <w:rFonts w:cstheme="minorHAnsi"/>
                <w:sz w:val="20"/>
                <w:szCs w:val="20"/>
              </w:rPr>
              <w:t>Explicit</w:t>
            </w:r>
          </w:p>
        </w:tc>
        <w:tc>
          <w:tcPr>
            <w:tcW w:w="2186" w:type="dxa"/>
            <w:vAlign w:val="center"/>
          </w:tcPr>
          <w:p w14:paraId="3DDE66C0" w14:textId="5F8D5BC9" w:rsidR="002E7905" w:rsidRPr="004A2FE2" w:rsidRDefault="002E7905" w:rsidP="002E7905">
            <w:pPr>
              <w:keepNext/>
              <w:spacing w:after="0"/>
              <w:jc w:val="center"/>
              <w:rPr>
                <w:rFonts w:cstheme="minorHAnsi"/>
                <w:sz w:val="20"/>
                <w:szCs w:val="20"/>
              </w:rPr>
            </w:pPr>
            <w:r w:rsidRPr="001835A6">
              <w:rPr>
                <w:rFonts w:cstheme="minorHAnsi"/>
                <w:sz w:val="20"/>
                <w:szCs w:val="20"/>
              </w:rPr>
              <w:t>CC(=</w:t>
            </w:r>
            <w:proofErr w:type="gramStart"/>
            <w:r w:rsidRPr="001835A6">
              <w:rPr>
                <w:rFonts w:cstheme="minorHAnsi"/>
                <w:sz w:val="20"/>
                <w:szCs w:val="20"/>
              </w:rPr>
              <w:t>O)C</w:t>
            </w:r>
            <w:proofErr w:type="gramEnd"/>
            <w:r w:rsidRPr="001835A6">
              <w:rPr>
                <w:rFonts w:cstheme="minorHAnsi"/>
                <w:sz w:val="20"/>
                <w:szCs w:val="20"/>
              </w:rPr>
              <w:t>=C</w:t>
            </w:r>
          </w:p>
        </w:tc>
      </w:tr>
      <w:tr w:rsidR="002E7905" w:rsidRPr="004A2FE2" w14:paraId="67C47FA5" w14:textId="77777777" w:rsidTr="003F750D">
        <w:trPr>
          <w:trHeight w:val="143"/>
        </w:trPr>
        <w:tc>
          <w:tcPr>
            <w:tcW w:w="1357" w:type="dxa"/>
          </w:tcPr>
          <w:p w14:paraId="02D16DAC" w14:textId="59730FB8" w:rsidR="002E7905" w:rsidRPr="004A2FE2" w:rsidRDefault="002E7905" w:rsidP="002E7905">
            <w:pPr>
              <w:spacing w:after="0"/>
              <w:jc w:val="center"/>
              <w:rPr>
                <w:rFonts w:cstheme="minorHAnsi"/>
                <w:sz w:val="20"/>
                <w:szCs w:val="20"/>
              </w:rPr>
            </w:pPr>
            <w:r w:rsidRPr="00237230">
              <w:rPr>
                <w:rFonts w:cstheme="minorHAnsi"/>
                <w:sz w:val="20"/>
                <w:szCs w:val="20"/>
              </w:rPr>
              <w:t>NAPH</w:t>
            </w:r>
          </w:p>
        </w:tc>
        <w:tc>
          <w:tcPr>
            <w:tcW w:w="3989" w:type="dxa"/>
            <w:vAlign w:val="center"/>
          </w:tcPr>
          <w:p w14:paraId="3769204C" w14:textId="5A48F550" w:rsidR="002E7905" w:rsidRPr="004A2FE2" w:rsidRDefault="002E7905" w:rsidP="002E7905">
            <w:pPr>
              <w:spacing w:after="0"/>
              <w:jc w:val="center"/>
              <w:rPr>
                <w:rFonts w:cstheme="minorHAnsi"/>
                <w:sz w:val="20"/>
                <w:szCs w:val="20"/>
              </w:rPr>
            </w:pPr>
            <w:r>
              <w:rPr>
                <w:rFonts w:cstheme="minorHAnsi"/>
                <w:sz w:val="20"/>
                <w:szCs w:val="20"/>
              </w:rPr>
              <w:t>PAH with 2 aromatic rings</w:t>
            </w:r>
          </w:p>
        </w:tc>
        <w:tc>
          <w:tcPr>
            <w:tcW w:w="518" w:type="dxa"/>
          </w:tcPr>
          <w:p w14:paraId="5708E205" w14:textId="42EB963C" w:rsidR="002E7905" w:rsidRPr="00237230" w:rsidRDefault="002E7905" w:rsidP="002E7905">
            <w:pPr>
              <w:keepNext/>
              <w:spacing w:after="0"/>
              <w:jc w:val="center"/>
              <w:rPr>
                <w:rFonts w:cstheme="minorHAnsi"/>
                <w:sz w:val="20"/>
                <w:szCs w:val="20"/>
              </w:rPr>
            </w:pPr>
            <w:r w:rsidRPr="00237230">
              <w:rPr>
                <w:sz w:val="20"/>
                <w:szCs w:val="20"/>
              </w:rPr>
              <w:t>10</w:t>
            </w:r>
          </w:p>
        </w:tc>
        <w:tc>
          <w:tcPr>
            <w:tcW w:w="1070" w:type="dxa"/>
            <w:vAlign w:val="center"/>
          </w:tcPr>
          <w:p w14:paraId="0AD3C591" w14:textId="1B84FEAA"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794F06CB" w14:textId="582A7BC6"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6F7FAB2A" w14:textId="77777777" w:rsidTr="003F750D">
        <w:trPr>
          <w:trHeight w:val="143"/>
        </w:trPr>
        <w:tc>
          <w:tcPr>
            <w:tcW w:w="1357" w:type="dxa"/>
          </w:tcPr>
          <w:p w14:paraId="7861DE57" w14:textId="59F70F56" w:rsidR="002E7905" w:rsidRPr="004A2FE2" w:rsidRDefault="002E7905" w:rsidP="002E7905">
            <w:pPr>
              <w:spacing w:after="0"/>
              <w:jc w:val="center"/>
              <w:rPr>
                <w:rFonts w:cstheme="minorHAnsi"/>
                <w:sz w:val="20"/>
                <w:szCs w:val="20"/>
              </w:rPr>
            </w:pPr>
            <w:r w:rsidRPr="00237230">
              <w:rPr>
                <w:rFonts w:cstheme="minorHAnsi"/>
                <w:sz w:val="20"/>
                <w:szCs w:val="20"/>
              </w:rPr>
              <w:t>OLI</w:t>
            </w:r>
          </w:p>
        </w:tc>
        <w:tc>
          <w:tcPr>
            <w:tcW w:w="3989" w:type="dxa"/>
            <w:vAlign w:val="center"/>
          </w:tcPr>
          <w:p w14:paraId="5D9BA40B" w14:textId="563122C9" w:rsidR="002E7905" w:rsidRPr="004A2FE2" w:rsidRDefault="002E7905" w:rsidP="002E7905">
            <w:pPr>
              <w:spacing w:after="0"/>
              <w:jc w:val="center"/>
              <w:rPr>
                <w:rFonts w:cstheme="minorHAnsi"/>
                <w:sz w:val="20"/>
                <w:szCs w:val="20"/>
              </w:rPr>
            </w:pPr>
            <w:r>
              <w:rPr>
                <w:rFonts w:cstheme="minorHAnsi"/>
                <w:sz w:val="20"/>
                <w:szCs w:val="20"/>
              </w:rPr>
              <w:t>Internal alkenes</w:t>
            </w:r>
          </w:p>
        </w:tc>
        <w:tc>
          <w:tcPr>
            <w:tcW w:w="518" w:type="dxa"/>
          </w:tcPr>
          <w:p w14:paraId="36F11E53" w14:textId="10CF55BF" w:rsidR="002E7905" w:rsidRPr="00237230" w:rsidRDefault="002E7905" w:rsidP="002E7905">
            <w:pPr>
              <w:keepNext/>
              <w:spacing w:after="0"/>
              <w:jc w:val="center"/>
              <w:rPr>
                <w:rFonts w:cstheme="minorHAnsi"/>
                <w:sz w:val="20"/>
                <w:szCs w:val="20"/>
              </w:rPr>
            </w:pPr>
            <w:r w:rsidRPr="00237230">
              <w:rPr>
                <w:sz w:val="20"/>
                <w:szCs w:val="20"/>
              </w:rPr>
              <w:t>5</w:t>
            </w:r>
          </w:p>
        </w:tc>
        <w:tc>
          <w:tcPr>
            <w:tcW w:w="1070" w:type="dxa"/>
            <w:vAlign w:val="center"/>
          </w:tcPr>
          <w:p w14:paraId="5B25384F" w14:textId="5D219EC0"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3DEE0697" w14:textId="6DD404D6"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2922BE19" w14:textId="77777777" w:rsidTr="003F750D">
        <w:trPr>
          <w:trHeight w:val="143"/>
        </w:trPr>
        <w:tc>
          <w:tcPr>
            <w:tcW w:w="1357" w:type="dxa"/>
          </w:tcPr>
          <w:p w14:paraId="0FD66212" w14:textId="0154327C" w:rsidR="002E7905" w:rsidRPr="004A2FE2" w:rsidRDefault="002E7905" w:rsidP="002E7905">
            <w:pPr>
              <w:spacing w:after="0"/>
              <w:jc w:val="center"/>
              <w:rPr>
                <w:rFonts w:cstheme="minorHAnsi"/>
                <w:sz w:val="20"/>
                <w:szCs w:val="20"/>
              </w:rPr>
            </w:pPr>
            <w:r w:rsidRPr="00237230">
              <w:rPr>
                <w:rFonts w:cstheme="minorHAnsi"/>
                <w:sz w:val="20"/>
                <w:szCs w:val="20"/>
              </w:rPr>
              <w:t>OLT</w:t>
            </w:r>
          </w:p>
        </w:tc>
        <w:tc>
          <w:tcPr>
            <w:tcW w:w="3989" w:type="dxa"/>
            <w:vAlign w:val="center"/>
          </w:tcPr>
          <w:p w14:paraId="2E7D111A" w14:textId="7EDAF10D" w:rsidR="002E7905" w:rsidRPr="004A2FE2" w:rsidRDefault="002E7905" w:rsidP="002E7905">
            <w:pPr>
              <w:spacing w:after="0"/>
              <w:jc w:val="center"/>
              <w:rPr>
                <w:rFonts w:cstheme="minorHAnsi"/>
                <w:sz w:val="20"/>
                <w:szCs w:val="20"/>
              </w:rPr>
            </w:pPr>
            <w:r>
              <w:rPr>
                <w:rFonts w:cstheme="minorHAnsi"/>
                <w:sz w:val="20"/>
                <w:szCs w:val="20"/>
              </w:rPr>
              <w:t>Terminal alkenes</w:t>
            </w:r>
          </w:p>
        </w:tc>
        <w:tc>
          <w:tcPr>
            <w:tcW w:w="518" w:type="dxa"/>
          </w:tcPr>
          <w:p w14:paraId="0F05CDA4" w14:textId="4BB94D84" w:rsidR="002E7905" w:rsidRPr="00237230" w:rsidRDefault="002E7905" w:rsidP="002E7905">
            <w:pPr>
              <w:keepNext/>
              <w:spacing w:after="0"/>
              <w:jc w:val="center"/>
              <w:rPr>
                <w:rFonts w:cstheme="minorHAnsi"/>
                <w:sz w:val="20"/>
                <w:szCs w:val="20"/>
              </w:rPr>
            </w:pPr>
            <w:r w:rsidRPr="00237230">
              <w:rPr>
                <w:sz w:val="20"/>
                <w:szCs w:val="20"/>
              </w:rPr>
              <w:t>3</w:t>
            </w:r>
          </w:p>
        </w:tc>
        <w:tc>
          <w:tcPr>
            <w:tcW w:w="1070" w:type="dxa"/>
            <w:vAlign w:val="center"/>
          </w:tcPr>
          <w:p w14:paraId="6CAED315" w14:textId="73D0759D"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09E4C9EA" w14:textId="1F3CFBF4"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5D075DE0" w14:textId="77777777" w:rsidTr="003F750D">
        <w:trPr>
          <w:trHeight w:val="143"/>
        </w:trPr>
        <w:tc>
          <w:tcPr>
            <w:tcW w:w="1357" w:type="dxa"/>
          </w:tcPr>
          <w:p w14:paraId="34E37F61" w14:textId="1A72E488" w:rsidR="002E7905" w:rsidRPr="004A2FE2" w:rsidRDefault="002E7905" w:rsidP="002E7905">
            <w:pPr>
              <w:spacing w:after="0"/>
              <w:jc w:val="center"/>
              <w:rPr>
                <w:rFonts w:cstheme="minorHAnsi"/>
                <w:sz w:val="20"/>
                <w:szCs w:val="20"/>
              </w:rPr>
            </w:pPr>
            <w:r w:rsidRPr="00237230">
              <w:rPr>
                <w:rFonts w:cstheme="minorHAnsi"/>
                <w:sz w:val="20"/>
                <w:szCs w:val="20"/>
              </w:rPr>
              <w:t>ONIT</w:t>
            </w:r>
          </w:p>
        </w:tc>
        <w:tc>
          <w:tcPr>
            <w:tcW w:w="3989" w:type="dxa"/>
            <w:vAlign w:val="center"/>
          </w:tcPr>
          <w:p w14:paraId="169A6BDB" w14:textId="08280360" w:rsidR="002E7905" w:rsidRPr="004A2FE2" w:rsidRDefault="002E7905" w:rsidP="002E7905">
            <w:pPr>
              <w:spacing w:after="0"/>
              <w:jc w:val="center"/>
              <w:rPr>
                <w:rFonts w:cstheme="minorHAnsi"/>
                <w:sz w:val="20"/>
                <w:szCs w:val="20"/>
              </w:rPr>
            </w:pPr>
            <w:r>
              <w:rPr>
                <w:rFonts w:cstheme="minorHAnsi"/>
                <w:sz w:val="20"/>
                <w:szCs w:val="20"/>
              </w:rPr>
              <w:t>Organic nitrates</w:t>
            </w:r>
          </w:p>
        </w:tc>
        <w:tc>
          <w:tcPr>
            <w:tcW w:w="518" w:type="dxa"/>
          </w:tcPr>
          <w:p w14:paraId="3D286C34" w14:textId="041CA598" w:rsidR="002E7905" w:rsidRPr="00237230" w:rsidRDefault="002E7905" w:rsidP="002E7905">
            <w:pPr>
              <w:keepNext/>
              <w:spacing w:after="0"/>
              <w:jc w:val="center"/>
              <w:rPr>
                <w:rFonts w:cstheme="minorHAnsi"/>
                <w:sz w:val="20"/>
                <w:szCs w:val="20"/>
              </w:rPr>
            </w:pPr>
            <w:r w:rsidRPr="00237230">
              <w:rPr>
                <w:sz w:val="20"/>
                <w:szCs w:val="20"/>
              </w:rPr>
              <w:t>4</w:t>
            </w:r>
          </w:p>
        </w:tc>
        <w:tc>
          <w:tcPr>
            <w:tcW w:w="1070" w:type="dxa"/>
            <w:vAlign w:val="center"/>
          </w:tcPr>
          <w:p w14:paraId="52CBD0D8" w14:textId="1372A63F"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7017D305" w14:textId="3060713D"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67619789" w14:textId="77777777" w:rsidTr="003F750D">
        <w:trPr>
          <w:trHeight w:val="143"/>
        </w:trPr>
        <w:tc>
          <w:tcPr>
            <w:tcW w:w="1357" w:type="dxa"/>
          </w:tcPr>
          <w:p w14:paraId="7EA94C56" w14:textId="11F784BD" w:rsidR="002E7905" w:rsidRPr="004A2FE2" w:rsidRDefault="002E7905" w:rsidP="002E7905">
            <w:pPr>
              <w:spacing w:after="0"/>
              <w:jc w:val="center"/>
              <w:rPr>
                <w:rFonts w:cstheme="minorHAnsi"/>
                <w:sz w:val="20"/>
                <w:szCs w:val="20"/>
              </w:rPr>
            </w:pPr>
            <w:r w:rsidRPr="00237230">
              <w:rPr>
                <w:rFonts w:cstheme="minorHAnsi"/>
                <w:sz w:val="20"/>
                <w:szCs w:val="20"/>
              </w:rPr>
              <w:t>ORA1</w:t>
            </w:r>
          </w:p>
        </w:tc>
        <w:tc>
          <w:tcPr>
            <w:tcW w:w="3989" w:type="dxa"/>
            <w:vAlign w:val="center"/>
          </w:tcPr>
          <w:p w14:paraId="3FE28A02" w14:textId="639A8616" w:rsidR="002E7905" w:rsidRPr="004A2FE2" w:rsidRDefault="002E7905" w:rsidP="002E7905">
            <w:pPr>
              <w:spacing w:after="0"/>
              <w:jc w:val="center"/>
              <w:rPr>
                <w:rFonts w:cstheme="minorHAnsi"/>
                <w:sz w:val="20"/>
                <w:szCs w:val="20"/>
              </w:rPr>
            </w:pPr>
            <w:r>
              <w:rPr>
                <w:rFonts w:cstheme="minorHAnsi"/>
                <w:sz w:val="20"/>
                <w:szCs w:val="20"/>
              </w:rPr>
              <w:t>Formic Acid</w:t>
            </w:r>
          </w:p>
        </w:tc>
        <w:tc>
          <w:tcPr>
            <w:tcW w:w="518" w:type="dxa"/>
          </w:tcPr>
          <w:p w14:paraId="70D557D9" w14:textId="3572A8FA" w:rsidR="002E7905" w:rsidRPr="00237230" w:rsidRDefault="002E7905" w:rsidP="002E7905">
            <w:pPr>
              <w:keepNext/>
              <w:spacing w:after="0"/>
              <w:jc w:val="center"/>
              <w:rPr>
                <w:rFonts w:cstheme="minorHAnsi"/>
                <w:sz w:val="20"/>
                <w:szCs w:val="20"/>
              </w:rPr>
            </w:pPr>
            <w:r w:rsidRPr="00237230">
              <w:rPr>
                <w:sz w:val="20"/>
                <w:szCs w:val="20"/>
              </w:rPr>
              <w:t>1</w:t>
            </w:r>
          </w:p>
        </w:tc>
        <w:tc>
          <w:tcPr>
            <w:tcW w:w="1070" w:type="dxa"/>
            <w:vAlign w:val="center"/>
          </w:tcPr>
          <w:p w14:paraId="439819F7" w14:textId="29B355C9" w:rsidR="002E7905" w:rsidRPr="004A2FE2" w:rsidRDefault="002E7905" w:rsidP="002E7905">
            <w:pPr>
              <w:keepNext/>
              <w:spacing w:after="0"/>
              <w:jc w:val="center"/>
              <w:rPr>
                <w:rFonts w:cstheme="minorHAnsi"/>
                <w:sz w:val="20"/>
                <w:szCs w:val="20"/>
              </w:rPr>
            </w:pPr>
            <w:r>
              <w:rPr>
                <w:rFonts w:cstheme="minorHAnsi"/>
                <w:sz w:val="20"/>
                <w:szCs w:val="20"/>
              </w:rPr>
              <w:t>Explicit</w:t>
            </w:r>
          </w:p>
        </w:tc>
        <w:tc>
          <w:tcPr>
            <w:tcW w:w="2186" w:type="dxa"/>
            <w:vAlign w:val="center"/>
          </w:tcPr>
          <w:p w14:paraId="3D28F591" w14:textId="2AFDB6FE" w:rsidR="002E7905" w:rsidRPr="004A2FE2" w:rsidRDefault="002E7905" w:rsidP="002E7905">
            <w:pPr>
              <w:keepNext/>
              <w:spacing w:after="0"/>
              <w:jc w:val="center"/>
              <w:rPr>
                <w:rFonts w:cstheme="minorHAnsi"/>
                <w:sz w:val="20"/>
                <w:szCs w:val="20"/>
              </w:rPr>
            </w:pPr>
            <w:r>
              <w:rPr>
                <w:rFonts w:cstheme="minorHAnsi"/>
                <w:sz w:val="20"/>
                <w:szCs w:val="20"/>
              </w:rPr>
              <w:t>C(=</w:t>
            </w:r>
            <w:proofErr w:type="gramStart"/>
            <w:r>
              <w:rPr>
                <w:rFonts w:cstheme="minorHAnsi"/>
                <w:sz w:val="20"/>
                <w:szCs w:val="20"/>
              </w:rPr>
              <w:t>O)O</w:t>
            </w:r>
            <w:proofErr w:type="gramEnd"/>
          </w:p>
        </w:tc>
      </w:tr>
      <w:tr w:rsidR="002E7905" w:rsidRPr="004A2FE2" w14:paraId="669A264E" w14:textId="77777777" w:rsidTr="003F750D">
        <w:trPr>
          <w:trHeight w:val="143"/>
        </w:trPr>
        <w:tc>
          <w:tcPr>
            <w:tcW w:w="1357" w:type="dxa"/>
          </w:tcPr>
          <w:p w14:paraId="25FF5723" w14:textId="637144D8" w:rsidR="002E7905" w:rsidRPr="004A2FE2" w:rsidRDefault="002E7905" w:rsidP="002E7905">
            <w:pPr>
              <w:spacing w:after="0"/>
              <w:jc w:val="center"/>
              <w:rPr>
                <w:rFonts w:cstheme="minorHAnsi"/>
                <w:sz w:val="20"/>
                <w:szCs w:val="20"/>
              </w:rPr>
            </w:pPr>
            <w:r w:rsidRPr="00237230">
              <w:rPr>
                <w:rFonts w:cstheme="minorHAnsi"/>
                <w:sz w:val="20"/>
                <w:szCs w:val="20"/>
              </w:rPr>
              <w:t>ORA2</w:t>
            </w:r>
          </w:p>
        </w:tc>
        <w:tc>
          <w:tcPr>
            <w:tcW w:w="3989" w:type="dxa"/>
            <w:vAlign w:val="center"/>
          </w:tcPr>
          <w:p w14:paraId="4FBE9090" w14:textId="74C64EE6" w:rsidR="002E7905" w:rsidRPr="004A2FE2" w:rsidRDefault="002E7905" w:rsidP="002E7905">
            <w:pPr>
              <w:spacing w:after="0"/>
              <w:jc w:val="center"/>
              <w:rPr>
                <w:rFonts w:cstheme="minorHAnsi"/>
                <w:sz w:val="20"/>
                <w:szCs w:val="20"/>
              </w:rPr>
            </w:pPr>
            <w:r>
              <w:rPr>
                <w:rFonts w:cstheme="minorHAnsi"/>
                <w:sz w:val="20"/>
                <w:szCs w:val="20"/>
              </w:rPr>
              <w:t>Acetic acid and higher acids</w:t>
            </w:r>
          </w:p>
        </w:tc>
        <w:tc>
          <w:tcPr>
            <w:tcW w:w="518" w:type="dxa"/>
          </w:tcPr>
          <w:p w14:paraId="5CBCBCA7" w14:textId="676133D3" w:rsidR="002E7905" w:rsidRPr="00237230" w:rsidRDefault="002E7905" w:rsidP="002E7905">
            <w:pPr>
              <w:keepNext/>
              <w:spacing w:after="0"/>
              <w:jc w:val="center"/>
              <w:rPr>
                <w:rFonts w:cstheme="minorHAnsi"/>
                <w:sz w:val="20"/>
                <w:szCs w:val="20"/>
              </w:rPr>
            </w:pPr>
            <w:r w:rsidRPr="00237230">
              <w:rPr>
                <w:sz w:val="20"/>
                <w:szCs w:val="20"/>
              </w:rPr>
              <w:t>2</w:t>
            </w:r>
          </w:p>
        </w:tc>
        <w:tc>
          <w:tcPr>
            <w:tcW w:w="1070" w:type="dxa"/>
            <w:vAlign w:val="center"/>
          </w:tcPr>
          <w:p w14:paraId="4F9E326D" w14:textId="1C6AF338"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03015EB0" w14:textId="4E017812"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24D1A27F" w14:textId="77777777" w:rsidTr="003F750D">
        <w:trPr>
          <w:trHeight w:val="143"/>
        </w:trPr>
        <w:tc>
          <w:tcPr>
            <w:tcW w:w="1357" w:type="dxa"/>
          </w:tcPr>
          <w:p w14:paraId="42BC6A29" w14:textId="2023826F" w:rsidR="002E7905" w:rsidRPr="004A2FE2" w:rsidRDefault="002E7905" w:rsidP="002E7905">
            <w:pPr>
              <w:spacing w:after="0"/>
              <w:jc w:val="center"/>
              <w:rPr>
                <w:rFonts w:cstheme="minorHAnsi"/>
                <w:sz w:val="20"/>
                <w:szCs w:val="20"/>
              </w:rPr>
            </w:pPr>
            <w:r w:rsidRPr="00237230">
              <w:rPr>
                <w:rFonts w:cstheme="minorHAnsi"/>
                <w:sz w:val="20"/>
                <w:szCs w:val="20"/>
              </w:rPr>
              <w:t>PHEN</w:t>
            </w:r>
          </w:p>
        </w:tc>
        <w:tc>
          <w:tcPr>
            <w:tcW w:w="3989" w:type="dxa"/>
            <w:vAlign w:val="center"/>
          </w:tcPr>
          <w:p w14:paraId="51417FFC" w14:textId="79181D6E" w:rsidR="002E7905" w:rsidRPr="004A2FE2" w:rsidRDefault="002E7905" w:rsidP="002E7905">
            <w:pPr>
              <w:spacing w:after="0"/>
              <w:jc w:val="center"/>
              <w:rPr>
                <w:rFonts w:cstheme="minorHAnsi"/>
                <w:sz w:val="20"/>
                <w:szCs w:val="20"/>
              </w:rPr>
            </w:pPr>
            <w:r>
              <w:rPr>
                <w:rFonts w:cstheme="minorHAnsi"/>
                <w:sz w:val="20"/>
                <w:szCs w:val="20"/>
              </w:rPr>
              <w:t>Phenols</w:t>
            </w:r>
          </w:p>
        </w:tc>
        <w:tc>
          <w:tcPr>
            <w:tcW w:w="518" w:type="dxa"/>
          </w:tcPr>
          <w:p w14:paraId="58D7BF43" w14:textId="1433DB38" w:rsidR="002E7905" w:rsidRPr="00237230" w:rsidRDefault="002E7905" w:rsidP="002E7905">
            <w:pPr>
              <w:keepNext/>
              <w:spacing w:after="0"/>
              <w:jc w:val="center"/>
              <w:rPr>
                <w:rFonts w:cstheme="minorHAnsi"/>
                <w:sz w:val="20"/>
                <w:szCs w:val="20"/>
              </w:rPr>
            </w:pPr>
            <w:r w:rsidRPr="00237230">
              <w:rPr>
                <w:sz w:val="20"/>
                <w:szCs w:val="20"/>
              </w:rPr>
              <w:t>6</w:t>
            </w:r>
          </w:p>
        </w:tc>
        <w:tc>
          <w:tcPr>
            <w:tcW w:w="1070" w:type="dxa"/>
            <w:vAlign w:val="center"/>
          </w:tcPr>
          <w:p w14:paraId="67D14993" w14:textId="01115ACD"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63007D3E" w14:textId="11D529B7"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295211E3" w14:textId="77777777" w:rsidTr="003F750D">
        <w:trPr>
          <w:trHeight w:val="143"/>
        </w:trPr>
        <w:tc>
          <w:tcPr>
            <w:tcW w:w="1357" w:type="dxa"/>
          </w:tcPr>
          <w:p w14:paraId="195395FD" w14:textId="4277442F" w:rsidR="002E7905" w:rsidRPr="004A2FE2" w:rsidRDefault="002E7905" w:rsidP="002E7905">
            <w:pPr>
              <w:spacing w:after="0"/>
              <w:jc w:val="center"/>
              <w:rPr>
                <w:rFonts w:cstheme="minorHAnsi"/>
                <w:sz w:val="20"/>
                <w:szCs w:val="20"/>
              </w:rPr>
            </w:pPr>
            <w:r w:rsidRPr="00237230">
              <w:rPr>
                <w:rFonts w:cstheme="minorHAnsi"/>
                <w:sz w:val="20"/>
                <w:szCs w:val="20"/>
              </w:rPr>
              <w:t>PROG</w:t>
            </w:r>
          </w:p>
        </w:tc>
        <w:tc>
          <w:tcPr>
            <w:tcW w:w="3989" w:type="dxa"/>
            <w:vAlign w:val="center"/>
          </w:tcPr>
          <w:p w14:paraId="36ADD910" w14:textId="4A8EF7FF" w:rsidR="002E7905" w:rsidRPr="004A2FE2" w:rsidRDefault="002E7905" w:rsidP="002E7905">
            <w:pPr>
              <w:spacing w:after="0"/>
              <w:jc w:val="center"/>
              <w:rPr>
                <w:rFonts w:cstheme="minorHAnsi"/>
                <w:sz w:val="20"/>
                <w:szCs w:val="20"/>
              </w:rPr>
            </w:pPr>
            <w:r>
              <w:rPr>
                <w:rFonts w:cstheme="minorHAnsi"/>
                <w:sz w:val="20"/>
                <w:szCs w:val="20"/>
              </w:rPr>
              <w:t>Propylene Glycol</w:t>
            </w:r>
          </w:p>
        </w:tc>
        <w:tc>
          <w:tcPr>
            <w:tcW w:w="518" w:type="dxa"/>
          </w:tcPr>
          <w:p w14:paraId="466CFF99" w14:textId="1C6F25EE" w:rsidR="002E7905" w:rsidRPr="00237230" w:rsidRDefault="002E7905" w:rsidP="002E7905">
            <w:pPr>
              <w:keepNext/>
              <w:spacing w:after="0"/>
              <w:jc w:val="center"/>
              <w:rPr>
                <w:rFonts w:cstheme="minorHAnsi"/>
                <w:sz w:val="20"/>
                <w:szCs w:val="20"/>
              </w:rPr>
            </w:pPr>
            <w:r w:rsidRPr="00237230">
              <w:rPr>
                <w:sz w:val="20"/>
                <w:szCs w:val="20"/>
              </w:rPr>
              <w:t>3</w:t>
            </w:r>
          </w:p>
        </w:tc>
        <w:tc>
          <w:tcPr>
            <w:tcW w:w="1070" w:type="dxa"/>
            <w:vAlign w:val="center"/>
          </w:tcPr>
          <w:p w14:paraId="5E9660AE" w14:textId="5FEEB777" w:rsidR="002E7905" w:rsidRPr="004A2FE2" w:rsidRDefault="002E7905" w:rsidP="002E7905">
            <w:pPr>
              <w:keepNext/>
              <w:spacing w:after="0"/>
              <w:jc w:val="center"/>
              <w:rPr>
                <w:rFonts w:cstheme="minorHAnsi"/>
                <w:sz w:val="20"/>
                <w:szCs w:val="20"/>
              </w:rPr>
            </w:pPr>
            <w:r>
              <w:rPr>
                <w:rFonts w:cstheme="minorHAnsi"/>
                <w:sz w:val="20"/>
                <w:szCs w:val="20"/>
              </w:rPr>
              <w:t>Explicit</w:t>
            </w:r>
          </w:p>
        </w:tc>
        <w:tc>
          <w:tcPr>
            <w:tcW w:w="2186" w:type="dxa"/>
            <w:vAlign w:val="center"/>
          </w:tcPr>
          <w:p w14:paraId="4A07D3B8" w14:textId="4D81CEAB" w:rsidR="002E7905" w:rsidRPr="004A2FE2" w:rsidRDefault="002E7905" w:rsidP="002E7905">
            <w:pPr>
              <w:keepNext/>
              <w:spacing w:after="0"/>
              <w:jc w:val="center"/>
              <w:rPr>
                <w:rFonts w:cstheme="minorHAnsi"/>
                <w:sz w:val="20"/>
                <w:szCs w:val="20"/>
              </w:rPr>
            </w:pPr>
            <w:r w:rsidRPr="001835A6">
              <w:rPr>
                <w:rFonts w:cstheme="minorHAnsi"/>
                <w:sz w:val="20"/>
                <w:szCs w:val="20"/>
              </w:rPr>
              <w:t>CC(CO)O</w:t>
            </w:r>
          </w:p>
        </w:tc>
      </w:tr>
      <w:tr w:rsidR="00CA7CD1" w:rsidRPr="004A2FE2" w14:paraId="08CE20C8" w14:textId="77777777" w:rsidTr="003F750D">
        <w:trPr>
          <w:trHeight w:val="143"/>
        </w:trPr>
        <w:tc>
          <w:tcPr>
            <w:tcW w:w="1357" w:type="dxa"/>
          </w:tcPr>
          <w:p w14:paraId="4C84F559" w14:textId="5F92A9BD" w:rsidR="00CA7CD1" w:rsidRPr="004A2FE2" w:rsidRDefault="00CA7CD1" w:rsidP="00CA7CD1">
            <w:pPr>
              <w:spacing w:after="0"/>
              <w:jc w:val="center"/>
              <w:rPr>
                <w:rFonts w:cstheme="minorHAnsi"/>
                <w:sz w:val="20"/>
                <w:szCs w:val="20"/>
              </w:rPr>
            </w:pPr>
            <w:r w:rsidRPr="00237230">
              <w:rPr>
                <w:rFonts w:cstheme="minorHAnsi"/>
                <w:sz w:val="20"/>
                <w:szCs w:val="20"/>
              </w:rPr>
              <w:t>ROCIOXY</w:t>
            </w:r>
          </w:p>
        </w:tc>
        <w:tc>
          <w:tcPr>
            <w:tcW w:w="3989" w:type="dxa"/>
            <w:vAlign w:val="center"/>
          </w:tcPr>
          <w:p w14:paraId="23C546E7" w14:textId="4D43DC77" w:rsidR="00CA7CD1" w:rsidRPr="004A2FE2" w:rsidRDefault="00DD267B" w:rsidP="00CA7CD1">
            <w:pPr>
              <w:spacing w:after="0"/>
              <w:jc w:val="center"/>
              <w:rPr>
                <w:rFonts w:cstheme="minorHAnsi"/>
                <w:sz w:val="20"/>
                <w:szCs w:val="20"/>
              </w:rPr>
            </w:pPr>
            <w:r>
              <w:rPr>
                <w:rFonts w:cstheme="minorHAnsi"/>
                <w:sz w:val="20"/>
                <w:szCs w:val="20"/>
              </w:rPr>
              <w:t xml:space="preserve">ROC; </w:t>
            </w:r>
            <w:r w:rsidRPr="00263072">
              <w:rPr>
                <w:rFonts w:cstheme="minorHAnsi"/>
                <w:sz w:val="20"/>
                <w:szCs w:val="20"/>
              </w:rPr>
              <w:t xml:space="preserve">log(C*) &lt; </w:t>
            </w:r>
            <w:r>
              <w:rPr>
                <w:rFonts w:cstheme="minorHAnsi"/>
                <w:sz w:val="20"/>
                <w:szCs w:val="20"/>
              </w:rPr>
              <w:t>6</w:t>
            </w:r>
            <w:r w:rsidRPr="00263072">
              <w:rPr>
                <w:rFonts w:cstheme="minorHAnsi"/>
                <w:sz w:val="20"/>
                <w:szCs w:val="20"/>
              </w:rPr>
              <w:t>.5</w:t>
            </w:r>
            <w:r>
              <w:rPr>
                <w:rFonts w:cstheme="minorHAnsi"/>
                <w:sz w:val="20"/>
                <w:szCs w:val="20"/>
              </w:rPr>
              <w:t xml:space="preserve"> and O/C &gt; 0.1</w:t>
            </w:r>
          </w:p>
        </w:tc>
        <w:tc>
          <w:tcPr>
            <w:tcW w:w="518" w:type="dxa"/>
          </w:tcPr>
          <w:p w14:paraId="623DD126" w14:textId="2989B7CE" w:rsidR="00CA7CD1" w:rsidRPr="00237230" w:rsidRDefault="00CA7CD1" w:rsidP="00CA7CD1">
            <w:pPr>
              <w:keepNext/>
              <w:spacing w:after="0"/>
              <w:jc w:val="center"/>
              <w:rPr>
                <w:rFonts w:cstheme="minorHAnsi"/>
                <w:sz w:val="20"/>
                <w:szCs w:val="20"/>
              </w:rPr>
            </w:pPr>
            <w:r w:rsidRPr="00237230">
              <w:rPr>
                <w:sz w:val="20"/>
                <w:szCs w:val="20"/>
              </w:rPr>
              <w:t>12</w:t>
            </w:r>
          </w:p>
        </w:tc>
        <w:tc>
          <w:tcPr>
            <w:tcW w:w="1070" w:type="dxa"/>
            <w:vAlign w:val="center"/>
          </w:tcPr>
          <w:p w14:paraId="788D98B6" w14:textId="362436FC"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6B286C42" w14:textId="265E39E4"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030BD0E2" w14:textId="77777777" w:rsidTr="003F750D">
        <w:trPr>
          <w:trHeight w:val="143"/>
        </w:trPr>
        <w:tc>
          <w:tcPr>
            <w:tcW w:w="1357" w:type="dxa"/>
          </w:tcPr>
          <w:p w14:paraId="66CC556C" w14:textId="7D0FF29A" w:rsidR="00CA7CD1" w:rsidRPr="004A2FE2" w:rsidRDefault="00CA7CD1" w:rsidP="00CA7CD1">
            <w:pPr>
              <w:spacing w:after="0"/>
              <w:jc w:val="center"/>
              <w:rPr>
                <w:rFonts w:cstheme="minorHAnsi"/>
                <w:sz w:val="20"/>
                <w:szCs w:val="20"/>
              </w:rPr>
            </w:pPr>
            <w:r w:rsidRPr="00237230">
              <w:rPr>
                <w:rFonts w:cstheme="minorHAnsi"/>
                <w:sz w:val="20"/>
                <w:szCs w:val="20"/>
              </w:rPr>
              <w:t>ROCN1ALK</w:t>
            </w:r>
          </w:p>
        </w:tc>
        <w:tc>
          <w:tcPr>
            <w:tcW w:w="3989" w:type="dxa"/>
            <w:vAlign w:val="center"/>
          </w:tcPr>
          <w:p w14:paraId="47F5F5FD" w14:textId="2CC3043C" w:rsidR="00CA7CD1" w:rsidRPr="004A2FE2" w:rsidRDefault="00CA7CD1" w:rsidP="00CA7CD1">
            <w:pPr>
              <w:spacing w:after="0"/>
              <w:jc w:val="center"/>
              <w:rPr>
                <w:rFonts w:cstheme="minorHAnsi"/>
                <w:sz w:val="20"/>
                <w:szCs w:val="20"/>
              </w:rPr>
            </w:pPr>
            <w:r>
              <w:rPr>
                <w:rFonts w:cstheme="minorHAnsi"/>
                <w:sz w:val="20"/>
                <w:szCs w:val="20"/>
              </w:rPr>
              <w:t xml:space="preserve">ROC; -1.5 &lt; </w:t>
            </w:r>
            <w:r w:rsidRPr="00263072">
              <w:rPr>
                <w:rFonts w:cstheme="minorHAnsi"/>
                <w:sz w:val="20"/>
                <w:szCs w:val="20"/>
              </w:rPr>
              <w:t xml:space="preserve">log(C*) &lt; </w:t>
            </w:r>
            <w:r>
              <w:rPr>
                <w:rFonts w:cstheme="minorHAnsi"/>
                <w:sz w:val="20"/>
                <w:szCs w:val="20"/>
              </w:rPr>
              <w:t>-</w:t>
            </w:r>
            <w:r w:rsidRPr="00263072">
              <w:rPr>
                <w:rFonts w:cstheme="minorHAnsi"/>
                <w:sz w:val="20"/>
                <w:szCs w:val="20"/>
              </w:rPr>
              <w:t>0.5</w:t>
            </w:r>
          </w:p>
        </w:tc>
        <w:tc>
          <w:tcPr>
            <w:tcW w:w="518" w:type="dxa"/>
          </w:tcPr>
          <w:p w14:paraId="41EAB803" w14:textId="46F96386" w:rsidR="00CA7CD1" w:rsidRPr="00237230" w:rsidRDefault="00CA7CD1" w:rsidP="00CA7CD1">
            <w:pPr>
              <w:keepNext/>
              <w:spacing w:after="0"/>
              <w:jc w:val="center"/>
              <w:rPr>
                <w:rFonts w:cstheme="minorHAnsi"/>
                <w:sz w:val="20"/>
                <w:szCs w:val="20"/>
              </w:rPr>
            </w:pPr>
            <w:r w:rsidRPr="00237230">
              <w:rPr>
                <w:sz w:val="20"/>
                <w:szCs w:val="20"/>
              </w:rPr>
              <w:t>29</w:t>
            </w:r>
          </w:p>
        </w:tc>
        <w:tc>
          <w:tcPr>
            <w:tcW w:w="1070" w:type="dxa"/>
            <w:vAlign w:val="center"/>
          </w:tcPr>
          <w:p w14:paraId="64A22168" w14:textId="2CA2783F"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3AE87636" w14:textId="47714ABA"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2EAD1C22" w14:textId="77777777" w:rsidTr="003F750D">
        <w:trPr>
          <w:trHeight w:val="143"/>
        </w:trPr>
        <w:tc>
          <w:tcPr>
            <w:tcW w:w="1357" w:type="dxa"/>
          </w:tcPr>
          <w:p w14:paraId="77592AB7" w14:textId="5474EAA8" w:rsidR="00CA7CD1" w:rsidRPr="004A2FE2" w:rsidRDefault="00CA7CD1" w:rsidP="00CA7CD1">
            <w:pPr>
              <w:spacing w:after="0"/>
              <w:jc w:val="center"/>
              <w:rPr>
                <w:rFonts w:cstheme="minorHAnsi"/>
                <w:sz w:val="20"/>
                <w:szCs w:val="20"/>
              </w:rPr>
            </w:pPr>
            <w:r w:rsidRPr="00237230">
              <w:rPr>
                <w:rFonts w:cstheme="minorHAnsi"/>
                <w:sz w:val="20"/>
                <w:szCs w:val="20"/>
              </w:rPr>
              <w:t>ROCN2ALK</w:t>
            </w:r>
          </w:p>
        </w:tc>
        <w:tc>
          <w:tcPr>
            <w:tcW w:w="3989" w:type="dxa"/>
            <w:vAlign w:val="center"/>
          </w:tcPr>
          <w:p w14:paraId="32C8ACAA" w14:textId="7066E9F7" w:rsidR="00CA7CD1" w:rsidRPr="004A2FE2" w:rsidRDefault="00CA7CD1" w:rsidP="00CA7CD1">
            <w:pPr>
              <w:spacing w:after="0"/>
              <w:jc w:val="center"/>
              <w:rPr>
                <w:rFonts w:cstheme="minorHAnsi"/>
                <w:sz w:val="20"/>
                <w:szCs w:val="20"/>
              </w:rPr>
            </w:pPr>
            <w:r>
              <w:rPr>
                <w:rFonts w:cstheme="minorHAnsi"/>
                <w:sz w:val="20"/>
                <w:szCs w:val="20"/>
              </w:rPr>
              <w:t xml:space="preserve">ROC; </w:t>
            </w:r>
            <w:r w:rsidRPr="00263072">
              <w:rPr>
                <w:rFonts w:cstheme="minorHAnsi"/>
                <w:sz w:val="20"/>
                <w:szCs w:val="20"/>
              </w:rPr>
              <w:t>log(C*) &lt; -</w:t>
            </w:r>
            <w:r>
              <w:rPr>
                <w:rFonts w:cstheme="minorHAnsi"/>
                <w:sz w:val="20"/>
                <w:szCs w:val="20"/>
              </w:rPr>
              <w:t>1</w:t>
            </w:r>
            <w:r w:rsidRPr="00263072">
              <w:rPr>
                <w:rFonts w:cstheme="minorHAnsi"/>
                <w:sz w:val="20"/>
                <w:szCs w:val="20"/>
              </w:rPr>
              <w:t>.5</w:t>
            </w:r>
          </w:p>
        </w:tc>
        <w:tc>
          <w:tcPr>
            <w:tcW w:w="518" w:type="dxa"/>
          </w:tcPr>
          <w:p w14:paraId="5794BBD1" w14:textId="0DCCB6F1" w:rsidR="00CA7CD1" w:rsidRPr="00237230" w:rsidRDefault="00CA7CD1" w:rsidP="00CA7CD1">
            <w:pPr>
              <w:keepNext/>
              <w:spacing w:after="0"/>
              <w:jc w:val="center"/>
              <w:rPr>
                <w:rFonts w:cstheme="minorHAnsi"/>
                <w:sz w:val="20"/>
                <w:szCs w:val="20"/>
              </w:rPr>
            </w:pPr>
            <w:r w:rsidRPr="00237230">
              <w:rPr>
                <w:sz w:val="20"/>
                <w:szCs w:val="20"/>
              </w:rPr>
              <w:t>30</w:t>
            </w:r>
          </w:p>
        </w:tc>
        <w:tc>
          <w:tcPr>
            <w:tcW w:w="1070" w:type="dxa"/>
            <w:vAlign w:val="center"/>
          </w:tcPr>
          <w:p w14:paraId="7FF61464" w14:textId="736EF9C8"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1E794DDF" w14:textId="31DB1F4F"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3E343B8E" w14:textId="77777777" w:rsidTr="003F750D">
        <w:trPr>
          <w:trHeight w:val="143"/>
        </w:trPr>
        <w:tc>
          <w:tcPr>
            <w:tcW w:w="1357" w:type="dxa"/>
          </w:tcPr>
          <w:p w14:paraId="0851FC02" w14:textId="245B2293" w:rsidR="00CA7CD1" w:rsidRPr="004A2FE2" w:rsidRDefault="00CA7CD1" w:rsidP="00CA7CD1">
            <w:pPr>
              <w:spacing w:after="0"/>
              <w:jc w:val="center"/>
              <w:rPr>
                <w:rFonts w:cstheme="minorHAnsi"/>
                <w:sz w:val="20"/>
                <w:szCs w:val="20"/>
              </w:rPr>
            </w:pPr>
            <w:r w:rsidRPr="00237230">
              <w:rPr>
                <w:rFonts w:cstheme="minorHAnsi"/>
                <w:sz w:val="20"/>
                <w:szCs w:val="20"/>
              </w:rPr>
              <w:t>ROCP0ALK</w:t>
            </w:r>
          </w:p>
        </w:tc>
        <w:tc>
          <w:tcPr>
            <w:tcW w:w="3989" w:type="dxa"/>
            <w:vAlign w:val="center"/>
          </w:tcPr>
          <w:p w14:paraId="4C3D8263" w14:textId="652A6D03" w:rsidR="00CA7CD1" w:rsidRPr="004A2FE2" w:rsidRDefault="00CA7CD1" w:rsidP="00CA7CD1">
            <w:pPr>
              <w:spacing w:after="0"/>
              <w:jc w:val="center"/>
              <w:rPr>
                <w:rFonts w:cstheme="minorHAnsi"/>
                <w:sz w:val="20"/>
                <w:szCs w:val="20"/>
              </w:rPr>
            </w:pPr>
            <w:r>
              <w:rPr>
                <w:rFonts w:cstheme="minorHAnsi"/>
                <w:sz w:val="20"/>
                <w:szCs w:val="20"/>
              </w:rPr>
              <w:t xml:space="preserve">ROC; -0.5 &lt; </w:t>
            </w:r>
            <w:r w:rsidRPr="00263072">
              <w:rPr>
                <w:rFonts w:cstheme="minorHAnsi"/>
                <w:sz w:val="20"/>
                <w:szCs w:val="20"/>
              </w:rPr>
              <w:t>log(C*) &lt; 0.5</w:t>
            </w:r>
          </w:p>
        </w:tc>
        <w:tc>
          <w:tcPr>
            <w:tcW w:w="518" w:type="dxa"/>
          </w:tcPr>
          <w:p w14:paraId="6EBFE980" w14:textId="0192EC55" w:rsidR="00CA7CD1" w:rsidRPr="00237230" w:rsidRDefault="00CA7CD1" w:rsidP="00CA7CD1">
            <w:pPr>
              <w:keepNext/>
              <w:spacing w:after="0"/>
              <w:jc w:val="center"/>
              <w:rPr>
                <w:rFonts w:cstheme="minorHAnsi"/>
                <w:sz w:val="20"/>
                <w:szCs w:val="20"/>
              </w:rPr>
            </w:pPr>
            <w:r w:rsidRPr="00237230">
              <w:rPr>
                <w:sz w:val="20"/>
                <w:szCs w:val="20"/>
              </w:rPr>
              <w:t>28</w:t>
            </w:r>
          </w:p>
        </w:tc>
        <w:tc>
          <w:tcPr>
            <w:tcW w:w="1070" w:type="dxa"/>
            <w:vAlign w:val="center"/>
          </w:tcPr>
          <w:p w14:paraId="536DD606" w14:textId="3E4CDBA3"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37B88E34" w14:textId="2592D010"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6DF6603F" w14:textId="77777777" w:rsidTr="003F750D">
        <w:trPr>
          <w:trHeight w:val="143"/>
        </w:trPr>
        <w:tc>
          <w:tcPr>
            <w:tcW w:w="1357" w:type="dxa"/>
          </w:tcPr>
          <w:p w14:paraId="74DD882E" w14:textId="574A1853" w:rsidR="00CA7CD1" w:rsidRPr="004A2FE2" w:rsidRDefault="00CA7CD1" w:rsidP="00CA7CD1">
            <w:pPr>
              <w:spacing w:after="0"/>
              <w:jc w:val="center"/>
              <w:rPr>
                <w:rFonts w:cstheme="minorHAnsi"/>
                <w:sz w:val="20"/>
                <w:szCs w:val="20"/>
              </w:rPr>
            </w:pPr>
            <w:r w:rsidRPr="00237230">
              <w:rPr>
                <w:rFonts w:cstheme="minorHAnsi"/>
                <w:sz w:val="20"/>
                <w:szCs w:val="20"/>
              </w:rPr>
              <w:t>ROCP1ALK</w:t>
            </w:r>
          </w:p>
        </w:tc>
        <w:tc>
          <w:tcPr>
            <w:tcW w:w="3989" w:type="dxa"/>
            <w:vAlign w:val="center"/>
          </w:tcPr>
          <w:p w14:paraId="71BE457E" w14:textId="709AE3CC" w:rsidR="00CA7CD1" w:rsidRPr="004A2FE2" w:rsidRDefault="00CA7CD1" w:rsidP="00CA7CD1">
            <w:pPr>
              <w:spacing w:after="0"/>
              <w:jc w:val="center"/>
              <w:rPr>
                <w:rFonts w:cstheme="minorHAnsi"/>
                <w:sz w:val="20"/>
                <w:szCs w:val="20"/>
              </w:rPr>
            </w:pPr>
            <w:r>
              <w:rPr>
                <w:rFonts w:cstheme="minorHAnsi"/>
                <w:sz w:val="20"/>
                <w:szCs w:val="20"/>
              </w:rPr>
              <w:t xml:space="preserve">ROC; 0.5 &lt; </w:t>
            </w:r>
            <w:r w:rsidRPr="00263072">
              <w:rPr>
                <w:rFonts w:cstheme="minorHAnsi"/>
                <w:sz w:val="20"/>
                <w:szCs w:val="20"/>
              </w:rPr>
              <w:t xml:space="preserve">log(C*) &lt; </w:t>
            </w:r>
            <w:r>
              <w:rPr>
                <w:rFonts w:cstheme="minorHAnsi"/>
                <w:sz w:val="20"/>
                <w:szCs w:val="20"/>
              </w:rPr>
              <w:t>1</w:t>
            </w:r>
            <w:r w:rsidRPr="00263072">
              <w:rPr>
                <w:rFonts w:cstheme="minorHAnsi"/>
                <w:sz w:val="20"/>
                <w:szCs w:val="20"/>
              </w:rPr>
              <w:t>.5</w:t>
            </w:r>
          </w:p>
        </w:tc>
        <w:tc>
          <w:tcPr>
            <w:tcW w:w="518" w:type="dxa"/>
          </w:tcPr>
          <w:p w14:paraId="2B7CEB7C" w14:textId="7C8135DE" w:rsidR="00CA7CD1" w:rsidRPr="00237230" w:rsidRDefault="00CA7CD1" w:rsidP="00CA7CD1">
            <w:pPr>
              <w:keepNext/>
              <w:spacing w:after="0"/>
              <w:jc w:val="center"/>
              <w:rPr>
                <w:rFonts w:cstheme="minorHAnsi"/>
                <w:sz w:val="20"/>
                <w:szCs w:val="20"/>
              </w:rPr>
            </w:pPr>
            <w:r w:rsidRPr="00237230">
              <w:rPr>
                <w:sz w:val="20"/>
                <w:szCs w:val="20"/>
              </w:rPr>
              <w:t>27</w:t>
            </w:r>
          </w:p>
        </w:tc>
        <w:tc>
          <w:tcPr>
            <w:tcW w:w="1070" w:type="dxa"/>
            <w:vAlign w:val="center"/>
          </w:tcPr>
          <w:p w14:paraId="7262BF7F" w14:textId="0C44B31B"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515967F7" w14:textId="4297DC9D"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0A8F9E0E" w14:textId="77777777" w:rsidTr="003F750D">
        <w:trPr>
          <w:trHeight w:val="143"/>
        </w:trPr>
        <w:tc>
          <w:tcPr>
            <w:tcW w:w="1357" w:type="dxa"/>
          </w:tcPr>
          <w:p w14:paraId="1FD731D9" w14:textId="50940776" w:rsidR="00CA7CD1" w:rsidRPr="004A2FE2" w:rsidRDefault="00CA7CD1" w:rsidP="00CA7CD1">
            <w:pPr>
              <w:spacing w:after="0"/>
              <w:jc w:val="center"/>
              <w:rPr>
                <w:rFonts w:cstheme="minorHAnsi"/>
                <w:sz w:val="20"/>
                <w:szCs w:val="20"/>
              </w:rPr>
            </w:pPr>
            <w:r w:rsidRPr="00237230">
              <w:rPr>
                <w:rFonts w:cstheme="minorHAnsi"/>
                <w:sz w:val="20"/>
                <w:szCs w:val="20"/>
              </w:rPr>
              <w:t>ROCP2ALK</w:t>
            </w:r>
          </w:p>
        </w:tc>
        <w:tc>
          <w:tcPr>
            <w:tcW w:w="3989" w:type="dxa"/>
            <w:vAlign w:val="center"/>
          </w:tcPr>
          <w:p w14:paraId="1DA0071C" w14:textId="0EE3953C" w:rsidR="00CA7CD1" w:rsidRPr="004A2FE2" w:rsidRDefault="00CA7CD1" w:rsidP="00CA7CD1">
            <w:pPr>
              <w:spacing w:after="0"/>
              <w:jc w:val="center"/>
              <w:rPr>
                <w:rFonts w:cstheme="minorHAnsi"/>
                <w:sz w:val="20"/>
                <w:szCs w:val="20"/>
              </w:rPr>
            </w:pPr>
            <w:r>
              <w:rPr>
                <w:rFonts w:cstheme="minorHAnsi"/>
                <w:sz w:val="20"/>
                <w:szCs w:val="20"/>
              </w:rPr>
              <w:t xml:space="preserve">ROC; 1.5 &lt; </w:t>
            </w:r>
            <w:r w:rsidRPr="00263072">
              <w:rPr>
                <w:rFonts w:cstheme="minorHAnsi"/>
                <w:sz w:val="20"/>
                <w:szCs w:val="20"/>
              </w:rPr>
              <w:t xml:space="preserve">log(C*) &lt; </w:t>
            </w:r>
            <w:r>
              <w:rPr>
                <w:rFonts w:cstheme="minorHAnsi"/>
                <w:sz w:val="20"/>
                <w:szCs w:val="20"/>
              </w:rPr>
              <w:t>2</w:t>
            </w:r>
            <w:r w:rsidRPr="00263072">
              <w:rPr>
                <w:rFonts w:cstheme="minorHAnsi"/>
                <w:sz w:val="20"/>
                <w:szCs w:val="20"/>
              </w:rPr>
              <w:t>.5</w:t>
            </w:r>
          </w:p>
        </w:tc>
        <w:tc>
          <w:tcPr>
            <w:tcW w:w="518" w:type="dxa"/>
          </w:tcPr>
          <w:p w14:paraId="1F3D7645" w14:textId="03FC8050" w:rsidR="00CA7CD1" w:rsidRPr="00237230" w:rsidRDefault="00CA7CD1" w:rsidP="00CA7CD1">
            <w:pPr>
              <w:keepNext/>
              <w:spacing w:after="0"/>
              <w:jc w:val="center"/>
              <w:rPr>
                <w:rFonts w:cstheme="minorHAnsi"/>
                <w:sz w:val="20"/>
                <w:szCs w:val="20"/>
              </w:rPr>
            </w:pPr>
            <w:r w:rsidRPr="00237230">
              <w:rPr>
                <w:sz w:val="20"/>
                <w:szCs w:val="20"/>
              </w:rPr>
              <w:t>24</w:t>
            </w:r>
          </w:p>
        </w:tc>
        <w:tc>
          <w:tcPr>
            <w:tcW w:w="1070" w:type="dxa"/>
            <w:vAlign w:val="center"/>
          </w:tcPr>
          <w:p w14:paraId="13EEF848" w14:textId="5B848672"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51B79302" w14:textId="0626AC78"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3507E464" w14:textId="77777777" w:rsidTr="003F750D">
        <w:trPr>
          <w:trHeight w:val="143"/>
        </w:trPr>
        <w:tc>
          <w:tcPr>
            <w:tcW w:w="1357" w:type="dxa"/>
          </w:tcPr>
          <w:p w14:paraId="42AF28E5" w14:textId="59EF1581" w:rsidR="00CA7CD1" w:rsidRPr="004A2FE2" w:rsidRDefault="00CA7CD1" w:rsidP="00CA7CD1">
            <w:pPr>
              <w:spacing w:after="0"/>
              <w:jc w:val="center"/>
              <w:rPr>
                <w:rFonts w:cstheme="minorHAnsi"/>
                <w:sz w:val="20"/>
                <w:szCs w:val="20"/>
              </w:rPr>
            </w:pPr>
            <w:r w:rsidRPr="00237230">
              <w:rPr>
                <w:rFonts w:cstheme="minorHAnsi"/>
                <w:sz w:val="20"/>
                <w:szCs w:val="20"/>
              </w:rPr>
              <w:t>ROCP3ALK</w:t>
            </w:r>
          </w:p>
        </w:tc>
        <w:tc>
          <w:tcPr>
            <w:tcW w:w="3989" w:type="dxa"/>
            <w:vAlign w:val="center"/>
          </w:tcPr>
          <w:p w14:paraId="54C0C0AB" w14:textId="09D8D127" w:rsidR="00CA7CD1" w:rsidRPr="004A2FE2" w:rsidRDefault="00CA7CD1" w:rsidP="00CA7CD1">
            <w:pPr>
              <w:spacing w:after="0"/>
              <w:jc w:val="center"/>
              <w:rPr>
                <w:rFonts w:cstheme="minorHAnsi"/>
                <w:sz w:val="20"/>
                <w:szCs w:val="20"/>
              </w:rPr>
            </w:pPr>
            <w:r>
              <w:rPr>
                <w:rFonts w:cstheme="minorHAnsi"/>
                <w:sz w:val="20"/>
                <w:szCs w:val="20"/>
              </w:rPr>
              <w:t xml:space="preserve">ROC; 2.5 &lt; </w:t>
            </w:r>
            <w:r w:rsidRPr="00263072">
              <w:rPr>
                <w:rFonts w:cstheme="minorHAnsi"/>
                <w:sz w:val="20"/>
                <w:szCs w:val="20"/>
              </w:rPr>
              <w:t xml:space="preserve">log(C*) &lt; </w:t>
            </w:r>
            <w:r>
              <w:rPr>
                <w:rFonts w:cstheme="minorHAnsi"/>
                <w:sz w:val="20"/>
                <w:szCs w:val="20"/>
              </w:rPr>
              <w:t>3</w:t>
            </w:r>
            <w:r w:rsidRPr="00263072">
              <w:rPr>
                <w:rFonts w:cstheme="minorHAnsi"/>
                <w:sz w:val="20"/>
                <w:szCs w:val="20"/>
              </w:rPr>
              <w:t>.5</w:t>
            </w:r>
          </w:p>
        </w:tc>
        <w:tc>
          <w:tcPr>
            <w:tcW w:w="518" w:type="dxa"/>
          </w:tcPr>
          <w:p w14:paraId="01AC340B" w14:textId="08D3230E" w:rsidR="00CA7CD1" w:rsidRPr="00237230" w:rsidRDefault="00CA7CD1" w:rsidP="00CA7CD1">
            <w:pPr>
              <w:keepNext/>
              <w:spacing w:after="0"/>
              <w:jc w:val="center"/>
              <w:rPr>
                <w:rFonts w:cstheme="minorHAnsi"/>
                <w:sz w:val="20"/>
                <w:szCs w:val="20"/>
              </w:rPr>
            </w:pPr>
            <w:r w:rsidRPr="00237230">
              <w:rPr>
                <w:sz w:val="20"/>
                <w:szCs w:val="20"/>
              </w:rPr>
              <w:t>21</w:t>
            </w:r>
          </w:p>
        </w:tc>
        <w:tc>
          <w:tcPr>
            <w:tcW w:w="1070" w:type="dxa"/>
            <w:vAlign w:val="center"/>
          </w:tcPr>
          <w:p w14:paraId="46554E41" w14:textId="14B31E09"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51A7FFA9" w14:textId="3693F9B7"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06C107A8" w14:textId="77777777" w:rsidTr="003F750D">
        <w:trPr>
          <w:trHeight w:val="143"/>
        </w:trPr>
        <w:tc>
          <w:tcPr>
            <w:tcW w:w="1357" w:type="dxa"/>
          </w:tcPr>
          <w:p w14:paraId="0AD19CAF" w14:textId="4418D552" w:rsidR="00CA7CD1" w:rsidRPr="004A2FE2" w:rsidRDefault="00CA7CD1" w:rsidP="00CA7CD1">
            <w:pPr>
              <w:spacing w:after="0"/>
              <w:jc w:val="center"/>
              <w:rPr>
                <w:rFonts w:cstheme="minorHAnsi"/>
                <w:sz w:val="20"/>
                <w:szCs w:val="20"/>
              </w:rPr>
            </w:pPr>
            <w:r w:rsidRPr="00237230">
              <w:rPr>
                <w:rFonts w:cstheme="minorHAnsi"/>
                <w:sz w:val="20"/>
                <w:szCs w:val="20"/>
              </w:rPr>
              <w:t>ROCP4ALK</w:t>
            </w:r>
          </w:p>
        </w:tc>
        <w:tc>
          <w:tcPr>
            <w:tcW w:w="3989" w:type="dxa"/>
            <w:vAlign w:val="center"/>
          </w:tcPr>
          <w:p w14:paraId="26749C93" w14:textId="6CD99173" w:rsidR="00CA7CD1" w:rsidRPr="004A2FE2" w:rsidRDefault="00CA7CD1" w:rsidP="00CA7CD1">
            <w:pPr>
              <w:spacing w:after="0"/>
              <w:jc w:val="center"/>
              <w:rPr>
                <w:rFonts w:cstheme="minorHAnsi"/>
                <w:sz w:val="20"/>
                <w:szCs w:val="20"/>
              </w:rPr>
            </w:pPr>
            <w:r>
              <w:rPr>
                <w:rFonts w:cstheme="minorHAnsi"/>
                <w:sz w:val="20"/>
                <w:szCs w:val="20"/>
              </w:rPr>
              <w:t xml:space="preserve">ROC; 3.5 &lt; </w:t>
            </w:r>
            <w:r w:rsidRPr="00263072">
              <w:rPr>
                <w:rFonts w:cstheme="minorHAnsi"/>
                <w:sz w:val="20"/>
                <w:szCs w:val="20"/>
              </w:rPr>
              <w:t xml:space="preserve">log(C*) &lt; </w:t>
            </w:r>
            <w:r>
              <w:rPr>
                <w:rFonts w:cstheme="minorHAnsi"/>
                <w:sz w:val="20"/>
                <w:szCs w:val="20"/>
              </w:rPr>
              <w:t>4</w:t>
            </w:r>
            <w:r w:rsidRPr="00263072">
              <w:rPr>
                <w:rFonts w:cstheme="minorHAnsi"/>
                <w:sz w:val="20"/>
                <w:szCs w:val="20"/>
              </w:rPr>
              <w:t>.5</w:t>
            </w:r>
          </w:p>
        </w:tc>
        <w:tc>
          <w:tcPr>
            <w:tcW w:w="518" w:type="dxa"/>
          </w:tcPr>
          <w:p w14:paraId="62A77350" w14:textId="26F48716" w:rsidR="00CA7CD1" w:rsidRPr="00237230" w:rsidRDefault="00CA7CD1" w:rsidP="00CA7CD1">
            <w:pPr>
              <w:keepNext/>
              <w:spacing w:after="0"/>
              <w:jc w:val="center"/>
              <w:rPr>
                <w:rFonts w:cstheme="minorHAnsi"/>
                <w:sz w:val="20"/>
                <w:szCs w:val="20"/>
              </w:rPr>
            </w:pPr>
            <w:r w:rsidRPr="00237230">
              <w:rPr>
                <w:sz w:val="20"/>
                <w:szCs w:val="20"/>
              </w:rPr>
              <w:t>18</w:t>
            </w:r>
          </w:p>
        </w:tc>
        <w:tc>
          <w:tcPr>
            <w:tcW w:w="1070" w:type="dxa"/>
            <w:vAlign w:val="center"/>
          </w:tcPr>
          <w:p w14:paraId="4CFFC1F1" w14:textId="65DFAF07"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0AC01A63" w14:textId="514A9FAB"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2CE2BF75" w14:textId="77777777" w:rsidTr="003F750D">
        <w:trPr>
          <w:trHeight w:val="143"/>
        </w:trPr>
        <w:tc>
          <w:tcPr>
            <w:tcW w:w="1357" w:type="dxa"/>
          </w:tcPr>
          <w:p w14:paraId="364F7AA5" w14:textId="07BC945E" w:rsidR="00CA7CD1" w:rsidRPr="004A2FE2" w:rsidRDefault="00CA7CD1" w:rsidP="00CA7CD1">
            <w:pPr>
              <w:spacing w:after="0"/>
              <w:jc w:val="center"/>
              <w:rPr>
                <w:rFonts w:cstheme="minorHAnsi"/>
                <w:sz w:val="20"/>
                <w:szCs w:val="20"/>
              </w:rPr>
            </w:pPr>
            <w:r w:rsidRPr="00237230">
              <w:rPr>
                <w:rFonts w:cstheme="minorHAnsi"/>
                <w:sz w:val="20"/>
                <w:szCs w:val="20"/>
              </w:rPr>
              <w:t>ROCP5ALK</w:t>
            </w:r>
          </w:p>
        </w:tc>
        <w:tc>
          <w:tcPr>
            <w:tcW w:w="3989" w:type="dxa"/>
            <w:vAlign w:val="center"/>
          </w:tcPr>
          <w:p w14:paraId="2220D1C7" w14:textId="34D5F947" w:rsidR="00CA7CD1" w:rsidRPr="004A2FE2" w:rsidRDefault="00CA7CD1" w:rsidP="00CA7CD1">
            <w:pPr>
              <w:spacing w:after="0"/>
              <w:jc w:val="center"/>
              <w:rPr>
                <w:rFonts w:cstheme="minorHAnsi"/>
                <w:sz w:val="20"/>
                <w:szCs w:val="20"/>
              </w:rPr>
            </w:pPr>
            <w:r>
              <w:rPr>
                <w:rFonts w:cstheme="minorHAnsi"/>
                <w:sz w:val="20"/>
                <w:szCs w:val="20"/>
              </w:rPr>
              <w:t xml:space="preserve">ROC; 4.5 &lt; </w:t>
            </w:r>
            <w:r w:rsidRPr="00263072">
              <w:rPr>
                <w:rFonts w:cstheme="minorHAnsi"/>
                <w:sz w:val="20"/>
                <w:szCs w:val="20"/>
              </w:rPr>
              <w:t xml:space="preserve">log(C*) &lt; </w:t>
            </w:r>
            <w:r>
              <w:rPr>
                <w:rFonts w:cstheme="minorHAnsi"/>
                <w:sz w:val="20"/>
                <w:szCs w:val="20"/>
              </w:rPr>
              <w:t>5</w:t>
            </w:r>
            <w:r w:rsidRPr="00263072">
              <w:rPr>
                <w:rFonts w:cstheme="minorHAnsi"/>
                <w:sz w:val="20"/>
                <w:szCs w:val="20"/>
              </w:rPr>
              <w:t>.5</w:t>
            </w:r>
          </w:p>
        </w:tc>
        <w:tc>
          <w:tcPr>
            <w:tcW w:w="518" w:type="dxa"/>
          </w:tcPr>
          <w:p w14:paraId="601C7DDB" w14:textId="0DEF16E9" w:rsidR="00CA7CD1" w:rsidRPr="00237230" w:rsidRDefault="00CA7CD1" w:rsidP="00CA7CD1">
            <w:pPr>
              <w:keepNext/>
              <w:spacing w:after="0"/>
              <w:jc w:val="center"/>
              <w:rPr>
                <w:rFonts w:cstheme="minorHAnsi"/>
                <w:sz w:val="20"/>
                <w:szCs w:val="20"/>
              </w:rPr>
            </w:pPr>
            <w:r w:rsidRPr="00237230">
              <w:rPr>
                <w:sz w:val="20"/>
                <w:szCs w:val="20"/>
              </w:rPr>
              <w:t>14</w:t>
            </w:r>
          </w:p>
        </w:tc>
        <w:tc>
          <w:tcPr>
            <w:tcW w:w="1070" w:type="dxa"/>
            <w:vAlign w:val="center"/>
          </w:tcPr>
          <w:p w14:paraId="40152E19" w14:textId="36DC5430"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0796525F" w14:textId="3D9692F3"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1A708D3B" w14:textId="77777777" w:rsidTr="003F750D">
        <w:trPr>
          <w:trHeight w:val="143"/>
        </w:trPr>
        <w:tc>
          <w:tcPr>
            <w:tcW w:w="1357" w:type="dxa"/>
          </w:tcPr>
          <w:p w14:paraId="11D7C725" w14:textId="68948B00" w:rsidR="00CA7CD1" w:rsidRPr="004A2FE2" w:rsidRDefault="00CA7CD1" w:rsidP="00CA7CD1">
            <w:pPr>
              <w:spacing w:after="0"/>
              <w:jc w:val="center"/>
              <w:rPr>
                <w:rFonts w:cstheme="minorHAnsi"/>
                <w:sz w:val="20"/>
                <w:szCs w:val="20"/>
              </w:rPr>
            </w:pPr>
            <w:r w:rsidRPr="00237230">
              <w:rPr>
                <w:rFonts w:cstheme="minorHAnsi"/>
                <w:sz w:val="20"/>
                <w:szCs w:val="20"/>
              </w:rPr>
              <w:t>ROCP5ARO</w:t>
            </w:r>
          </w:p>
        </w:tc>
        <w:tc>
          <w:tcPr>
            <w:tcW w:w="3989" w:type="dxa"/>
            <w:vAlign w:val="center"/>
          </w:tcPr>
          <w:p w14:paraId="1DFF8F8A" w14:textId="0AC03D3D" w:rsidR="00CA7CD1" w:rsidRPr="004A2FE2" w:rsidRDefault="00CA7CD1" w:rsidP="00CA7CD1">
            <w:pPr>
              <w:spacing w:after="0"/>
              <w:jc w:val="center"/>
              <w:rPr>
                <w:rFonts w:cstheme="minorHAnsi"/>
                <w:sz w:val="20"/>
                <w:szCs w:val="20"/>
              </w:rPr>
            </w:pPr>
            <w:r>
              <w:rPr>
                <w:rFonts w:cstheme="minorHAnsi"/>
                <w:sz w:val="20"/>
                <w:szCs w:val="20"/>
              </w:rPr>
              <w:t xml:space="preserve">Aromatic ROC; 4.5 &lt; </w:t>
            </w:r>
            <w:r w:rsidRPr="00263072">
              <w:rPr>
                <w:rFonts w:cstheme="minorHAnsi"/>
                <w:sz w:val="20"/>
                <w:szCs w:val="20"/>
              </w:rPr>
              <w:t xml:space="preserve">log(C*) &lt; </w:t>
            </w:r>
            <w:r>
              <w:rPr>
                <w:rFonts w:cstheme="minorHAnsi"/>
                <w:sz w:val="20"/>
                <w:szCs w:val="20"/>
              </w:rPr>
              <w:t>5</w:t>
            </w:r>
            <w:r w:rsidRPr="00263072">
              <w:rPr>
                <w:rFonts w:cstheme="minorHAnsi"/>
                <w:sz w:val="20"/>
                <w:szCs w:val="20"/>
              </w:rPr>
              <w:t>.5</w:t>
            </w:r>
          </w:p>
        </w:tc>
        <w:tc>
          <w:tcPr>
            <w:tcW w:w="518" w:type="dxa"/>
          </w:tcPr>
          <w:p w14:paraId="70326457" w14:textId="284E99CD" w:rsidR="00CA7CD1" w:rsidRPr="00237230" w:rsidRDefault="00CA7CD1" w:rsidP="00CA7CD1">
            <w:pPr>
              <w:keepNext/>
              <w:spacing w:after="0"/>
              <w:jc w:val="center"/>
              <w:rPr>
                <w:rFonts w:cstheme="minorHAnsi"/>
                <w:sz w:val="20"/>
                <w:szCs w:val="20"/>
              </w:rPr>
            </w:pPr>
            <w:r w:rsidRPr="00237230">
              <w:rPr>
                <w:sz w:val="20"/>
                <w:szCs w:val="20"/>
              </w:rPr>
              <w:t>14</w:t>
            </w:r>
          </w:p>
        </w:tc>
        <w:tc>
          <w:tcPr>
            <w:tcW w:w="1070" w:type="dxa"/>
            <w:vAlign w:val="center"/>
          </w:tcPr>
          <w:p w14:paraId="58405B2F" w14:textId="54904220"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37F70466" w14:textId="3D45BB43"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16F000C3" w14:textId="77777777" w:rsidTr="003F750D">
        <w:trPr>
          <w:trHeight w:val="143"/>
        </w:trPr>
        <w:tc>
          <w:tcPr>
            <w:tcW w:w="1357" w:type="dxa"/>
          </w:tcPr>
          <w:p w14:paraId="6AE6D18B" w14:textId="25A56953" w:rsidR="00CA7CD1" w:rsidRPr="004A2FE2" w:rsidRDefault="00CA7CD1" w:rsidP="00CA7CD1">
            <w:pPr>
              <w:spacing w:after="0"/>
              <w:jc w:val="center"/>
              <w:rPr>
                <w:rFonts w:cstheme="minorHAnsi"/>
                <w:sz w:val="20"/>
                <w:szCs w:val="20"/>
              </w:rPr>
            </w:pPr>
            <w:r w:rsidRPr="00237230">
              <w:rPr>
                <w:rFonts w:cstheme="minorHAnsi"/>
                <w:sz w:val="20"/>
                <w:szCs w:val="20"/>
              </w:rPr>
              <w:t>ROCP6ALK</w:t>
            </w:r>
          </w:p>
        </w:tc>
        <w:tc>
          <w:tcPr>
            <w:tcW w:w="3989" w:type="dxa"/>
            <w:vAlign w:val="center"/>
          </w:tcPr>
          <w:p w14:paraId="3401BBC8" w14:textId="06C1B61D" w:rsidR="00CA7CD1" w:rsidRPr="004A2FE2" w:rsidRDefault="00CA7CD1" w:rsidP="00CA7CD1">
            <w:pPr>
              <w:spacing w:after="0"/>
              <w:jc w:val="center"/>
              <w:rPr>
                <w:rFonts w:cstheme="minorHAnsi"/>
                <w:sz w:val="20"/>
                <w:szCs w:val="20"/>
              </w:rPr>
            </w:pPr>
            <w:r>
              <w:rPr>
                <w:rFonts w:cstheme="minorHAnsi"/>
                <w:sz w:val="20"/>
                <w:szCs w:val="20"/>
              </w:rPr>
              <w:t xml:space="preserve">ROC; 5.5 &lt; </w:t>
            </w:r>
            <w:r w:rsidRPr="00263072">
              <w:rPr>
                <w:rFonts w:cstheme="minorHAnsi"/>
                <w:sz w:val="20"/>
                <w:szCs w:val="20"/>
              </w:rPr>
              <w:t xml:space="preserve">log(C*) &lt; </w:t>
            </w:r>
            <w:r>
              <w:rPr>
                <w:rFonts w:cstheme="minorHAnsi"/>
                <w:sz w:val="20"/>
                <w:szCs w:val="20"/>
              </w:rPr>
              <w:t>6</w:t>
            </w:r>
            <w:r w:rsidRPr="00263072">
              <w:rPr>
                <w:rFonts w:cstheme="minorHAnsi"/>
                <w:sz w:val="20"/>
                <w:szCs w:val="20"/>
              </w:rPr>
              <w:t>.5</w:t>
            </w:r>
          </w:p>
        </w:tc>
        <w:tc>
          <w:tcPr>
            <w:tcW w:w="518" w:type="dxa"/>
          </w:tcPr>
          <w:p w14:paraId="418DABEB" w14:textId="6A6F06F1" w:rsidR="00CA7CD1" w:rsidRPr="00237230" w:rsidRDefault="00CA7CD1" w:rsidP="00CA7CD1">
            <w:pPr>
              <w:keepNext/>
              <w:spacing w:after="0"/>
              <w:jc w:val="center"/>
              <w:rPr>
                <w:rFonts w:cstheme="minorHAnsi"/>
                <w:sz w:val="20"/>
                <w:szCs w:val="20"/>
              </w:rPr>
            </w:pPr>
            <w:r w:rsidRPr="00237230">
              <w:rPr>
                <w:sz w:val="20"/>
                <w:szCs w:val="20"/>
              </w:rPr>
              <w:t>13</w:t>
            </w:r>
          </w:p>
        </w:tc>
        <w:tc>
          <w:tcPr>
            <w:tcW w:w="1070" w:type="dxa"/>
            <w:vAlign w:val="center"/>
          </w:tcPr>
          <w:p w14:paraId="73091C0D" w14:textId="372DD9EC"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3F861C14" w14:textId="750E11BE"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35BCEEED" w14:textId="77777777" w:rsidTr="003F750D">
        <w:trPr>
          <w:trHeight w:val="143"/>
        </w:trPr>
        <w:tc>
          <w:tcPr>
            <w:tcW w:w="1357" w:type="dxa"/>
          </w:tcPr>
          <w:p w14:paraId="1059F5FC" w14:textId="55C66553" w:rsidR="00CA7CD1" w:rsidRPr="004A2FE2" w:rsidRDefault="00CA7CD1" w:rsidP="00CA7CD1">
            <w:pPr>
              <w:spacing w:after="0"/>
              <w:jc w:val="center"/>
              <w:rPr>
                <w:rFonts w:cstheme="minorHAnsi"/>
                <w:sz w:val="20"/>
                <w:szCs w:val="20"/>
              </w:rPr>
            </w:pPr>
            <w:r w:rsidRPr="00237230">
              <w:rPr>
                <w:rFonts w:cstheme="minorHAnsi"/>
                <w:sz w:val="20"/>
                <w:szCs w:val="20"/>
              </w:rPr>
              <w:t>ROCP6ARO</w:t>
            </w:r>
          </w:p>
        </w:tc>
        <w:tc>
          <w:tcPr>
            <w:tcW w:w="3989" w:type="dxa"/>
            <w:vAlign w:val="center"/>
          </w:tcPr>
          <w:p w14:paraId="663E806A" w14:textId="2366A663" w:rsidR="00CA7CD1" w:rsidRPr="004A2FE2" w:rsidRDefault="00CA7CD1" w:rsidP="00CA7CD1">
            <w:pPr>
              <w:spacing w:after="0"/>
              <w:jc w:val="center"/>
              <w:rPr>
                <w:rFonts w:cstheme="minorHAnsi"/>
                <w:sz w:val="20"/>
                <w:szCs w:val="20"/>
              </w:rPr>
            </w:pPr>
            <w:r>
              <w:rPr>
                <w:rFonts w:cstheme="minorHAnsi"/>
                <w:sz w:val="20"/>
                <w:szCs w:val="20"/>
              </w:rPr>
              <w:t xml:space="preserve">Aromatic ROC; 5.5 &lt; </w:t>
            </w:r>
            <w:r w:rsidRPr="00263072">
              <w:rPr>
                <w:rFonts w:cstheme="minorHAnsi"/>
                <w:sz w:val="20"/>
                <w:szCs w:val="20"/>
              </w:rPr>
              <w:t xml:space="preserve">log(C*) &lt; </w:t>
            </w:r>
            <w:r>
              <w:rPr>
                <w:rFonts w:cstheme="minorHAnsi"/>
                <w:sz w:val="20"/>
                <w:szCs w:val="20"/>
              </w:rPr>
              <w:t>6</w:t>
            </w:r>
            <w:r w:rsidRPr="00263072">
              <w:rPr>
                <w:rFonts w:cstheme="minorHAnsi"/>
                <w:sz w:val="20"/>
                <w:szCs w:val="20"/>
              </w:rPr>
              <w:t>.5</w:t>
            </w:r>
          </w:p>
        </w:tc>
        <w:tc>
          <w:tcPr>
            <w:tcW w:w="518" w:type="dxa"/>
          </w:tcPr>
          <w:p w14:paraId="06D1415F" w14:textId="406A319A" w:rsidR="00CA7CD1" w:rsidRPr="00237230" w:rsidRDefault="00CA7CD1" w:rsidP="00CA7CD1">
            <w:pPr>
              <w:keepNext/>
              <w:spacing w:after="0"/>
              <w:jc w:val="center"/>
              <w:rPr>
                <w:rFonts w:cstheme="minorHAnsi"/>
                <w:sz w:val="20"/>
                <w:szCs w:val="20"/>
              </w:rPr>
            </w:pPr>
            <w:r w:rsidRPr="00237230">
              <w:rPr>
                <w:sz w:val="20"/>
                <w:szCs w:val="20"/>
              </w:rPr>
              <w:t>13</w:t>
            </w:r>
          </w:p>
        </w:tc>
        <w:tc>
          <w:tcPr>
            <w:tcW w:w="1070" w:type="dxa"/>
            <w:vAlign w:val="center"/>
          </w:tcPr>
          <w:p w14:paraId="24C58B57" w14:textId="37CB8C27"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497F5A6D" w14:textId="16CC7DD3"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4C3727FC" w14:textId="77777777" w:rsidTr="003F750D">
        <w:trPr>
          <w:trHeight w:val="143"/>
        </w:trPr>
        <w:tc>
          <w:tcPr>
            <w:tcW w:w="1357" w:type="dxa"/>
          </w:tcPr>
          <w:p w14:paraId="2C26C015" w14:textId="372A08A1" w:rsidR="00CA7CD1" w:rsidRPr="004A2FE2" w:rsidRDefault="00CA7CD1" w:rsidP="00CA7CD1">
            <w:pPr>
              <w:spacing w:after="0"/>
              <w:jc w:val="center"/>
              <w:rPr>
                <w:rFonts w:cstheme="minorHAnsi"/>
                <w:sz w:val="20"/>
                <w:szCs w:val="20"/>
              </w:rPr>
            </w:pPr>
            <w:r w:rsidRPr="00237230">
              <w:rPr>
                <w:rFonts w:cstheme="minorHAnsi"/>
                <w:sz w:val="20"/>
                <w:szCs w:val="20"/>
              </w:rPr>
              <w:t>ROH</w:t>
            </w:r>
          </w:p>
        </w:tc>
        <w:tc>
          <w:tcPr>
            <w:tcW w:w="3989" w:type="dxa"/>
            <w:vAlign w:val="center"/>
          </w:tcPr>
          <w:p w14:paraId="65A3B221" w14:textId="5116C592" w:rsidR="00CA7CD1" w:rsidRPr="004A2FE2" w:rsidRDefault="00CA7CD1" w:rsidP="00CA7CD1">
            <w:pPr>
              <w:spacing w:after="0"/>
              <w:jc w:val="center"/>
              <w:rPr>
                <w:rFonts w:cstheme="minorHAnsi"/>
                <w:sz w:val="20"/>
                <w:szCs w:val="20"/>
              </w:rPr>
            </w:pPr>
            <w:r>
              <w:rPr>
                <w:rFonts w:cstheme="minorHAnsi"/>
                <w:sz w:val="20"/>
                <w:szCs w:val="20"/>
              </w:rPr>
              <w:t>C3 and higher alcohols</w:t>
            </w:r>
          </w:p>
        </w:tc>
        <w:tc>
          <w:tcPr>
            <w:tcW w:w="518" w:type="dxa"/>
          </w:tcPr>
          <w:p w14:paraId="53F58749" w14:textId="44FDC9EB" w:rsidR="00CA7CD1" w:rsidRPr="00237230" w:rsidRDefault="00CA7CD1" w:rsidP="00CA7CD1">
            <w:pPr>
              <w:keepNext/>
              <w:spacing w:after="0"/>
              <w:jc w:val="center"/>
              <w:rPr>
                <w:rFonts w:cstheme="minorHAnsi"/>
                <w:sz w:val="20"/>
                <w:szCs w:val="20"/>
              </w:rPr>
            </w:pPr>
            <w:r w:rsidRPr="00237230">
              <w:rPr>
                <w:sz w:val="20"/>
                <w:szCs w:val="20"/>
              </w:rPr>
              <w:t>3</w:t>
            </w:r>
          </w:p>
        </w:tc>
        <w:tc>
          <w:tcPr>
            <w:tcW w:w="1070" w:type="dxa"/>
            <w:vAlign w:val="center"/>
          </w:tcPr>
          <w:p w14:paraId="0D53D98F" w14:textId="5EB1B05C"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64CDF4D9" w14:textId="61C7B3B4"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3469E7E8" w14:textId="77777777" w:rsidTr="003F750D">
        <w:trPr>
          <w:trHeight w:val="143"/>
        </w:trPr>
        <w:tc>
          <w:tcPr>
            <w:tcW w:w="1357" w:type="dxa"/>
          </w:tcPr>
          <w:p w14:paraId="7B05D1C0" w14:textId="6299DC68" w:rsidR="00CA7CD1" w:rsidRPr="004A2FE2" w:rsidRDefault="00CA7CD1" w:rsidP="00CA7CD1">
            <w:pPr>
              <w:spacing w:after="0"/>
              <w:jc w:val="center"/>
              <w:rPr>
                <w:rFonts w:cstheme="minorHAnsi"/>
                <w:sz w:val="20"/>
                <w:szCs w:val="20"/>
              </w:rPr>
            </w:pPr>
            <w:r w:rsidRPr="00237230">
              <w:rPr>
                <w:rFonts w:cstheme="minorHAnsi"/>
                <w:sz w:val="20"/>
                <w:szCs w:val="20"/>
              </w:rPr>
              <w:t>SESQ</w:t>
            </w:r>
          </w:p>
        </w:tc>
        <w:tc>
          <w:tcPr>
            <w:tcW w:w="3989" w:type="dxa"/>
            <w:vAlign w:val="center"/>
          </w:tcPr>
          <w:p w14:paraId="294C9F79" w14:textId="67BC2DA5" w:rsidR="00CA7CD1" w:rsidRPr="004A2FE2" w:rsidRDefault="00CA7CD1" w:rsidP="00CA7CD1">
            <w:pPr>
              <w:spacing w:after="0"/>
              <w:jc w:val="center"/>
              <w:rPr>
                <w:rFonts w:cstheme="minorHAnsi"/>
                <w:sz w:val="20"/>
                <w:szCs w:val="20"/>
              </w:rPr>
            </w:pPr>
            <w:r>
              <w:rPr>
                <w:rFonts w:cstheme="minorHAnsi"/>
                <w:sz w:val="20"/>
                <w:szCs w:val="20"/>
              </w:rPr>
              <w:t>Sesquiterpenes</w:t>
            </w:r>
          </w:p>
        </w:tc>
        <w:tc>
          <w:tcPr>
            <w:tcW w:w="518" w:type="dxa"/>
          </w:tcPr>
          <w:p w14:paraId="7B8EAE02" w14:textId="57382891" w:rsidR="00CA7CD1" w:rsidRPr="00237230" w:rsidRDefault="00CA7CD1" w:rsidP="00CA7CD1">
            <w:pPr>
              <w:keepNext/>
              <w:spacing w:after="0"/>
              <w:jc w:val="center"/>
              <w:rPr>
                <w:rFonts w:cstheme="minorHAnsi"/>
                <w:sz w:val="20"/>
                <w:szCs w:val="20"/>
              </w:rPr>
            </w:pPr>
            <w:r w:rsidRPr="00237230">
              <w:rPr>
                <w:sz w:val="20"/>
                <w:szCs w:val="20"/>
              </w:rPr>
              <w:t>15</w:t>
            </w:r>
          </w:p>
        </w:tc>
        <w:tc>
          <w:tcPr>
            <w:tcW w:w="1070" w:type="dxa"/>
            <w:vAlign w:val="center"/>
          </w:tcPr>
          <w:p w14:paraId="2BB686C0" w14:textId="2D88E071"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145C4FB1" w14:textId="77172344"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31AB0DB7" w14:textId="77777777" w:rsidTr="003F750D">
        <w:trPr>
          <w:trHeight w:val="143"/>
        </w:trPr>
        <w:tc>
          <w:tcPr>
            <w:tcW w:w="1357" w:type="dxa"/>
          </w:tcPr>
          <w:p w14:paraId="5DF2885F" w14:textId="43A96C68" w:rsidR="00CA7CD1" w:rsidRPr="004A2FE2" w:rsidRDefault="00CA7CD1" w:rsidP="00CA7CD1">
            <w:pPr>
              <w:spacing w:after="0"/>
              <w:jc w:val="center"/>
              <w:rPr>
                <w:rFonts w:cstheme="minorHAnsi"/>
                <w:sz w:val="20"/>
                <w:szCs w:val="20"/>
              </w:rPr>
            </w:pPr>
            <w:r w:rsidRPr="00237230">
              <w:rPr>
                <w:rFonts w:cstheme="minorHAnsi"/>
                <w:sz w:val="20"/>
                <w:szCs w:val="20"/>
              </w:rPr>
              <w:t>SLOWROC</w:t>
            </w:r>
          </w:p>
        </w:tc>
        <w:tc>
          <w:tcPr>
            <w:tcW w:w="3989" w:type="dxa"/>
            <w:vAlign w:val="center"/>
          </w:tcPr>
          <w:p w14:paraId="3C667D3A" w14:textId="71951229" w:rsidR="00CA7CD1" w:rsidRPr="004A2FE2" w:rsidRDefault="00CA7CD1" w:rsidP="00CA7CD1">
            <w:pPr>
              <w:spacing w:after="0"/>
              <w:jc w:val="center"/>
              <w:rPr>
                <w:rFonts w:cstheme="minorHAnsi"/>
                <w:sz w:val="20"/>
                <w:szCs w:val="20"/>
              </w:rPr>
            </w:pPr>
            <w:r>
              <w:rPr>
                <w:rFonts w:cstheme="minorHAnsi"/>
                <w:sz w:val="20"/>
                <w:szCs w:val="20"/>
              </w:rPr>
              <w:t>Low reactivity gas</w:t>
            </w:r>
          </w:p>
        </w:tc>
        <w:tc>
          <w:tcPr>
            <w:tcW w:w="518" w:type="dxa"/>
          </w:tcPr>
          <w:p w14:paraId="42DEF64F" w14:textId="2079279B" w:rsidR="00CA7CD1" w:rsidRPr="00237230" w:rsidRDefault="00CA7CD1" w:rsidP="00CA7CD1">
            <w:pPr>
              <w:keepNext/>
              <w:spacing w:after="0"/>
              <w:jc w:val="center"/>
              <w:rPr>
                <w:rFonts w:cstheme="minorHAnsi"/>
                <w:sz w:val="20"/>
                <w:szCs w:val="20"/>
              </w:rPr>
            </w:pPr>
            <w:r w:rsidRPr="00237230">
              <w:rPr>
                <w:sz w:val="20"/>
                <w:szCs w:val="20"/>
              </w:rPr>
              <w:t>1</w:t>
            </w:r>
          </w:p>
        </w:tc>
        <w:tc>
          <w:tcPr>
            <w:tcW w:w="1070" w:type="dxa"/>
            <w:vAlign w:val="center"/>
          </w:tcPr>
          <w:p w14:paraId="7E9BFF2D" w14:textId="40B0BAFF"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41995051" w14:textId="5702A420"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53ABE898" w14:textId="77777777" w:rsidTr="003F750D">
        <w:trPr>
          <w:trHeight w:val="143"/>
        </w:trPr>
        <w:tc>
          <w:tcPr>
            <w:tcW w:w="1357" w:type="dxa"/>
          </w:tcPr>
          <w:p w14:paraId="0A39FA9A" w14:textId="55B09777" w:rsidR="00CA7CD1" w:rsidRPr="004A2FE2" w:rsidRDefault="00CA7CD1" w:rsidP="00CA7CD1">
            <w:pPr>
              <w:spacing w:after="0"/>
              <w:jc w:val="center"/>
              <w:rPr>
                <w:rFonts w:cstheme="minorHAnsi"/>
                <w:sz w:val="20"/>
                <w:szCs w:val="20"/>
              </w:rPr>
            </w:pPr>
            <w:r w:rsidRPr="00237230">
              <w:rPr>
                <w:rFonts w:cstheme="minorHAnsi"/>
                <w:sz w:val="20"/>
                <w:szCs w:val="20"/>
              </w:rPr>
              <w:t>TOL</w:t>
            </w:r>
          </w:p>
        </w:tc>
        <w:tc>
          <w:tcPr>
            <w:tcW w:w="3989" w:type="dxa"/>
            <w:vAlign w:val="center"/>
          </w:tcPr>
          <w:p w14:paraId="6D4FA69B" w14:textId="61DFDD61" w:rsidR="00CA7CD1" w:rsidRPr="004A2FE2" w:rsidRDefault="00CA7CD1" w:rsidP="00CA7CD1">
            <w:pPr>
              <w:spacing w:after="0"/>
              <w:jc w:val="center"/>
              <w:rPr>
                <w:rFonts w:cstheme="minorHAnsi"/>
                <w:sz w:val="20"/>
                <w:szCs w:val="20"/>
              </w:rPr>
            </w:pPr>
            <w:r>
              <w:rPr>
                <w:rFonts w:cstheme="minorHAnsi"/>
                <w:sz w:val="20"/>
                <w:szCs w:val="20"/>
              </w:rPr>
              <w:t>Toluene</w:t>
            </w:r>
          </w:p>
        </w:tc>
        <w:tc>
          <w:tcPr>
            <w:tcW w:w="518" w:type="dxa"/>
          </w:tcPr>
          <w:p w14:paraId="23B77F26" w14:textId="62F1327C" w:rsidR="00CA7CD1" w:rsidRPr="00237230" w:rsidRDefault="00CA7CD1" w:rsidP="00CA7CD1">
            <w:pPr>
              <w:keepNext/>
              <w:spacing w:after="0"/>
              <w:jc w:val="center"/>
              <w:rPr>
                <w:rFonts w:cstheme="minorHAnsi"/>
                <w:sz w:val="20"/>
                <w:szCs w:val="20"/>
              </w:rPr>
            </w:pPr>
            <w:r w:rsidRPr="00237230">
              <w:rPr>
                <w:sz w:val="20"/>
                <w:szCs w:val="20"/>
              </w:rPr>
              <w:t>7</w:t>
            </w:r>
          </w:p>
        </w:tc>
        <w:tc>
          <w:tcPr>
            <w:tcW w:w="1070" w:type="dxa"/>
            <w:vAlign w:val="center"/>
          </w:tcPr>
          <w:p w14:paraId="51958B94" w14:textId="157D738E" w:rsidR="00CA7CD1" w:rsidRPr="004A2FE2" w:rsidRDefault="00CA7CD1" w:rsidP="00CA7CD1">
            <w:pPr>
              <w:keepNext/>
              <w:spacing w:after="0"/>
              <w:jc w:val="center"/>
              <w:rPr>
                <w:rFonts w:cstheme="minorHAnsi"/>
                <w:sz w:val="20"/>
                <w:szCs w:val="20"/>
              </w:rPr>
            </w:pPr>
            <w:r>
              <w:rPr>
                <w:rFonts w:cstheme="minorHAnsi"/>
                <w:sz w:val="20"/>
                <w:szCs w:val="20"/>
              </w:rPr>
              <w:t>Explicit</w:t>
            </w:r>
          </w:p>
        </w:tc>
        <w:tc>
          <w:tcPr>
            <w:tcW w:w="2186" w:type="dxa"/>
            <w:vAlign w:val="center"/>
          </w:tcPr>
          <w:p w14:paraId="71187E23" w14:textId="3FD92B37" w:rsidR="00CA7CD1" w:rsidRPr="004A2FE2" w:rsidRDefault="00CA7CD1" w:rsidP="00CA7CD1">
            <w:pPr>
              <w:keepNext/>
              <w:spacing w:after="0"/>
              <w:jc w:val="center"/>
              <w:rPr>
                <w:rFonts w:cstheme="minorHAnsi"/>
                <w:sz w:val="20"/>
                <w:szCs w:val="20"/>
              </w:rPr>
            </w:pPr>
            <w:r w:rsidRPr="001835A6">
              <w:rPr>
                <w:rFonts w:cstheme="minorHAnsi"/>
                <w:sz w:val="20"/>
                <w:szCs w:val="20"/>
              </w:rPr>
              <w:t>CC1=CC=CC=C1</w:t>
            </w:r>
          </w:p>
        </w:tc>
      </w:tr>
      <w:tr w:rsidR="00CA7CD1" w:rsidRPr="004A2FE2" w14:paraId="67C1458D" w14:textId="77777777" w:rsidTr="003F750D">
        <w:trPr>
          <w:trHeight w:val="143"/>
        </w:trPr>
        <w:tc>
          <w:tcPr>
            <w:tcW w:w="1357" w:type="dxa"/>
          </w:tcPr>
          <w:p w14:paraId="0506EE02" w14:textId="72AF8738" w:rsidR="00CA7CD1" w:rsidRPr="004A2FE2" w:rsidRDefault="00CA7CD1" w:rsidP="00CA7CD1">
            <w:pPr>
              <w:spacing w:after="0"/>
              <w:jc w:val="center"/>
              <w:rPr>
                <w:rFonts w:cstheme="minorHAnsi"/>
                <w:sz w:val="20"/>
                <w:szCs w:val="20"/>
              </w:rPr>
            </w:pPr>
            <w:r w:rsidRPr="00237230">
              <w:rPr>
                <w:rFonts w:cstheme="minorHAnsi"/>
                <w:sz w:val="20"/>
                <w:szCs w:val="20"/>
              </w:rPr>
              <w:t>UALD</w:t>
            </w:r>
          </w:p>
        </w:tc>
        <w:tc>
          <w:tcPr>
            <w:tcW w:w="3989" w:type="dxa"/>
            <w:vAlign w:val="center"/>
          </w:tcPr>
          <w:p w14:paraId="75E56D95" w14:textId="2F656E6D" w:rsidR="00CA7CD1" w:rsidRPr="004A2FE2" w:rsidRDefault="00CA7CD1" w:rsidP="00CA7CD1">
            <w:pPr>
              <w:spacing w:after="0"/>
              <w:jc w:val="center"/>
              <w:rPr>
                <w:rFonts w:cstheme="minorHAnsi"/>
                <w:sz w:val="20"/>
                <w:szCs w:val="20"/>
              </w:rPr>
            </w:pPr>
            <w:r>
              <w:rPr>
                <w:rFonts w:cstheme="minorHAnsi"/>
                <w:sz w:val="20"/>
                <w:szCs w:val="20"/>
              </w:rPr>
              <w:t>Unsaturated aldehydes</w:t>
            </w:r>
          </w:p>
        </w:tc>
        <w:tc>
          <w:tcPr>
            <w:tcW w:w="518" w:type="dxa"/>
          </w:tcPr>
          <w:p w14:paraId="7DA9E96E" w14:textId="5A2A9C55" w:rsidR="00CA7CD1" w:rsidRPr="00237230" w:rsidRDefault="00CA7CD1" w:rsidP="00CA7CD1">
            <w:pPr>
              <w:keepNext/>
              <w:spacing w:after="0"/>
              <w:jc w:val="center"/>
              <w:rPr>
                <w:rFonts w:cstheme="minorHAnsi"/>
                <w:sz w:val="20"/>
                <w:szCs w:val="20"/>
              </w:rPr>
            </w:pPr>
            <w:r w:rsidRPr="00237230">
              <w:rPr>
                <w:sz w:val="20"/>
                <w:szCs w:val="20"/>
              </w:rPr>
              <w:t>5</w:t>
            </w:r>
          </w:p>
        </w:tc>
        <w:tc>
          <w:tcPr>
            <w:tcW w:w="1070" w:type="dxa"/>
            <w:vAlign w:val="center"/>
          </w:tcPr>
          <w:p w14:paraId="7A6D2E59" w14:textId="69A05894"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4998033E" w14:textId="477303A7"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2790C99D" w14:textId="77777777" w:rsidTr="003F750D">
        <w:trPr>
          <w:trHeight w:val="143"/>
        </w:trPr>
        <w:tc>
          <w:tcPr>
            <w:tcW w:w="1357" w:type="dxa"/>
          </w:tcPr>
          <w:p w14:paraId="7C961EDE" w14:textId="52E36B20" w:rsidR="00CA7CD1" w:rsidRPr="004A2FE2" w:rsidRDefault="00CA7CD1" w:rsidP="00CA7CD1">
            <w:pPr>
              <w:spacing w:after="0"/>
              <w:jc w:val="center"/>
              <w:rPr>
                <w:rFonts w:cstheme="minorHAnsi"/>
                <w:sz w:val="20"/>
                <w:szCs w:val="20"/>
              </w:rPr>
            </w:pPr>
            <w:r w:rsidRPr="00237230">
              <w:rPr>
                <w:rFonts w:cstheme="minorHAnsi"/>
                <w:sz w:val="20"/>
                <w:szCs w:val="20"/>
              </w:rPr>
              <w:t>UNKCRACMM</w:t>
            </w:r>
          </w:p>
        </w:tc>
        <w:tc>
          <w:tcPr>
            <w:tcW w:w="3989" w:type="dxa"/>
            <w:vAlign w:val="center"/>
          </w:tcPr>
          <w:p w14:paraId="262B1307" w14:textId="5F005FBF" w:rsidR="00CA7CD1" w:rsidRPr="004A2FE2" w:rsidRDefault="00CA7CD1" w:rsidP="00CA7CD1">
            <w:pPr>
              <w:spacing w:after="0"/>
              <w:jc w:val="center"/>
              <w:rPr>
                <w:rFonts w:cstheme="minorHAnsi"/>
                <w:sz w:val="20"/>
                <w:szCs w:val="20"/>
              </w:rPr>
            </w:pPr>
            <w:r>
              <w:rPr>
                <w:rFonts w:cstheme="minorHAnsi"/>
                <w:sz w:val="20"/>
                <w:szCs w:val="20"/>
              </w:rPr>
              <w:t>Unknown</w:t>
            </w:r>
          </w:p>
        </w:tc>
        <w:tc>
          <w:tcPr>
            <w:tcW w:w="518" w:type="dxa"/>
          </w:tcPr>
          <w:p w14:paraId="5D85A811" w14:textId="2FBC4830" w:rsidR="00CA7CD1" w:rsidRPr="00237230" w:rsidRDefault="00CA7CD1" w:rsidP="00CA7CD1">
            <w:pPr>
              <w:keepNext/>
              <w:spacing w:after="0"/>
              <w:jc w:val="center"/>
              <w:rPr>
                <w:rFonts w:cstheme="minorHAnsi"/>
                <w:sz w:val="20"/>
                <w:szCs w:val="20"/>
              </w:rPr>
            </w:pPr>
            <w:r w:rsidRPr="00237230">
              <w:rPr>
                <w:sz w:val="20"/>
                <w:szCs w:val="20"/>
              </w:rPr>
              <w:t>1</w:t>
            </w:r>
          </w:p>
        </w:tc>
        <w:tc>
          <w:tcPr>
            <w:tcW w:w="1070" w:type="dxa"/>
            <w:vAlign w:val="center"/>
          </w:tcPr>
          <w:p w14:paraId="6B8D7AAD" w14:textId="3A0B8CD1"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2DA82B45" w14:textId="171E6F34"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35E91922" w14:textId="77777777" w:rsidTr="003F750D">
        <w:trPr>
          <w:trHeight w:val="143"/>
        </w:trPr>
        <w:tc>
          <w:tcPr>
            <w:tcW w:w="1357" w:type="dxa"/>
          </w:tcPr>
          <w:p w14:paraId="789353D0" w14:textId="79918729" w:rsidR="00CA7CD1" w:rsidRPr="004A2FE2" w:rsidRDefault="00CA7CD1" w:rsidP="00CA7CD1">
            <w:pPr>
              <w:spacing w:after="0"/>
              <w:jc w:val="center"/>
              <w:rPr>
                <w:rFonts w:cstheme="minorHAnsi"/>
                <w:sz w:val="20"/>
                <w:szCs w:val="20"/>
              </w:rPr>
            </w:pPr>
            <w:r w:rsidRPr="00237230">
              <w:rPr>
                <w:rFonts w:cstheme="minorHAnsi"/>
                <w:sz w:val="20"/>
                <w:szCs w:val="20"/>
              </w:rPr>
              <w:t>UNKKOH</w:t>
            </w:r>
          </w:p>
        </w:tc>
        <w:tc>
          <w:tcPr>
            <w:tcW w:w="3989" w:type="dxa"/>
            <w:vAlign w:val="center"/>
          </w:tcPr>
          <w:p w14:paraId="47035337" w14:textId="187ED1CA" w:rsidR="00CA7CD1" w:rsidRPr="004A2FE2" w:rsidRDefault="00CA7CD1" w:rsidP="00CA7CD1">
            <w:pPr>
              <w:spacing w:after="0"/>
              <w:jc w:val="center"/>
              <w:rPr>
                <w:rFonts w:cstheme="minorHAnsi"/>
                <w:sz w:val="20"/>
                <w:szCs w:val="20"/>
              </w:rPr>
            </w:pPr>
            <w:r>
              <w:rPr>
                <w:rFonts w:cstheme="minorHAnsi"/>
                <w:sz w:val="20"/>
                <w:szCs w:val="20"/>
              </w:rPr>
              <w:t xml:space="preserve">Unknown </w:t>
            </w:r>
            <w:proofErr w:type="spellStart"/>
            <w:r>
              <w:rPr>
                <w:rFonts w:cstheme="minorHAnsi"/>
                <w:sz w:val="20"/>
                <w:szCs w:val="20"/>
              </w:rPr>
              <w:t>k</w:t>
            </w:r>
            <w:r w:rsidRPr="00ED3949">
              <w:rPr>
                <w:rFonts w:cstheme="minorHAnsi"/>
                <w:sz w:val="20"/>
                <w:szCs w:val="20"/>
                <w:vertAlign w:val="subscript"/>
              </w:rPr>
              <w:t>OH</w:t>
            </w:r>
            <w:proofErr w:type="spellEnd"/>
          </w:p>
        </w:tc>
        <w:tc>
          <w:tcPr>
            <w:tcW w:w="518" w:type="dxa"/>
          </w:tcPr>
          <w:p w14:paraId="659C3A2C" w14:textId="652A3513" w:rsidR="00CA7CD1" w:rsidRPr="00237230" w:rsidRDefault="00CA7CD1" w:rsidP="00CA7CD1">
            <w:pPr>
              <w:keepNext/>
              <w:spacing w:after="0"/>
              <w:jc w:val="center"/>
              <w:rPr>
                <w:rFonts w:cstheme="minorHAnsi"/>
                <w:sz w:val="20"/>
                <w:szCs w:val="20"/>
              </w:rPr>
            </w:pPr>
            <w:r w:rsidRPr="00237230">
              <w:rPr>
                <w:sz w:val="20"/>
                <w:szCs w:val="20"/>
              </w:rPr>
              <w:t>1</w:t>
            </w:r>
          </w:p>
        </w:tc>
        <w:tc>
          <w:tcPr>
            <w:tcW w:w="1070" w:type="dxa"/>
            <w:vAlign w:val="center"/>
          </w:tcPr>
          <w:p w14:paraId="357097FB" w14:textId="053F9FEE"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3B834489" w14:textId="74E71EC3"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74002BBD" w14:textId="77777777" w:rsidTr="003F750D">
        <w:trPr>
          <w:trHeight w:val="143"/>
        </w:trPr>
        <w:tc>
          <w:tcPr>
            <w:tcW w:w="1357" w:type="dxa"/>
          </w:tcPr>
          <w:p w14:paraId="4A75ED44" w14:textId="5EFB163F" w:rsidR="00CA7CD1" w:rsidRPr="004A2FE2" w:rsidRDefault="00CA7CD1" w:rsidP="00CA7CD1">
            <w:pPr>
              <w:spacing w:after="0"/>
              <w:jc w:val="center"/>
              <w:rPr>
                <w:rFonts w:cstheme="minorHAnsi"/>
                <w:sz w:val="20"/>
                <w:szCs w:val="20"/>
              </w:rPr>
            </w:pPr>
            <w:r w:rsidRPr="00237230">
              <w:rPr>
                <w:rFonts w:cstheme="minorHAnsi"/>
                <w:sz w:val="20"/>
                <w:szCs w:val="20"/>
              </w:rPr>
              <w:t>UNKSMILES</w:t>
            </w:r>
          </w:p>
        </w:tc>
        <w:tc>
          <w:tcPr>
            <w:tcW w:w="3989" w:type="dxa"/>
            <w:vAlign w:val="center"/>
          </w:tcPr>
          <w:p w14:paraId="291C2139" w14:textId="683AB239" w:rsidR="00CA7CD1" w:rsidRPr="004A2FE2" w:rsidRDefault="00CA7CD1" w:rsidP="00CA7CD1">
            <w:pPr>
              <w:spacing w:after="0"/>
              <w:jc w:val="center"/>
              <w:rPr>
                <w:rFonts w:cstheme="minorHAnsi"/>
                <w:sz w:val="20"/>
                <w:szCs w:val="20"/>
              </w:rPr>
            </w:pPr>
            <w:r>
              <w:rPr>
                <w:rFonts w:cstheme="minorHAnsi"/>
                <w:sz w:val="20"/>
                <w:szCs w:val="20"/>
              </w:rPr>
              <w:t>Unknown SMILES</w:t>
            </w:r>
          </w:p>
        </w:tc>
        <w:tc>
          <w:tcPr>
            <w:tcW w:w="518" w:type="dxa"/>
          </w:tcPr>
          <w:p w14:paraId="3733412E" w14:textId="1F42F95D" w:rsidR="00CA7CD1" w:rsidRPr="00237230" w:rsidRDefault="00CA7CD1" w:rsidP="00CA7CD1">
            <w:pPr>
              <w:keepNext/>
              <w:spacing w:after="0"/>
              <w:jc w:val="center"/>
              <w:rPr>
                <w:rFonts w:cstheme="minorHAnsi"/>
                <w:sz w:val="20"/>
                <w:szCs w:val="20"/>
              </w:rPr>
            </w:pPr>
            <w:r w:rsidRPr="00237230">
              <w:rPr>
                <w:sz w:val="20"/>
                <w:szCs w:val="20"/>
              </w:rPr>
              <w:t>1</w:t>
            </w:r>
          </w:p>
        </w:tc>
        <w:tc>
          <w:tcPr>
            <w:tcW w:w="1070" w:type="dxa"/>
            <w:vAlign w:val="center"/>
          </w:tcPr>
          <w:p w14:paraId="44584166" w14:textId="61940C9C"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08D1CF08" w14:textId="07B49A90"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2DDBE007" w14:textId="77777777" w:rsidTr="003F750D">
        <w:trPr>
          <w:trHeight w:val="143"/>
        </w:trPr>
        <w:tc>
          <w:tcPr>
            <w:tcW w:w="1357" w:type="dxa"/>
          </w:tcPr>
          <w:p w14:paraId="459AD697" w14:textId="61914D85" w:rsidR="00CA7CD1" w:rsidRPr="004A2FE2" w:rsidRDefault="00CA7CD1" w:rsidP="00CA7CD1">
            <w:pPr>
              <w:spacing w:after="0"/>
              <w:jc w:val="center"/>
              <w:rPr>
                <w:rFonts w:cstheme="minorHAnsi"/>
                <w:sz w:val="20"/>
                <w:szCs w:val="20"/>
              </w:rPr>
            </w:pPr>
            <w:r w:rsidRPr="00237230">
              <w:rPr>
                <w:rFonts w:cstheme="minorHAnsi"/>
                <w:sz w:val="20"/>
                <w:szCs w:val="20"/>
              </w:rPr>
              <w:t>XYE</w:t>
            </w:r>
          </w:p>
        </w:tc>
        <w:tc>
          <w:tcPr>
            <w:tcW w:w="3989" w:type="dxa"/>
            <w:vAlign w:val="center"/>
          </w:tcPr>
          <w:p w14:paraId="60272C1B" w14:textId="7E80CB0F" w:rsidR="00CA7CD1" w:rsidRPr="004A2FE2" w:rsidRDefault="00CA7CD1" w:rsidP="00CA7CD1">
            <w:pPr>
              <w:spacing w:after="0"/>
              <w:jc w:val="center"/>
              <w:rPr>
                <w:rFonts w:cstheme="minorHAnsi"/>
                <w:sz w:val="20"/>
                <w:szCs w:val="20"/>
              </w:rPr>
            </w:pPr>
            <w:r>
              <w:rPr>
                <w:rFonts w:cstheme="minorHAnsi"/>
                <w:sz w:val="20"/>
                <w:szCs w:val="20"/>
              </w:rPr>
              <w:t>o-, p-xylenes and less reactive aromatics</w:t>
            </w:r>
          </w:p>
        </w:tc>
        <w:tc>
          <w:tcPr>
            <w:tcW w:w="518" w:type="dxa"/>
          </w:tcPr>
          <w:p w14:paraId="59D3EC10" w14:textId="676527FE" w:rsidR="00CA7CD1" w:rsidRPr="00237230" w:rsidRDefault="00CA7CD1" w:rsidP="00CA7CD1">
            <w:pPr>
              <w:keepNext/>
              <w:spacing w:after="0"/>
              <w:jc w:val="center"/>
              <w:rPr>
                <w:rFonts w:cstheme="minorHAnsi"/>
                <w:sz w:val="20"/>
                <w:szCs w:val="20"/>
              </w:rPr>
            </w:pPr>
            <w:r w:rsidRPr="00237230">
              <w:rPr>
                <w:sz w:val="20"/>
                <w:szCs w:val="20"/>
              </w:rPr>
              <w:t>8</w:t>
            </w:r>
          </w:p>
        </w:tc>
        <w:tc>
          <w:tcPr>
            <w:tcW w:w="1070" w:type="dxa"/>
            <w:vAlign w:val="center"/>
          </w:tcPr>
          <w:p w14:paraId="3213FD00" w14:textId="3AE4F253"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43DDC503" w14:textId="7C312BBF"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358AF8AF" w14:textId="77777777" w:rsidTr="003F750D">
        <w:trPr>
          <w:trHeight w:val="143"/>
        </w:trPr>
        <w:tc>
          <w:tcPr>
            <w:tcW w:w="1357" w:type="dxa"/>
          </w:tcPr>
          <w:p w14:paraId="672E4182" w14:textId="1E57D0F8" w:rsidR="00CA7CD1" w:rsidRPr="004A2FE2" w:rsidRDefault="00CA7CD1" w:rsidP="00CA7CD1">
            <w:pPr>
              <w:spacing w:after="0"/>
              <w:jc w:val="center"/>
              <w:rPr>
                <w:rFonts w:cstheme="minorHAnsi"/>
                <w:sz w:val="20"/>
                <w:szCs w:val="20"/>
              </w:rPr>
            </w:pPr>
            <w:r w:rsidRPr="00237230">
              <w:rPr>
                <w:rFonts w:cstheme="minorHAnsi"/>
                <w:sz w:val="20"/>
                <w:szCs w:val="20"/>
              </w:rPr>
              <w:t>XYM</w:t>
            </w:r>
          </w:p>
        </w:tc>
        <w:tc>
          <w:tcPr>
            <w:tcW w:w="3989" w:type="dxa"/>
            <w:vAlign w:val="center"/>
          </w:tcPr>
          <w:p w14:paraId="749417AD" w14:textId="308F8A79" w:rsidR="00CA7CD1" w:rsidRPr="004A2FE2" w:rsidRDefault="00CA7CD1" w:rsidP="00CA7CD1">
            <w:pPr>
              <w:spacing w:after="0"/>
              <w:jc w:val="center"/>
              <w:rPr>
                <w:rFonts w:cstheme="minorHAnsi"/>
                <w:sz w:val="20"/>
                <w:szCs w:val="20"/>
              </w:rPr>
            </w:pPr>
            <w:r>
              <w:rPr>
                <w:rFonts w:cstheme="minorHAnsi"/>
                <w:sz w:val="20"/>
                <w:szCs w:val="20"/>
              </w:rPr>
              <w:t>m-xylene and more reactive aromatics</w:t>
            </w:r>
          </w:p>
        </w:tc>
        <w:tc>
          <w:tcPr>
            <w:tcW w:w="518" w:type="dxa"/>
          </w:tcPr>
          <w:p w14:paraId="705D46EC" w14:textId="2EBC38DB" w:rsidR="00CA7CD1" w:rsidRPr="00237230" w:rsidRDefault="00CA7CD1" w:rsidP="00CA7CD1">
            <w:pPr>
              <w:keepNext/>
              <w:spacing w:after="0"/>
              <w:jc w:val="center"/>
              <w:rPr>
                <w:rFonts w:cstheme="minorHAnsi"/>
                <w:sz w:val="20"/>
                <w:szCs w:val="20"/>
              </w:rPr>
            </w:pPr>
            <w:r w:rsidRPr="00237230">
              <w:rPr>
                <w:sz w:val="20"/>
                <w:szCs w:val="20"/>
              </w:rPr>
              <w:t>8</w:t>
            </w:r>
          </w:p>
        </w:tc>
        <w:tc>
          <w:tcPr>
            <w:tcW w:w="1070" w:type="dxa"/>
            <w:vAlign w:val="center"/>
          </w:tcPr>
          <w:p w14:paraId="4576CE56" w14:textId="73BD82F2"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79D683CB" w14:textId="485583F6"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bl>
    <w:p w14:paraId="421D2010" w14:textId="3EACE53F" w:rsidR="00652BF0" w:rsidRPr="00F61BB1" w:rsidRDefault="00652BF0" w:rsidP="00652BF0">
      <w:pPr>
        <w:pStyle w:val="Caption"/>
        <w:rPr>
          <w:b/>
          <w:bCs/>
          <w:i w:val="0"/>
          <w:iCs w:val="0"/>
          <w:color w:val="000000" w:themeColor="text1"/>
        </w:rPr>
      </w:pPr>
      <w:r w:rsidRPr="00F61BB1">
        <w:rPr>
          <w:b/>
          <w:bCs/>
          <w:i w:val="0"/>
          <w:iCs w:val="0"/>
          <w:color w:val="000000" w:themeColor="text1"/>
        </w:rPr>
        <w:t xml:space="preserve">Table </w:t>
      </w:r>
      <w:ins w:id="2182" w:author="Seltzer, Karl" w:date="2024-08-12T11:33:00Z">
        <w:r w:rsidR="00AE789A">
          <w:rPr>
            <w:b/>
            <w:bCs/>
            <w:i w:val="0"/>
            <w:iCs w:val="0"/>
            <w:color w:val="000000" w:themeColor="text1"/>
          </w:rPr>
          <w:fldChar w:fldCharType="begin"/>
        </w:r>
        <w:r w:rsidR="00AE789A">
          <w:rPr>
            <w:b/>
            <w:bCs/>
            <w:i w:val="0"/>
            <w:iCs w:val="0"/>
            <w:color w:val="000000" w:themeColor="text1"/>
          </w:rPr>
          <w:instrText xml:space="preserve"> SEQ Table \* ARABIC </w:instrText>
        </w:r>
      </w:ins>
      <w:r w:rsidR="00AE789A">
        <w:rPr>
          <w:b/>
          <w:bCs/>
          <w:i w:val="0"/>
          <w:iCs w:val="0"/>
          <w:color w:val="000000" w:themeColor="text1"/>
        </w:rPr>
        <w:fldChar w:fldCharType="separate"/>
      </w:r>
      <w:ins w:id="2183" w:author="Seltzer, Karl" w:date="2024-08-12T11:33:00Z">
        <w:r w:rsidR="00AE789A">
          <w:rPr>
            <w:b/>
            <w:bCs/>
            <w:i w:val="0"/>
            <w:iCs w:val="0"/>
            <w:noProof/>
            <w:color w:val="000000" w:themeColor="text1"/>
          </w:rPr>
          <w:t>22</w:t>
        </w:r>
        <w:r w:rsidR="00AE789A">
          <w:rPr>
            <w:b/>
            <w:bCs/>
            <w:i w:val="0"/>
            <w:iCs w:val="0"/>
            <w:color w:val="000000" w:themeColor="text1"/>
          </w:rPr>
          <w:fldChar w:fldCharType="end"/>
        </w:r>
      </w:ins>
      <w:del w:id="2184" w:author="Seltzer, Karl" w:date="2024-08-12T11:33:00Z">
        <w:r w:rsidRPr="00F61BB1" w:rsidDel="00AE789A">
          <w:rPr>
            <w:b/>
            <w:bCs/>
            <w:i w:val="0"/>
            <w:iCs w:val="0"/>
            <w:color w:val="000000" w:themeColor="text1"/>
          </w:rPr>
          <w:fldChar w:fldCharType="begin"/>
        </w:r>
        <w:r w:rsidRPr="00F61BB1" w:rsidDel="00AE789A">
          <w:rPr>
            <w:b/>
            <w:bCs/>
            <w:i w:val="0"/>
            <w:iCs w:val="0"/>
            <w:color w:val="000000" w:themeColor="text1"/>
          </w:rPr>
          <w:delInstrText xml:space="preserve"> SEQ Table \* ARABIC </w:delInstrText>
        </w:r>
        <w:r w:rsidRPr="00F61BB1" w:rsidDel="00AE789A">
          <w:rPr>
            <w:b/>
            <w:bCs/>
            <w:i w:val="0"/>
            <w:iCs w:val="0"/>
            <w:color w:val="000000" w:themeColor="text1"/>
          </w:rPr>
          <w:fldChar w:fldCharType="separate"/>
        </w:r>
        <w:r w:rsidR="00524E1B" w:rsidDel="00AE789A">
          <w:rPr>
            <w:b/>
            <w:bCs/>
            <w:i w:val="0"/>
            <w:iCs w:val="0"/>
            <w:noProof/>
            <w:color w:val="000000" w:themeColor="text1"/>
          </w:rPr>
          <w:delText>21</w:delText>
        </w:r>
        <w:r w:rsidRPr="00F61BB1" w:rsidDel="00AE789A">
          <w:rPr>
            <w:b/>
            <w:bCs/>
            <w:i w:val="0"/>
            <w:iCs w:val="0"/>
            <w:color w:val="000000" w:themeColor="text1"/>
          </w:rPr>
          <w:fldChar w:fldCharType="end"/>
        </w:r>
      </w:del>
      <w:r w:rsidRPr="00F61BB1">
        <w:rPr>
          <w:b/>
          <w:bCs/>
          <w:i w:val="0"/>
          <w:iCs w:val="0"/>
          <w:color w:val="000000" w:themeColor="text1"/>
        </w:rPr>
        <w:t xml:space="preserve">: Model species, description, number of carbons, tracer type, and SMILES string (where applicable) for all emitted organics in the </w:t>
      </w:r>
      <w:r>
        <w:rPr>
          <w:b/>
          <w:bCs/>
          <w:i w:val="0"/>
          <w:iCs w:val="0"/>
          <w:color w:val="000000" w:themeColor="text1"/>
        </w:rPr>
        <w:t xml:space="preserve">CRACMMv1.0 </w:t>
      </w:r>
      <w:r w:rsidRPr="00F61BB1">
        <w:rPr>
          <w:b/>
          <w:bCs/>
          <w:i w:val="0"/>
          <w:iCs w:val="0"/>
          <w:color w:val="000000" w:themeColor="text1"/>
        </w:rPr>
        <w:t>chemical mechanism.</w:t>
      </w:r>
    </w:p>
    <w:p w14:paraId="6AC0351A" w14:textId="1EB5E9F6" w:rsidR="00F57BD7" w:rsidRPr="00DD208D" w:rsidRDefault="0DE1DA83" w:rsidP="64C3EE48">
      <w:pPr>
        <w:pStyle w:val="Caption"/>
        <w:jc w:val="both"/>
        <w:rPr>
          <w:i w:val="0"/>
          <w:iCs w:val="0"/>
          <w:color w:val="auto"/>
          <w:sz w:val="22"/>
          <w:szCs w:val="22"/>
        </w:rPr>
      </w:pPr>
      <w:r w:rsidRPr="64C3EE48">
        <w:rPr>
          <w:i w:val="0"/>
          <w:iCs w:val="0"/>
          <w:color w:val="auto"/>
          <w:sz w:val="22"/>
          <w:szCs w:val="22"/>
        </w:rPr>
        <w:t>Below, the order-of-operations for assignment of a target species are outlined and subsequently discussed in more detail</w:t>
      </w:r>
      <w:r w:rsidR="07AAD4B4" w:rsidRPr="64C3EE48">
        <w:rPr>
          <w:i w:val="0"/>
          <w:iCs w:val="0"/>
          <w:color w:val="auto"/>
          <w:sz w:val="22"/>
          <w:szCs w:val="22"/>
        </w:rPr>
        <w:t xml:space="preserve"> (adapted from the work of Pye et al., 202</w:t>
      </w:r>
      <w:r w:rsidR="00F45004">
        <w:rPr>
          <w:i w:val="0"/>
          <w:iCs w:val="0"/>
          <w:color w:val="auto"/>
          <w:sz w:val="22"/>
          <w:szCs w:val="22"/>
        </w:rPr>
        <w:t>3</w:t>
      </w:r>
      <w:r w:rsidR="07AAD4B4" w:rsidRPr="64C3EE48">
        <w:rPr>
          <w:i w:val="0"/>
          <w:iCs w:val="0"/>
          <w:color w:val="auto"/>
          <w:sz w:val="22"/>
          <w:szCs w:val="22"/>
        </w:rPr>
        <w:t>)</w:t>
      </w:r>
      <w:r w:rsidRPr="64C3EE48">
        <w:rPr>
          <w:i w:val="0"/>
          <w:iCs w:val="0"/>
          <w:color w:val="auto"/>
          <w:sz w:val="22"/>
          <w:szCs w:val="22"/>
        </w:rPr>
        <w:t>.</w:t>
      </w:r>
    </w:p>
    <w:p w14:paraId="6AC2065A" w14:textId="77777777" w:rsidR="00F57BD7" w:rsidRPr="00DD208D" w:rsidRDefault="00F57BD7" w:rsidP="00F57BD7">
      <w:pPr>
        <w:jc w:val="both"/>
      </w:pPr>
      <w:r w:rsidRPr="00DD208D">
        <w:rPr>
          <w:noProof/>
        </w:rPr>
        <w:drawing>
          <wp:inline distT="0" distB="0" distL="0" distR="0" wp14:anchorId="47A1554D" wp14:editId="1796AB6F">
            <wp:extent cx="5887085" cy="4638675"/>
            <wp:effectExtent l="0" t="38100" r="0" b="2857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307A97B8" w14:textId="0FAFFE24" w:rsidR="00F57BD7" w:rsidRPr="00DD208D" w:rsidRDefault="00F57BD7" w:rsidP="00964347">
      <w:pPr>
        <w:pStyle w:val="Caption"/>
        <w:numPr>
          <w:ilvl w:val="0"/>
          <w:numId w:val="18"/>
        </w:numPr>
        <w:spacing w:after="0"/>
        <w:jc w:val="both"/>
        <w:rPr>
          <w:i w:val="0"/>
          <w:iCs w:val="0"/>
          <w:color w:val="auto"/>
          <w:sz w:val="22"/>
          <w:szCs w:val="22"/>
        </w:rPr>
      </w:pPr>
      <w:r w:rsidRPr="00DD208D">
        <w:rPr>
          <w:i w:val="0"/>
          <w:iCs w:val="0"/>
          <w:color w:val="auto"/>
          <w:sz w:val="22"/>
          <w:szCs w:val="22"/>
        </w:rPr>
        <w:t xml:space="preserve">If a target species features no carbon or is elemental carbon, it is assigned to </w:t>
      </w:r>
      <w:r w:rsidR="00CB72DD">
        <w:rPr>
          <w:i w:val="0"/>
          <w:iCs w:val="0"/>
          <w:color w:val="auto"/>
          <w:sz w:val="22"/>
          <w:szCs w:val="22"/>
        </w:rPr>
        <w:t>UNKCRACMM</w:t>
      </w:r>
      <w:r w:rsidRPr="00DD208D">
        <w:rPr>
          <w:i w:val="0"/>
          <w:iCs w:val="0"/>
          <w:color w:val="auto"/>
          <w:sz w:val="22"/>
          <w:szCs w:val="22"/>
        </w:rPr>
        <w:t>.</w:t>
      </w:r>
    </w:p>
    <w:p w14:paraId="6A1B2C55" w14:textId="22991993" w:rsidR="00F57BD7" w:rsidRPr="00DD208D" w:rsidRDefault="00F57BD7" w:rsidP="00964347">
      <w:pPr>
        <w:pStyle w:val="ListParagraph"/>
        <w:numPr>
          <w:ilvl w:val="0"/>
          <w:numId w:val="18"/>
        </w:numPr>
        <w:jc w:val="both"/>
      </w:pPr>
      <w:r w:rsidRPr="00DD208D">
        <w:t xml:space="preserve">If a target species is an explicit tracer in the chemical mechanism, it is appropriately assigned. This is determined using the SMILES string and applies to </w:t>
      </w:r>
      <w:r w:rsidR="00DE21DD">
        <w:t>ACD, ACE, ACT, BEN, ECH4, EOH, ETE, ETEG, ETH, HCHO, ISO, MOH, ORA1, OP1, MEK, MVK, TOL, BCE13, ACRO, GLY, and PROG.</w:t>
      </w:r>
    </w:p>
    <w:p w14:paraId="2F80A574" w14:textId="0C94DEDB" w:rsidR="00F57BD7" w:rsidRPr="00DD208D" w:rsidRDefault="00F57BD7" w:rsidP="00964347">
      <w:pPr>
        <w:pStyle w:val="ListParagraph"/>
        <w:numPr>
          <w:ilvl w:val="0"/>
          <w:numId w:val="18"/>
        </w:numPr>
        <w:jc w:val="both"/>
      </w:pPr>
      <w:r w:rsidRPr="00DD208D">
        <w:t xml:space="preserve">If the </w:t>
      </w:r>
      <w:proofErr w:type="spellStart"/>
      <w:r w:rsidR="00CC45F9">
        <w:t>k</w:t>
      </w:r>
      <w:r w:rsidR="00CC45F9" w:rsidRPr="00CC45F9">
        <w:rPr>
          <w:vertAlign w:val="subscript"/>
        </w:rPr>
        <w:t>OH</w:t>
      </w:r>
      <w:proofErr w:type="spellEnd"/>
      <w:r w:rsidRPr="00DD208D">
        <w:t xml:space="preserve"> of the target species is &lt; 3</w:t>
      </w:r>
      <w:r w:rsidR="00CC45F9">
        <w:t>.5</w:t>
      </w:r>
      <w:r w:rsidRPr="00DD208D">
        <w:t>x10</w:t>
      </w:r>
      <w:r w:rsidR="00CC45F9">
        <w:rPr>
          <w:vertAlign w:val="superscript"/>
        </w:rPr>
        <w:t>-13</w:t>
      </w:r>
      <w:r w:rsidRPr="00DD208D">
        <w:t xml:space="preserve"> </w:t>
      </w:r>
      <w:r w:rsidR="00CC45F9" w:rsidRPr="00CC45F9">
        <w:t>cm</w:t>
      </w:r>
      <w:r w:rsidR="00CC45F9" w:rsidRPr="00CC45F9">
        <w:rPr>
          <w:vertAlign w:val="superscript"/>
        </w:rPr>
        <w:t>3</w:t>
      </w:r>
      <w:r w:rsidR="00CC45F9" w:rsidRPr="00CC45F9">
        <w:t xml:space="preserve"> </w:t>
      </w:r>
      <w:proofErr w:type="gramStart"/>
      <w:r w:rsidR="00CC45F9" w:rsidRPr="00CC45F9">
        <w:t>molec.</w:t>
      </w:r>
      <w:r w:rsidR="00CC45F9" w:rsidRPr="00CC45F9">
        <w:rPr>
          <w:vertAlign w:val="superscript"/>
        </w:rPr>
        <w:t>-</w:t>
      </w:r>
      <w:proofErr w:type="gramEnd"/>
      <w:r w:rsidR="00CC45F9" w:rsidRPr="00CC45F9">
        <w:rPr>
          <w:vertAlign w:val="superscript"/>
        </w:rPr>
        <w:t>1</w:t>
      </w:r>
      <w:r w:rsidR="00CC45F9" w:rsidRPr="00CC45F9">
        <w:t xml:space="preserve"> sec</w:t>
      </w:r>
      <w:r w:rsidR="00CC45F9" w:rsidRPr="00CC45F9">
        <w:rPr>
          <w:vertAlign w:val="superscript"/>
        </w:rPr>
        <w:t>-1</w:t>
      </w:r>
      <w:r w:rsidRPr="00DD208D">
        <w:t xml:space="preserve">, it is assigned to </w:t>
      </w:r>
      <w:r w:rsidR="00CC45F9">
        <w:t>SLOWROC</w:t>
      </w:r>
      <w:r w:rsidRPr="00DD208D">
        <w:t>.</w:t>
      </w:r>
    </w:p>
    <w:p w14:paraId="559259B9" w14:textId="77777777" w:rsidR="00540E40" w:rsidRDefault="00540E40" w:rsidP="00964347">
      <w:pPr>
        <w:pStyle w:val="ListParagraph"/>
        <w:numPr>
          <w:ilvl w:val="0"/>
          <w:numId w:val="18"/>
        </w:numPr>
        <w:jc w:val="both"/>
      </w:pPr>
      <w:r w:rsidRPr="00DD208D">
        <w:t>If the target species is a monoterpene</w:t>
      </w:r>
      <w:r>
        <w:t>, do the following order-of-operations:</w:t>
      </w:r>
    </w:p>
    <w:p w14:paraId="00DD12D6" w14:textId="6C9C604D" w:rsidR="00412FBC" w:rsidRDefault="00540E40" w:rsidP="00964347">
      <w:pPr>
        <w:pStyle w:val="ListParagraph"/>
        <w:numPr>
          <w:ilvl w:val="1"/>
          <w:numId w:val="18"/>
        </w:numPr>
        <w:jc w:val="both"/>
      </w:pPr>
      <w:r>
        <w:t xml:space="preserve">If the target species has </w:t>
      </w:r>
      <w:proofErr w:type="spellStart"/>
      <w:r w:rsidRPr="00DD208D">
        <w:t>nC</w:t>
      </w:r>
      <w:proofErr w:type="spellEnd"/>
      <w:r w:rsidRPr="00DD208D">
        <w:t xml:space="preserve"> = 1</w:t>
      </w:r>
      <w:r>
        <w:t>5</w:t>
      </w:r>
      <w:r w:rsidRPr="00DD208D">
        <w:t xml:space="preserve">, </w:t>
      </w:r>
      <w:proofErr w:type="spellStart"/>
      <w:r w:rsidRPr="00DD208D">
        <w:t>nH</w:t>
      </w:r>
      <w:proofErr w:type="spellEnd"/>
      <w:r w:rsidRPr="00DD208D">
        <w:t xml:space="preserve"> = </w:t>
      </w:r>
      <w:r>
        <w:t>24</w:t>
      </w:r>
      <w:r w:rsidRPr="00DD208D">
        <w:t xml:space="preserve">, </w:t>
      </w:r>
      <w:r>
        <w:t xml:space="preserve">and </w:t>
      </w:r>
      <w:r w:rsidR="00C12186">
        <w:t xml:space="preserve">the </w:t>
      </w:r>
      <w:r>
        <w:t xml:space="preserve">number of </w:t>
      </w:r>
      <w:r>
        <w:rPr>
          <w:rFonts w:cstheme="minorHAnsi"/>
        </w:rPr>
        <w:t>C=C</w:t>
      </w:r>
      <w:r>
        <w:t xml:space="preserve"> </w:t>
      </w:r>
      <w:r>
        <w:rPr>
          <w:rFonts w:cstheme="minorHAnsi"/>
        </w:rPr>
        <w:t xml:space="preserve">≥ 1, </w:t>
      </w:r>
      <w:r w:rsidRPr="00DD208D">
        <w:t xml:space="preserve">it is assigned to </w:t>
      </w:r>
      <w:r>
        <w:t>SESQ</w:t>
      </w:r>
      <w:r w:rsidRPr="00DD208D">
        <w:t>.</w:t>
      </w:r>
    </w:p>
    <w:p w14:paraId="004DAB66" w14:textId="2AD8F7F8" w:rsidR="00C12186" w:rsidRDefault="00C12186" w:rsidP="00964347">
      <w:pPr>
        <w:pStyle w:val="ListParagraph"/>
        <w:numPr>
          <w:ilvl w:val="1"/>
          <w:numId w:val="18"/>
        </w:numPr>
        <w:jc w:val="both"/>
      </w:pPr>
      <w:r>
        <w:t xml:space="preserve">If the target species is a monoterpene and the number of </w:t>
      </w:r>
      <w:r>
        <w:rPr>
          <w:rFonts w:cstheme="minorHAnsi"/>
        </w:rPr>
        <w:t>C=C</w:t>
      </w:r>
      <w:r>
        <w:t xml:space="preserve"> </w:t>
      </w:r>
      <w:r>
        <w:rPr>
          <w:rFonts w:cstheme="minorHAnsi"/>
        </w:rPr>
        <w:t xml:space="preserve">= 1, </w:t>
      </w:r>
      <w:r w:rsidRPr="00DD208D">
        <w:t xml:space="preserve">it is assigned to </w:t>
      </w:r>
      <w:r>
        <w:t>API</w:t>
      </w:r>
      <w:r w:rsidRPr="00DD208D">
        <w:t>.</w:t>
      </w:r>
    </w:p>
    <w:p w14:paraId="7AC6EFE1" w14:textId="3BDDA2AA" w:rsidR="00C12186" w:rsidRDefault="00C12186" w:rsidP="00964347">
      <w:pPr>
        <w:pStyle w:val="ListParagraph"/>
        <w:numPr>
          <w:ilvl w:val="1"/>
          <w:numId w:val="18"/>
        </w:numPr>
        <w:jc w:val="both"/>
      </w:pPr>
      <w:r>
        <w:t xml:space="preserve">If the target species is a monoterpene and the number of </w:t>
      </w:r>
      <w:r>
        <w:rPr>
          <w:rFonts w:cstheme="minorHAnsi"/>
        </w:rPr>
        <w:t>C=C</w:t>
      </w:r>
      <w:r>
        <w:t xml:space="preserve"> </w:t>
      </w:r>
      <w:r>
        <w:rPr>
          <w:rFonts w:cstheme="minorHAnsi"/>
        </w:rPr>
        <w:t xml:space="preserve">&gt; 1, </w:t>
      </w:r>
      <w:r w:rsidRPr="00DD208D">
        <w:t xml:space="preserve">it is assigned to </w:t>
      </w:r>
      <w:r>
        <w:t>LIM</w:t>
      </w:r>
      <w:r w:rsidRPr="00DD208D">
        <w:t>.</w:t>
      </w:r>
    </w:p>
    <w:p w14:paraId="2C35C436" w14:textId="6A654F1A" w:rsidR="00A144B0" w:rsidRPr="00DD208D" w:rsidRDefault="00A144B0" w:rsidP="00964347">
      <w:pPr>
        <w:pStyle w:val="ListParagraph"/>
        <w:numPr>
          <w:ilvl w:val="0"/>
          <w:numId w:val="18"/>
        </w:numPr>
        <w:jc w:val="both"/>
      </w:pPr>
      <w:r w:rsidRPr="00DD208D">
        <w:t xml:space="preserve">If the target </w:t>
      </w:r>
      <w:r>
        <w:t xml:space="preserve">is a furan other than 1,3-butadiene, </w:t>
      </w:r>
      <w:r w:rsidRPr="00DD208D">
        <w:t xml:space="preserve">it is assigned to </w:t>
      </w:r>
      <w:r>
        <w:t>FURAN</w:t>
      </w:r>
      <w:r w:rsidRPr="00DD208D">
        <w:t>.</w:t>
      </w:r>
    </w:p>
    <w:p w14:paraId="3E9F4E40" w14:textId="68414173" w:rsidR="00083EB5" w:rsidRPr="00DD208D" w:rsidRDefault="00083EB5" w:rsidP="00964347">
      <w:pPr>
        <w:pStyle w:val="ListParagraph"/>
        <w:numPr>
          <w:ilvl w:val="0"/>
          <w:numId w:val="18"/>
        </w:numPr>
        <w:jc w:val="both"/>
      </w:pPr>
      <w:r w:rsidRPr="00DD208D">
        <w:t xml:space="preserve">If the target </w:t>
      </w:r>
      <w:r>
        <w:t xml:space="preserve">has more than one benzene ring and </w:t>
      </w:r>
      <w:proofErr w:type="spellStart"/>
      <w:r>
        <w:t>nO</w:t>
      </w:r>
      <w:proofErr w:type="spellEnd"/>
      <w:r>
        <w:t xml:space="preserve"> = 0, </w:t>
      </w:r>
      <w:r w:rsidRPr="00DD208D">
        <w:t xml:space="preserve">it is assigned to </w:t>
      </w:r>
      <w:r>
        <w:t>NAPH</w:t>
      </w:r>
      <w:r w:rsidRPr="00DD208D">
        <w:t>.</w:t>
      </w:r>
    </w:p>
    <w:p w14:paraId="43B83610" w14:textId="77777777" w:rsidR="006C2817" w:rsidRDefault="006C2817" w:rsidP="00964347">
      <w:pPr>
        <w:pStyle w:val="ListParagraph"/>
        <w:numPr>
          <w:ilvl w:val="0"/>
          <w:numId w:val="18"/>
        </w:numPr>
        <w:jc w:val="both"/>
      </w:pPr>
      <w:r>
        <w:t>If the C* of the target species is &lt;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it is assigned to a semi-volatile organic compound model species:</w:t>
      </w:r>
    </w:p>
    <w:p w14:paraId="0CFEE8B5" w14:textId="77777777" w:rsidR="006C2817" w:rsidRPr="002F7B4A" w:rsidRDefault="006C2817" w:rsidP="00964347">
      <w:pPr>
        <w:pStyle w:val="ListParagraph"/>
        <w:numPr>
          <w:ilvl w:val="1"/>
          <w:numId w:val="18"/>
        </w:numPr>
        <w:jc w:val="both"/>
      </w:pPr>
      <w:r>
        <w:t>If C* &lt;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it is assigned to ROCN2ALK.</w:t>
      </w:r>
    </w:p>
    <w:p w14:paraId="2A321E4E" w14:textId="52ECAE17" w:rsidR="006C2817" w:rsidRDefault="006C2817" w:rsidP="00964347">
      <w:pPr>
        <w:pStyle w:val="ListParagraph"/>
        <w:numPr>
          <w:ilvl w:val="1"/>
          <w:numId w:val="18"/>
        </w:numPr>
        <w:jc w:val="both"/>
      </w:pPr>
      <w:r>
        <w:t>If 3x10</w:t>
      </w:r>
      <w:r>
        <w:rPr>
          <w:vertAlign w:val="superscript"/>
        </w:rPr>
        <w:t>-</w:t>
      </w:r>
      <w:r w:rsidR="00222259">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Pr>
          <w:vertAlign w:val="superscript"/>
        </w:rPr>
        <w:t>-</w:t>
      </w:r>
      <w:r w:rsidR="00222259">
        <w:rPr>
          <w:vertAlign w:val="superscript"/>
        </w:rPr>
        <w:t>1</w:t>
      </w:r>
      <w:r>
        <w:t xml:space="preserve"> μg m</w:t>
      </w:r>
      <w:r w:rsidRPr="00F40EBC">
        <w:rPr>
          <w:rFonts w:ascii="Calibri" w:eastAsia="Calibri" w:hAnsi="Calibri" w:cs="Calibri"/>
          <w:vertAlign w:val="superscript"/>
        </w:rPr>
        <w:t>-</w:t>
      </w:r>
      <w:r w:rsidRPr="00F40EBC">
        <w:rPr>
          <w:vertAlign w:val="superscript"/>
        </w:rPr>
        <w:t>3</w:t>
      </w:r>
      <w:r>
        <w:t>, it is assigned to ROCN1ALK.</w:t>
      </w:r>
    </w:p>
    <w:p w14:paraId="5FC152CD" w14:textId="627D1E17" w:rsidR="006C2817" w:rsidRDefault="006C2817" w:rsidP="00964347">
      <w:pPr>
        <w:pStyle w:val="ListParagraph"/>
        <w:numPr>
          <w:ilvl w:val="1"/>
          <w:numId w:val="18"/>
        </w:numPr>
        <w:jc w:val="both"/>
      </w:pPr>
      <w:r>
        <w:t>If 3x10</w:t>
      </w:r>
      <w:r w:rsidR="00222259">
        <w:rPr>
          <w:vertAlign w:val="superscript"/>
        </w:rPr>
        <w:t>-1</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sidR="00222259">
        <w:rPr>
          <w:vertAlign w:val="superscript"/>
        </w:rPr>
        <w:t>0</w:t>
      </w:r>
      <w:r>
        <w:t xml:space="preserve"> μg m</w:t>
      </w:r>
      <w:r w:rsidRPr="00741803">
        <w:rPr>
          <w:rFonts w:ascii="Calibri" w:eastAsia="Calibri" w:hAnsi="Calibri" w:cs="Calibri"/>
          <w:vertAlign w:val="superscript"/>
        </w:rPr>
        <w:t>-</w:t>
      </w:r>
      <w:r w:rsidRPr="00741803">
        <w:rPr>
          <w:vertAlign w:val="superscript"/>
        </w:rPr>
        <w:t>3</w:t>
      </w:r>
      <w:r>
        <w:t>, it is assigned to ROCP0ALK.</w:t>
      </w:r>
    </w:p>
    <w:p w14:paraId="169272B8" w14:textId="56908FC0" w:rsidR="006C2817" w:rsidRDefault="006C2817" w:rsidP="00964347">
      <w:pPr>
        <w:pStyle w:val="ListParagraph"/>
        <w:numPr>
          <w:ilvl w:val="1"/>
          <w:numId w:val="18"/>
        </w:numPr>
        <w:jc w:val="both"/>
      </w:pPr>
      <w:r>
        <w:t>If 3x10</w:t>
      </w:r>
      <w:r w:rsidR="00222259">
        <w:rPr>
          <w:vertAlign w:val="superscript"/>
        </w:rPr>
        <w:t>0</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sidR="00222259">
        <w:rPr>
          <w:vertAlign w:val="superscript"/>
        </w:rPr>
        <w:t>1</w:t>
      </w:r>
      <w:r>
        <w:t xml:space="preserve"> μg m</w:t>
      </w:r>
      <w:r w:rsidRPr="00741803">
        <w:rPr>
          <w:rFonts w:ascii="Calibri" w:eastAsia="Calibri" w:hAnsi="Calibri" w:cs="Calibri"/>
          <w:vertAlign w:val="superscript"/>
        </w:rPr>
        <w:t>-</w:t>
      </w:r>
      <w:r w:rsidRPr="00741803">
        <w:rPr>
          <w:vertAlign w:val="superscript"/>
        </w:rPr>
        <w:t>3</w:t>
      </w:r>
      <w:r>
        <w:t>, it is assigned to ROCP1ALK.</w:t>
      </w:r>
    </w:p>
    <w:p w14:paraId="0B47B412" w14:textId="61188F40" w:rsidR="006C2817" w:rsidRDefault="006C2817" w:rsidP="00964347">
      <w:pPr>
        <w:pStyle w:val="ListParagraph"/>
        <w:numPr>
          <w:ilvl w:val="1"/>
          <w:numId w:val="18"/>
        </w:numPr>
        <w:jc w:val="both"/>
      </w:pPr>
      <w:r>
        <w:t>If 3x10</w:t>
      </w:r>
      <w:r w:rsidR="00222259">
        <w:rPr>
          <w:vertAlign w:val="superscript"/>
        </w:rPr>
        <w:t>1</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sidR="00222259">
        <w:rPr>
          <w:vertAlign w:val="superscript"/>
        </w:rPr>
        <w:t>2</w:t>
      </w:r>
      <w:r>
        <w:t xml:space="preserve"> μg m</w:t>
      </w:r>
      <w:r w:rsidRPr="00741803">
        <w:rPr>
          <w:rFonts w:ascii="Calibri" w:eastAsia="Calibri" w:hAnsi="Calibri" w:cs="Calibri"/>
          <w:vertAlign w:val="superscript"/>
        </w:rPr>
        <w:t>-</w:t>
      </w:r>
      <w:r w:rsidRPr="00741803">
        <w:rPr>
          <w:vertAlign w:val="superscript"/>
        </w:rPr>
        <w:t>3</w:t>
      </w:r>
      <w:r>
        <w:t>, it is assigned to ROCP2ALK.</w:t>
      </w:r>
    </w:p>
    <w:p w14:paraId="58D3C4FE" w14:textId="34EF0FA1" w:rsidR="006C2817" w:rsidRDefault="006C2817" w:rsidP="00964347">
      <w:pPr>
        <w:pStyle w:val="ListParagraph"/>
        <w:numPr>
          <w:ilvl w:val="0"/>
          <w:numId w:val="18"/>
        </w:numPr>
        <w:jc w:val="both"/>
      </w:pPr>
      <w:r>
        <w:t>If the target species is a single-ring aromatic, do the following order-of-operations:</w:t>
      </w:r>
    </w:p>
    <w:p w14:paraId="4F3935CA" w14:textId="6032D66C" w:rsidR="006C2817" w:rsidRPr="002F7B4A" w:rsidRDefault="00B00E1E" w:rsidP="00964347">
      <w:pPr>
        <w:pStyle w:val="ListParagraph"/>
        <w:numPr>
          <w:ilvl w:val="1"/>
          <w:numId w:val="18"/>
        </w:numPr>
        <w:jc w:val="both"/>
      </w:pPr>
      <w:r>
        <w:t>If the target species contains an aldehyde</w:t>
      </w:r>
      <w:r w:rsidR="006C2817">
        <w:t xml:space="preserve">, it is assigned to </w:t>
      </w:r>
      <w:r w:rsidR="000E3004">
        <w:t>BALD</w:t>
      </w:r>
      <w:r w:rsidR="006C2817">
        <w:t>.</w:t>
      </w:r>
    </w:p>
    <w:p w14:paraId="0119AF3E" w14:textId="44903AA6" w:rsidR="000E3004" w:rsidRPr="002F7B4A" w:rsidRDefault="000E3004" w:rsidP="00964347">
      <w:pPr>
        <w:pStyle w:val="ListParagraph"/>
        <w:numPr>
          <w:ilvl w:val="1"/>
          <w:numId w:val="18"/>
        </w:numPr>
        <w:jc w:val="both"/>
      </w:pPr>
      <w:r>
        <w:t xml:space="preserve">If the target species contains 2 or more alcohol and </w:t>
      </w:r>
      <w:proofErr w:type="spellStart"/>
      <w:r>
        <w:t>nC</w:t>
      </w:r>
      <w:proofErr w:type="spellEnd"/>
      <w:r>
        <w:t xml:space="preserve"> </w:t>
      </w:r>
      <w:r w:rsidRPr="00520942">
        <w:rPr>
          <w:rFonts w:cstheme="minorHAnsi"/>
        </w:rPr>
        <w:t>≥</w:t>
      </w:r>
      <w:r w:rsidRPr="00520942">
        <w:t xml:space="preserve"> </w:t>
      </w:r>
      <w:r>
        <w:t>7, it is assigned to MCT.</w:t>
      </w:r>
    </w:p>
    <w:p w14:paraId="3CF8FE91" w14:textId="095C3AC0" w:rsidR="007F2E1A" w:rsidRPr="002F7B4A" w:rsidRDefault="007F2E1A" w:rsidP="00964347">
      <w:pPr>
        <w:pStyle w:val="ListParagraph"/>
        <w:numPr>
          <w:ilvl w:val="1"/>
          <w:numId w:val="18"/>
        </w:numPr>
        <w:jc w:val="both"/>
      </w:pPr>
      <w:r>
        <w:t xml:space="preserve">If the target species contains 1 alcohol and </w:t>
      </w:r>
      <w:proofErr w:type="spellStart"/>
      <w:r>
        <w:t>nC</w:t>
      </w:r>
      <w:proofErr w:type="spellEnd"/>
      <w:r>
        <w:t xml:space="preserve"> </w:t>
      </w:r>
      <w:r w:rsidRPr="00520942">
        <w:rPr>
          <w:rFonts w:cstheme="minorHAnsi"/>
        </w:rPr>
        <w:t>≥</w:t>
      </w:r>
      <w:r w:rsidRPr="00520942">
        <w:t xml:space="preserve"> </w:t>
      </w:r>
      <w:r>
        <w:t>7, it is assigned to CSL.</w:t>
      </w:r>
    </w:p>
    <w:p w14:paraId="747DBD34" w14:textId="2DE9C369" w:rsidR="007F2E1A" w:rsidRPr="002F7B4A" w:rsidRDefault="007F2E1A" w:rsidP="00964347">
      <w:pPr>
        <w:pStyle w:val="ListParagraph"/>
        <w:numPr>
          <w:ilvl w:val="1"/>
          <w:numId w:val="18"/>
        </w:numPr>
        <w:jc w:val="both"/>
      </w:pPr>
      <w:r>
        <w:t xml:space="preserve">If the target species contains 1 or more alcohol and </w:t>
      </w:r>
      <w:proofErr w:type="spellStart"/>
      <w:r>
        <w:t>nC</w:t>
      </w:r>
      <w:proofErr w:type="spellEnd"/>
      <w:r>
        <w:t xml:space="preserve"> </w:t>
      </w:r>
      <w:r>
        <w:rPr>
          <w:rFonts w:cstheme="minorHAnsi"/>
        </w:rPr>
        <w:t>=</w:t>
      </w:r>
      <w:r w:rsidRPr="00520942">
        <w:t xml:space="preserve"> </w:t>
      </w:r>
      <w:r>
        <w:t>6, it is assigned to PHEN.</w:t>
      </w:r>
    </w:p>
    <w:p w14:paraId="01BD67FB" w14:textId="76F71D0A" w:rsidR="006C2817" w:rsidRDefault="006C2817" w:rsidP="00964347">
      <w:pPr>
        <w:pStyle w:val="ListParagraph"/>
        <w:numPr>
          <w:ilvl w:val="1"/>
          <w:numId w:val="18"/>
        </w:numPr>
        <w:jc w:val="both"/>
      </w:pPr>
      <w:r>
        <w:t>If C* &lt; 3x10</w:t>
      </w:r>
      <w:r w:rsidR="00D97570">
        <w:rPr>
          <w:vertAlign w:val="superscript"/>
        </w:rPr>
        <w:t>5</w:t>
      </w:r>
      <w:r>
        <w:t xml:space="preserve"> μg m</w:t>
      </w:r>
      <w:r w:rsidRPr="00741803">
        <w:rPr>
          <w:rFonts w:ascii="Calibri" w:eastAsia="Calibri" w:hAnsi="Calibri" w:cs="Calibri"/>
          <w:vertAlign w:val="superscript"/>
        </w:rPr>
        <w:t>-</w:t>
      </w:r>
      <w:r w:rsidRPr="00741803">
        <w:rPr>
          <w:vertAlign w:val="superscript"/>
        </w:rPr>
        <w:t>3</w:t>
      </w:r>
      <w:r>
        <w:t>, it is assigned to ROCP</w:t>
      </w:r>
      <w:r w:rsidR="00D97570">
        <w:t>5ARO</w:t>
      </w:r>
      <w:r>
        <w:t>.</w:t>
      </w:r>
    </w:p>
    <w:p w14:paraId="0EB1C557" w14:textId="0CF60B62" w:rsidR="00AD22E2" w:rsidRDefault="00AD22E2" w:rsidP="00964347">
      <w:pPr>
        <w:pStyle w:val="ListParagraph"/>
        <w:numPr>
          <w:ilvl w:val="1"/>
          <w:numId w:val="18"/>
        </w:numPr>
        <w:jc w:val="both"/>
      </w:pPr>
      <w:r>
        <w:t>If 3x10</w:t>
      </w:r>
      <w:r>
        <w:rPr>
          <w:vertAlign w:val="superscript"/>
        </w:rPr>
        <w:t>5</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Pr>
          <w:vertAlign w:val="superscript"/>
        </w:rPr>
        <w:t>6</w:t>
      </w:r>
      <w:r>
        <w:t xml:space="preserve"> μg m</w:t>
      </w:r>
      <w:r w:rsidRPr="00741803">
        <w:rPr>
          <w:rFonts w:ascii="Calibri" w:eastAsia="Calibri" w:hAnsi="Calibri" w:cs="Calibri"/>
          <w:vertAlign w:val="superscript"/>
        </w:rPr>
        <w:t>-</w:t>
      </w:r>
      <w:r w:rsidRPr="00741803">
        <w:rPr>
          <w:vertAlign w:val="superscript"/>
        </w:rPr>
        <w:t>3</w:t>
      </w:r>
      <w:r>
        <w:t>, it is assigned to ROCP6ARO.</w:t>
      </w:r>
    </w:p>
    <w:p w14:paraId="34D70BBD" w14:textId="31981CB5" w:rsidR="00392505" w:rsidRDefault="00392505" w:rsidP="00964347">
      <w:pPr>
        <w:pStyle w:val="ListParagraph"/>
        <w:numPr>
          <w:ilvl w:val="1"/>
          <w:numId w:val="18"/>
        </w:numPr>
        <w:jc w:val="both"/>
      </w:pPr>
      <w:r w:rsidRPr="00DD208D">
        <w:t xml:space="preserve">If the </w:t>
      </w:r>
      <w:proofErr w:type="spellStart"/>
      <w:r>
        <w:t>k</w:t>
      </w:r>
      <w:r w:rsidRPr="00CC45F9">
        <w:rPr>
          <w:vertAlign w:val="subscript"/>
        </w:rPr>
        <w:t>OH</w:t>
      </w:r>
      <w:proofErr w:type="spellEnd"/>
      <w:r w:rsidRPr="00DD208D">
        <w:t xml:space="preserve"> of the target species is </w:t>
      </w:r>
      <w:r w:rsidRPr="008C1DD1">
        <w:rPr>
          <w:rFonts w:cstheme="minorHAnsi"/>
        </w:rPr>
        <w:t>≤</w:t>
      </w:r>
      <w:r w:rsidRPr="00DD208D">
        <w:t xml:space="preserve"> </w:t>
      </w:r>
      <w:r w:rsidR="00D107CF">
        <w:t>1.02 * 1.43</w:t>
      </w:r>
      <w:r w:rsidRPr="00DD208D">
        <w:t>x10</w:t>
      </w:r>
      <w:r>
        <w:rPr>
          <w:vertAlign w:val="superscript"/>
        </w:rPr>
        <w:t>-1</w:t>
      </w:r>
      <w:r w:rsidR="00D107CF">
        <w:rPr>
          <w:vertAlign w:val="superscript"/>
        </w:rPr>
        <w:t>1</w:t>
      </w:r>
      <w:r w:rsidRPr="00DD208D">
        <w:t xml:space="preserve"> </w:t>
      </w:r>
      <w:r w:rsidRPr="00CC45F9">
        <w:t>cm</w:t>
      </w:r>
      <w:r w:rsidRPr="00CC45F9">
        <w:rPr>
          <w:vertAlign w:val="superscript"/>
        </w:rPr>
        <w:t>3</w:t>
      </w:r>
      <w:r w:rsidRPr="00CC45F9">
        <w:t xml:space="preserve"> </w:t>
      </w:r>
      <w:proofErr w:type="gramStart"/>
      <w:r w:rsidRPr="00CC45F9">
        <w:t>molec.</w:t>
      </w:r>
      <w:r w:rsidRPr="00CC45F9">
        <w:rPr>
          <w:vertAlign w:val="superscript"/>
        </w:rPr>
        <w:t>-</w:t>
      </w:r>
      <w:proofErr w:type="gramEnd"/>
      <w:r w:rsidRPr="00CC45F9">
        <w:rPr>
          <w:vertAlign w:val="superscript"/>
        </w:rPr>
        <w:t>1</w:t>
      </w:r>
      <w:r w:rsidRPr="00CC45F9">
        <w:t xml:space="preserve"> sec</w:t>
      </w:r>
      <w:r w:rsidRPr="00CC45F9">
        <w:rPr>
          <w:vertAlign w:val="superscript"/>
        </w:rPr>
        <w:t>-1</w:t>
      </w:r>
      <w:r w:rsidRPr="00DD208D">
        <w:t xml:space="preserve">, it is assigned to </w:t>
      </w:r>
      <w:r w:rsidR="00D107CF">
        <w:t>XYE</w:t>
      </w:r>
      <w:r w:rsidRPr="00DD208D">
        <w:t>.</w:t>
      </w:r>
    </w:p>
    <w:p w14:paraId="0121F49C" w14:textId="32149F00" w:rsidR="00AD22E2" w:rsidRDefault="00D33F46" w:rsidP="00964347">
      <w:pPr>
        <w:pStyle w:val="ListParagraph"/>
        <w:numPr>
          <w:ilvl w:val="1"/>
          <w:numId w:val="18"/>
        </w:numPr>
        <w:jc w:val="both"/>
      </w:pPr>
      <w:r>
        <w:t xml:space="preserve">Else, it is assigned to </w:t>
      </w:r>
      <w:proofErr w:type="gramStart"/>
      <w:r>
        <w:t>XYM</w:t>
      </w:r>
      <w:proofErr w:type="gramEnd"/>
    </w:p>
    <w:p w14:paraId="1EF041E6" w14:textId="7019BAF6" w:rsidR="00540E40" w:rsidRDefault="00BD4EFD" w:rsidP="00964347">
      <w:pPr>
        <w:pStyle w:val="ListParagraph"/>
        <w:numPr>
          <w:ilvl w:val="0"/>
          <w:numId w:val="18"/>
        </w:numPr>
        <w:jc w:val="both"/>
      </w:pPr>
      <w:r>
        <w:t xml:space="preserve">If the number of </w:t>
      </w:r>
      <w:r>
        <w:rPr>
          <w:rFonts w:cstheme="minorHAnsi"/>
        </w:rPr>
        <w:t>C=C</w:t>
      </w:r>
      <w:r>
        <w:t xml:space="preserve"> </w:t>
      </w:r>
      <w:r>
        <w:rPr>
          <w:rFonts w:cstheme="minorHAnsi"/>
        </w:rPr>
        <w:t>≥ 1 for the target species, do the following order-of-operations</w:t>
      </w:r>
      <w:r>
        <w:t xml:space="preserve">: </w:t>
      </w:r>
    </w:p>
    <w:p w14:paraId="424BE441" w14:textId="77777777" w:rsidR="002F5048" w:rsidRDefault="002F5048" w:rsidP="00964347">
      <w:pPr>
        <w:pStyle w:val="ListParagraph"/>
        <w:numPr>
          <w:ilvl w:val="1"/>
          <w:numId w:val="18"/>
        </w:numPr>
        <w:jc w:val="both"/>
      </w:pPr>
      <w:r>
        <w:t>If C* &lt; 3x10</w:t>
      </w:r>
      <w:r>
        <w:rPr>
          <w:vertAlign w:val="superscript"/>
        </w:rPr>
        <w:t>5</w:t>
      </w:r>
      <w:r>
        <w:t xml:space="preserve"> μg m</w:t>
      </w:r>
      <w:r w:rsidRPr="00741803">
        <w:rPr>
          <w:rFonts w:ascii="Calibri" w:eastAsia="Calibri" w:hAnsi="Calibri" w:cs="Calibri"/>
          <w:vertAlign w:val="superscript"/>
        </w:rPr>
        <w:t>-</w:t>
      </w:r>
      <w:r w:rsidRPr="00741803">
        <w:rPr>
          <w:vertAlign w:val="superscript"/>
        </w:rPr>
        <w:t>3</w:t>
      </w:r>
      <w:r>
        <w:t>, it is assigned to ROCP5ARO.</w:t>
      </w:r>
    </w:p>
    <w:p w14:paraId="74806408" w14:textId="77777777" w:rsidR="002F5048" w:rsidRDefault="002F5048" w:rsidP="00964347">
      <w:pPr>
        <w:pStyle w:val="ListParagraph"/>
        <w:numPr>
          <w:ilvl w:val="1"/>
          <w:numId w:val="18"/>
        </w:numPr>
        <w:jc w:val="both"/>
      </w:pPr>
      <w:r>
        <w:t>If 3x10</w:t>
      </w:r>
      <w:r>
        <w:rPr>
          <w:vertAlign w:val="superscript"/>
        </w:rPr>
        <w:t>5</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Pr>
          <w:vertAlign w:val="superscript"/>
        </w:rPr>
        <w:t>6</w:t>
      </w:r>
      <w:r>
        <w:t xml:space="preserve"> μg m</w:t>
      </w:r>
      <w:r w:rsidRPr="00741803">
        <w:rPr>
          <w:rFonts w:ascii="Calibri" w:eastAsia="Calibri" w:hAnsi="Calibri" w:cs="Calibri"/>
          <w:vertAlign w:val="superscript"/>
        </w:rPr>
        <w:t>-</w:t>
      </w:r>
      <w:r w:rsidRPr="00741803">
        <w:rPr>
          <w:vertAlign w:val="superscript"/>
        </w:rPr>
        <w:t>3</w:t>
      </w:r>
      <w:r>
        <w:t>, it is assigned to ROCP6ARO.</w:t>
      </w:r>
    </w:p>
    <w:p w14:paraId="2BDD5871" w14:textId="2D79DF4F" w:rsidR="002F5048" w:rsidRPr="00D83414" w:rsidRDefault="000B4A81" w:rsidP="00964347">
      <w:pPr>
        <w:pStyle w:val="ListParagraph"/>
        <w:numPr>
          <w:ilvl w:val="1"/>
          <w:numId w:val="18"/>
        </w:numPr>
        <w:jc w:val="both"/>
      </w:pPr>
      <w:r>
        <w:t xml:space="preserve">If the number of </w:t>
      </w:r>
      <w:r>
        <w:rPr>
          <w:rFonts w:cstheme="minorHAnsi"/>
        </w:rPr>
        <w:t>C=C</w:t>
      </w:r>
      <w:r>
        <w:t xml:space="preserve"> </w:t>
      </w:r>
      <w:r>
        <w:rPr>
          <w:rFonts w:cstheme="minorHAnsi"/>
        </w:rPr>
        <w:t>≥ 2 for the target species, it is assigned to FURAN.</w:t>
      </w:r>
    </w:p>
    <w:p w14:paraId="2BD1C637" w14:textId="77795808" w:rsidR="00D83414" w:rsidRPr="003A2DAD" w:rsidRDefault="00D83414" w:rsidP="00964347">
      <w:pPr>
        <w:pStyle w:val="ListParagraph"/>
        <w:numPr>
          <w:ilvl w:val="1"/>
          <w:numId w:val="18"/>
        </w:numPr>
        <w:jc w:val="both"/>
      </w:pPr>
      <w:r>
        <w:t xml:space="preserve">If the number of </w:t>
      </w:r>
      <w:r>
        <w:rPr>
          <w:rFonts w:cstheme="minorHAnsi"/>
        </w:rPr>
        <w:t>C=C</w:t>
      </w:r>
      <w:r>
        <w:t xml:space="preserve"> </w:t>
      </w:r>
      <w:r>
        <w:rPr>
          <w:rFonts w:cstheme="minorHAnsi"/>
        </w:rPr>
        <w:t>= 1 and there are more than 1 carbonyl groups, it is assigned to DCB1.</w:t>
      </w:r>
    </w:p>
    <w:p w14:paraId="13C248AF" w14:textId="505D5CDF" w:rsidR="003A2DAD" w:rsidRDefault="003A2DAD" w:rsidP="00964347">
      <w:pPr>
        <w:pStyle w:val="ListParagraph"/>
        <w:numPr>
          <w:ilvl w:val="1"/>
          <w:numId w:val="18"/>
        </w:numPr>
        <w:jc w:val="both"/>
      </w:pPr>
      <w:r>
        <w:t xml:space="preserve">If the number of </w:t>
      </w:r>
      <w:r>
        <w:rPr>
          <w:rFonts w:cstheme="minorHAnsi"/>
        </w:rPr>
        <w:t>C=C</w:t>
      </w:r>
      <w:r>
        <w:t xml:space="preserve"> </w:t>
      </w:r>
      <w:r>
        <w:rPr>
          <w:rFonts w:cstheme="minorHAnsi"/>
        </w:rPr>
        <w:t xml:space="preserve">= 1, </w:t>
      </w:r>
      <w:proofErr w:type="spellStart"/>
      <w:r>
        <w:rPr>
          <w:rFonts w:cstheme="minorHAnsi"/>
        </w:rPr>
        <w:t>nC</w:t>
      </w:r>
      <w:proofErr w:type="spellEnd"/>
      <w:r>
        <w:rPr>
          <w:rFonts w:cstheme="minorHAnsi"/>
        </w:rPr>
        <w:t xml:space="preserve"> =4, and there is one aldehyde group, it is assigned to MACR.</w:t>
      </w:r>
    </w:p>
    <w:p w14:paraId="7BA3C5B0" w14:textId="54C395C2" w:rsidR="00196827" w:rsidRDefault="00196827" w:rsidP="00964347">
      <w:pPr>
        <w:pStyle w:val="ListParagraph"/>
        <w:numPr>
          <w:ilvl w:val="1"/>
          <w:numId w:val="18"/>
        </w:numPr>
        <w:jc w:val="both"/>
      </w:pPr>
      <w:r>
        <w:t xml:space="preserve">If the number of </w:t>
      </w:r>
      <w:r>
        <w:rPr>
          <w:rFonts w:cstheme="minorHAnsi"/>
        </w:rPr>
        <w:t>C=C</w:t>
      </w:r>
      <w:r>
        <w:t xml:space="preserve"> </w:t>
      </w:r>
      <w:r>
        <w:rPr>
          <w:rFonts w:cstheme="minorHAnsi"/>
        </w:rPr>
        <w:t>= 1 and there is one or more aldehyde group, it is assigned to UALD.</w:t>
      </w:r>
    </w:p>
    <w:p w14:paraId="0F1A8BAD" w14:textId="12F9EBCC" w:rsidR="00833D10" w:rsidRDefault="00833D10" w:rsidP="00964347">
      <w:pPr>
        <w:pStyle w:val="ListParagraph"/>
        <w:numPr>
          <w:ilvl w:val="1"/>
          <w:numId w:val="18"/>
        </w:numPr>
        <w:jc w:val="both"/>
      </w:pPr>
      <w:r>
        <w:t xml:space="preserve">If the number of </w:t>
      </w:r>
      <w:r>
        <w:rPr>
          <w:rFonts w:cstheme="minorHAnsi"/>
        </w:rPr>
        <w:t>C=C</w:t>
      </w:r>
      <w:r>
        <w:t xml:space="preserve"> </w:t>
      </w:r>
      <w:r>
        <w:rPr>
          <w:rFonts w:cstheme="minorHAnsi"/>
        </w:rPr>
        <w:t>= 1 and it is a terminal olefin carbon bond, it is assigned to OLT.</w:t>
      </w:r>
    </w:p>
    <w:p w14:paraId="3778AEAC" w14:textId="23D3F0CD" w:rsidR="00D83414" w:rsidRDefault="00833D10" w:rsidP="00964347">
      <w:pPr>
        <w:pStyle w:val="ListParagraph"/>
        <w:numPr>
          <w:ilvl w:val="1"/>
          <w:numId w:val="18"/>
        </w:numPr>
        <w:jc w:val="both"/>
      </w:pPr>
      <w:r>
        <w:t xml:space="preserve">If the number of </w:t>
      </w:r>
      <w:r w:rsidRPr="00833D10">
        <w:rPr>
          <w:rFonts w:cstheme="minorHAnsi"/>
        </w:rPr>
        <w:t>C=C</w:t>
      </w:r>
      <w:r>
        <w:t xml:space="preserve"> </w:t>
      </w:r>
      <w:r w:rsidRPr="00833D10">
        <w:rPr>
          <w:rFonts w:cstheme="minorHAnsi"/>
        </w:rPr>
        <w:t>= 1</w:t>
      </w:r>
      <w:r>
        <w:rPr>
          <w:rFonts w:cstheme="minorHAnsi"/>
        </w:rPr>
        <w:t xml:space="preserve">, </w:t>
      </w:r>
      <w:r w:rsidRPr="00833D10">
        <w:rPr>
          <w:rFonts w:cstheme="minorHAnsi"/>
        </w:rPr>
        <w:t xml:space="preserve">it is assigned to </w:t>
      </w:r>
      <w:r>
        <w:rPr>
          <w:rFonts w:cstheme="minorHAnsi"/>
        </w:rPr>
        <w:t>OLI</w:t>
      </w:r>
      <w:r w:rsidRPr="00833D10">
        <w:rPr>
          <w:rFonts w:cstheme="minorHAnsi"/>
        </w:rPr>
        <w:t>.</w:t>
      </w:r>
    </w:p>
    <w:p w14:paraId="75580E2E" w14:textId="724AE456" w:rsidR="00F57BD7" w:rsidRDefault="00F57BD7" w:rsidP="00964347">
      <w:pPr>
        <w:pStyle w:val="ListParagraph"/>
        <w:numPr>
          <w:ilvl w:val="0"/>
          <w:numId w:val="18"/>
        </w:numPr>
        <w:jc w:val="both"/>
      </w:pPr>
      <w:r w:rsidRPr="00DD208D">
        <w:t>If the C* of the target species is C* &lt; 3x10</w:t>
      </w:r>
      <w:r w:rsidRPr="00DD208D">
        <w:rPr>
          <w:vertAlign w:val="superscript"/>
        </w:rPr>
        <w:t>6</w:t>
      </w:r>
      <w:r w:rsidRPr="00DD208D">
        <w:t xml:space="preserve"> μg m</w:t>
      </w:r>
      <w:r w:rsidRPr="00DD208D">
        <w:rPr>
          <w:rFonts w:ascii="Calibri" w:eastAsia="Calibri" w:hAnsi="Calibri" w:cs="Calibri"/>
          <w:vertAlign w:val="superscript"/>
        </w:rPr>
        <w:t>-</w:t>
      </w:r>
      <w:r w:rsidRPr="00DD208D">
        <w:rPr>
          <w:vertAlign w:val="superscript"/>
        </w:rPr>
        <w:t>3</w:t>
      </w:r>
      <w:r w:rsidRPr="00DD208D">
        <w:t xml:space="preserve">, </w:t>
      </w:r>
      <w:r w:rsidR="00492E74">
        <w:t>do the following order-of-operations:</w:t>
      </w:r>
    </w:p>
    <w:p w14:paraId="0C916690" w14:textId="57C9419C" w:rsidR="008F432E" w:rsidRPr="002F7B4A" w:rsidRDefault="008F432E" w:rsidP="00964347">
      <w:pPr>
        <w:pStyle w:val="ListParagraph"/>
        <w:numPr>
          <w:ilvl w:val="1"/>
          <w:numId w:val="18"/>
        </w:numPr>
        <w:jc w:val="both"/>
      </w:pPr>
      <w:r>
        <w:t>If C* &lt; 3x10</w:t>
      </w:r>
      <w:r w:rsidR="00A47B86">
        <w:rPr>
          <w:vertAlign w:val="superscript"/>
        </w:rPr>
        <w:t>6</w:t>
      </w:r>
      <w:r>
        <w:t xml:space="preserve"> μg m</w:t>
      </w:r>
      <w:r w:rsidRPr="00F40EBC">
        <w:rPr>
          <w:rFonts w:ascii="Calibri" w:eastAsia="Calibri" w:hAnsi="Calibri" w:cs="Calibri"/>
          <w:vertAlign w:val="superscript"/>
        </w:rPr>
        <w:t>-</w:t>
      </w:r>
      <w:r w:rsidRPr="00F40EBC">
        <w:rPr>
          <w:vertAlign w:val="superscript"/>
        </w:rPr>
        <w:t>3</w:t>
      </w:r>
      <w:r w:rsidR="00A47B86">
        <w:t xml:space="preserve"> and </w:t>
      </w:r>
      <w:proofErr w:type="spellStart"/>
      <w:r w:rsidR="00A47B86">
        <w:t>nO</w:t>
      </w:r>
      <w:proofErr w:type="spellEnd"/>
      <w:r w:rsidR="00A47B86">
        <w:t>/</w:t>
      </w:r>
      <w:proofErr w:type="spellStart"/>
      <w:r w:rsidR="00A47B86">
        <w:t>nC</w:t>
      </w:r>
      <w:proofErr w:type="spellEnd"/>
      <w:r w:rsidR="00A47B86">
        <w:t xml:space="preserve"> </w:t>
      </w:r>
      <w:r w:rsidR="00A47B86">
        <w:rPr>
          <w:rFonts w:cstheme="minorHAnsi"/>
        </w:rPr>
        <w:t xml:space="preserve">≥ 0.1, or if </w:t>
      </w:r>
      <w:proofErr w:type="spellStart"/>
      <w:r w:rsidR="00A47B86">
        <w:rPr>
          <w:rFonts w:cstheme="minorHAnsi"/>
        </w:rPr>
        <w:t>nSi</w:t>
      </w:r>
      <w:proofErr w:type="spellEnd"/>
      <w:r w:rsidR="00A47B86">
        <w:rPr>
          <w:rFonts w:cstheme="minorHAnsi"/>
        </w:rPr>
        <w:t xml:space="preserve"> &gt; 0,</w:t>
      </w:r>
      <w:r>
        <w:t xml:space="preserve"> it is assigned to ROC</w:t>
      </w:r>
      <w:r w:rsidR="005C78A3">
        <w:t>IOXY</w:t>
      </w:r>
      <w:r>
        <w:t>.</w:t>
      </w:r>
    </w:p>
    <w:p w14:paraId="31A5E616" w14:textId="4DD2E101" w:rsidR="00E00D50" w:rsidRDefault="00E00D50" w:rsidP="00964347">
      <w:pPr>
        <w:pStyle w:val="ListParagraph"/>
        <w:numPr>
          <w:ilvl w:val="1"/>
          <w:numId w:val="18"/>
        </w:numPr>
        <w:jc w:val="both"/>
      </w:pPr>
      <w:r>
        <w:t>If C* &lt; 3x10</w:t>
      </w:r>
      <w:r>
        <w:rPr>
          <w:vertAlign w:val="superscript"/>
        </w:rPr>
        <w:t>3</w:t>
      </w:r>
      <w:r>
        <w:t xml:space="preserve"> μg m</w:t>
      </w:r>
      <w:r w:rsidRPr="00741803">
        <w:rPr>
          <w:rFonts w:ascii="Calibri" w:eastAsia="Calibri" w:hAnsi="Calibri" w:cs="Calibri"/>
          <w:vertAlign w:val="superscript"/>
        </w:rPr>
        <w:t>-</w:t>
      </w:r>
      <w:r w:rsidRPr="00741803">
        <w:rPr>
          <w:vertAlign w:val="superscript"/>
        </w:rPr>
        <w:t>3</w:t>
      </w:r>
      <w:r>
        <w:t>, it is assigned to ROCP</w:t>
      </w:r>
      <w:r w:rsidR="00C82607">
        <w:t>3ALK</w:t>
      </w:r>
      <w:r>
        <w:t>.</w:t>
      </w:r>
    </w:p>
    <w:p w14:paraId="41186CF1" w14:textId="6382D572" w:rsidR="008F432E" w:rsidRDefault="008F432E" w:rsidP="00964347">
      <w:pPr>
        <w:pStyle w:val="ListParagraph"/>
        <w:numPr>
          <w:ilvl w:val="1"/>
          <w:numId w:val="18"/>
        </w:numPr>
        <w:jc w:val="both"/>
      </w:pPr>
      <w:r>
        <w:t>If 3x10</w:t>
      </w:r>
      <w:r w:rsidR="00402930">
        <w:rPr>
          <w:vertAlign w:val="superscript"/>
        </w:rPr>
        <w:t>3</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sidR="006D1CF6">
        <w:rPr>
          <w:vertAlign w:val="superscript"/>
        </w:rPr>
        <w:t>4</w:t>
      </w:r>
      <w:r>
        <w:t xml:space="preserve"> μg m</w:t>
      </w:r>
      <w:r w:rsidRPr="00F40EBC">
        <w:rPr>
          <w:rFonts w:ascii="Calibri" w:eastAsia="Calibri" w:hAnsi="Calibri" w:cs="Calibri"/>
          <w:vertAlign w:val="superscript"/>
        </w:rPr>
        <w:t>-</w:t>
      </w:r>
      <w:r w:rsidRPr="00F40EBC">
        <w:rPr>
          <w:vertAlign w:val="superscript"/>
        </w:rPr>
        <w:t>3</w:t>
      </w:r>
      <w:r>
        <w:t>, it is assigned to ROC</w:t>
      </w:r>
      <w:r w:rsidR="006D1CF6">
        <w:t>P4</w:t>
      </w:r>
      <w:r>
        <w:t>ALK.</w:t>
      </w:r>
    </w:p>
    <w:p w14:paraId="61183017" w14:textId="097CD7E1" w:rsidR="008F432E" w:rsidRDefault="008F432E" w:rsidP="00964347">
      <w:pPr>
        <w:pStyle w:val="ListParagraph"/>
        <w:numPr>
          <w:ilvl w:val="1"/>
          <w:numId w:val="18"/>
        </w:numPr>
        <w:jc w:val="both"/>
      </w:pPr>
      <w:r>
        <w:t>If 3x10</w:t>
      </w:r>
      <w:r w:rsidR="00402930">
        <w:rPr>
          <w:vertAlign w:val="superscript"/>
        </w:rPr>
        <w:t>4</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sidR="006D1CF6">
        <w:rPr>
          <w:vertAlign w:val="superscript"/>
        </w:rPr>
        <w:t>5</w:t>
      </w:r>
      <w:r>
        <w:t xml:space="preserve"> μg m</w:t>
      </w:r>
      <w:r w:rsidRPr="00741803">
        <w:rPr>
          <w:rFonts w:ascii="Calibri" w:eastAsia="Calibri" w:hAnsi="Calibri" w:cs="Calibri"/>
          <w:vertAlign w:val="superscript"/>
        </w:rPr>
        <w:t>-</w:t>
      </w:r>
      <w:r w:rsidRPr="00741803">
        <w:rPr>
          <w:vertAlign w:val="superscript"/>
        </w:rPr>
        <w:t>3</w:t>
      </w:r>
      <w:r>
        <w:t>, it is assigned to ROCP</w:t>
      </w:r>
      <w:r w:rsidR="006D1CF6">
        <w:t>5</w:t>
      </w:r>
      <w:r>
        <w:t>ALK.</w:t>
      </w:r>
    </w:p>
    <w:p w14:paraId="3E26B473" w14:textId="6A686C9A" w:rsidR="00492E74" w:rsidRPr="00DD208D" w:rsidRDefault="008F432E" w:rsidP="00964347">
      <w:pPr>
        <w:pStyle w:val="ListParagraph"/>
        <w:numPr>
          <w:ilvl w:val="1"/>
          <w:numId w:val="18"/>
        </w:numPr>
        <w:jc w:val="both"/>
      </w:pPr>
      <w:r>
        <w:t>If 3x10</w:t>
      </w:r>
      <w:r w:rsidR="00402930">
        <w:rPr>
          <w:vertAlign w:val="superscript"/>
        </w:rPr>
        <w:t>5</w:t>
      </w:r>
      <w:r>
        <w:t xml:space="preserve"> μg m</w:t>
      </w:r>
      <w:r w:rsidRPr="006D1CF6">
        <w:rPr>
          <w:rFonts w:ascii="Calibri" w:eastAsia="Calibri" w:hAnsi="Calibri" w:cs="Calibri"/>
          <w:vertAlign w:val="superscript"/>
        </w:rPr>
        <w:t>-</w:t>
      </w:r>
      <w:r w:rsidRPr="006D1CF6">
        <w:rPr>
          <w:vertAlign w:val="superscript"/>
        </w:rPr>
        <w:t>3</w:t>
      </w:r>
      <w:r>
        <w:t xml:space="preserve"> &lt; C* &lt; 3x10</w:t>
      </w:r>
      <w:r w:rsidR="006D1CF6" w:rsidRPr="006D1CF6">
        <w:rPr>
          <w:vertAlign w:val="superscript"/>
        </w:rPr>
        <w:t>6</w:t>
      </w:r>
      <w:r>
        <w:t xml:space="preserve"> μg m</w:t>
      </w:r>
      <w:r w:rsidRPr="006D1CF6">
        <w:rPr>
          <w:rFonts w:ascii="Calibri" w:eastAsia="Calibri" w:hAnsi="Calibri" w:cs="Calibri"/>
          <w:vertAlign w:val="superscript"/>
        </w:rPr>
        <w:t>-</w:t>
      </w:r>
      <w:r w:rsidRPr="006D1CF6">
        <w:rPr>
          <w:vertAlign w:val="superscript"/>
        </w:rPr>
        <w:t>3</w:t>
      </w:r>
      <w:r>
        <w:t>, it is assigned to ROCP</w:t>
      </w:r>
      <w:r w:rsidR="006D1CF6">
        <w:t>6</w:t>
      </w:r>
      <w:r>
        <w:t>ALK.</w:t>
      </w:r>
    </w:p>
    <w:p w14:paraId="4E250002" w14:textId="4CEF7405" w:rsidR="00F57BD7" w:rsidRPr="00DD208D" w:rsidRDefault="00F57BD7" w:rsidP="00964347">
      <w:pPr>
        <w:pStyle w:val="ListParagraph"/>
        <w:numPr>
          <w:ilvl w:val="0"/>
          <w:numId w:val="18"/>
        </w:numPr>
        <w:jc w:val="both"/>
      </w:pPr>
      <w:r w:rsidRPr="00DD208D">
        <w:t xml:space="preserve">If the </w:t>
      </w:r>
      <w:r w:rsidR="00066E26" w:rsidRPr="008C1DD1">
        <w:t xml:space="preserve">number of ketone groups </w:t>
      </w:r>
      <w:r w:rsidR="00066E26">
        <w:rPr>
          <w:rFonts w:cstheme="minorHAnsi"/>
        </w:rPr>
        <w:t>≥</w:t>
      </w:r>
      <w:r w:rsidR="00066E26" w:rsidRPr="008C1DD1">
        <w:t xml:space="preserve"> 1</w:t>
      </w:r>
      <w:r w:rsidR="00066E26">
        <w:t xml:space="preserve"> and </w:t>
      </w:r>
      <w:r w:rsidR="00066E26" w:rsidRPr="008C1DD1">
        <w:t xml:space="preserve">number of aldehyde groups </w:t>
      </w:r>
      <w:r w:rsidR="00066E26">
        <w:rPr>
          <w:rFonts w:cstheme="minorHAnsi"/>
        </w:rPr>
        <w:t xml:space="preserve">≥ 1 in the </w:t>
      </w:r>
      <w:r w:rsidRPr="00DD208D">
        <w:t xml:space="preserve">target species, it is assigned to </w:t>
      </w:r>
      <w:r w:rsidR="00066E26">
        <w:t>MGLY</w:t>
      </w:r>
      <w:r w:rsidRPr="00DD208D">
        <w:t>.</w:t>
      </w:r>
    </w:p>
    <w:p w14:paraId="01179B6A" w14:textId="79D7612A" w:rsidR="00563B66" w:rsidRPr="00DD208D" w:rsidRDefault="00563B66" w:rsidP="00964347">
      <w:pPr>
        <w:pStyle w:val="ListParagraph"/>
        <w:numPr>
          <w:ilvl w:val="0"/>
          <w:numId w:val="18"/>
        </w:numPr>
        <w:jc w:val="both"/>
      </w:pPr>
      <w:r w:rsidRPr="00DD208D">
        <w:t xml:space="preserve">If the </w:t>
      </w:r>
      <w:r w:rsidRPr="008C1DD1">
        <w:t xml:space="preserve">number of aldehyde groups </w:t>
      </w:r>
      <w:r>
        <w:rPr>
          <w:rFonts w:cstheme="minorHAnsi"/>
        </w:rPr>
        <w:t xml:space="preserve">≥ 1 in the </w:t>
      </w:r>
      <w:r w:rsidRPr="00DD208D">
        <w:t xml:space="preserve">target species, it is assigned to </w:t>
      </w:r>
      <w:r>
        <w:t>ALD</w:t>
      </w:r>
      <w:r w:rsidRPr="00DD208D">
        <w:t>.</w:t>
      </w:r>
    </w:p>
    <w:p w14:paraId="01B1EBBB" w14:textId="79021053" w:rsidR="00563B66" w:rsidRPr="00DD208D" w:rsidRDefault="00563B66" w:rsidP="00964347">
      <w:pPr>
        <w:pStyle w:val="ListParagraph"/>
        <w:numPr>
          <w:ilvl w:val="0"/>
          <w:numId w:val="18"/>
        </w:numPr>
        <w:jc w:val="both"/>
      </w:pPr>
      <w:r w:rsidRPr="00DD208D">
        <w:t xml:space="preserve">If the </w:t>
      </w:r>
      <w:r w:rsidRPr="008C1DD1">
        <w:t xml:space="preserve">number of </w:t>
      </w:r>
      <w:r w:rsidR="005F0061">
        <w:t>peroxide</w:t>
      </w:r>
      <w:r w:rsidRPr="008C1DD1">
        <w:t xml:space="preserve"> groups </w:t>
      </w:r>
      <w:r>
        <w:rPr>
          <w:rFonts w:cstheme="minorHAnsi"/>
        </w:rPr>
        <w:t>≥</w:t>
      </w:r>
      <w:r w:rsidRPr="008C1DD1">
        <w:t xml:space="preserve"> 1</w:t>
      </w:r>
      <w:r>
        <w:t xml:space="preserve"> </w:t>
      </w:r>
      <w:r>
        <w:rPr>
          <w:rFonts w:cstheme="minorHAnsi"/>
        </w:rPr>
        <w:t xml:space="preserve">in the </w:t>
      </w:r>
      <w:r w:rsidRPr="00DD208D">
        <w:t xml:space="preserve">target species, it is assigned to </w:t>
      </w:r>
      <w:r w:rsidR="005F0061">
        <w:t>OP2</w:t>
      </w:r>
      <w:r w:rsidRPr="00DD208D">
        <w:t>.</w:t>
      </w:r>
    </w:p>
    <w:p w14:paraId="21AD1D95" w14:textId="542865E8" w:rsidR="00563B66" w:rsidRPr="00DD208D" w:rsidRDefault="00563B66" w:rsidP="00964347">
      <w:pPr>
        <w:pStyle w:val="ListParagraph"/>
        <w:numPr>
          <w:ilvl w:val="0"/>
          <w:numId w:val="18"/>
        </w:numPr>
        <w:jc w:val="both"/>
      </w:pPr>
      <w:r w:rsidRPr="00DD208D">
        <w:t xml:space="preserve">If the </w:t>
      </w:r>
      <w:r w:rsidRPr="008C1DD1">
        <w:t xml:space="preserve">number of </w:t>
      </w:r>
      <w:r w:rsidR="00DC6BCB">
        <w:t>alcohol</w:t>
      </w:r>
      <w:r w:rsidRPr="008C1DD1">
        <w:t xml:space="preserve"> groups </w:t>
      </w:r>
      <w:r>
        <w:rPr>
          <w:rFonts w:cstheme="minorHAnsi"/>
        </w:rPr>
        <w:t>≥</w:t>
      </w:r>
      <w:r w:rsidRPr="008C1DD1">
        <w:t xml:space="preserve"> 1</w:t>
      </w:r>
      <w:r>
        <w:t xml:space="preserve"> and </w:t>
      </w:r>
      <w:r w:rsidRPr="008C1DD1">
        <w:t xml:space="preserve">number of </w:t>
      </w:r>
      <w:r w:rsidR="00DC6BCB">
        <w:t>ketone</w:t>
      </w:r>
      <w:r w:rsidRPr="008C1DD1">
        <w:t xml:space="preserve"> groups </w:t>
      </w:r>
      <w:r>
        <w:rPr>
          <w:rFonts w:cstheme="minorHAnsi"/>
        </w:rPr>
        <w:t xml:space="preserve">≥ 1 in the </w:t>
      </w:r>
      <w:r w:rsidRPr="00DD208D">
        <w:t xml:space="preserve">target species, it is assigned to </w:t>
      </w:r>
      <w:r w:rsidR="00D0346F">
        <w:t>HKET</w:t>
      </w:r>
      <w:r w:rsidRPr="00DD208D">
        <w:t>.</w:t>
      </w:r>
    </w:p>
    <w:p w14:paraId="0954A865" w14:textId="651CB15C" w:rsidR="00563B66" w:rsidRPr="00DD208D" w:rsidRDefault="00563B66" w:rsidP="00964347">
      <w:pPr>
        <w:pStyle w:val="ListParagraph"/>
        <w:numPr>
          <w:ilvl w:val="0"/>
          <w:numId w:val="18"/>
        </w:numPr>
        <w:jc w:val="both"/>
      </w:pPr>
      <w:r w:rsidRPr="00DD208D">
        <w:t xml:space="preserve">If the </w:t>
      </w:r>
      <w:r w:rsidRPr="008C1DD1">
        <w:t xml:space="preserve">number of ketone groups </w:t>
      </w:r>
      <w:r>
        <w:rPr>
          <w:rFonts w:cstheme="minorHAnsi"/>
        </w:rPr>
        <w:t>≥</w:t>
      </w:r>
      <w:r w:rsidRPr="008C1DD1">
        <w:t xml:space="preserve"> 1</w:t>
      </w:r>
      <w:r>
        <w:t xml:space="preserve"> </w:t>
      </w:r>
      <w:r>
        <w:rPr>
          <w:rFonts w:cstheme="minorHAnsi"/>
        </w:rPr>
        <w:t xml:space="preserve">in the </w:t>
      </w:r>
      <w:r w:rsidRPr="00DD208D">
        <w:t xml:space="preserve">target species, it is assigned to </w:t>
      </w:r>
      <w:r w:rsidR="006F1249">
        <w:t>KET</w:t>
      </w:r>
      <w:r w:rsidRPr="00DD208D">
        <w:t>.</w:t>
      </w:r>
    </w:p>
    <w:p w14:paraId="64DCDF49" w14:textId="6DE44A7B" w:rsidR="002F09DE" w:rsidRPr="00DD208D" w:rsidRDefault="002F09DE" w:rsidP="00964347">
      <w:pPr>
        <w:pStyle w:val="ListParagraph"/>
        <w:numPr>
          <w:ilvl w:val="0"/>
          <w:numId w:val="18"/>
        </w:numPr>
        <w:jc w:val="both"/>
      </w:pPr>
      <w:r w:rsidRPr="00DD208D">
        <w:t xml:space="preserve">If the </w:t>
      </w:r>
      <w:r w:rsidRPr="008C1DD1">
        <w:t xml:space="preserve">number of </w:t>
      </w:r>
      <w:r>
        <w:t>nitrate</w:t>
      </w:r>
      <w:r w:rsidRPr="008C1DD1">
        <w:t xml:space="preserve"> groups </w:t>
      </w:r>
      <w:r>
        <w:rPr>
          <w:rFonts w:cstheme="minorHAnsi"/>
        </w:rPr>
        <w:t>≥</w:t>
      </w:r>
      <w:r w:rsidRPr="008C1DD1">
        <w:t xml:space="preserve"> 1</w:t>
      </w:r>
      <w:r>
        <w:t xml:space="preserve"> </w:t>
      </w:r>
      <w:r>
        <w:rPr>
          <w:rFonts w:cstheme="minorHAnsi"/>
        </w:rPr>
        <w:t xml:space="preserve">in the </w:t>
      </w:r>
      <w:r w:rsidRPr="00DD208D">
        <w:t xml:space="preserve">target species, it is assigned to </w:t>
      </w:r>
      <w:r w:rsidR="00A02DF2">
        <w:t>ONIT</w:t>
      </w:r>
      <w:r w:rsidRPr="00DD208D">
        <w:t>.</w:t>
      </w:r>
    </w:p>
    <w:p w14:paraId="086EEDE2" w14:textId="6E85D14B" w:rsidR="002F09DE" w:rsidRPr="00DD208D" w:rsidRDefault="002F09DE" w:rsidP="00964347">
      <w:pPr>
        <w:pStyle w:val="ListParagraph"/>
        <w:numPr>
          <w:ilvl w:val="0"/>
          <w:numId w:val="18"/>
        </w:numPr>
        <w:jc w:val="both"/>
      </w:pPr>
      <w:r w:rsidRPr="00DD208D">
        <w:t xml:space="preserve">If the </w:t>
      </w:r>
      <w:r w:rsidRPr="008C1DD1">
        <w:t xml:space="preserve">number of </w:t>
      </w:r>
      <w:r>
        <w:t>alcohol</w:t>
      </w:r>
      <w:r w:rsidRPr="008C1DD1">
        <w:t xml:space="preserve"> groups </w:t>
      </w:r>
      <w:r>
        <w:rPr>
          <w:rFonts w:cstheme="minorHAnsi"/>
        </w:rPr>
        <w:t>≥</w:t>
      </w:r>
      <w:r w:rsidRPr="008C1DD1">
        <w:t xml:space="preserve"> 1</w:t>
      </w:r>
      <w:r>
        <w:t xml:space="preserve"> </w:t>
      </w:r>
      <w:r>
        <w:rPr>
          <w:rFonts w:cstheme="minorHAnsi"/>
        </w:rPr>
        <w:t xml:space="preserve">in the </w:t>
      </w:r>
      <w:r w:rsidRPr="00DD208D">
        <w:t xml:space="preserve">target species, it is assigned to </w:t>
      </w:r>
      <w:r w:rsidR="00A02DF2">
        <w:t>ROH</w:t>
      </w:r>
      <w:r w:rsidRPr="00DD208D">
        <w:t>.</w:t>
      </w:r>
    </w:p>
    <w:p w14:paraId="22A89BF8" w14:textId="4E4FA063" w:rsidR="002F09DE" w:rsidRPr="00DD208D" w:rsidRDefault="002F09DE" w:rsidP="00964347">
      <w:pPr>
        <w:pStyle w:val="ListParagraph"/>
        <w:numPr>
          <w:ilvl w:val="0"/>
          <w:numId w:val="18"/>
        </w:numPr>
        <w:jc w:val="both"/>
      </w:pPr>
      <w:r w:rsidRPr="00DD208D">
        <w:t xml:space="preserve">If the </w:t>
      </w:r>
      <w:r w:rsidRPr="008C1DD1">
        <w:t xml:space="preserve">number of </w:t>
      </w:r>
      <w:r>
        <w:t>acid</w:t>
      </w:r>
      <w:r w:rsidRPr="008C1DD1">
        <w:t xml:space="preserve"> groups </w:t>
      </w:r>
      <w:r>
        <w:rPr>
          <w:rFonts w:cstheme="minorHAnsi"/>
        </w:rPr>
        <w:t>≥</w:t>
      </w:r>
      <w:r w:rsidRPr="008C1DD1">
        <w:t xml:space="preserve"> 1</w:t>
      </w:r>
      <w:r>
        <w:t xml:space="preserve"> </w:t>
      </w:r>
      <w:r>
        <w:rPr>
          <w:rFonts w:cstheme="minorHAnsi"/>
        </w:rPr>
        <w:t xml:space="preserve">in the </w:t>
      </w:r>
      <w:r w:rsidRPr="00DD208D">
        <w:t xml:space="preserve">target species, it is assigned to </w:t>
      </w:r>
      <w:r w:rsidR="00A02DF2">
        <w:t>ORA2</w:t>
      </w:r>
      <w:r w:rsidRPr="00DD208D">
        <w:t>.</w:t>
      </w:r>
    </w:p>
    <w:p w14:paraId="13D21C37" w14:textId="77777777" w:rsidR="00F57BD7" w:rsidRPr="00865910" w:rsidRDefault="00F57BD7" w:rsidP="00964347">
      <w:pPr>
        <w:pStyle w:val="ListParagraph"/>
        <w:numPr>
          <w:ilvl w:val="0"/>
          <w:numId w:val="18"/>
        </w:numPr>
        <w:jc w:val="both"/>
      </w:pPr>
      <w:r w:rsidRPr="00865910">
        <w:t>For all remaining target species, do the following order-of-operations:</w:t>
      </w:r>
    </w:p>
    <w:p w14:paraId="7E913475" w14:textId="45278E1B" w:rsidR="00F57BD7" w:rsidRDefault="00F57BD7" w:rsidP="00964347">
      <w:pPr>
        <w:pStyle w:val="ListParagraph"/>
        <w:numPr>
          <w:ilvl w:val="1"/>
          <w:numId w:val="18"/>
        </w:numPr>
        <w:jc w:val="both"/>
      </w:pPr>
      <w:r w:rsidRPr="00865910">
        <w:t xml:space="preserve">If the </w:t>
      </w:r>
      <w:proofErr w:type="spellStart"/>
      <w:r w:rsidRPr="00865910">
        <w:t>k</w:t>
      </w:r>
      <w:r w:rsidRPr="00865910">
        <w:rPr>
          <w:vertAlign w:val="subscript"/>
        </w:rPr>
        <w:t>OH</w:t>
      </w:r>
      <w:proofErr w:type="spellEnd"/>
      <w:r w:rsidRPr="00865910">
        <w:t xml:space="preserve"> of the target species</w:t>
      </w:r>
      <w:r w:rsidRPr="001467B2">
        <w:t xml:space="preserve"> is </w:t>
      </w:r>
      <w:r w:rsidR="00977413">
        <w:t xml:space="preserve">&lt; </w:t>
      </w:r>
      <w:r w:rsidR="00840618">
        <w:t>3.4</w:t>
      </w:r>
      <w:r w:rsidR="002345D0" w:rsidRPr="00DD208D">
        <w:t>x10</w:t>
      </w:r>
      <w:r w:rsidR="002345D0">
        <w:rPr>
          <w:vertAlign w:val="superscript"/>
        </w:rPr>
        <w:t>-1</w:t>
      </w:r>
      <w:r w:rsidR="00840618">
        <w:rPr>
          <w:vertAlign w:val="superscript"/>
        </w:rPr>
        <w:t>2</w:t>
      </w:r>
      <w:r w:rsidR="002345D0" w:rsidRPr="00DD208D">
        <w:t xml:space="preserve"> </w:t>
      </w:r>
      <w:r w:rsidR="002345D0" w:rsidRPr="00CC45F9">
        <w:t>cm</w:t>
      </w:r>
      <w:r w:rsidR="002345D0" w:rsidRPr="00CC45F9">
        <w:rPr>
          <w:vertAlign w:val="superscript"/>
        </w:rPr>
        <w:t>3</w:t>
      </w:r>
      <w:r w:rsidR="002345D0" w:rsidRPr="00CC45F9">
        <w:t xml:space="preserve"> </w:t>
      </w:r>
      <w:proofErr w:type="gramStart"/>
      <w:r w:rsidR="002345D0" w:rsidRPr="00CC45F9">
        <w:t>molec.</w:t>
      </w:r>
      <w:r w:rsidR="002345D0" w:rsidRPr="00CC45F9">
        <w:rPr>
          <w:vertAlign w:val="superscript"/>
        </w:rPr>
        <w:t>-</w:t>
      </w:r>
      <w:proofErr w:type="gramEnd"/>
      <w:r w:rsidR="002345D0" w:rsidRPr="00CC45F9">
        <w:rPr>
          <w:vertAlign w:val="superscript"/>
        </w:rPr>
        <w:t>1</w:t>
      </w:r>
      <w:r w:rsidR="002345D0" w:rsidRPr="00CC45F9">
        <w:t xml:space="preserve"> sec</w:t>
      </w:r>
      <w:r w:rsidR="002345D0" w:rsidRPr="00CC45F9">
        <w:rPr>
          <w:vertAlign w:val="superscript"/>
        </w:rPr>
        <w:t>-1</w:t>
      </w:r>
      <w:r w:rsidR="002345D0" w:rsidRPr="00DD208D">
        <w:t xml:space="preserve">, </w:t>
      </w:r>
      <w:r w:rsidRPr="001467B2">
        <w:t xml:space="preserve">it is assigned to </w:t>
      </w:r>
      <w:r w:rsidR="0055413D">
        <w:t>HC3</w:t>
      </w:r>
      <w:r w:rsidRPr="001467B2">
        <w:t>.</w:t>
      </w:r>
    </w:p>
    <w:p w14:paraId="23965B7A" w14:textId="5163BB7D" w:rsidR="00F57BD7" w:rsidRPr="001467B2" w:rsidRDefault="00F57BD7" w:rsidP="00964347">
      <w:pPr>
        <w:pStyle w:val="ListParagraph"/>
        <w:numPr>
          <w:ilvl w:val="1"/>
          <w:numId w:val="18"/>
        </w:numPr>
        <w:jc w:val="both"/>
      </w:pPr>
      <w:r w:rsidRPr="00865910">
        <w:t xml:space="preserve">If the </w:t>
      </w:r>
      <w:proofErr w:type="spellStart"/>
      <w:r w:rsidRPr="00865910">
        <w:t>k</w:t>
      </w:r>
      <w:r w:rsidRPr="00865910">
        <w:rPr>
          <w:vertAlign w:val="subscript"/>
        </w:rPr>
        <w:t>OH</w:t>
      </w:r>
      <w:proofErr w:type="spellEnd"/>
      <w:r w:rsidRPr="00865910">
        <w:t xml:space="preserve"> of the target species</w:t>
      </w:r>
      <w:r w:rsidRPr="001467B2">
        <w:t xml:space="preserve"> is</w:t>
      </w:r>
      <w:r w:rsidR="00E15160">
        <w:t xml:space="preserve"> 3.4</w:t>
      </w:r>
      <w:r w:rsidR="00E15160" w:rsidRPr="00DD208D">
        <w:t>x10</w:t>
      </w:r>
      <w:r w:rsidR="00E15160">
        <w:rPr>
          <w:vertAlign w:val="superscript"/>
        </w:rPr>
        <w:t>-12</w:t>
      </w:r>
      <w:r w:rsidR="00E15160" w:rsidRPr="00DD208D">
        <w:t xml:space="preserve"> </w:t>
      </w:r>
      <w:r w:rsidRPr="001467B2">
        <w:rPr>
          <w:rFonts w:cstheme="minorHAnsi"/>
        </w:rPr>
        <w:t>≤</w:t>
      </w:r>
      <w:r w:rsidR="00E15160">
        <w:rPr>
          <w:rFonts w:cstheme="minorHAnsi"/>
        </w:rPr>
        <w:t xml:space="preserve"> </w:t>
      </w:r>
      <w:proofErr w:type="spellStart"/>
      <w:r w:rsidR="00E15160">
        <w:rPr>
          <w:rFonts w:cstheme="minorHAnsi"/>
        </w:rPr>
        <w:t>k</w:t>
      </w:r>
      <w:r w:rsidR="00E15160" w:rsidRPr="00E15160">
        <w:rPr>
          <w:rFonts w:cstheme="minorHAnsi"/>
          <w:vertAlign w:val="subscript"/>
        </w:rPr>
        <w:t>OH</w:t>
      </w:r>
      <w:proofErr w:type="spellEnd"/>
      <w:r w:rsidR="00E15160">
        <w:rPr>
          <w:rFonts w:cstheme="minorHAnsi"/>
        </w:rPr>
        <w:t xml:space="preserve"> </w:t>
      </w:r>
      <w:r w:rsidR="00E15160" w:rsidRPr="001467B2">
        <w:rPr>
          <w:rFonts w:cstheme="minorHAnsi"/>
        </w:rPr>
        <w:t>≤</w:t>
      </w:r>
      <w:r w:rsidRPr="001467B2">
        <w:t xml:space="preserve"> </w:t>
      </w:r>
      <w:r w:rsidR="00122773">
        <w:t>6.8</w:t>
      </w:r>
      <w:r w:rsidR="00122773" w:rsidRPr="00DD208D">
        <w:t>x10</w:t>
      </w:r>
      <w:r w:rsidR="00122773">
        <w:rPr>
          <w:vertAlign w:val="superscript"/>
        </w:rPr>
        <w:t>-12</w:t>
      </w:r>
      <w:r w:rsidR="00122773" w:rsidRPr="00DD208D">
        <w:t xml:space="preserve"> </w:t>
      </w:r>
      <w:r w:rsidR="00122773" w:rsidRPr="00CC45F9">
        <w:t>cm</w:t>
      </w:r>
      <w:r w:rsidR="00122773" w:rsidRPr="00CC45F9">
        <w:rPr>
          <w:vertAlign w:val="superscript"/>
        </w:rPr>
        <w:t>3</w:t>
      </w:r>
      <w:r w:rsidR="00122773" w:rsidRPr="00CC45F9">
        <w:t xml:space="preserve"> </w:t>
      </w:r>
      <w:proofErr w:type="gramStart"/>
      <w:r w:rsidR="00122773" w:rsidRPr="00CC45F9">
        <w:t>molec.</w:t>
      </w:r>
      <w:r w:rsidR="00122773" w:rsidRPr="00CC45F9">
        <w:rPr>
          <w:vertAlign w:val="superscript"/>
        </w:rPr>
        <w:t>-</w:t>
      </w:r>
      <w:proofErr w:type="gramEnd"/>
      <w:r w:rsidR="00122773" w:rsidRPr="00CC45F9">
        <w:rPr>
          <w:vertAlign w:val="superscript"/>
        </w:rPr>
        <w:t>1</w:t>
      </w:r>
      <w:r w:rsidR="00122773" w:rsidRPr="00CC45F9">
        <w:t xml:space="preserve"> sec</w:t>
      </w:r>
      <w:r w:rsidR="00122773" w:rsidRPr="00CC45F9">
        <w:rPr>
          <w:vertAlign w:val="superscript"/>
        </w:rPr>
        <w:t>-1</w:t>
      </w:r>
      <w:r w:rsidRPr="001467B2">
        <w:t>,</w:t>
      </w:r>
      <w:r>
        <w:t xml:space="preserve"> it is assigned to </w:t>
      </w:r>
      <w:r w:rsidR="009A59B6">
        <w:t>HC5</w:t>
      </w:r>
      <w:r>
        <w:t>.</w:t>
      </w:r>
    </w:p>
    <w:p w14:paraId="1A3A3F76" w14:textId="50FC8910" w:rsidR="00F57BD7" w:rsidRPr="001467B2" w:rsidRDefault="00D20CED" w:rsidP="00964347">
      <w:pPr>
        <w:pStyle w:val="ListParagraph"/>
        <w:numPr>
          <w:ilvl w:val="1"/>
          <w:numId w:val="18"/>
        </w:numPr>
        <w:jc w:val="both"/>
      </w:pPr>
      <w:r w:rsidRPr="00865910">
        <w:t xml:space="preserve">If the </w:t>
      </w:r>
      <w:proofErr w:type="spellStart"/>
      <w:r w:rsidRPr="00865910">
        <w:t>k</w:t>
      </w:r>
      <w:r w:rsidRPr="00F81C39">
        <w:rPr>
          <w:vertAlign w:val="subscript"/>
        </w:rPr>
        <w:t>OH</w:t>
      </w:r>
      <w:proofErr w:type="spellEnd"/>
      <w:r w:rsidRPr="00865910">
        <w:t xml:space="preserve"> of the target species</w:t>
      </w:r>
      <w:r w:rsidRPr="001467B2">
        <w:t xml:space="preserve"> is </w:t>
      </w:r>
      <w:r w:rsidRPr="00F81C39">
        <w:rPr>
          <w:rFonts w:cstheme="minorHAnsi"/>
        </w:rPr>
        <w:t>&gt;</w:t>
      </w:r>
      <w:r w:rsidRPr="001467B2">
        <w:t xml:space="preserve"> </w:t>
      </w:r>
      <w:r>
        <w:t>6.8</w:t>
      </w:r>
      <w:r w:rsidRPr="00DD208D">
        <w:t>x10</w:t>
      </w:r>
      <w:r w:rsidRPr="00F81C39">
        <w:rPr>
          <w:vertAlign w:val="superscript"/>
        </w:rPr>
        <w:t>-12</w:t>
      </w:r>
      <w:r w:rsidRPr="00DD208D">
        <w:t xml:space="preserve"> </w:t>
      </w:r>
      <w:r w:rsidRPr="00CC45F9">
        <w:t>cm</w:t>
      </w:r>
      <w:r w:rsidRPr="00F81C39">
        <w:rPr>
          <w:vertAlign w:val="superscript"/>
        </w:rPr>
        <w:t>3</w:t>
      </w:r>
      <w:r w:rsidRPr="00CC45F9">
        <w:t xml:space="preserve"> </w:t>
      </w:r>
      <w:proofErr w:type="gramStart"/>
      <w:r w:rsidRPr="00CC45F9">
        <w:t>molec.</w:t>
      </w:r>
      <w:r w:rsidRPr="00F81C39">
        <w:rPr>
          <w:vertAlign w:val="superscript"/>
        </w:rPr>
        <w:t>-</w:t>
      </w:r>
      <w:proofErr w:type="gramEnd"/>
      <w:r w:rsidRPr="00F81C39">
        <w:rPr>
          <w:vertAlign w:val="superscript"/>
        </w:rPr>
        <w:t>1</w:t>
      </w:r>
      <w:r w:rsidRPr="00CC45F9">
        <w:t xml:space="preserve"> sec</w:t>
      </w:r>
      <w:r w:rsidRPr="00F81C39">
        <w:rPr>
          <w:vertAlign w:val="superscript"/>
        </w:rPr>
        <w:t>-1</w:t>
      </w:r>
      <w:r w:rsidRPr="001467B2">
        <w:t>,</w:t>
      </w:r>
      <w:r>
        <w:t xml:space="preserve"> it is assigned to HC</w:t>
      </w:r>
      <w:r w:rsidR="006D5A1D">
        <w:t>10</w:t>
      </w:r>
      <w:r>
        <w:t>.</w:t>
      </w:r>
    </w:p>
    <w:p w14:paraId="5F714388" w14:textId="171DB724" w:rsidR="001669CD" w:rsidRDefault="001669CD" w:rsidP="001669CD">
      <w:pPr>
        <w:pStyle w:val="Heading3"/>
        <w:rPr>
          <w:ins w:id="2185" w:author="Seltzer, Karl" w:date="2024-04-05T09:11:00Z"/>
        </w:rPr>
      </w:pPr>
      <w:bookmarkStart w:id="2186" w:name="_Ref163225918"/>
      <w:bookmarkStart w:id="2187" w:name="_Toc174099321"/>
      <w:bookmarkStart w:id="2188" w:name="_Ref114660948"/>
      <w:bookmarkStart w:id="2189" w:name="_Toc113448815"/>
      <w:ins w:id="2190" w:author="Seltzer, Karl" w:date="2024-04-05T09:11:00Z">
        <w:r>
          <w:t>CRACMMv2.0</w:t>
        </w:r>
        <w:bookmarkEnd w:id="2186"/>
        <w:bookmarkEnd w:id="2187"/>
      </w:ins>
    </w:p>
    <w:p w14:paraId="258D0AF0" w14:textId="48157304" w:rsidR="00CC2185" w:rsidRDefault="00CC2185" w:rsidP="00CC2185">
      <w:pPr>
        <w:jc w:val="both"/>
        <w:rPr>
          <w:ins w:id="2191" w:author="Seltzer, Karl" w:date="2024-04-05T09:12:00Z"/>
        </w:rPr>
      </w:pPr>
      <w:ins w:id="2192" w:author="Seltzer, Karl" w:date="2024-04-05T09:12:00Z">
        <w:r>
          <w:t xml:space="preserve">The </w:t>
        </w:r>
      </w:ins>
      <w:ins w:id="2193" w:author="Seltzer, Karl" w:date="2024-04-05T09:13:00Z">
        <w:r>
          <w:t>CRACMMv2.0</w:t>
        </w:r>
      </w:ins>
      <w:ins w:id="2194" w:author="Seltzer, Karl" w:date="2024-04-05T09:12:00Z">
        <w:r>
          <w:t xml:space="preserve"> chemical mechanism features significant overlap with the C</w:t>
        </w:r>
      </w:ins>
      <w:ins w:id="2195" w:author="Seltzer, Karl" w:date="2024-04-05T09:13:00Z">
        <w:r>
          <w:t>RACMMv1.0</w:t>
        </w:r>
      </w:ins>
      <w:ins w:id="2196" w:author="Seltzer, Karl" w:date="2024-04-05T09:12:00Z">
        <w:r>
          <w:t xml:space="preserve">. </w:t>
        </w:r>
      </w:ins>
      <w:ins w:id="2197" w:author="Seltzer, Karl" w:date="2024-04-05T09:13:00Z">
        <w:r>
          <w:t xml:space="preserve">Additions and/or changes </w:t>
        </w:r>
      </w:ins>
      <w:ins w:id="2198" w:author="Seltzer, Karl" w:date="2024-04-05T09:14:00Z">
        <w:r>
          <w:t xml:space="preserve">for CRACMMv2.0 include (1) addition of styrene as an explicit species, (2) addition of ethylbenzene as an explicit species, (3) combination of XYE and XYM into XYL as a lumped species of </w:t>
        </w:r>
      </w:ins>
      <w:ins w:id="2199" w:author="Seltzer, Karl" w:date="2024-04-05T09:15:00Z">
        <w:r>
          <w:t xml:space="preserve">all xylenes, and (4) addition of oxygenated S/IVOCs as emitted, primary species. </w:t>
        </w:r>
      </w:ins>
      <w:ins w:id="2200" w:author="Seltzer, Karl" w:date="2024-04-05T09:12:00Z">
        <w:r>
          <w:t xml:space="preserve">A description and various properties for all emitted organics from the </w:t>
        </w:r>
      </w:ins>
      <w:ins w:id="2201" w:author="Seltzer, Karl" w:date="2024-04-05T09:15:00Z">
        <w:r>
          <w:t>CRACMMv2.0</w:t>
        </w:r>
      </w:ins>
      <w:ins w:id="2202" w:author="Seltzer, Karl" w:date="2024-04-05T09:12:00Z">
        <w:r>
          <w:t xml:space="preserve"> chemical mechanism is shown below.</w:t>
        </w:r>
      </w:ins>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7"/>
        <w:gridCol w:w="3989"/>
        <w:gridCol w:w="518"/>
        <w:gridCol w:w="1070"/>
        <w:gridCol w:w="2186"/>
      </w:tblGrid>
      <w:tr w:rsidR="001669CD" w:rsidRPr="004A2FE2" w14:paraId="24C4C3F4" w14:textId="77777777" w:rsidTr="003F46C2">
        <w:trPr>
          <w:trHeight w:val="143"/>
          <w:tblHeader/>
          <w:ins w:id="2203" w:author="Seltzer, Karl" w:date="2024-04-05T09:11:00Z"/>
        </w:trPr>
        <w:tc>
          <w:tcPr>
            <w:tcW w:w="1357" w:type="dxa"/>
            <w:shd w:val="clear" w:color="auto" w:fill="D9D9D9" w:themeFill="background1" w:themeFillShade="D9"/>
            <w:vAlign w:val="center"/>
          </w:tcPr>
          <w:p w14:paraId="70916995" w14:textId="77777777" w:rsidR="001669CD" w:rsidRPr="004A2FE2" w:rsidRDefault="001669CD" w:rsidP="003F46C2">
            <w:pPr>
              <w:spacing w:after="0"/>
              <w:jc w:val="center"/>
              <w:rPr>
                <w:ins w:id="2204" w:author="Seltzer, Karl" w:date="2024-04-05T09:11:00Z"/>
                <w:rFonts w:cstheme="minorHAnsi"/>
                <w:b/>
                <w:sz w:val="20"/>
                <w:szCs w:val="20"/>
              </w:rPr>
            </w:pPr>
            <w:ins w:id="2205" w:author="Seltzer, Karl" w:date="2024-04-05T09:11:00Z">
              <w:r w:rsidRPr="004A2FE2">
                <w:rPr>
                  <w:rFonts w:cstheme="minorHAnsi"/>
                  <w:b/>
                  <w:sz w:val="20"/>
                  <w:szCs w:val="20"/>
                </w:rPr>
                <w:t>Model Species</w:t>
              </w:r>
            </w:ins>
          </w:p>
        </w:tc>
        <w:tc>
          <w:tcPr>
            <w:tcW w:w="3989" w:type="dxa"/>
            <w:shd w:val="clear" w:color="auto" w:fill="D9D9D9" w:themeFill="background1" w:themeFillShade="D9"/>
            <w:vAlign w:val="center"/>
          </w:tcPr>
          <w:p w14:paraId="158C66D4" w14:textId="77777777" w:rsidR="001669CD" w:rsidRPr="004A2FE2" w:rsidRDefault="001669CD" w:rsidP="003F46C2">
            <w:pPr>
              <w:spacing w:after="0"/>
              <w:jc w:val="center"/>
              <w:rPr>
                <w:ins w:id="2206" w:author="Seltzer, Karl" w:date="2024-04-05T09:11:00Z"/>
                <w:rFonts w:cstheme="minorHAnsi"/>
                <w:b/>
                <w:sz w:val="20"/>
                <w:szCs w:val="20"/>
              </w:rPr>
            </w:pPr>
            <w:ins w:id="2207" w:author="Seltzer, Karl" w:date="2024-04-05T09:11:00Z">
              <w:r w:rsidRPr="004A2FE2">
                <w:rPr>
                  <w:rFonts w:cstheme="minorHAnsi"/>
                  <w:b/>
                  <w:sz w:val="20"/>
                  <w:szCs w:val="20"/>
                </w:rPr>
                <w:t>Description</w:t>
              </w:r>
            </w:ins>
          </w:p>
        </w:tc>
        <w:tc>
          <w:tcPr>
            <w:tcW w:w="518" w:type="dxa"/>
            <w:shd w:val="clear" w:color="auto" w:fill="D9D9D9" w:themeFill="background1" w:themeFillShade="D9"/>
            <w:vAlign w:val="center"/>
          </w:tcPr>
          <w:p w14:paraId="4651837F" w14:textId="77777777" w:rsidR="001669CD" w:rsidRPr="004A2FE2" w:rsidRDefault="001669CD" w:rsidP="003F46C2">
            <w:pPr>
              <w:spacing w:after="0"/>
              <w:jc w:val="center"/>
              <w:rPr>
                <w:ins w:id="2208" w:author="Seltzer, Karl" w:date="2024-04-05T09:11:00Z"/>
                <w:rFonts w:cstheme="minorHAnsi"/>
                <w:b/>
                <w:sz w:val="20"/>
                <w:szCs w:val="20"/>
              </w:rPr>
            </w:pPr>
            <w:proofErr w:type="spellStart"/>
            <w:ins w:id="2209" w:author="Seltzer, Karl" w:date="2024-04-05T09:11:00Z">
              <w:r w:rsidRPr="004A2FE2">
                <w:rPr>
                  <w:rFonts w:cstheme="minorHAnsi"/>
                  <w:b/>
                  <w:sz w:val="20"/>
                  <w:szCs w:val="20"/>
                </w:rPr>
                <w:t>nC</w:t>
              </w:r>
              <w:proofErr w:type="spellEnd"/>
            </w:ins>
          </w:p>
        </w:tc>
        <w:tc>
          <w:tcPr>
            <w:tcW w:w="1070" w:type="dxa"/>
            <w:shd w:val="clear" w:color="auto" w:fill="D9D9D9" w:themeFill="background1" w:themeFillShade="D9"/>
            <w:vAlign w:val="center"/>
          </w:tcPr>
          <w:p w14:paraId="402E669E" w14:textId="77777777" w:rsidR="001669CD" w:rsidRPr="004A2FE2" w:rsidRDefault="001669CD" w:rsidP="003F46C2">
            <w:pPr>
              <w:spacing w:after="0"/>
              <w:jc w:val="center"/>
              <w:rPr>
                <w:ins w:id="2210" w:author="Seltzer, Karl" w:date="2024-04-05T09:11:00Z"/>
                <w:rFonts w:cstheme="minorHAnsi"/>
                <w:b/>
                <w:sz w:val="20"/>
                <w:szCs w:val="20"/>
              </w:rPr>
            </w:pPr>
            <w:ins w:id="2211" w:author="Seltzer, Karl" w:date="2024-04-05T09:11:00Z">
              <w:r w:rsidRPr="004A2FE2">
                <w:rPr>
                  <w:rFonts w:cstheme="minorHAnsi"/>
                  <w:b/>
                  <w:sz w:val="20"/>
                  <w:szCs w:val="20"/>
                </w:rPr>
                <w:t>Tracer Type</w:t>
              </w:r>
            </w:ins>
          </w:p>
        </w:tc>
        <w:tc>
          <w:tcPr>
            <w:tcW w:w="2186" w:type="dxa"/>
            <w:shd w:val="clear" w:color="auto" w:fill="D9D9D9" w:themeFill="background1" w:themeFillShade="D9"/>
            <w:vAlign w:val="center"/>
          </w:tcPr>
          <w:p w14:paraId="4F23A02D" w14:textId="77777777" w:rsidR="001669CD" w:rsidRPr="004A2FE2" w:rsidRDefault="001669CD" w:rsidP="003F46C2">
            <w:pPr>
              <w:spacing w:after="0"/>
              <w:jc w:val="center"/>
              <w:rPr>
                <w:ins w:id="2212" w:author="Seltzer, Karl" w:date="2024-04-05T09:11:00Z"/>
                <w:rFonts w:cstheme="minorHAnsi"/>
                <w:b/>
                <w:sz w:val="20"/>
                <w:szCs w:val="20"/>
              </w:rPr>
            </w:pPr>
            <w:ins w:id="2213" w:author="Seltzer, Karl" w:date="2024-04-05T09:11:00Z">
              <w:r w:rsidRPr="004A2FE2">
                <w:rPr>
                  <w:rFonts w:cstheme="minorHAnsi"/>
                  <w:b/>
                  <w:sz w:val="20"/>
                  <w:szCs w:val="20"/>
                </w:rPr>
                <w:t>SMILES</w:t>
              </w:r>
            </w:ins>
          </w:p>
        </w:tc>
      </w:tr>
      <w:tr w:rsidR="001669CD" w:rsidRPr="004A2FE2" w14:paraId="73A04712" w14:textId="77777777" w:rsidTr="003F46C2">
        <w:trPr>
          <w:trHeight w:val="143"/>
          <w:ins w:id="2214" w:author="Seltzer, Karl" w:date="2024-04-05T09:11:00Z"/>
        </w:trPr>
        <w:tc>
          <w:tcPr>
            <w:tcW w:w="1357" w:type="dxa"/>
          </w:tcPr>
          <w:p w14:paraId="2B9E26CF" w14:textId="77777777" w:rsidR="001669CD" w:rsidRPr="004A2FE2" w:rsidRDefault="001669CD" w:rsidP="003F46C2">
            <w:pPr>
              <w:spacing w:after="0"/>
              <w:jc w:val="center"/>
              <w:rPr>
                <w:ins w:id="2215" w:author="Seltzer, Karl" w:date="2024-04-05T09:11:00Z"/>
                <w:rFonts w:cstheme="minorHAnsi"/>
                <w:sz w:val="20"/>
                <w:szCs w:val="20"/>
              </w:rPr>
            </w:pPr>
            <w:ins w:id="2216" w:author="Seltzer, Karl" w:date="2024-04-05T09:11:00Z">
              <w:r w:rsidRPr="00237230">
                <w:rPr>
                  <w:rFonts w:cstheme="minorHAnsi"/>
                  <w:sz w:val="20"/>
                  <w:szCs w:val="20"/>
                </w:rPr>
                <w:t>ACD</w:t>
              </w:r>
            </w:ins>
          </w:p>
        </w:tc>
        <w:tc>
          <w:tcPr>
            <w:tcW w:w="3989" w:type="dxa"/>
            <w:vAlign w:val="center"/>
          </w:tcPr>
          <w:p w14:paraId="6D438B65" w14:textId="77777777" w:rsidR="001669CD" w:rsidRPr="004A2FE2" w:rsidRDefault="001669CD" w:rsidP="003F46C2">
            <w:pPr>
              <w:spacing w:after="0"/>
              <w:jc w:val="center"/>
              <w:rPr>
                <w:ins w:id="2217" w:author="Seltzer, Karl" w:date="2024-04-05T09:11:00Z"/>
                <w:rFonts w:cstheme="minorHAnsi"/>
                <w:sz w:val="20"/>
                <w:szCs w:val="20"/>
              </w:rPr>
            </w:pPr>
            <w:ins w:id="2218" w:author="Seltzer, Karl" w:date="2024-04-05T09:11:00Z">
              <w:r>
                <w:rPr>
                  <w:rFonts w:cstheme="minorHAnsi"/>
                  <w:sz w:val="20"/>
                  <w:szCs w:val="20"/>
                </w:rPr>
                <w:t>Acetaldehyde</w:t>
              </w:r>
            </w:ins>
          </w:p>
        </w:tc>
        <w:tc>
          <w:tcPr>
            <w:tcW w:w="518" w:type="dxa"/>
          </w:tcPr>
          <w:p w14:paraId="5347845F" w14:textId="77777777" w:rsidR="001669CD" w:rsidRPr="00237230" w:rsidRDefault="001669CD" w:rsidP="003F46C2">
            <w:pPr>
              <w:spacing w:after="0"/>
              <w:jc w:val="center"/>
              <w:rPr>
                <w:ins w:id="2219" w:author="Seltzer, Karl" w:date="2024-04-05T09:11:00Z"/>
                <w:rFonts w:cstheme="minorHAnsi"/>
                <w:sz w:val="20"/>
                <w:szCs w:val="20"/>
              </w:rPr>
            </w:pPr>
            <w:ins w:id="2220" w:author="Seltzer, Karl" w:date="2024-04-05T09:11:00Z">
              <w:r w:rsidRPr="00237230">
                <w:rPr>
                  <w:sz w:val="20"/>
                  <w:szCs w:val="20"/>
                </w:rPr>
                <w:t>2</w:t>
              </w:r>
            </w:ins>
          </w:p>
        </w:tc>
        <w:tc>
          <w:tcPr>
            <w:tcW w:w="1070" w:type="dxa"/>
            <w:vAlign w:val="center"/>
          </w:tcPr>
          <w:p w14:paraId="79AE12E4" w14:textId="77777777" w:rsidR="001669CD" w:rsidRPr="004A2FE2" w:rsidRDefault="001669CD" w:rsidP="003F46C2">
            <w:pPr>
              <w:spacing w:after="0"/>
              <w:jc w:val="center"/>
              <w:rPr>
                <w:ins w:id="2221" w:author="Seltzer, Karl" w:date="2024-04-05T09:11:00Z"/>
                <w:rFonts w:cstheme="minorHAnsi"/>
                <w:sz w:val="20"/>
                <w:szCs w:val="20"/>
              </w:rPr>
            </w:pPr>
            <w:ins w:id="2222" w:author="Seltzer, Karl" w:date="2024-04-05T09:11:00Z">
              <w:r w:rsidRPr="004A2FE2">
                <w:rPr>
                  <w:rFonts w:cstheme="minorHAnsi"/>
                  <w:sz w:val="20"/>
                  <w:szCs w:val="20"/>
                </w:rPr>
                <w:t>Explicit</w:t>
              </w:r>
            </w:ins>
          </w:p>
        </w:tc>
        <w:tc>
          <w:tcPr>
            <w:tcW w:w="2186" w:type="dxa"/>
            <w:vAlign w:val="center"/>
          </w:tcPr>
          <w:p w14:paraId="2617A1A0" w14:textId="77777777" w:rsidR="001669CD" w:rsidRPr="004A2FE2" w:rsidRDefault="001669CD" w:rsidP="003F46C2">
            <w:pPr>
              <w:spacing w:after="0"/>
              <w:jc w:val="center"/>
              <w:rPr>
                <w:ins w:id="2223" w:author="Seltzer, Karl" w:date="2024-04-05T09:11:00Z"/>
                <w:rFonts w:cstheme="minorHAnsi"/>
                <w:sz w:val="20"/>
                <w:szCs w:val="20"/>
              </w:rPr>
            </w:pPr>
            <w:ins w:id="2224" w:author="Seltzer, Karl" w:date="2024-04-05T09:11:00Z">
              <w:r w:rsidRPr="00D020CC">
                <w:rPr>
                  <w:rFonts w:cstheme="minorHAnsi"/>
                  <w:sz w:val="20"/>
                  <w:szCs w:val="20"/>
                </w:rPr>
                <w:t>CC=O</w:t>
              </w:r>
            </w:ins>
          </w:p>
        </w:tc>
      </w:tr>
      <w:tr w:rsidR="001669CD" w:rsidRPr="004A2FE2" w14:paraId="33281A97" w14:textId="77777777" w:rsidTr="003F46C2">
        <w:trPr>
          <w:trHeight w:val="143"/>
          <w:ins w:id="2225" w:author="Seltzer, Karl" w:date="2024-04-05T09:11:00Z"/>
        </w:trPr>
        <w:tc>
          <w:tcPr>
            <w:tcW w:w="1357" w:type="dxa"/>
          </w:tcPr>
          <w:p w14:paraId="66D37679" w14:textId="77777777" w:rsidR="001669CD" w:rsidRPr="004A2FE2" w:rsidRDefault="001669CD" w:rsidP="003F46C2">
            <w:pPr>
              <w:spacing w:after="0"/>
              <w:jc w:val="center"/>
              <w:rPr>
                <w:ins w:id="2226" w:author="Seltzer, Karl" w:date="2024-04-05T09:11:00Z"/>
                <w:rFonts w:cstheme="minorHAnsi"/>
                <w:sz w:val="20"/>
                <w:szCs w:val="20"/>
              </w:rPr>
            </w:pPr>
            <w:ins w:id="2227" w:author="Seltzer, Karl" w:date="2024-04-05T09:11:00Z">
              <w:r w:rsidRPr="00237230">
                <w:rPr>
                  <w:rFonts w:cstheme="minorHAnsi"/>
                  <w:sz w:val="20"/>
                  <w:szCs w:val="20"/>
                </w:rPr>
                <w:t>ACE</w:t>
              </w:r>
            </w:ins>
          </w:p>
        </w:tc>
        <w:tc>
          <w:tcPr>
            <w:tcW w:w="3989" w:type="dxa"/>
            <w:vAlign w:val="center"/>
          </w:tcPr>
          <w:p w14:paraId="5974E063" w14:textId="77777777" w:rsidR="001669CD" w:rsidRPr="004A2FE2" w:rsidRDefault="001669CD" w:rsidP="003F46C2">
            <w:pPr>
              <w:spacing w:after="0"/>
              <w:jc w:val="center"/>
              <w:rPr>
                <w:ins w:id="2228" w:author="Seltzer, Karl" w:date="2024-04-05T09:11:00Z"/>
                <w:rFonts w:cstheme="minorHAnsi"/>
                <w:sz w:val="20"/>
                <w:szCs w:val="20"/>
              </w:rPr>
            </w:pPr>
            <w:ins w:id="2229" w:author="Seltzer, Karl" w:date="2024-04-05T09:11:00Z">
              <w:r>
                <w:rPr>
                  <w:rFonts w:cstheme="minorHAnsi"/>
                  <w:sz w:val="20"/>
                  <w:szCs w:val="20"/>
                </w:rPr>
                <w:t>Acetylene</w:t>
              </w:r>
            </w:ins>
          </w:p>
        </w:tc>
        <w:tc>
          <w:tcPr>
            <w:tcW w:w="518" w:type="dxa"/>
          </w:tcPr>
          <w:p w14:paraId="73D12D66" w14:textId="77777777" w:rsidR="001669CD" w:rsidRPr="00237230" w:rsidRDefault="001669CD" w:rsidP="003F46C2">
            <w:pPr>
              <w:spacing w:after="0"/>
              <w:jc w:val="center"/>
              <w:rPr>
                <w:ins w:id="2230" w:author="Seltzer, Karl" w:date="2024-04-05T09:11:00Z"/>
                <w:rFonts w:cstheme="minorHAnsi"/>
                <w:sz w:val="20"/>
                <w:szCs w:val="20"/>
              </w:rPr>
            </w:pPr>
            <w:ins w:id="2231" w:author="Seltzer, Karl" w:date="2024-04-05T09:11:00Z">
              <w:r w:rsidRPr="00237230">
                <w:rPr>
                  <w:sz w:val="20"/>
                  <w:szCs w:val="20"/>
                </w:rPr>
                <w:t>2</w:t>
              </w:r>
            </w:ins>
          </w:p>
        </w:tc>
        <w:tc>
          <w:tcPr>
            <w:tcW w:w="1070" w:type="dxa"/>
            <w:vAlign w:val="center"/>
          </w:tcPr>
          <w:p w14:paraId="3AC7906D" w14:textId="77777777" w:rsidR="001669CD" w:rsidRPr="004A2FE2" w:rsidRDefault="001669CD" w:rsidP="003F46C2">
            <w:pPr>
              <w:spacing w:after="0"/>
              <w:jc w:val="center"/>
              <w:rPr>
                <w:ins w:id="2232" w:author="Seltzer, Karl" w:date="2024-04-05T09:11:00Z"/>
                <w:rFonts w:cstheme="minorHAnsi"/>
                <w:sz w:val="20"/>
                <w:szCs w:val="20"/>
              </w:rPr>
            </w:pPr>
            <w:ins w:id="2233" w:author="Seltzer, Karl" w:date="2024-04-05T09:11:00Z">
              <w:r w:rsidRPr="004A2FE2">
                <w:rPr>
                  <w:rFonts w:cstheme="minorHAnsi"/>
                  <w:sz w:val="20"/>
                  <w:szCs w:val="20"/>
                </w:rPr>
                <w:t>Explicit</w:t>
              </w:r>
            </w:ins>
          </w:p>
        </w:tc>
        <w:tc>
          <w:tcPr>
            <w:tcW w:w="2186" w:type="dxa"/>
            <w:vAlign w:val="center"/>
          </w:tcPr>
          <w:p w14:paraId="14FC6E81" w14:textId="77777777" w:rsidR="001669CD" w:rsidRPr="004A2FE2" w:rsidRDefault="001669CD" w:rsidP="003F46C2">
            <w:pPr>
              <w:spacing w:after="0"/>
              <w:jc w:val="center"/>
              <w:rPr>
                <w:ins w:id="2234" w:author="Seltzer, Karl" w:date="2024-04-05T09:11:00Z"/>
                <w:rFonts w:cstheme="minorHAnsi"/>
                <w:sz w:val="20"/>
                <w:szCs w:val="20"/>
              </w:rPr>
            </w:pPr>
            <w:ins w:id="2235" w:author="Seltzer, Karl" w:date="2024-04-05T09:11:00Z">
              <w:r w:rsidRPr="001835A6">
                <w:rPr>
                  <w:rFonts w:cstheme="minorHAnsi"/>
                  <w:sz w:val="20"/>
                  <w:szCs w:val="20"/>
                </w:rPr>
                <w:t>C#C</w:t>
              </w:r>
            </w:ins>
          </w:p>
        </w:tc>
      </w:tr>
      <w:tr w:rsidR="001669CD" w:rsidRPr="004A2FE2" w14:paraId="622388F8" w14:textId="77777777" w:rsidTr="003F46C2">
        <w:trPr>
          <w:trHeight w:val="143"/>
          <w:ins w:id="2236" w:author="Seltzer, Karl" w:date="2024-04-05T09:11:00Z"/>
        </w:trPr>
        <w:tc>
          <w:tcPr>
            <w:tcW w:w="1357" w:type="dxa"/>
          </w:tcPr>
          <w:p w14:paraId="2490D086" w14:textId="77777777" w:rsidR="001669CD" w:rsidRPr="004A2FE2" w:rsidRDefault="001669CD" w:rsidP="003F46C2">
            <w:pPr>
              <w:spacing w:after="0"/>
              <w:jc w:val="center"/>
              <w:rPr>
                <w:ins w:id="2237" w:author="Seltzer, Karl" w:date="2024-04-05T09:11:00Z"/>
                <w:rFonts w:cstheme="minorHAnsi"/>
                <w:sz w:val="20"/>
                <w:szCs w:val="20"/>
              </w:rPr>
            </w:pPr>
            <w:ins w:id="2238" w:author="Seltzer, Karl" w:date="2024-04-05T09:11:00Z">
              <w:r w:rsidRPr="00237230">
                <w:rPr>
                  <w:rFonts w:cstheme="minorHAnsi"/>
                  <w:sz w:val="20"/>
                  <w:szCs w:val="20"/>
                </w:rPr>
                <w:t>ACRO</w:t>
              </w:r>
            </w:ins>
          </w:p>
        </w:tc>
        <w:tc>
          <w:tcPr>
            <w:tcW w:w="3989" w:type="dxa"/>
            <w:vAlign w:val="center"/>
          </w:tcPr>
          <w:p w14:paraId="629C6AF6" w14:textId="77777777" w:rsidR="001669CD" w:rsidRPr="004A2FE2" w:rsidRDefault="001669CD" w:rsidP="003F46C2">
            <w:pPr>
              <w:spacing w:after="0"/>
              <w:jc w:val="center"/>
              <w:rPr>
                <w:ins w:id="2239" w:author="Seltzer, Karl" w:date="2024-04-05T09:11:00Z"/>
                <w:rFonts w:cstheme="minorHAnsi"/>
                <w:sz w:val="20"/>
                <w:szCs w:val="20"/>
              </w:rPr>
            </w:pPr>
            <w:ins w:id="2240" w:author="Seltzer, Karl" w:date="2024-04-05T09:11:00Z">
              <w:r>
                <w:rPr>
                  <w:rFonts w:cstheme="minorHAnsi"/>
                  <w:sz w:val="20"/>
                  <w:szCs w:val="20"/>
                </w:rPr>
                <w:t>Acrolein</w:t>
              </w:r>
            </w:ins>
          </w:p>
        </w:tc>
        <w:tc>
          <w:tcPr>
            <w:tcW w:w="518" w:type="dxa"/>
          </w:tcPr>
          <w:p w14:paraId="25C047BF" w14:textId="77777777" w:rsidR="001669CD" w:rsidRPr="00237230" w:rsidRDefault="001669CD" w:rsidP="003F46C2">
            <w:pPr>
              <w:spacing w:after="0"/>
              <w:jc w:val="center"/>
              <w:rPr>
                <w:ins w:id="2241" w:author="Seltzer, Karl" w:date="2024-04-05T09:11:00Z"/>
                <w:rFonts w:cstheme="minorHAnsi"/>
                <w:sz w:val="20"/>
                <w:szCs w:val="20"/>
              </w:rPr>
            </w:pPr>
            <w:ins w:id="2242" w:author="Seltzer, Karl" w:date="2024-04-05T09:11:00Z">
              <w:r w:rsidRPr="00237230">
                <w:rPr>
                  <w:sz w:val="20"/>
                  <w:szCs w:val="20"/>
                </w:rPr>
                <w:t>3</w:t>
              </w:r>
            </w:ins>
          </w:p>
        </w:tc>
        <w:tc>
          <w:tcPr>
            <w:tcW w:w="1070" w:type="dxa"/>
            <w:vAlign w:val="center"/>
          </w:tcPr>
          <w:p w14:paraId="5C8D1ED6" w14:textId="77777777" w:rsidR="001669CD" w:rsidRPr="004A2FE2" w:rsidRDefault="001669CD" w:rsidP="003F46C2">
            <w:pPr>
              <w:spacing w:after="0"/>
              <w:jc w:val="center"/>
              <w:rPr>
                <w:ins w:id="2243" w:author="Seltzer, Karl" w:date="2024-04-05T09:11:00Z"/>
                <w:rFonts w:cstheme="minorHAnsi"/>
                <w:sz w:val="20"/>
                <w:szCs w:val="20"/>
              </w:rPr>
            </w:pPr>
            <w:ins w:id="2244" w:author="Seltzer, Karl" w:date="2024-04-05T09:11:00Z">
              <w:r w:rsidRPr="004A2FE2">
                <w:rPr>
                  <w:rFonts w:cstheme="minorHAnsi"/>
                  <w:sz w:val="20"/>
                  <w:szCs w:val="20"/>
                </w:rPr>
                <w:t>Explicit</w:t>
              </w:r>
            </w:ins>
          </w:p>
        </w:tc>
        <w:tc>
          <w:tcPr>
            <w:tcW w:w="2186" w:type="dxa"/>
            <w:vAlign w:val="center"/>
          </w:tcPr>
          <w:p w14:paraId="2CE4D747" w14:textId="77777777" w:rsidR="001669CD" w:rsidRPr="004A2FE2" w:rsidRDefault="001669CD" w:rsidP="003F46C2">
            <w:pPr>
              <w:spacing w:after="0"/>
              <w:jc w:val="center"/>
              <w:rPr>
                <w:ins w:id="2245" w:author="Seltzer, Karl" w:date="2024-04-05T09:11:00Z"/>
                <w:rFonts w:cstheme="minorHAnsi"/>
                <w:sz w:val="20"/>
                <w:szCs w:val="20"/>
              </w:rPr>
            </w:pPr>
            <w:ins w:id="2246" w:author="Seltzer, Karl" w:date="2024-04-05T09:11:00Z">
              <w:r w:rsidRPr="001835A6">
                <w:rPr>
                  <w:rFonts w:cstheme="minorHAnsi"/>
                  <w:sz w:val="20"/>
                  <w:szCs w:val="20"/>
                </w:rPr>
                <w:t>C=CC=O</w:t>
              </w:r>
            </w:ins>
          </w:p>
        </w:tc>
      </w:tr>
      <w:tr w:rsidR="001669CD" w:rsidRPr="004A2FE2" w14:paraId="1589AFCA" w14:textId="77777777" w:rsidTr="003F46C2">
        <w:trPr>
          <w:trHeight w:val="143"/>
          <w:ins w:id="2247" w:author="Seltzer, Karl" w:date="2024-04-05T09:11:00Z"/>
        </w:trPr>
        <w:tc>
          <w:tcPr>
            <w:tcW w:w="1357" w:type="dxa"/>
          </w:tcPr>
          <w:p w14:paraId="084A8B8E" w14:textId="77777777" w:rsidR="001669CD" w:rsidRPr="004A2FE2" w:rsidRDefault="001669CD" w:rsidP="003F46C2">
            <w:pPr>
              <w:spacing w:after="0"/>
              <w:jc w:val="center"/>
              <w:rPr>
                <w:ins w:id="2248" w:author="Seltzer, Karl" w:date="2024-04-05T09:11:00Z"/>
                <w:rFonts w:cstheme="minorHAnsi"/>
                <w:sz w:val="20"/>
                <w:szCs w:val="20"/>
              </w:rPr>
            </w:pPr>
            <w:ins w:id="2249" w:author="Seltzer, Karl" w:date="2024-04-05T09:11:00Z">
              <w:r w:rsidRPr="00237230">
                <w:rPr>
                  <w:rFonts w:cstheme="minorHAnsi"/>
                  <w:sz w:val="20"/>
                  <w:szCs w:val="20"/>
                </w:rPr>
                <w:t>ACT</w:t>
              </w:r>
            </w:ins>
          </w:p>
        </w:tc>
        <w:tc>
          <w:tcPr>
            <w:tcW w:w="3989" w:type="dxa"/>
            <w:vAlign w:val="center"/>
          </w:tcPr>
          <w:p w14:paraId="2ED88AEC" w14:textId="77777777" w:rsidR="001669CD" w:rsidRPr="004A2FE2" w:rsidRDefault="001669CD" w:rsidP="003F46C2">
            <w:pPr>
              <w:spacing w:after="0"/>
              <w:jc w:val="center"/>
              <w:rPr>
                <w:ins w:id="2250" w:author="Seltzer, Karl" w:date="2024-04-05T09:11:00Z"/>
                <w:rFonts w:cstheme="minorHAnsi"/>
                <w:sz w:val="20"/>
                <w:szCs w:val="20"/>
              </w:rPr>
            </w:pPr>
            <w:ins w:id="2251" w:author="Seltzer, Karl" w:date="2024-04-05T09:11:00Z">
              <w:r>
                <w:rPr>
                  <w:rFonts w:cstheme="minorHAnsi"/>
                  <w:sz w:val="20"/>
                  <w:szCs w:val="20"/>
                </w:rPr>
                <w:t>Acetone</w:t>
              </w:r>
            </w:ins>
          </w:p>
        </w:tc>
        <w:tc>
          <w:tcPr>
            <w:tcW w:w="518" w:type="dxa"/>
          </w:tcPr>
          <w:p w14:paraId="44564C63" w14:textId="77777777" w:rsidR="001669CD" w:rsidRPr="00237230" w:rsidRDefault="001669CD" w:rsidP="003F46C2">
            <w:pPr>
              <w:spacing w:after="0"/>
              <w:jc w:val="center"/>
              <w:rPr>
                <w:ins w:id="2252" w:author="Seltzer, Karl" w:date="2024-04-05T09:11:00Z"/>
                <w:rFonts w:cstheme="minorHAnsi"/>
                <w:sz w:val="20"/>
                <w:szCs w:val="20"/>
              </w:rPr>
            </w:pPr>
            <w:ins w:id="2253" w:author="Seltzer, Karl" w:date="2024-04-05T09:11:00Z">
              <w:r w:rsidRPr="00237230">
                <w:rPr>
                  <w:sz w:val="20"/>
                  <w:szCs w:val="20"/>
                </w:rPr>
                <w:t>3</w:t>
              </w:r>
            </w:ins>
          </w:p>
        </w:tc>
        <w:tc>
          <w:tcPr>
            <w:tcW w:w="1070" w:type="dxa"/>
            <w:vAlign w:val="center"/>
          </w:tcPr>
          <w:p w14:paraId="3DBD44D6" w14:textId="77777777" w:rsidR="001669CD" w:rsidRPr="004A2FE2" w:rsidRDefault="001669CD" w:rsidP="003F46C2">
            <w:pPr>
              <w:spacing w:after="0"/>
              <w:jc w:val="center"/>
              <w:rPr>
                <w:ins w:id="2254" w:author="Seltzer, Karl" w:date="2024-04-05T09:11:00Z"/>
                <w:rFonts w:cstheme="minorHAnsi"/>
                <w:sz w:val="20"/>
                <w:szCs w:val="20"/>
              </w:rPr>
            </w:pPr>
            <w:ins w:id="2255" w:author="Seltzer, Karl" w:date="2024-04-05T09:11:00Z">
              <w:r w:rsidRPr="004A2FE2">
                <w:rPr>
                  <w:rFonts w:cstheme="minorHAnsi"/>
                  <w:sz w:val="20"/>
                  <w:szCs w:val="20"/>
                </w:rPr>
                <w:t>Explicit</w:t>
              </w:r>
            </w:ins>
          </w:p>
        </w:tc>
        <w:tc>
          <w:tcPr>
            <w:tcW w:w="2186" w:type="dxa"/>
            <w:vAlign w:val="center"/>
          </w:tcPr>
          <w:p w14:paraId="21069B8A" w14:textId="77777777" w:rsidR="001669CD" w:rsidRPr="004A2FE2" w:rsidRDefault="001669CD" w:rsidP="003F46C2">
            <w:pPr>
              <w:spacing w:after="0"/>
              <w:jc w:val="center"/>
              <w:rPr>
                <w:ins w:id="2256" w:author="Seltzer, Karl" w:date="2024-04-05T09:11:00Z"/>
                <w:rFonts w:cstheme="minorHAnsi"/>
                <w:sz w:val="20"/>
                <w:szCs w:val="20"/>
              </w:rPr>
            </w:pPr>
            <w:ins w:id="2257" w:author="Seltzer, Karl" w:date="2024-04-05T09:11:00Z">
              <w:r w:rsidRPr="001835A6">
                <w:rPr>
                  <w:rFonts w:cstheme="minorHAnsi"/>
                  <w:sz w:val="20"/>
                  <w:szCs w:val="20"/>
                </w:rPr>
                <w:t>CC(=</w:t>
              </w:r>
              <w:proofErr w:type="gramStart"/>
              <w:r w:rsidRPr="001835A6">
                <w:rPr>
                  <w:rFonts w:cstheme="minorHAnsi"/>
                  <w:sz w:val="20"/>
                  <w:szCs w:val="20"/>
                </w:rPr>
                <w:t>O)C</w:t>
              </w:r>
              <w:proofErr w:type="gramEnd"/>
            </w:ins>
          </w:p>
        </w:tc>
      </w:tr>
      <w:tr w:rsidR="001669CD" w:rsidRPr="004A2FE2" w14:paraId="5B322FAC" w14:textId="77777777" w:rsidTr="003F46C2">
        <w:trPr>
          <w:trHeight w:val="143"/>
          <w:ins w:id="2258" w:author="Seltzer, Karl" w:date="2024-04-05T09:11:00Z"/>
        </w:trPr>
        <w:tc>
          <w:tcPr>
            <w:tcW w:w="1357" w:type="dxa"/>
          </w:tcPr>
          <w:p w14:paraId="5E2983C4" w14:textId="77777777" w:rsidR="001669CD" w:rsidRPr="004A2FE2" w:rsidRDefault="001669CD" w:rsidP="003F46C2">
            <w:pPr>
              <w:spacing w:after="0"/>
              <w:jc w:val="center"/>
              <w:rPr>
                <w:ins w:id="2259" w:author="Seltzer, Karl" w:date="2024-04-05T09:11:00Z"/>
                <w:rFonts w:cstheme="minorHAnsi"/>
                <w:sz w:val="20"/>
                <w:szCs w:val="20"/>
              </w:rPr>
            </w:pPr>
            <w:ins w:id="2260" w:author="Seltzer, Karl" w:date="2024-04-05T09:11:00Z">
              <w:r w:rsidRPr="00237230">
                <w:rPr>
                  <w:rFonts w:cstheme="minorHAnsi"/>
                  <w:sz w:val="20"/>
                  <w:szCs w:val="20"/>
                </w:rPr>
                <w:t>ALD</w:t>
              </w:r>
            </w:ins>
          </w:p>
        </w:tc>
        <w:tc>
          <w:tcPr>
            <w:tcW w:w="3989" w:type="dxa"/>
            <w:vAlign w:val="center"/>
          </w:tcPr>
          <w:p w14:paraId="79B0D68F" w14:textId="77777777" w:rsidR="001669CD" w:rsidRPr="004A2FE2" w:rsidRDefault="001669CD" w:rsidP="003F46C2">
            <w:pPr>
              <w:spacing w:after="0"/>
              <w:jc w:val="center"/>
              <w:rPr>
                <w:ins w:id="2261" w:author="Seltzer, Karl" w:date="2024-04-05T09:11:00Z"/>
                <w:rFonts w:cstheme="minorHAnsi"/>
                <w:sz w:val="20"/>
                <w:szCs w:val="20"/>
              </w:rPr>
            </w:pPr>
            <w:ins w:id="2262" w:author="Seltzer, Karl" w:date="2024-04-05T09:11:00Z">
              <w:r>
                <w:rPr>
                  <w:rFonts w:cstheme="minorHAnsi"/>
                  <w:sz w:val="20"/>
                  <w:szCs w:val="20"/>
                </w:rPr>
                <w:t>Higher aldehydes</w:t>
              </w:r>
            </w:ins>
          </w:p>
        </w:tc>
        <w:tc>
          <w:tcPr>
            <w:tcW w:w="518" w:type="dxa"/>
          </w:tcPr>
          <w:p w14:paraId="10241C6B" w14:textId="77777777" w:rsidR="001669CD" w:rsidRPr="00237230" w:rsidRDefault="001669CD" w:rsidP="003F46C2">
            <w:pPr>
              <w:spacing w:after="0"/>
              <w:jc w:val="center"/>
              <w:rPr>
                <w:ins w:id="2263" w:author="Seltzer, Karl" w:date="2024-04-05T09:11:00Z"/>
                <w:rFonts w:cstheme="minorHAnsi"/>
                <w:sz w:val="20"/>
                <w:szCs w:val="20"/>
              </w:rPr>
            </w:pPr>
            <w:ins w:id="2264" w:author="Seltzer, Karl" w:date="2024-04-05T09:11:00Z">
              <w:r w:rsidRPr="00237230">
                <w:rPr>
                  <w:sz w:val="20"/>
                  <w:szCs w:val="20"/>
                </w:rPr>
                <w:t>3</w:t>
              </w:r>
            </w:ins>
          </w:p>
        </w:tc>
        <w:tc>
          <w:tcPr>
            <w:tcW w:w="1070" w:type="dxa"/>
            <w:vAlign w:val="center"/>
          </w:tcPr>
          <w:p w14:paraId="54630112" w14:textId="77777777" w:rsidR="001669CD" w:rsidRPr="004A2FE2" w:rsidRDefault="001669CD" w:rsidP="003F46C2">
            <w:pPr>
              <w:spacing w:after="0"/>
              <w:jc w:val="center"/>
              <w:rPr>
                <w:ins w:id="2265" w:author="Seltzer, Karl" w:date="2024-04-05T09:11:00Z"/>
                <w:rFonts w:cstheme="minorHAnsi"/>
                <w:sz w:val="20"/>
                <w:szCs w:val="20"/>
              </w:rPr>
            </w:pPr>
            <w:ins w:id="2266" w:author="Seltzer, Karl" w:date="2024-04-05T09:11:00Z">
              <w:r>
                <w:rPr>
                  <w:rFonts w:cstheme="minorHAnsi"/>
                  <w:sz w:val="20"/>
                  <w:szCs w:val="20"/>
                </w:rPr>
                <w:t>Lumped</w:t>
              </w:r>
            </w:ins>
          </w:p>
        </w:tc>
        <w:tc>
          <w:tcPr>
            <w:tcW w:w="2186" w:type="dxa"/>
            <w:vAlign w:val="center"/>
          </w:tcPr>
          <w:p w14:paraId="752D0553" w14:textId="77777777" w:rsidR="001669CD" w:rsidRPr="004A2FE2" w:rsidRDefault="001669CD" w:rsidP="003F46C2">
            <w:pPr>
              <w:spacing w:after="0"/>
              <w:jc w:val="center"/>
              <w:rPr>
                <w:ins w:id="2267" w:author="Seltzer, Karl" w:date="2024-04-05T09:11:00Z"/>
                <w:rFonts w:cstheme="minorHAnsi"/>
                <w:sz w:val="20"/>
                <w:szCs w:val="20"/>
              </w:rPr>
            </w:pPr>
            <w:ins w:id="2268" w:author="Seltzer, Karl" w:date="2024-04-05T09:11:00Z">
              <w:r w:rsidRPr="004A2FE2">
                <w:rPr>
                  <w:rFonts w:cstheme="minorHAnsi"/>
                  <w:sz w:val="20"/>
                  <w:szCs w:val="20"/>
                </w:rPr>
                <w:t>-</w:t>
              </w:r>
            </w:ins>
          </w:p>
        </w:tc>
      </w:tr>
      <w:tr w:rsidR="001669CD" w:rsidRPr="004A2FE2" w14:paraId="20A7E27B" w14:textId="77777777" w:rsidTr="003F46C2">
        <w:trPr>
          <w:trHeight w:val="143"/>
          <w:ins w:id="2269" w:author="Seltzer, Karl" w:date="2024-04-05T09:11:00Z"/>
        </w:trPr>
        <w:tc>
          <w:tcPr>
            <w:tcW w:w="1357" w:type="dxa"/>
          </w:tcPr>
          <w:p w14:paraId="2F5BB054" w14:textId="77777777" w:rsidR="001669CD" w:rsidRPr="004A2FE2" w:rsidRDefault="001669CD" w:rsidP="003F46C2">
            <w:pPr>
              <w:spacing w:after="0"/>
              <w:jc w:val="center"/>
              <w:rPr>
                <w:ins w:id="2270" w:author="Seltzer, Karl" w:date="2024-04-05T09:11:00Z"/>
                <w:rFonts w:cstheme="minorHAnsi"/>
                <w:sz w:val="20"/>
                <w:szCs w:val="20"/>
              </w:rPr>
            </w:pPr>
            <w:ins w:id="2271" w:author="Seltzer, Karl" w:date="2024-04-05T09:11:00Z">
              <w:r w:rsidRPr="00237230">
                <w:rPr>
                  <w:rFonts w:cstheme="minorHAnsi"/>
                  <w:sz w:val="20"/>
                  <w:szCs w:val="20"/>
                </w:rPr>
                <w:t>API</w:t>
              </w:r>
            </w:ins>
          </w:p>
        </w:tc>
        <w:tc>
          <w:tcPr>
            <w:tcW w:w="3989" w:type="dxa"/>
            <w:vAlign w:val="center"/>
          </w:tcPr>
          <w:p w14:paraId="6B884DFF" w14:textId="77777777" w:rsidR="001669CD" w:rsidRPr="004A2FE2" w:rsidRDefault="001669CD" w:rsidP="003F46C2">
            <w:pPr>
              <w:spacing w:after="0"/>
              <w:jc w:val="center"/>
              <w:rPr>
                <w:ins w:id="2272" w:author="Seltzer, Karl" w:date="2024-04-05T09:11:00Z"/>
                <w:rFonts w:cstheme="minorHAnsi"/>
                <w:sz w:val="20"/>
                <w:szCs w:val="20"/>
              </w:rPr>
            </w:pPr>
            <w:ins w:id="2273" w:author="Seltzer, Karl" w:date="2024-04-05T09:11:00Z">
              <w:r>
                <w:rPr>
                  <w:rFonts w:cstheme="minorHAnsi"/>
                  <w:sz w:val="20"/>
                  <w:szCs w:val="20"/>
                </w:rPr>
                <w:t>Alpha-pinene monoterpenes</w:t>
              </w:r>
            </w:ins>
          </w:p>
        </w:tc>
        <w:tc>
          <w:tcPr>
            <w:tcW w:w="518" w:type="dxa"/>
          </w:tcPr>
          <w:p w14:paraId="6725146A" w14:textId="77777777" w:rsidR="001669CD" w:rsidRPr="00237230" w:rsidRDefault="001669CD" w:rsidP="003F46C2">
            <w:pPr>
              <w:spacing w:after="0"/>
              <w:jc w:val="center"/>
              <w:rPr>
                <w:ins w:id="2274" w:author="Seltzer, Karl" w:date="2024-04-05T09:11:00Z"/>
                <w:rFonts w:cstheme="minorHAnsi"/>
                <w:sz w:val="20"/>
                <w:szCs w:val="20"/>
              </w:rPr>
            </w:pPr>
            <w:ins w:id="2275" w:author="Seltzer, Karl" w:date="2024-04-05T09:11:00Z">
              <w:r w:rsidRPr="00237230">
                <w:rPr>
                  <w:sz w:val="20"/>
                  <w:szCs w:val="20"/>
                </w:rPr>
                <w:t>10</w:t>
              </w:r>
            </w:ins>
          </w:p>
        </w:tc>
        <w:tc>
          <w:tcPr>
            <w:tcW w:w="1070" w:type="dxa"/>
            <w:vAlign w:val="center"/>
          </w:tcPr>
          <w:p w14:paraId="148D0C30" w14:textId="77777777" w:rsidR="001669CD" w:rsidRPr="004A2FE2" w:rsidRDefault="001669CD" w:rsidP="003F46C2">
            <w:pPr>
              <w:spacing w:after="0"/>
              <w:jc w:val="center"/>
              <w:rPr>
                <w:ins w:id="2276" w:author="Seltzer, Karl" w:date="2024-04-05T09:11:00Z"/>
                <w:rFonts w:cstheme="minorHAnsi"/>
                <w:sz w:val="20"/>
                <w:szCs w:val="20"/>
              </w:rPr>
            </w:pPr>
            <w:ins w:id="2277" w:author="Seltzer, Karl" w:date="2024-04-05T09:11:00Z">
              <w:r>
                <w:rPr>
                  <w:rFonts w:cstheme="minorHAnsi"/>
                  <w:sz w:val="20"/>
                  <w:szCs w:val="20"/>
                </w:rPr>
                <w:t>Lumped</w:t>
              </w:r>
            </w:ins>
          </w:p>
        </w:tc>
        <w:tc>
          <w:tcPr>
            <w:tcW w:w="2186" w:type="dxa"/>
            <w:vAlign w:val="center"/>
          </w:tcPr>
          <w:p w14:paraId="02195393" w14:textId="77777777" w:rsidR="001669CD" w:rsidRPr="004A2FE2" w:rsidRDefault="001669CD" w:rsidP="003F46C2">
            <w:pPr>
              <w:spacing w:after="0"/>
              <w:jc w:val="center"/>
              <w:rPr>
                <w:ins w:id="2278" w:author="Seltzer, Karl" w:date="2024-04-05T09:11:00Z"/>
                <w:rFonts w:cstheme="minorHAnsi"/>
                <w:sz w:val="20"/>
                <w:szCs w:val="20"/>
              </w:rPr>
            </w:pPr>
            <w:ins w:id="2279" w:author="Seltzer, Karl" w:date="2024-04-05T09:11:00Z">
              <w:r w:rsidRPr="004A2FE2">
                <w:rPr>
                  <w:rFonts w:cstheme="minorHAnsi"/>
                  <w:sz w:val="20"/>
                  <w:szCs w:val="20"/>
                </w:rPr>
                <w:t>-</w:t>
              </w:r>
            </w:ins>
          </w:p>
        </w:tc>
      </w:tr>
      <w:tr w:rsidR="001669CD" w:rsidRPr="004A2FE2" w14:paraId="3531EE7A" w14:textId="77777777" w:rsidTr="003F46C2">
        <w:trPr>
          <w:trHeight w:val="143"/>
          <w:ins w:id="2280" w:author="Seltzer, Karl" w:date="2024-04-05T09:11:00Z"/>
        </w:trPr>
        <w:tc>
          <w:tcPr>
            <w:tcW w:w="1357" w:type="dxa"/>
          </w:tcPr>
          <w:p w14:paraId="63A84560" w14:textId="77777777" w:rsidR="001669CD" w:rsidRPr="004A2FE2" w:rsidRDefault="001669CD" w:rsidP="003F46C2">
            <w:pPr>
              <w:spacing w:after="0"/>
              <w:jc w:val="center"/>
              <w:rPr>
                <w:ins w:id="2281" w:author="Seltzer, Karl" w:date="2024-04-05T09:11:00Z"/>
                <w:rFonts w:cstheme="minorHAnsi"/>
                <w:sz w:val="20"/>
                <w:szCs w:val="20"/>
              </w:rPr>
            </w:pPr>
            <w:ins w:id="2282" w:author="Seltzer, Karl" w:date="2024-04-05T09:11:00Z">
              <w:r w:rsidRPr="00237230">
                <w:rPr>
                  <w:rFonts w:cstheme="minorHAnsi"/>
                  <w:sz w:val="20"/>
                  <w:szCs w:val="20"/>
                </w:rPr>
                <w:t>BALD</w:t>
              </w:r>
            </w:ins>
          </w:p>
        </w:tc>
        <w:tc>
          <w:tcPr>
            <w:tcW w:w="3989" w:type="dxa"/>
            <w:vAlign w:val="center"/>
          </w:tcPr>
          <w:p w14:paraId="497A69A9" w14:textId="77777777" w:rsidR="001669CD" w:rsidRPr="004A2FE2" w:rsidRDefault="001669CD" w:rsidP="003F46C2">
            <w:pPr>
              <w:spacing w:after="0"/>
              <w:jc w:val="center"/>
              <w:rPr>
                <w:ins w:id="2283" w:author="Seltzer, Karl" w:date="2024-04-05T09:11:00Z"/>
                <w:rFonts w:cstheme="minorHAnsi"/>
                <w:sz w:val="20"/>
                <w:szCs w:val="20"/>
              </w:rPr>
            </w:pPr>
            <w:ins w:id="2284" w:author="Seltzer, Karl" w:date="2024-04-05T09:11:00Z">
              <w:r>
                <w:rPr>
                  <w:rFonts w:cstheme="minorHAnsi"/>
                  <w:sz w:val="20"/>
                  <w:szCs w:val="20"/>
                </w:rPr>
                <w:t>Benzaldehyde and aromatic aldehydes</w:t>
              </w:r>
            </w:ins>
          </w:p>
        </w:tc>
        <w:tc>
          <w:tcPr>
            <w:tcW w:w="518" w:type="dxa"/>
          </w:tcPr>
          <w:p w14:paraId="783466E9" w14:textId="77777777" w:rsidR="001669CD" w:rsidRPr="00237230" w:rsidRDefault="001669CD" w:rsidP="003F46C2">
            <w:pPr>
              <w:spacing w:after="0"/>
              <w:jc w:val="center"/>
              <w:rPr>
                <w:ins w:id="2285" w:author="Seltzer, Karl" w:date="2024-04-05T09:11:00Z"/>
                <w:rFonts w:cstheme="minorHAnsi"/>
                <w:sz w:val="20"/>
                <w:szCs w:val="20"/>
              </w:rPr>
            </w:pPr>
            <w:ins w:id="2286" w:author="Seltzer, Karl" w:date="2024-04-05T09:11:00Z">
              <w:r w:rsidRPr="00237230">
                <w:rPr>
                  <w:sz w:val="20"/>
                  <w:szCs w:val="20"/>
                </w:rPr>
                <w:t>7</w:t>
              </w:r>
            </w:ins>
          </w:p>
        </w:tc>
        <w:tc>
          <w:tcPr>
            <w:tcW w:w="1070" w:type="dxa"/>
            <w:vAlign w:val="center"/>
          </w:tcPr>
          <w:p w14:paraId="0D5CF5C7" w14:textId="77777777" w:rsidR="001669CD" w:rsidRPr="004A2FE2" w:rsidRDefault="001669CD" w:rsidP="003F46C2">
            <w:pPr>
              <w:spacing w:after="0"/>
              <w:jc w:val="center"/>
              <w:rPr>
                <w:ins w:id="2287" w:author="Seltzer, Karl" w:date="2024-04-05T09:11:00Z"/>
                <w:rFonts w:cstheme="minorHAnsi"/>
                <w:sz w:val="20"/>
                <w:szCs w:val="20"/>
              </w:rPr>
            </w:pPr>
            <w:ins w:id="2288" w:author="Seltzer, Karl" w:date="2024-04-05T09:11:00Z">
              <w:r>
                <w:rPr>
                  <w:rFonts w:cstheme="minorHAnsi"/>
                  <w:sz w:val="20"/>
                  <w:szCs w:val="20"/>
                </w:rPr>
                <w:t>Lumped</w:t>
              </w:r>
            </w:ins>
          </w:p>
        </w:tc>
        <w:tc>
          <w:tcPr>
            <w:tcW w:w="2186" w:type="dxa"/>
            <w:vAlign w:val="center"/>
          </w:tcPr>
          <w:p w14:paraId="424D93F5" w14:textId="77777777" w:rsidR="001669CD" w:rsidRPr="004A2FE2" w:rsidRDefault="001669CD" w:rsidP="003F46C2">
            <w:pPr>
              <w:spacing w:after="0"/>
              <w:jc w:val="center"/>
              <w:rPr>
                <w:ins w:id="2289" w:author="Seltzer, Karl" w:date="2024-04-05T09:11:00Z"/>
                <w:rFonts w:cstheme="minorHAnsi"/>
                <w:sz w:val="20"/>
                <w:szCs w:val="20"/>
              </w:rPr>
            </w:pPr>
            <w:ins w:id="2290" w:author="Seltzer, Karl" w:date="2024-04-05T09:11:00Z">
              <w:r w:rsidRPr="004A2FE2">
                <w:rPr>
                  <w:rFonts w:cstheme="minorHAnsi"/>
                  <w:sz w:val="20"/>
                  <w:szCs w:val="20"/>
                </w:rPr>
                <w:t>-</w:t>
              </w:r>
            </w:ins>
          </w:p>
        </w:tc>
      </w:tr>
      <w:tr w:rsidR="001669CD" w:rsidRPr="004A2FE2" w14:paraId="4129E908" w14:textId="77777777" w:rsidTr="003F46C2">
        <w:trPr>
          <w:trHeight w:val="143"/>
          <w:ins w:id="2291" w:author="Seltzer, Karl" w:date="2024-04-05T09:11:00Z"/>
        </w:trPr>
        <w:tc>
          <w:tcPr>
            <w:tcW w:w="1357" w:type="dxa"/>
          </w:tcPr>
          <w:p w14:paraId="57969B4E" w14:textId="77777777" w:rsidR="001669CD" w:rsidRPr="004A2FE2" w:rsidRDefault="001669CD" w:rsidP="003F46C2">
            <w:pPr>
              <w:spacing w:after="0"/>
              <w:jc w:val="center"/>
              <w:rPr>
                <w:ins w:id="2292" w:author="Seltzer, Karl" w:date="2024-04-05T09:11:00Z"/>
                <w:rFonts w:cstheme="minorHAnsi"/>
                <w:sz w:val="20"/>
                <w:szCs w:val="20"/>
              </w:rPr>
            </w:pPr>
            <w:ins w:id="2293" w:author="Seltzer, Karl" w:date="2024-04-05T09:11:00Z">
              <w:r w:rsidRPr="00237230">
                <w:rPr>
                  <w:rFonts w:cstheme="minorHAnsi"/>
                  <w:sz w:val="20"/>
                  <w:szCs w:val="20"/>
                </w:rPr>
                <w:t>BDE13</w:t>
              </w:r>
            </w:ins>
          </w:p>
        </w:tc>
        <w:tc>
          <w:tcPr>
            <w:tcW w:w="3989" w:type="dxa"/>
            <w:vAlign w:val="center"/>
          </w:tcPr>
          <w:p w14:paraId="47D0E922" w14:textId="77777777" w:rsidR="001669CD" w:rsidRPr="004A2FE2" w:rsidRDefault="001669CD" w:rsidP="003F46C2">
            <w:pPr>
              <w:spacing w:after="0"/>
              <w:jc w:val="center"/>
              <w:rPr>
                <w:ins w:id="2294" w:author="Seltzer, Karl" w:date="2024-04-05T09:11:00Z"/>
                <w:rFonts w:cstheme="minorHAnsi"/>
                <w:sz w:val="20"/>
                <w:szCs w:val="20"/>
              </w:rPr>
            </w:pPr>
            <w:ins w:id="2295" w:author="Seltzer, Karl" w:date="2024-04-05T09:11:00Z">
              <w:r w:rsidRPr="000A3451">
                <w:rPr>
                  <w:rFonts w:cstheme="minorHAnsi"/>
                  <w:sz w:val="20"/>
                  <w:szCs w:val="20"/>
                </w:rPr>
                <w:t>1,3-butadiene</w:t>
              </w:r>
            </w:ins>
          </w:p>
        </w:tc>
        <w:tc>
          <w:tcPr>
            <w:tcW w:w="518" w:type="dxa"/>
          </w:tcPr>
          <w:p w14:paraId="348CA979" w14:textId="77777777" w:rsidR="001669CD" w:rsidRPr="00237230" w:rsidRDefault="001669CD" w:rsidP="003F46C2">
            <w:pPr>
              <w:spacing w:after="0"/>
              <w:jc w:val="center"/>
              <w:rPr>
                <w:ins w:id="2296" w:author="Seltzer, Karl" w:date="2024-04-05T09:11:00Z"/>
                <w:rFonts w:cstheme="minorHAnsi"/>
                <w:sz w:val="20"/>
                <w:szCs w:val="20"/>
              </w:rPr>
            </w:pPr>
            <w:ins w:id="2297" w:author="Seltzer, Karl" w:date="2024-04-05T09:11:00Z">
              <w:r w:rsidRPr="00237230">
                <w:rPr>
                  <w:sz w:val="20"/>
                  <w:szCs w:val="20"/>
                </w:rPr>
                <w:t>4</w:t>
              </w:r>
            </w:ins>
          </w:p>
        </w:tc>
        <w:tc>
          <w:tcPr>
            <w:tcW w:w="1070" w:type="dxa"/>
            <w:vAlign w:val="center"/>
          </w:tcPr>
          <w:p w14:paraId="134E64EC" w14:textId="77777777" w:rsidR="001669CD" w:rsidRPr="004A2FE2" w:rsidRDefault="001669CD" w:rsidP="003F46C2">
            <w:pPr>
              <w:spacing w:after="0"/>
              <w:jc w:val="center"/>
              <w:rPr>
                <w:ins w:id="2298" w:author="Seltzer, Karl" w:date="2024-04-05T09:11:00Z"/>
                <w:rFonts w:cstheme="minorHAnsi"/>
                <w:sz w:val="20"/>
                <w:szCs w:val="20"/>
              </w:rPr>
            </w:pPr>
            <w:ins w:id="2299" w:author="Seltzer, Karl" w:date="2024-04-05T09:11:00Z">
              <w:r w:rsidRPr="004A2FE2">
                <w:rPr>
                  <w:rFonts w:cstheme="minorHAnsi"/>
                  <w:sz w:val="20"/>
                  <w:szCs w:val="20"/>
                </w:rPr>
                <w:t>Explicit</w:t>
              </w:r>
            </w:ins>
          </w:p>
        </w:tc>
        <w:tc>
          <w:tcPr>
            <w:tcW w:w="2186" w:type="dxa"/>
            <w:vAlign w:val="center"/>
          </w:tcPr>
          <w:p w14:paraId="41825CAB" w14:textId="77777777" w:rsidR="001669CD" w:rsidRPr="004A2FE2" w:rsidRDefault="001669CD" w:rsidP="003F46C2">
            <w:pPr>
              <w:spacing w:after="0"/>
              <w:jc w:val="center"/>
              <w:rPr>
                <w:ins w:id="2300" w:author="Seltzer, Karl" w:date="2024-04-05T09:11:00Z"/>
                <w:rFonts w:cstheme="minorHAnsi"/>
                <w:sz w:val="20"/>
                <w:szCs w:val="20"/>
              </w:rPr>
            </w:pPr>
            <w:ins w:id="2301" w:author="Seltzer, Karl" w:date="2024-04-05T09:11:00Z">
              <w:r w:rsidRPr="001835A6">
                <w:rPr>
                  <w:rFonts w:cstheme="minorHAnsi"/>
                  <w:sz w:val="20"/>
                  <w:szCs w:val="20"/>
                </w:rPr>
                <w:t>C=CC=C</w:t>
              </w:r>
            </w:ins>
          </w:p>
        </w:tc>
      </w:tr>
      <w:tr w:rsidR="001669CD" w:rsidRPr="004A2FE2" w14:paraId="3FC50DC5" w14:textId="77777777" w:rsidTr="003F46C2">
        <w:trPr>
          <w:trHeight w:val="143"/>
          <w:ins w:id="2302" w:author="Seltzer, Karl" w:date="2024-04-05T09:11:00Z"/>
        </w:trPr>
        <w:tc>
          <w:tcPr>
            <w:tcW w:w="1357" w:type="dxa"/>
          </w:tcPr>
          <w:p w14:paraId="7FDDBABC" w14:textId="77777777" w:rsidR="001669CD" w:rsidRPr="004A2FE2" w:rsidRDefault="001669CD" w:rsidP="003F46C2">
            <w:pPr>
              <w:spacing w:after="0"/>
              <w:jc w:val="center"/>
              <w:rPr>
                <w:ins w:id="2303" w:author="Seltzer, Karl" w:date="2024-04-05T09:11:00Z"/>
                <w:rFonts w:cstheme="minorHAnsi"/>
                <w:sz w:val="20"/>
                <w:szCs w:val="20"/>
              </w:rPr>
            </w:pPr>
            <w:ins w:id="2304" w:author="Seltzer, Karl" w:date="2024-04-05T09:11:00Z">
              <w:r w:rsidRPr="00237230">
                <w:rPr>
                  <w:rFonts w:cstheme="minorHAnsi"/>
                  <w:sz w:val="20"/>
                  <w:szCs w:val="20"/>
                </w:rPr>
                <w:t>BEN</w:t>
              </w:r>
            </w:ins>
          </w:p>
        </w:tc>
        <w:tc>
          <w:tcPr>
            <w:tcW w:w="3989" w:type="dxa"/>
            <w:vAlign w:val="center"/>
          </w:tcPr>
          <w:p w14:paraId="7851AE89" w14:textId="77777777" w:rsidR="001669CD" w:rsidRPr="004A2FE2" w:rsidRDefault="001669CD" w:rsidP="003F46C2">
            <w:pPr>
              <w:spacing w:after="0"/>
              <w:jc w:val="center"/>
              <w:rPr>
                <w:ins w:id="2305" w:author="Seltzer, Karl" w:date="2024-04-05T09:11:00Z"/>
                <w:rFonts w:cstheme="minorHAnsi"/>
                <w:sz w:val="20"/>
                <w:szCs w:val="20"/>
              </w:rPr>
            </w:pPr>
            <w:ins w:id="2306" w:author="Seltzer, Karl" w:date="2024-04-05T09:11:00Z">
              <w:r>
                <w:rPr>
                  <w:rFonts w:cstheme="minorHAnsi"/>
                  <w:sz w:val="20"/>
                  <w:szCs w:val="20"/>
                </w:rPr>
                <w:t>Benzene</w:t>
              </w:r>
            </w:ins>
          </w:p>
        </w:tc>
        <w:tc>
          <w:tcPr>
            <w:tcW w:w="518" w:type="dxa"/>
          </w:tcPr>
          <w:p w14:paraId="70A1C1DE" w14:textId="77777777" w:rsidR="001669CD" w:rsidRPr="00237230" w:rsidRDefault="001669CD" w:rsidP="003F46C2">
            <w:pPr>
              <w:spacing w:after="0"/>
              <w:jc w:val="center"/>
              <w:rPr>
                <w:ins w:id="2307" w:author="Seltzer, Karl" w:date="2024-04-05T09:11:00Z"/>
                <w:rFonts w:cstheme="minorHAnsi"/>
                <w:sz w:val="20"/>
                <w:szCs w:val="20"/>
              </w:rPr>
            </w:pPr>
            <w:ins w:id="2308" w:author="Seltzer, Karl" w:date="2024-04-05T09:11:00Z">
              <w:r w:rsidRPr="00237230">
                <w:rPr>
                  <w:sz w:val="20"/>
                  <w:szCs w:val="20"/>
                </w:rPr>
                <w:t>6</w:t>
              </w:r>
            </w:ins>
          </w:p>
        </w:tc>
        <w:tc>
          <w:tcPr>
            <w:tcW w:w="1070" w:type="dxa"/>
            <w:vAlign w:val="center"/>
          </w:tcPr>
          <w:p w14:paraId="0897447C" w14:textId="77777777" w:rsidR="001669CD" w:rsidRPr="004A2FE2" w:rsidRDefault="001669CD" w:rsidP="003F46C2">
            <w:pPr>
              <w:spacing w:after="0"/>
              <w:jc w:val="center"/>
              <w:rPr>
                <w:ins w:id="2309" w:author="Seltzer, Karl" w:date="2024-04-05T09:11:00Z"/>
                <w:rFonts w:cstheme="minorHAnsi"/>
                <w:sz w:val="20"/>
                <w:szCs w:val="20"/>
              </w:rPr>
            </w:pPr>
            <w:ins w:id="2310" w:author="Seltzer, Karl" w:date="2024-04-05T09:11:00Z">
              <w:r w:rsidRPr="004A2FE2">
                <w:rPr>
                  <w:rFonts w:cstheme="minorHAnsi"/>
                  <w:sz w:val="20"/>
                  <w:szCs w:val="20"/>
                </w:rPr>
                <w:t>Explicit</w:t>
              </w:r>
            </w:ins>
          </w:p>
        </w:tc>
        <w:tc>
          <w:tcPr>
            <w:tcW w:w="2186" w:type="dxa"/>
            <w:vAlign w:val="center"/>
          </w:tcPr>
          <w:p w14:paraId="2E2AECA4" w14:textId="77777777" w:rsidR="001669CD" w:rsidRPr="004A2FE2" w:rsidRDefault="001669CD" w:rsidP="003F46C2">
            <w:pPr>
              <w:spacing w:after="0"/>
              <w:jc w:val="center"/>
              <w:rPr>
                <w:ins w:id="2311" w:author="Seltzer, Karl" w:date="2024-04-05T09:11:00Z"/>
                <w:rFonts w:cstheme="minorHAnsi"/>
                <w:sz w:val="20"/>
                <w:szCs w:val="20"/>
              </w:rPr>
            </w:pPr>
            <w:ins w:id="2312" w:author="Seltzer, Karl" w:date="2024-04-05T09:11:00Z">
              <w:r w:rsidRPr="001835A6">
                <w:rPr>
                  <w:rFonts w:cstheme="minorHAnsi"/>
                  <w:sz w:val="20"/>
                  <w:szCs w:val="20"/>
                </w:rPr>
                <w:t>C1=CC=CC=C1</w:t>
              </w:r>
            </w:ins>
          </w:p>
        </w:tc>
      </w:tr>
      <w:tr w:rsidR="001669CD" w:rsidRPr="004A2FE2" w14:paraId="792218E0" w14:textId="77777777" w:rsidTr="003F46C2">
        <w:trPr>
          <w:trHeight w:val="143"/>
          <w:ins w:id="2313" w:author="Seltzer, Karl" w:date="2024-04-05T09:11:00Z"/>
        </w:trPr>
        <w:tc>
          <w:tcPr>
            <w:tcW w:w="1357" w:type="dxa"/>
          </w:tcPr>
          <w:p w14:paraId="05AE0F45" w14:textId="77777777" w:rsidR="001669CD" w:rsidRPr="004A2FE2" w:rsidRDefault="001669CD" w:rsidP="003F46C2">
            <w:pPr>
              <w:spacing w:after="0"/>
              <w:jc w:val="center"/>
              <w:rPr>
                <w:ins w:id="2314" w:author="Seltzer, Karl" w:date="2024-04-05T09:11:00Z"/>
                <w:rFonts w:cstheme="minorHAnsi"/>
                <w:sz w:val="20"/>
                <w:szCs w:val="20"/>
              </w:rPr>
            </w:pPr>
            <w:ins w:id="2315" w:author="Seltzer, Karl" w:date="2024-04-05T09:11:00Z">
              <w:r w:rsidRPr="00237230">
                <w:rPr>
                  <w:rFonts w:cstheme="minorHAnsi"/>
                  <w:sz w:val="20"/>
                  <w:szCs w:val="20"/>
                </w:rPr>
                <w:t>CSL</w:t>
              </w:r>
            </w:ins>
          </w:p>
        </w:tc>
        <w:tc>
          <w:tcPr>
            <w:tcW w:w="3989" w:type="dxa"/>
            <w:vAlign w:val="center"/>
          </w:tcPr>
          <w:p w14:paraId="018C6F3C" w14:textId="77777777" w:rsidR="001669CD" w:rsidRPr="004A2FE2" w:rsidRDefault="001669CD" w:rsidP="003F46C2">
            <w:pPr>
              <w:spacing w:after="0"/>
              <w:jc w:val="center"/>
              <w:rPr>
                <w:ins w:id="2316" w:author="Seltzer, Karl" w:date="2024-04-05T09:11:00Z"/>
                <w:rFonts w:cstheme="minorHAnsi"/>
                <w:sz w:val="20"/>
                <w:szCs w:val="20"/>
              </w:rPr>
            </w:pPr>
            <w:ins w:id="2317" w:author="Seltzer, Karl" w:date="2024-04-05T09:11:00Z">
              <w:r>
                <w:rPr>
                  <w:rFonts w:cstheme="minorHAnsi"/>
                  <w:sz w:val="20"/>
                  <w:szCs w:val="20"/>
                </w:rPr>
                <w:t>Cresols</w:t>
              </w:r>
            </w:ins>
          </w:p>
        </w:tc>
        <w:tc>
          <w:tcPr>
            <w:tcW w:w="518" w:type="dxa"/>
          </w:tcPr>
          <w:p w14:paraId="039407E0" w14:textId="77777777" w:rsidR="001669CD" w:rsidRPr="00237230" w:rsidRDefault="001669CD" w:rsidP="003F46C2">
            <w:pPr>
              <w:spacing w:after="0"/>
              <w:jc w:val="center"/>
              <w:rPr>
                <w:ins w:id="2318" w:author="Seltzer, Karl" w:date="2024-04-05T09:11:00Z"/>
                <w:rFonts w:cstheme="minorHAnsi"/>
                <w:sz w:val="20"/>
                <w:szCs w:val="20"/>
              </w:rPr>
            </w:pPr>
            <w:ins w:id="2319" w:author="Seltzer, Karl" w:date="2024-04-05T09:11:00Z">
              <w:r w:rsidRPr="00237230">
                <w:rPr>
                  <w:sz w:val="20"/>
                  <w:szCs w:val="20"/>
                </w:rPr>
                <w:t>9</w:t>
              </w:r>
            </w:ins>
          </w:p>
        </w:tc>
        <w:tc>
          <w:tcPr>
            <w:tcW w:w="1070" w:type="dxa"/>
            <w:vAlign w:val="center"/>
          </w:tcPr>
          <w:p w14:paraId="60FEBCE5" w14:textId="77777777" w:rsidR="001669CD" w:rsidRPr="004A2FE2" w:rsidRDefault="001669CD" w:rsidP="003F46C2">
            <w:pPr>
              <w:spacing w:after="0"/>
              <w:jc w:val="center"/>
              <w:rPr>
                <w:ins w:id="2320" w:author="Seltzer, Karl" w:date="2024-04-05T09:11:00Z"/>
                <w:rFonts w:cstheme="minorHAnsi"/>
                <w:sz w:val="20"/>
                <w:szCs w:val="20"/>
              </w:rPr>
            </w:pPr>
            <w:ins w:id="2321" w:author="Seltzer, Karl" w:date="2024-04-05T09:11:00Z">
              <w:r>
                <w:rPr>
                  <w:rFonts w:cstheme="minorHAnsi"/>
                  <w:sz w:val="20"/>
                  <w:szCs w:val="20"/>
                </w:rPr>
                <w:t>Lumped</w:t>
              </w:r>
            </w:ins>
          </w:p>
        </w:tc>
        <w:tc>
          <w:tcPr>
            <w:tcW w:w="2186" w:type="dxa"/>
            <w:vAlign w:val="center"/>
          </w:tcPr>
          <w:p w14:paraId="27A17C16" w14:textId="77777777" w:rsidR="001669CD" w:rsidRPr="004A2FE2" w:rsidRDefault="001669CD" w:rsidP="003F46C2">
            <w:pPr>
              <w:spacing w:after="0"/>
              <w:jc w:val="center"/>
              <w:rPr>
                <w:ins w:id="2322" w:author="Seltzer, Karl" w:date="2024-04-05T09:11:00Z"/>
                <w:rFonts w:cstheme="minorHAnsi"/>
                <w:sz w:val="20"/>
                <w:szCs w:val="20"/>
              </w:rPr>
            </w:pPr>
            <w:ins w:id="2323" w:author="Seltzer, Karl" w:date="2024-04-05T09:11:00Z">
              <w:r w:rsidRPr="004A2FE2">
                <w:rPr>
                  <w:rFonts w:cstheme="minorHAnsi"/>
                  <w:sz w:val="20"/>
                  <w:szCs w:val="20"/>
                </w:rPr>
                <w:t>-</w:t>
              </w:r>
            </w:ins>
          </w:p>
        </w:tc>
      </w:tr>
      <w:tr w:rsidR="001669CD" w:rsidRPr="004A2FE2" w14:paraId="54F2D9FB" w14:textId="77777777" w:rsidTr="003F46C2">
        <w:trPr>
          <w:trHeight w:val="143"/>
          <w:ins w:id="2324" w:author="Seltzer, Karl" w:date="2024-04-05T09:11:00Z"/>
        </w:trPr>
        <w:tc>
          <w:tcPr>
            <w:tcW w:w="1357" w:type="dxa"/>
          </w:tcPr>
          <w:p w14:paraId="2C21551E" w14:textId="77777777" w:rsidR="001669CD" w:rsidRPr="004A2FE2" w:rsidRDefault="001669CD" w:rsidP="003F46C2">
            <w:pPr>
              <w:spacing w:after="0"/>
              <w:jc w:val="center"/>
              <w:rPr>
                <w:ins w:id="2325" w:author="Seltzer, Karl" w:date="2024-04-05T09:11:00Z"/>
                <w:rFonts w:cstheme="minorHAnsi"/>
                <w:sz w:val="20"/>
                <w:szCs w:val="20"/>
              </w:rPr>
            </w:pPr>
            <w:ins w:id="2326" w:author="Seltzer, Karl" w:date="2024-04-05T09:11:00Z">
              <w:r w:rsidRPr="00237230">
                <w:rPr>
                  <w:rFonts w:cstheme="minorHAnsi"/>
                  <w:sz w:val="20"/>
                  <w:szCs w:val="20"/>
                </w:rPr>
                <w:t>DCB1</w:t>
              </w:r>
            </w:ins>
          </w:p>
        </w:tc>
        <w:tc>
          <w:tcPr>
            <w:tcW w:w="3989" w:type="dxa"/>
            <w:vAlign w:val="center"/>
          </w:tcPr>
          <w:p w14:paraId="15CB3099" w14:textId="77777777" w:rsidR="001669CD" w:rsidRPr="004A2FE2" w:rsidRDefault="001669CD" w:rsidP="003F46C2">
            <w:pPr>
              <w:spacing w:after="0"/>
              <w:jc w:val="center"/>
              <w:rPr>
                <w:ins w:id="2327" w:author="Seltzer, Karl" w:date="2024-04-05T09:11:00Z"/>
                <w:rFonts w:cstheme="minorHAnsi"/>
                <w:sz w:val="20"/>
                <w:szCs w:val="20"/>
              </w:rPr>
            </w:pPr>
            <w:ins w:id="2328" w:author="Seltzer, Karl" w:date="2024-04-05T09:11:00Z">
              <w:r>
                <w:rPr>
                  <w:rFonts w:cstheme="minorHAnsi"/>
                  <w:sz w:val="20"/>
                  <w:szCs w:val="20"/>
                </w:rPr>
                <w:t xml:space="preserve">Unsaturated </w:t>
              </w:r>
              <w:proofErr w:type="spellStart"/>
              <w:r>
                <w:rPr>
                  <w:rFonts w:cstheme="minorHAnsi"/>
                  <w:sz w:val="20"/>
                  <w:szCs w:val="20"/>
                </w:rPr>
                <w:t>dicarbonyls</w:t>
              </w:r>
              <w:proofErr w:type="spellEnd"/>
            </w:ins>
          </w:p>
        </w:tc>
        <w:tc>
          <w:tcPr>
            <w:tcW w:w="518" w:type="dxa"/>
          </w:tcPr>
          <w:p w14:paraId="2F14291C" w14:textId="77777777" w:rsidR="001669CD" w:rsidRPr="00237230" w:rsidRDefault="001669CD" w:rsidP="003F46C2">
            <w:pPr>
              <w:spacing w:after="0"/>
              <w:jc w:val="center"/>
              <w:rPr>
                <w:ins w:id="2329" w:author="Seltzer, Karl" w:date="2024-04-05T09:11:00Z"/>
                <w:rFonts w:cstheme="minorHAnsi"/>
                <w:sz w:val="20"/>
                <w:szCs w:val="20"/>
              </w:rPr>
            </w:pPr>
            <w:ins w:id="2330" w:author="Seltzer, Karl" w:date="2024-04-05T09:11:00Z">
              <w:r w:rsidRPr="00237230">
                <w:rPr>
                  <w:sz w:val="20"/>
                  <w:szCs w:val="20"/>
                </w:rPr>
                <w:t>5</w:t>
              </w:r>
            </w:ins>
          </w:p>
        </w:tc>
        <w:tc>
          <w:tcPr>
            <w:tcW w:w="1070" w:type="dxa"/>
            <w:vAlign w:val="center"/>
          </w:tcPr>
          <w:p w14:paraId="3379F49C" w14:textId="77777777" w:rsidR="001669CD" w:rsidRPr="004A2FE2" w:rsidRDefault="001669CD" w:rsidP="003F46C2">
            <w:pPr>
              <w:spacing w:after="0"/>
              <w:jc w:val="center"/>
              <w:rPr>
                <w:ins w:id="2331" w:author="Seltzer, Karl" w:date="2024-04-05T09:11:00Z"/>
                <w:rFonts w:cstheme="minorHAnsi"/>
                <w:sz w:val="20"/>
                <w:szCs w:val="20"/>
              </w:rPr>
            </w:pPr>
            <w:ins w:id="2332" w:author="Seltzer, Karl" w:date="2024-04-05T09:11:00Z">
              <w:r>
                <w:rPr>
                  <w:rFonts w:cstheme="minorHAnsi"/>
                  <w:sz w:val="20"/>
                  <w:szCs w:val="20"/>
                </w:rPr>
                <w:t>Lumped</w:t>
              </w:r>
            </w:ins>
          </w:p>
        </w:tc>
        <w:tc>
          <w:tcPr>
            <w:tcW w:w="2186" w:type="dxa"/>
            <w:vAlign w:val="center"/>
          </w:tcPr>
          <w:p w14:paraId="68A9CB8D" w14:textId="77777777" w:rsidR="001669CD" w:rsidRPr="004A2FE2" w:rsidRDefault="001669CD" w:rsidP="003F46C2">
            <w:pPr>
              <w:spacing w:after="0"/>
              <w:jc w:val="center"/>
              <w:rPr>
                <w:ins w:id="2333" w:author="Seltzer, Karl" w:date="2024-04-05T09:11:00Z"/>
                <w:rFonts w:cstheme="minorHAnsi"/>
                <w:sz w:val="20"/>
                <w:szCs w:val="20"/>
              </w:rPr>
            </w:pPr>
            <w:ins w:id="2334" w:author="Seltzer, Karl" w:date="2024-04-05T09:11:00Z">
              <w:r w:rsidRPr="004A2FE2">
                <w:rPr>
                  <w:rFonts w:cstheme="minorHAnsi"/>
                  <w:sz w:val="20"/>
                  <w:szCs w:val="20"/>
                </w:rPr>
                <w:t>-</w:t>
              </w:r>
            </w:ins>
          </w:p>
        </w:tc>
      </w:tr>
      <w:tr w:rsidR="00CC2185" w:rsidRPr="004A2FE2" w14:paraId="0793C956" w14:textId="77777777" w:rsidTr="003F46C2">
        <w:trPr>
          <w:trHeight w:val="143"/>
          <w:ins w:id="2335" w:author="Seltzer, Karl" w:date="2024-04-05T09:17:00Z"/>
        </w:trPr>
        <w:tc>
          <w:tcPr>
            <w:tcW w:w="1357" w:type="dxa"/>
          </w:tcPr>
          <w:p w14:paraId="3E065FCD" w14:textId="26A35FA1" w:rsidR="00CC2185" w:rsidRPr="00237230" w:rsidRDefault="00CC2185" w:rsidP="003F46C2">
            <w:pPr>
              <w:spacing w:after="0"/>
              <w:jc w:val="center"/>
              <w:rPr>
                <w:ins w:id="2336" w:author="Seltzer, Karl" w:date="2024-04-05T09:17:00Z"/>
                <w:rFonts w:cstheme="minorHAnsi"/>
                <w:sz w:val="20"/>
                <w:szCs w:val="20"/>
              </w:rPr>
            </w:pPr>
            <w:ins w:id="2337" w:author="Seltzer, Karl" w:date="2024-04-05T09:17:00Z">
              <w:r>
                <w:rPr>
                  <w:rFonts w:cstheme="minorHAnsi"/>
                  <w:sz w:val="20"/>
                  <w:szCs w:val="20"/>
                </w:rPr>
                <w:t>EBZ</w:t>
              </w:r>
            </w:ins>
          </w:p>
        </w:tc>
        <w:tc>
          <w:tcPr>
            <w:tcW w:w="3989" w:type="dxa"/>
            <w:vAlign w:val="center"/>
          </w:tcPr>
          <w:p w14:paraId="15962400" w14:textId="73227492" w:rsidR="00CC2185" w:rsidRDefault="00CC2185" w:rsidP="003F46C2">
            <w:pPr>
              <w:spacing w:after="0"/>
              <w:jc w:val="center"/>
              <w:rPr>
                <w:ins w:id="2338" w:author="Seltzer, Karl" w:date="2024-04-05T09:17:00Z"/>
                <w:rFonts w:cstheme="minorHAnsi"/>
                <w:sz w:val="20"/>
                <w:szCs w:val="20"/>
              </w:rPr>
            </w:pPr>
            <w:ins w:id="2339" w:author="Seltzer, Karl" w:date="2024-04-05T09:17:00Z">
              <w:r>
                <w:rPr>
                  <w:rFonts w:cstheme="minorHAnsi"/>
                  <w:sz w:val="20"/>
                  <w:szCs w:val="20"/>
                </w:rPr>
                <w:t>Ethylbenzene</w:t>
              </w:r>
            </w:ins>
          </w:p>
        </w:tc>
        <w:tc>
          <w:tcPr>
            <w:tcW w:w="518" w:type="dxa"/>
          </w:tcPr>
          <w:p w14:paraId="3BEFD663" w14:textId="450FDD01" w:rsidR="00CC2185" w:rsidRPr="00237230" w:rsidRDefault="00CC2185" w:rsidP="003F46C2">
            <w:pPr>
              <w:spacing w:after="0"/>
              <w:jc w:val="center"/>
              <w:rPr>
                <w:ins w:id="2340" w:author="Seltzer, Karl" w:date="2024-04-05T09:17:00Z"/>
                <w:sz w:val="20"/>
                <w:szCs w:val="20"/>
              </w:rPr>
            </w:pPr>
            <w:ins w:id="2341" w:author="Seltzer, Karl" w:date="2024-04-05T09:17:00Z">
              <w:r>
                <w:rPr>
                  <w:sz w:val="20"/>
                  <w:szCs w:val="20"/>
                </w:rPr>
                <w:t>8</w:t>
              </w:r>
            </w:ins>
          </w:p>
        </w:tc>
        <w:tc>
          <w:tcPr>
            <w:tcW w:w="1070" w:type="dxa"/>
            <w:vAlign w:val="center"/>
          </w:tcPr>
          <w:p w14:paraId="7B006B41" w14:textId="6A179051" w:rsidR="00CC2185" w:rsidRPr="004A2FE2" w:rsidRDefault="00CC2185" w:rsidP="003F46C2">
            <w:pPr>
              <w:spacing w:after="0"/>
              <w:jc w:val="center"/>
              <w:rPr>
                <w:ins w:id="2342" w:author="Seltzer, Karl" w:date="2024-04-05T09:17:00Z"/>
                <w:rFonts w:cstheme="minorHAnsi"/>
                <w:sz w:val="20"/>
                <w:szCs w:val="20"/>
              </w:rPr>
            </w:pPr>
            <w:ins w:id="2343" w:author="Seltzer, Karl" w:date="2024-04-05T09:17:00Z">
              <w:r>
                <w:rPr>
                  <w:rFonts w:cstheme="minorHAnsi"/>
                  <w:sz w:val="20"/>
                  <w:szCs w:val="20"/>
                </w:rPr>
                <w:t>Explicit</w:t>
              </w:r>
            </w:ins>
          </w:p>
        </w:tc>
        <w:tc>
          <w:tcPr>
            <w:tcW w:w="2186" w:type="dxa"/>
            <w:vAlign w:val="center"/>
          </w:tcPr>
          <w:p w14:paraId="5A1F8DE7" w14:textId="69A39E0F" w:rsidR="00CC2185" w:rsidRDefault="00CC2185" w:rsidP="003F46C2">
            <w:pPr>
              <w:spacing w:after="0"/>
              <w:jc w:val="center"/>
              <w:rPr>
                <w:ins w:id="2344" w:author="Seltzer, Karl" w:date="2024-04-05T09:17:00Z"/>
                <w:rFonts w:cstheme="minorHAnsi"/>
                <w:sz w:val="20"/>
                <w:szCs w:val="20"/>
              </w:rPr>
            </w:pPr>
            <w:ins w:id="2345" w:author="Seltzer, Karl" w:date="2024-04-05T09:18:00Z">
              <w:r w:rsidRPr="00CC2185">
                <w:rPr>
                  <w:rFonts w:cstheme="minorHAnsi"/>
                  <w:sz w:val="20"/>
                  <w:szCs w:val="20"/>
                </w:rPr>
                <w:t>CC</w:t>
              </w:r>
              <w:r>
                <w:rPr>
                  <w:rFonts w:cstheme="minorHAnsi"/>
                  <w:sz w:val="20"/>
                  <w:szCs w:val="20"/>
                </w:rPr>
                <w:t>C</w:t>
              </w:r>
              <w:r w:rsidRPr="00CC2185">
                <w:rPr>
                  <w:rFonts w:cstheme="minorHAnsi"/>
                  <w:sz w:val="20"/>
                  <w:szCs w:val="20"/>
                </w:rPr>
                <w:t>1</w:t>
              </w:r>
              <w:r>
                <w:rPr>
                  <w:rFonts w:cstheme="minorHAnsi"/>
                  <w:sz w:val="20"/>
                  <w:szCs w:val="20"/>
                </w:rPr>
                <w:t>CCCCC</w:t>
              </w:r>
              <w:r w:rsidRPr="00CC2185">
                <w:rPr>
                  <w:rFonts w:cstheme="minorHAnsi"/>
                  <w:sz w:val="20"/>
                  <w:szCs w:val="20"/>
                </w:rPr>
                <w:t>1</w:t>
              </w:r>
            </w:ins>
          </w:p>
        </w:tc>
      </w:tr>
      <w:tr w:rsidR="001669CD" w:rsidRPr="004A2FE2" w14:paraId="698BF59B" w14:textId="77777777" w:rsidTr="003F46C2">
        <w:trPr>
          <w:trHeight w:val="143"/>
          <w:ins w:id="2346" w:author="Seltzer, Karl" w:date="2024-04-05T09:11:00Z"/>
        </w:trPr>
        <w:tc>
          <w:tcPr>
            <w:tcW w:w="1357" w:type="dxa"/>
          </w:tcPr>
          <w:p w14:paraId="03A15265" w14:textId="77777777" w:rsidR="001669CD" w:rsidRPr="004A2FE2" w:rsidRDefault="001669CD" w:rsidP="003F46C2">
            <w:pPr>
              <w:spacing w:after="0"/>
              <w:jc w:val="center"/>
              <w:rPr>
                <w:ins w:id="2347" w:author="Seltzer, Karl" w:date="2024-04-05T09:11:00Z"/>
                <w:rFonts w:cstheme="minorHAnsi"/>
                <w:sz w:val="20"/>
                <w:szCs w:val="20"/>
              </w:rPr>
            </w:pPr>
            <w:ins w:id="2348" w:author="Seltzer, Karl" w:date="2024-04-05T09:11:00Z">
              <w:r w:rsidRPr="00237230">
                <w:rPr>
                  <w:rFonts w:cstheme="minorHAnsi"/>
                  <w:sz w:val="20"/>
                  <w:szCs w:val="20"/>
                </w:rPr>
                <w:t>ECH4</w:t>
              </w:r>
            </w:ins>
          </w:p>
        </w:tc>
        <w:tc>
          <w:tcPr>
            <w:tcW w:w="3989" w:type="dxa"/>
            <w:vAlign w:val="center"/>
          </w:tcPr>
          <w:p w14:paraId="5EE2A8DB" w14:textId="77777777" w:rsidR="001669CD" w:rsidRPr="004A2FE2" w:rsidRDefault="001669CD" w:rsidP="003F46C2">
            <w:pPr>
              <w:spacing w:after="0"/>
              <w:jc w:val="center"/>
              <w:rPr>
                <w:ins w:id="2349" w:author="Seltzer, Karl" w:date="2024-04-05T09:11:00Z"/>
                <w:rFonts w:cstheme="minorHAnsi"/>
                <w:sz w:val="20"/>
                <w:szCs w:val="20"/>
              </w:rPr>
            </w:pPr>
            <w:ins w:id="2350" w:author="Seltzer, Karl" w:date="2024-04-05T09:11:00Z">
              <w:r>
                <w:rPr>
                  <w:rFonts w:cstheme="minorHAnsi"/>
                  <w:sz w:val="20"/>
                  <w:szCs w:val="20"/>
                </w:rPr>
                <w:t>Methane</w:t>
              </w:r>
            </w:ins>
          </w:p>
        </w:tc>
        <w:tc>
          <w:tcPr>
            <w:tcW w:w="518" w:type="dxa"/>
          </w:tcPr>
          <w:p w14:paraId="3874D44B" w14:textId="77777777" w:rsidR="001669CD" w:rsidRPr="00237230" w:rsidRDefault="001669CD" w:rsidP="003F46C2">
            <w:pPr>
              <w:spacing w:after="0"/>
              <w:jc w:val="center"/>
              <w:rPr>
                <w:ins w:id="2351" w:author="Seltzer, Karl" w:date="2024-04-05T09:11:00Z"/>
                <w:rFonts w:cstheme="minorHAnsi"/>
                <w:sz w:val="20"/>
                <w:szCs w:val="20"/>
              </w:rPr>
            </w:pPr>
            <w:ins w:id="2352" w:author="Seltzer, Karl" w:date="2024-04-05T09:11:00Z">
              <w:r w:rsidRPr="00237230">
                <w:rPr>
                  <w:sz w:val="20"/>
                  <w:szCs w:val="20"/>
                </w:rPr>
                <w:t>1</w:t>
              </w:r>
            </w:ins>
          </w:p>
        </w:tc>
        <w:tc>
          <w:tcPr>
            <w:tcW w:w="1070" w:type="dxa"/>
            <w:vAlign w:val="center"/>
          </w:tcPr>
          <w:p w14:paraId="750108F3" w14:textId="77777777" w:rsidR="001669CD" w:rsidRPr="004A2FE2" w:rsidRDefault="001669CD" w:rsidP="003F46C2">
            <w:pPr>
              <w:spacing w:after="0"/>
              <w:jc w:val="center"/>
              <w:rPr>
                <w:ins w:id="2353" w:author="Seltzer, Karl" w:date="2024-04-05T09:11:00Z"/>
                <w:rFonts w:cstheme="minorHAnsi"/>
                <w:sz w:val="20"/>
                <w:szCs w:val="20"/>
              </w:rPr>
            </w:pPr>
            <w:ins w:id="2354" w:author="Seltzer, Karl" w:date="2024-04-05T09:11:00Z">
              <w:r w:rsidRPr="004A2FE2">
                <w:rPr>
                  <w:rFonts w:cstheme="minorHAnsi"/>
                  <w:sz w:val="20"/>
                  <w:szCs w:val="20"/>
                </w:rPr>
                <w:t>Explicit</w:t>
              </w:r>
            </w:ins>
          </w:p>
        </w:tc>
        <w:tc>
          <w:tcPr>
            <w:tcW w:w="2186" w:type="dxa"/>
            <w:vAlign w:val="center"/>
          </w:tcPr>
          <w:p w14:paraId="43C14BF6" w14:textId="77777777" w:rsidR="001669CD" w:rsidRPr="004A2FE2" w:rsidRDefault="001669CD" w:rsidP="003F46C2">
            <w:pPr>
              <w:spacing w:after="0"/>
              <w:jc w:val="center"/>
              <w:rPr>
                <w:ins w:id="2355" w:author="Seltzer, Karl" w:date="2024-04-05T09:11:00Z"/>
                <w:rFonts w:cstheme="minorHAnsi"/>
                <w:sz w:val="20"/>
                <w:szCs w:val="20"/>
              </w:rPr>
            </w:pPr>
            <w:ins w:id="2356" w:author="Seltzer, Karl" w:date="2024-04-05T09:11:00Z">
              <w:r>
                <w:rPr>
                  <w:rFonts w:cstheme="minorHAnsi"/>
                  <w:sz w:val="20"/>
                  <w:szCs w:val="20"/>
                </w:rPr>
                <w:t>C</w:t>
              </w:r>
            </w:ins>
          </w:p>
        </w:tc>
      </w:tr>
      <w:tr w:rsidR="001669CD" w:rsidRPr="004A2FE2" w14:paraId="7F6C222F" w14:textId="77777777" w:rsidTr="003F46C2">
        <w:trPr>
          <w:trHeight w:val="143"/>
          <w:ins w:id="2357" w:author="Seltzer, Karl" w:date="2024-04-05T09:11:00Z"/>
        </w:trPr>
        <w:tc>
          <w:tcPr>
            <w:tcW w:w="1357" w:type="dxa"/>
          </w:tcPr>
          <w:p w14:paraId="395A21F6" w14:textId="77777777" w:rsidR="001669CD" w:rsidRPr="004A2FE2" w:rsidRDefault="001669CD" w:rsidP="003F46C2">
            <w:pPr>
              <w:spacing w:after="0"/>
              <w:jc w:val="center"/>
              <w:rPr>
                <w:ins w:id="2358" w:author="Seltzer, Karl" w:date="2024-04-05T09:11:00Z"/>
                <w:rFonts w:cstheme="minorHAnsi"/>
                <w:sz w:val="20"/>
                <w:szCs w:val="20"/>
              </w:rPr>
            </w:pPr>
            <w:ins w:id="2359" w:author="Seltzer, Karl" w:date="2024-04-05T09:11:00Z">
              <w:r w:rsidRPr="00237230">
                <w:rPr>
                  <w:rFonts w:cstheme="minorHAnsi"/>
                  <w:sz w:val="20"/>
                  <w:szCs w:val="20"/>
                </w:rPr>
                <w:t>EOH</w:t>
              </w:r>
            </w:ins>
          </w:p>
        </w:tc>
        <w:tc>
          <w:tcPr>
            <w:tcW w:w="3989" w:type="dxa"/>
            <w:vAlign w:val="center"/>
          </w:tcPr>
          <w:p w14:paraId="51D5AE5C" w14:textId="77777777" w:rsidR="001669CD" w:rsidRPr="004A2FE2" w:rsidRDefault="001669CD" w:rsidP="003F46C2">
            <w:pPr>
              <w:spacing w:after="0"/>
              <w:jc w:val="center"/>
              <w:rPr>
                <w:ins w:id="2360" w:author="Seltzer, Karl" w:date="2024-04-05T09:11:00Z"/>
                <w:rFonts w:cstheme="minorHAnsi"/>
                <w:sz w:val="20"/>
                <w:szCs w:val="20"/>
              </w:rPr>
            </w:pPr>
            <w:ins w:id="2361" w:author="Seltzer, Karl" w:date="2024-04-05T09:11:00Z">
              <w:r>
                <w:rPr>
                  <w:rFonts w:cstheme="minorHAnsi"/>
                  <w:sz w:val="20"/>
                  <w:szCs w:val="20"/>
                </w:rPr>
                <w:t>Ethanol</w:t>
              </w:r>
            </w:ins>
          </w:p>
        </w:tc>
        <w:tc>
          <w:tcPr>
            <w:tcW w:w="518" w:type="dxa"/>
          </w:tcPr>
          <w:p w14:paraId="0D8EF104" w14:textId="77777777" w:rsidR="001669CD" w:rsidRPr="00237230" w:rsidRDefault="001669CD" w:rsidP="003F46C2">
            <w:pPr>
              <w:spacing w:after="0"/>
              <w:jc w:val="center"/>
              <w:rPr>
                <w:ins w:id="2362" w:author="Seltzer, Karl" w:date="2024-04-05T09:11:00Z"/>
                <w:rFonts w:cstheme="minorHAnsi"/>
                <w:sz w:val="20"/>
                <w:szCs w:val="20"/>
              </w:rPr>
            </w:pPr>
            <w:ins w:id="2363" w:author="Seltzer, Karl" w:date="2024-04-05T09:11:00Z">
              <w:r w:rsidRPr="00237230">
                <w:rPr>
                  <w:sz w:val="20"/>
                  <w:szCs w:val="20"/>
                </w:rPr>
                <w:t>2</w:t>
              </w:r>
            </w:ins>
          </w:p>
        </w:tc>
        <w:tc>
          <w:tcPr>
            <w:tcW w:w="1070" w:type="dxa"/>
            <w:vAlign w:val="center"/>
          </w:tcPr>
          <w:p w14:paraId="3FC0E804" w14:textId="77777777" w:rsidR="001669CD" w:rsidRPr="004A2FE2" w:rsidRDefault="001669CD" w:rsidP="003F46C2">
            <w:pPr>
              <w:spacing w:after="0"/>
              <w:jc w:val="center"/>
              <w:rPr>
                <w:ins w:id="2364" w:author="Seltzer, Karl" w:date="2024-04-05T09:11:00Z"/>
                <w:rFonts w:cstheme="minorHAnsi"/>
                <w:sz w:val="20"/>
                <w:szCs w:val="20"/>
              </w:rPr>
            </w:pPr>
            <w:ins w:id="2365" w:author="Seltzer, Karl" w:date="2024-04-05T09:11:00Z">
              <w:r w:rsidRPr="004A2FE2">
                <w:rPr>
                  <w:rFonts w:cstheme="minorHAnsi"/>
                  <w:sz w:val="20"/>
                  <w:szCs w:val="20"/>
                </w:rPr>
                <w:t>Explicit</w:t>
              </w:r>
            </w:ins>
          </w:p>
        </w:tc>
        <w:tc>
          <w:tcPr>
            <w:tcW w:w="2186" w:type="dxa"/>
            <w:vAlign w:val="center"/>
          </w:tcPr>
          <w:p w14:paraId="6691B8D1" w14:textId="77777777" w:rsidR="001669CD" w:rsidRPr="004A2FE2" w:rsidRDefault="001669CD" w:rsidP="003F46C2">
            <w:pPr>
              <w:spacing w:after="0"/>
              <w:jc w:val="center"/>
              <w:rPr>
                <w:ins w:id="2366" w:author="Seltzer, Karl" w:date="2024-04-05T09:11:00Z"/>
                <w:rFonts w:cstheme="minorHAnsi"/>
                <w:sz w:val="20"/>
                <w:szCs w:val="20"/>
              </w:rPr>
            </w:pPr>
            <w:ins w:id="2367" w:author="Seltzer, Karl" w:date="2024-04-05T09:11:00Z">
              <w:r>
                <w:rPr>
                  <w:rFonts w:cstheme="minorHAnsi"/>
                  <w:sz w:val="20"/>
                  <w:szCs w:val="20"/>
                </w:rPr>
                <w:t>CCO</w:t>
              </w:r>
            </w:ins>
          </w:p>
        </w:tc>
      </w:tr>
      <w:tr w:rsidR="001669CD" w:rsidRPr="004A2FE2" w14:paraId="3B77B54D" w14:textId="77777777" w:rsidTr="003F46C2">
        <w:trPr>
          <w:trHeight w:val="143"/>
          <w:ins w:id="2368" w:author="Seltzer, Karl" w:date="2024-04-05T09:11:00Z"/>
        </w:trPr>
        <w:tc>
          <w:tcPr>
            <w:tcW w:w="1357" w:type="dxa"/>
          </w:tcPr>
          <w:p w14:paraId="7268535E" w14:textId="77777777" w:rsidR="001669CD" w:rsidRPr="004A2FE2" w:rsidRDefault="001669CD" w:rsidP="003F46C2">
            <w:pPr>
              <w:spacing w:after="0"/>
              <w:jc w:val="center"/>
              <w:rPr>
                <w:ins w:id="2369" w:author="Seltzer, Karl" w:date="2024-04-05T09:11:00Z"/>
                <w:rFonts w:cstheme="minorHAnsi"/>
                <w:sz w:val="20"/>
                <w:szCs w:val="20"/>
              </w:rPr>
            </w:pPr>
            <w:ins w:id="2370" w:author="Seltzer, Karl" w:date="2024-04-05T09:11:00Z">
              <w:r w:rsidRPr="00237230">
                <w:rPr>
                  <w:rFonts w:cstheme="minorHAnsi"/>
                  <w:sz w:val="20"/>
                  <w:szCs w:val="20"/>
                </w:rPr>
                <w:t>ETE</w:t>
              </w:r>
            </w:ins>
          </w:p>
        </w:tc>
        <w:tc>
          <w:tcPr>
            <w:tcW w:w="3989" w:type="dxa"/>
            <w:vAlign w:val="center"/>
          </w:tcPr>
          <w:p w14:paraId="27532560" w14:textId="77777777" w:rsidR="001669CD" w:rsidRPr="004A2FE2" w:rsidRDefault="001669CD" w:rsidP="003F46C2">
            <w:pPr>
              <w:spacing w:after="0"/>
              <w:jc w:val="center"/>
              <w:rPr>
                <w:ins w:id="2371" w:author="Seltzer, Karl" w:date="2024-04-05T09:11:00Z"/>
                <w:rFonts w:cstheme="minorHAnsi"/>
                <w:sz w:val="20"/>
                <w:szCs w:val="20"/>
              </w:rPr>
            </w:pPr>
            <w:ins w:id="2372" w:author="Seltzer, Karl" w:date="2024-04-05T09:11:00Z">
              <w:r>
                <w:rPr>
                  <w:rFonts w:cstheme="minorHAnsi"/>
                  <w:sz w:val="20"/>
                  <w:szCs w:val="20"/>
                </w:rPr>
                <w:t>Ethene</w:t>
              </w:r>
            </w:ins>
          </w:p>
        </w:tc>
        <w:tc>
          <w:tcPr>
            <w:tcW w:w="518" w:type="dxa"/>
          </w:tcPr>
          <w:p w14:paraId="3BCDA0D4" w14:textId="77777777" w:rsidR="001669CD" w:rsidRPr="00237230" w:rsidRDefault="001669CD" w:rsidP="003F46C2">
            <w:pPr>
              <w:spacing w:after="0"/>
              <w:jc w:val="center"/>
              <w:rPr>
                <w:ins w:id="2373" w:author="Seltzer, Karl" w:date="2024-04-05T09:11:00Z"/>
                <w:rFonts w:cstheme="minorHAnsi"/>
                <w:sz w:val="20"/>
                <w:szCs w:val="20"/>
              </w:rPr>
            </w:pPr>
            <w:ins w:id="2374" w:author="Seltzer, Karl" w:date="2024-04-05T09:11:00Z">
              <w:r w:rsidRPr="00237230">
                <w:rPr>
                  <w:sz w:val="20"/>
                  <w:szCs w:val="20"/>
                </w:rPr>
                <w:t>2</w:t>
              </w:r>
            </w:ins>
          </w:p>
        </w:tc>
        <w:tc>
          <w:tcPr>
            <w:tcW w:w="1070" w:type="dxa"/>
            <w:vAlign w:val="center"/>
          </w:tcPr>
          <w:p w14:paraId="5A9FAD65" w14:textId="77777777" w:rsidR="001669CD" w:rsidRPr="004A2FE2" w:rsidRDefault="001669CD" w:rsidP="003F46C2">
            <w:pPr>
              <w:spacing w:after="0"/>
              <w:jc w:val="center"/>
              <w:rPr>
                <w:ins w:id="2375" w:author="Seltzer, Karl" w:date="2024-04-05T09:11:00Z"/>
                <w:rFonts w:cstheme="minorHAnsi"/>
                <w:sz w:val="20"/>
                <w:szCs w:val="20"/>
              </w:rPr>
            </w:pPr>
            <w:ins w:id="2376" w:author="Seltzer, Karl" w:date="2024-04-05T09:11:00Z">
              <w:r w:rsidRPr="004A2FE2">
                <w:rPr>
                  <w:rFonts w:cstheme="minorHAnsi"/>
                  <w:sz w:val="20"/>
                  <w:szCs w:val="20"/>
                </w:rPr>
                <w:t>Explicit</w:t>
              </w:r>
            </w:ins>
          </w:p>
        </w:tc>
        <w:tc>
          <w:tcPr>
            <w:tcW w:w="2186" w:type="dxa"/>
            <w:vAlign w:val="center"/>
          </w:tcPr>
          <w:p w14:paraId="3ACBE75D" w14:textId="77777777" w:rsidR="001669CD" w:rsidRPr="004A2FE2" w:rsidRDefault="001669CD" w:rsidP="003F46C2">
            <w:pPr>
              <w:spacing w:after="0"/>
              <w:jc w:val="center"/>
              <w:rPr>
                <w:ins w:id="2377" w:author="Seltzer, Karl" w:date="2024-04-05T09:11:00Z"/>
                <w:rFonts w:cstheme="minorHAnsi"/>
                <w:sz w:val="20"/>
                <w:szCs w:val="20"/>
              </w:rPr>
            </w:pPr>
            <w:ins w:id="2378" w:author="Seltzer, Karl" w:date="2024-04-05T09:11:00Z">
              <w:r>
                <w:rPr>
                  <w:rFonts w:cstheme="minorHAnsi"/>
                  <w:sz w:val="20"/>
                  <w:szCs w:val="20"/>
                </w:rPr>
                <w:t>C=C</w:t>
              </w:r>
            </w:ins>
          </w:p>
        </w:tc>
      </w:tr>
      <w:tr w:rsidR="001669CD" w:rsidRPr="004A2FE2" w14:paraId="6EB924AB" w14:textId="77777777" w:rsidTr="003F46C2">
        <w:trPr>
          <w:trHeight w:val="143"/>
          <w:ins w:id="2379" w:author="Seltzer, Karl" w:date="2024-04-05T09:11:00Z"/>
        </w:trPr>
        <w:tc>
          <w:tcPr>
            <w:tcW w:w="1357" w:type="dxa"/>
          </w:tcPr>
          <w:p w14:paraId="7A730EA1" w14:textId="77777777" w:rsidR="001669CD" w:rsidRPr="004A2FE2" w:rsidRDefault="001669CD" w:rsidP="003F46C2">
            <w:pPr>
              <w:spacing w:after="0"/>
              <w:jc w:val="center"/>
              <w:rPr>
                <w:ins w:id="2380" w:author="Seltzer, Karl" w:date="2024-04-05T09:11:00Z"/>
                <w:rFonts w:cstheme="minorHAnsi"/>
                <w:sz w:val="20"/>
                <w:szCs w:val="20"/>
              </w:rPr>
            </w:pPr>
            <w:ins w:id="2381" w:author="Seltzer, Karl" w:date="2024-04-05T09:11:00Z">
              <w:r w:rsidRPr="00237230">
                <w:rPr>
                  <w:rFonts w:cstheme="minorHAnsi"/>
                  <w:sz w:val="20"/>
                  <w:szCs w:val="20"/>
                </w:rPr>
                <w:t>ETEG</w:t>
              </w:r>
            </w:ins>
          </w:p>
        </w:tc>
        <w:tc>
          <w:tcPr>
            <w:tcW w:w="3989" w:type="dxa"/>
            <w:vAlign w:val="center"/>
          </w:tcPr>
          <w:p w14:paraId="2B053784" w14:textId="77777777" w:rsidR="001669CD" w:rsidRPr="004A2FE2" w:rsidRDefault="001669CD" w:rsidP="003F46C2">
            <w:pPr>
              <w:spacing w:after="0"/>
              <w:jc w:val="center"/>
              <w:rPr>
                <w:ins w:id="2382" w:author="Seltzer, Karl" w:date="2024-04-05T09:11:00Z"/>
                <w:rFonts w:cstheme="minorHAnsi"/>
                <w:sz w:val="20"/>
                <w:szCs w:val="20"/>
              </w:rPr>
            </w:pPr>
            <w:ins w:id="2383" w:author="Seltzer, Karl" w:date="2024-04-05T09:11:00Z">
              <w:r>
                <w:rPr>
                  <w:rFonts w:cstheme="minorHAnsi"/>
                  <w:sz w:val="20"/>
                  <w:szCs w:val="20"/>
                </w:rPr>
                <w:t>Ethylene Glycol</w:t>
              </w:r>
            </w:ins>
          </w:p>
        </w:tc>
        <w:tc>
          <w:tcPr>
            <w:tcW w:w="518" w:type="dxa"/>
          </w:tcPr>
          <w:p w14:paraId="022F94B4" w14:textId="77777777" w:rsidR="001669CD" w:rsidRPr="00237230" w:rsidRDefault="001669CD" w:rsidP="003F46C2">
            <w:pPr>
              <w:spacing w:after="0"/>
              <w:jc w:val="center"/>
              <w:rPr>
                <w:ins w:id="2384" w:author="Seltzer, Karl" w:date="2024-04-05T09:11:00Z"/>
                <w:rFonts w:cstheme="minorHAnsi"/>
                <w:sz w:val="20"/>
                <w:szCs w:val="20"/>
              </w:rPr>
            </w:pPr>
            <w:ins w:id="2385" w:author="Seltzer, Karl" w:date="2024-04-05T09:11:00Z">
              <w:r w:rsidRPr="00237230">
                <w:rPr>
                  <w:sz w:val="20"/>
                  <w:szCs w:val="20"/>
                </w:rPr>
                <w:t>2</w:t>
              </w:r>
            </w:ins>
          </w:p>
        </w:tc>
        <w:tc>
          <w:tcPr>
            <w:tcW w:w="1070" w:type="dxa"/>
            <w:vAlign w:val="center"/>
          </w:tcPr>
          <w:p w14:paraId="76687762" w14:textId="77777777" w:rsidR="001669CD" w:rsidRPr="004A2FE2" w:rsidRDefault="001669CD" w:rsidP="003F46C2">
            <w:pPr>
              <w:spacing w:after="0"/>
              <w:jc w:val="center"/>
              <w:rPr>
                <w:ins w:id="2386" w:author="Seltzer, Karl" w:date="2024-04-05T09:11:00Z"/>
                <w:rFonts w:cstheme="minorHAnsi"/>
                <w:sz w:val="20"/>
                <w:szCs w:val="20"/>
              </w:rPr>
            </w:pPr>
            <w:ins w:id="2387" w:author="Seltzer, Karl" w:date="2024-04-05T09:11:00Z">
              <w:r w:rsidRPr="004A2FE2">
                <w:rPr>
                  <w:rFonts w:cstheme="minorHAnsi"/>
                  <w:sz w:val="20"/>
                  <w:szCs w:val="20"/>
                </w:rPr>
                <w:t>Explicit</w:t>
              </w:r>
            </w:ins>
          </w:p>
        </w:tc>
        <w:tc>
          <w:tcPr>
            <w:tcW w:w="2186" w:type="dxa"/>
            <w:vAlign w:val="center"/>
          </w:tcPr>
          <w:p w14:paraId="20B8DB13" w14:textId="77777777" w:rsidR="001669CD" w:rsidRPr="004A2FE2" w:rsidRDefault="001669CD" w:rsidP="003F46C2">
            <w:pPr>
              <w:spacing w:after="0"/>
              <w:jc w:val="center"/>
              <w:rPr>
                <w:ins w:id="2388" w:author="Seltzer, Karl" w:date="2024-04-05T09:11:00Z"/>
                <w:rFonts w:cstheme="minorHAnsi"/>
                <w:sz w:val="20"/>
                <w:szCs w:val="20"/>
              </w:rPr>
            </w:pPr>
            <w:ins w:id="2389" w:author="Seltzer, Karl" w:date="2024-04-05T09:11:00Z">
              <w:r>
                <w:rPr>
                  <w:rFonts w:cstheme="minorHAnsi"/>
                  <w:sz w:val="20"/>
                  <w:szCs w:val="20"/>
                </w:rPr>
                <w:t>C(CO)O</w:t>
              </w:r>
            </w:ins>
          </w:p>
        </w:tc>
      </w:tr>
      <w:tr w:rsidR="001669CD" w:rsidRPr="004A2FE2" w14:paraId="12D9469D" w14:textId="77777777" w:rsidTr="003F46C2">
        <w:trPr>
          <w:trHeight w:val="143"/>
          <w:ins w:id="2390" w:author="Seltzer, Karl" w:date="2024-04-05T09:11:00Z"/>
        </w:trPr>
        <w:tc>
          <w:tcPr>
            <w:tcW w:w="1357" w:type="dxa"/>
          </w:tcPr>
          <w:p w14:paraId="4FC099E0" w14:textId="77777777" w:rsidR="001669CD" w:rsidRPr="004A2FE2" w:rsidRDefault="001669CD" w:rsidP="003F46C2">
            <w:pPr>
              <w:spacing w:after="0"/>
              <w:jc w:val="center"/>
              <w:rPr>
                <w:ins w:id="2391" w:author="Seltzer, Karl" w:date="2024-04-05T09:11:00Z"/>
                <w:rFonts w:cstheme="minorHAnsi"/>
                <w:sz w:val="20"/>
                <w:szCs w:val="20"/>
              </w:rPr>
            </w:pPr>
            <w:ins w:id="2392" w:author="Seltzer, Karl" w:date="2024-04-05T09:11:00Z">
              <w:r w:rsidRPr="00237230">
                <w:rPr>
                  <w:rFonts w:cstheme="minorHAnsi"/>
                  <w:sz w:val="20"/>
                  <w:szCs w:val="20"/>
                </w:rPr>
                <w:t>ETH</w:t>
              </w:r>
            </w:ins>
          </w:p>
        </w:tc>
        <w:tc>
          <w:tcPr>
            <w:tcW w:w="3989" w:type="dxa"/>
            <w:vAlign w:val="center"/>
          </w:tcPr>
          <w:p w14:paraId="2ADBF3A1" w14:textId="77777777" w:rsidR="001669CD" w:rsidRPr="004A2FE2" w:rsidRDefault="001669CD" w:rsidP="003F46C2">
            <w:pPr>
              <w:spacing w:after="0"/>
              <w:jc w:val="center"/>
              <w:rPr>
                <w:ins w:id="2393" w:author="Seltzer, Karl" w:date="2024-04-05T09:11:00Z"/>
                <w:rFonts w:cstheme="minorHAnsi"/>
                <w:sz w:val="20"/>
                <w:szCs w:val="20"/>
              </w:rPr>
            </w:pPr>
            <w:ins w:id="2394" w:author="Seltzer, Karl" w:date="2024-04-05T09:11:00Z">
              <w:r>
                <w:rPr>
                  <w:rFonts w:cstheme="minorHAnsi"/>
                  <w:sz w:val="20"/>
                  <w:szCs w:val="20"/>
                </w:rPr>
                <w:t>Ethane</w:t>
              </w:r>
            </w:ins>
          </w:p>
        </w:tc>
        <w:tc>
          <w:tcPr>
            <w:tcW w:w="518" w:type="dxa"/>
          </w:tcPr>
          <w:p w14:paraId="531E2561" w14:textId="77777777" w:rsidR="001669CD" w:rsidRPr="00237230" w:rsidRDefault="001669CD" w:rsidP="003F46C2">
            <w:pPr>
              <w:spacing w:after="0"/>
              <w:jc w:val="center"/>
              <w:rPr>
                <w:ins w:id="2395" w:author="Seltzer, Karl" w:date="2024-04-05T09:11:00Z"/>
                <w:rFonts w:cstheme="minorHAnsi"/>
                <w:sz w:val="20"/>
                <w:szCs w:val="20"/>
              </w:rPr>
            </w:pPr>
            <w:ins w:id="2396" w:author="Seltzer, Karl" w:date="2024-04-05T09:11:00Z">
              <w:r w:rsidRPr="00237230">
                <w:rPr>
                  <w:sz w:val="20"/>
                  <w:szCs w:val="20"/>
                </w:rPr>
                <w:t>2</w:t>
              </w:r>
            </w:ins>
          </w:p>
        </w:tc>
        <w:tc>
          <w:tcPr>
            <w:tcW w:w="1070" w:type="dxa"/>
            <w:vAlign w:val="center"/>
          </w:tcPr>
          <w:p w14:paraId="468CD56D" w14:textId="77777777" w:rsidR="001669CD" w:rsidRPr="004A2FE2" w:rsidRDefault="001669CD" w:rsidP="003F46C2">
            <w:pPr>
              <w:spacing w:after="0"/>
              <w:jc w:val="center"/>
              <w:rPr>
                <w:ins w:id="2397" w:author="Seltzer, Karl" w:date="2024-04-05T09:11:00Z"/>
                <w:rFonts w:cstheme="minorHAnsi"/>
                <w:sz w:val="20"/>
                <w:szCs w:val="20"/>
              </w:rPr>
            </w:pPr>
            <w:ins w:id="2398" w:author="Seltzer, Karl" w:date="2024-04-05T09:11:00Z">
              <w:r w:rsidRPr="004A2FE2">
                <w:rPr>
                  <w:rFonts w:cstheme="minorHAnsi"/>
                  <w:sz w:val="20"/>
                  <w:szCs w:val="20"/>
                </w:rPr>
                <w:t>Explicit</w:t>
              </w:r>
            </w:ins>
          </w:p>
        </w:tc>
        <w:tc>
          <w:tcPr>
            <w:tcW w:w="2186" w:type="dxa"/>
            <w:vAlign w:val="center"/>
          </w:tcPr>
          <w:p w14:paraId="23E4929D" w14:textId="77777777" w:rsidR="001669CD" w:rsidRPr="004A2FE2" w:rsidRDefault="001669CD" w:rsidP="003F46C2">
            <w:pPr>
              <w:spacing w:after="0"/>
              <w:jc w:val="center"/>
              <w:rPr>
                <w:ins w:id="2399" w:author="Seltzer, Karl" w:date="2024-04-05T09:11:00Z"/>
                <w:rFonts w:cstheme="minorHAnsi"/>
                <w:sz w:val="20"/>
                <w:szCs w:val="20"/>
              </w:rPr>
            </w:pPr>
            <w:ins w:id="2400" w:author="Seltzer, Karl" w:date="2024-04-05T09:11:00Z">
              <w:r>
                <w:rPr>
                  <w:rFonts w:cstheme="minorHAnsi"/>
                  <w:sz w:val="20"/>
                  <w:szCs w:val="20"/>
                </w:rPr>
                <w:t>CC</w:t>
              </w:r>
            </w:ins>
          </w:p>
        </w:tc>
      </w:tr>
      <w:tr w:rsidR="001669CD" w:rsidRPr="004A2FE2" w14:paraId="7D092D5C" w14:textId="77777777" w:rsidTr="003F46C2">
        <w:trPr>
          <w:trHeight w:val="143"/>
          <w:ins w:id="2401" w:author="Seltzer, Karl" w:date="2024-04-05T09:11:00Z"/>
        </w:trPr>
        <w:tc>
          <w:tcPr>
            <w:tcW w:w="1357" w:type="dxa"/>
          </w:tcPr>
          <w:p w14:paraId="3476A3A4" w14:textId="77777777" w:rsidR="001669CD" w:rsidRPr="004A2FE2" w:rsidRDefault="001669CD" w:rsidP="003F46C2">
            <w:pPr>
              <w:spacing w:after="0"/>
              <w:jc w:val="center"/>
              <w:rPr>
                <w:ins w:id="2402" w:author="Seltzer, Karl" w:date="2024-04-05T09:11:00Z"/>
                <w:rFonts w:cstheme="minorHAnsi"/>
                <w:sz w:val="20"/>
                <w:szCs w:val="20"/>
              </w:rPr>
            </w:pPr>
            <w:ins w:id="2403" w:author="Seltzer, Karl" w:date="2024-04-05T09:11:00Z">
              <w:r w:rsidRPr="00237230">
                <w:rPr>
                  <w:rFonts w:cstheme="minorHAnsi"/>
                  <w:sz w:val="20"/>
                  <w:szCs w:val="20"/>
                </w:rPr>
                <w:t>FURAN</w:t>
              </w:r>
            </w:ins>
          </w:p>
        </w:tc>
        <w:tc>
          <w:tcPr>
            <w:tcW w:w="3989" w:type="dxa"/>
            <w:vAlign w:val="center"/>
          </w:tcPr>
          <w:p w14:paraId="4670A3AB" w14:textId="77777777" w:rsidR="001669CD" w:rsidRPr="004A2FE2" w:rsidRDefault="001669CD" w:rsidP="003F46C2">
            <w:pPr>
              <w:spacing w:after="0"/>
              <w:jc w:val="center"/>
              <w:rPr>
                <w:ins w:id="2404" w:author="Seltzer, Karl" w:date="2024-04-05T09:11:00Z"/>
                <w:rFonts w:cstheme="minorHAnsi"/>
                <w:sz w:val="20"/>
                <w:szCs w:val="20"/>
              </w:rPr>
            </w:pPr>
            <w:ins w:id="2405" w:author="Seltzer, Karl" w:date="2024-04-05T09:11:00Z">
              <w:r>
                <w:rPr>
                  <w:rFonts w:cstheme="minorHAnsi"/>
                  <w:sz w:val="20"/>
                  <w:szCs w:val="20"/>
                </w:rPr>
                <w:t>Furans and other dienes</w:t>
              </w:r>
            </w:ins>
          </w:p>
        </w:tc>
        <w:tc>
          <w:tcPr>
            <w:tcW w:w="518" w:type="dxa"/>
          </w:tcPr>
          <w:p w14:paraId="6A43AFD5" w14:textId="77777777" w:rsidR="001669CD" w:rsidRPr="00237230" w:rsidRDefault="001669CD" w:rsidP="003F46C2">
            <w:pPr>
              <w:spacing w:after="0"/>
              <w:jc w:val="center"/>
              <w:rPr>
                <w:ins w:id="2406" w:author="Seltzer, Karl" w:date="2024-04-05T09:11:00Z"/>
                <w:rFonts w:cstheme="minorHAnsi"/>
                <w:sz w:val="20"/>
                <w:szCs w:val="20"/>
              </w:rPr>
            </w:pPr>
            <w:ins w:id="2407" w:author="Seltzer, Karl" w:date="2024-04-05T09:11:00Z">
              <w:r w:rsidRPr="00237230">
                <w:rPr>
                  <w:sz w:val="20"/>
                  <w:szCs w:val="20"/>
                </w:rPr>
                <w:t>5</w:t>
              </w:r>
            </w:ins>
          </w:p>
        </w:tc>
        <w:tc>
          <w:tcPr>
            <w:tcW w:w="1070" w:type="dxa"/>
            <w:vAlign w:val="center"/>
          </w:tcPr>
          <w:p w14:paraId="41BD80FB" w14:textId="77777777" w:rsidR="001669CD" w:rsidRPr="004A2FE2" w:rsidRDefault="001669CD" w:rsidP="003F46C2">
            <w:pPr>
              <w:spacing w:after="0"/>
              <w:jc w:val="center"/>
              <w:rPr>
                <w:ins w:id="2408" w:author="Seltzer, Karl" w:date="2024-04-05T09:11:00Z"/>
                <w:rFonts w:cstheme="minorHAnsi"/>
                <w:sz w:val="20"/>
                <w:szCs w:val="20"/>
              </w:rPr>
            </w:pPr>
            <w:ins w:id="2409" w:author="Seltzer, Karl" w:date="2024-04-05T09:11:00Z">
              <w:r>
                <w:rPr>
                  <w:rFonts w:cstheme="minorHAnsi"/>
                  <w:sz w:val="20"/>
                  <w:szCs w:val="20"/>
                </w:rPr>
                <w:t>Lumped</w:t>
              </w:r>
            </w:ins>
          </w:p>
        </w:tc>
        <w:tc>
          <w:tcPr>
            <w:tcW w:w="2186" w:type="dxa"/>
            <w:vAlign w:val="center"/>
          </w:tcPr>
          <w:p w14:paraId="1E09E7AA" w14:textId="77777777" w:rsidR="001669CD" w:rsidRPr="004A2FE2" w:rsidRDefault="001669CD" w:rsidP="003F46C2">
            <w:pPr>
              <w:spacing w:after="0"/>
              <w:jc w:val="center"/>
              <w:rPr>
                <w:ins w:id="2410" w:author="Seltzer, Karl" w:date="2024-04-05T09:11:00Z"/>
                <w:rFonts w:cstheme="minorHAnsi"/>
                <w:sz w:val="20"/>
                <w:szCs w:val="20"/>
              </w:rPr>
            </w:pPr>
            <w:ins w:id="2411" w:author="Seltzer, Karl" w:date="2024-04-05T09:11:00Z">
              <w:r w:rsidRPr="004A2FE2">
                <w:rPr>
                  <w:rFonts w:cstheme="minorHAnsi"/>
                  <w:sz w:val="20"/>
                  <w:szCs w:val="20"/>
                </w:rPr>
                <w:t>-</w:t>
              </w:r>
            </w:ins>
          </w:p>
        </w:tc>
      </w:tr>
      <w:tr w:rsidR="001669CD" w:rsidRPr="004A2FE2" w14:paraId="1DFBA598" w14:textId="77777777" w:rsidTr="003F46C2">
        <w:trPr>
          <w:trHeight w:val="143"/>
          <w:ins w:id="2412" w:author="Seltzer, Karl" w:date="2024-04-05T09:11:00Z"/>
        </w:trPr>
        <w:tc>
          <w:tcPr>
            <w:tcW w:w="1357" w:type="dxa"/>
          </w:tcPr>
          <w:p w14:paraId="641E22FF" w14:textId="77777777" w:rsidR="001669CD" w:rsidRPr="004A2FE2" w:rsidRDefault="001669CD" w:rsidP="003F46C2">
            <w:pPr>
              <w:spacing w:after="0"/>
              <w:jc w:val="center"/>
              <w:rPr>
                <w:ins w:id="2413" w:author="Seltzer, Karl" w:date="2024-04-05T09:11:00Z"/>
                <w:rFonts w:cstheme="minorHAnsi"/>
                <w:sz w:val="20"/>
                <w:szCs w:val="20"/>
              </w:rPr>
            </w:pPr>
            <w:ins w:id="2414" w:author="Seltzer, Karl" w:date="2024-04-05T09:11:00Z">
              <w:r w:rsidRPr="00237230">
                <w:rPr>
                  <w:rFonts w:cstheme="minorHAnsi"/>
                  <w:sz w:val="20"/>
                  <w:szCs w:val="20"/>
                </w:rPr>
                <w:t>GLY</w:t>
              </w:r>
            </w:ins>
          </w:p>
        </w:tc>
        <w:tc>
          <w:tcPr>
            <w:tcW w:w="3989" w:type="dxa"/>
            <w:vAlign w:val="center"/>
          </w:tcPr>
          <w:p w14:paraId="73318526" w14:textId="77777777" w:rsidR="001669CD" w:rsidRPr="004A2FE2" w:rsidRDefault="001669CD" w:rsidP="003F46C2">
            <w:pPr>
              <w:spacing w:after="0"/>
              <w:jc w:val="center"/>
              <w:rPr>
                <w:ins w:id="2415" w:author="Seltzer, Karl" w:date="2024-04-05T09:11:00Z"/>
                <w:rFonts w:cstheme="minorHAnsi"/>
                <w:sz w:val="20"/>
                <w:szCs w:val="20"/>
              </w:rPr>
            </w:pPr>
            <w:ins w:id="2416" w:author="Seltzer, Karl" w:date="2024-04-05T09:11:00Z">
              <w:r>
                <w:rPr>
                  <w:rFonts w:cstheme="minorHAnsi"/>
                  <w:sz w:val="20"/>
                  <w:szCs w:val="20"/>
                </w:rPr>
                <w:t>Glyoxal</w:t>
              </w:r>
            </w:ins>
          </w:p>
        </w:tc>
        <w:tc>
          <w:tcPr>
            <w:tcW w:w="518" w:type="dxa"/>
          </w:tcPr>
          <w:p w14:paraId="4DCDEDF4" w14:textId="77777777" w:rsidR="001669CD" w:rsidRPr="00237230" w:rsidRDefault="001669CD" w:rsidP="003F46C2">
            <w:pPr>
              <w:keepNext/>
              <w:spacing w:after="0"/>
              <w:jc w:val="center"/>
              <w:rPr>
                <w:ins w:id="2417" w:author="Seltzer, Karl" w:date="2024-04-05T09:11:00Z"/>
                <w:rFonts w:cstheme="minorHAnsi"/>
                <w:sz w:val="20"/>
                <w:szCs w:val="20"/>
              </w:rPr>
            </w:pPr>
            <w:ins w:id="2418" w:author="Seltzer, Karl" w:date="2024-04-05T09:11:00Z">
              <w:r w:rsidRPr="00237230">
                <w:rPr>
                  <w:sz w:val="20"/>
                  <w:szCs w:val="20"/>
                </w:rPr>
                <w:t>2</w:t>
              </w:r>
            </w:ins>
          </w:p>
        </w:tc>
        <w:tc>
          <w:tcPr>
            <w:tcW w:w="1070" w:type="dxa"/>
            <w:vAlign w:val="center"/>
          </w:tcPr>
          <w:p w14:paraId="702E79E3" w14:textId="77777777" w:rsidR="001669CD" w:rsidRPr="004A2FE2" w:rsidRDefault="001669CD" w:rsidP="003F46C2">
            <w:pPr>
              <w:keepNext/>
              <w:spacing w:after="0"/>
              <w:jc w:val="center"/>
              <w:rPr>
                <w:ins w:id="2419" w:author="Seltzer, Karl" w:date="2024-04-05T09:11:00Z"/>
                <w:rFonts w:cstheme="minorHAnsi"/>
                <w:sz w:val="20"/>
                <w:szCs w:val="20"/>
              </w:rPr>
            </w:pPr>
            <w:ins w:id="2420" w:author="Seltzer, Karl" w:date="2024-04-05T09:11:00Z">
              <w:r w:rsidRPr="004A2FE2">
                <w:rPr>
                  <w:rFonts w:cstheme="minorHAnsi"/>
                  <w:sz w:val="20"/>
                  <w:szCs w:val="20"/>
                </w:rPr>
                <w:t>Explicit</w:t>
              </w:r>
            </w:ins>
          </w:p>
        </w:tc>
        <w:tc>
          <w:tcPr>
            <w:tcW w:w="2186" w:type="dxa"/>
            <w:vAlign w:val="center"/>
          </w:tcPr>
          <w:p w14:paraId="4206E7E9" w14:textId="77777777" w:rsidR="001669CD" w:rsidRPr="004A2FE2" w:rsidRDefault="001669CD" w:rsidP="003F46C2">
            <w:pPr>
              <w:keepNext/>
              <w:spacing w:after="0"/>
              <w:jc w:val="center"/>
              <w:rPr>
                <w:ins w:id="2421" w:author="Seltzer, Karl" w:date="2024-04-05T09:11:00Z"/>
                <w:rFonts w:cstheme="minorHAnsi"/>
                <w:sz w:val="20"/>
                <w:szCs w:val="20"/>
              </w:rPr>
            </w:pPr>
            <w:ins w:id="2422" w:author="Seltzer, Karl" w:date="2024-04-05T09:11:00Z">
              <w:r w:rsidRPr="001835A6">
                <w:rPr>
                  <w:rFonts w:cstheme="minorHAnsi"/>
                  <w:sz w:val="20"/>
                  <w:szCs w:val="20"/>
                </w:rPr>
                <w:t>C(=</w:t>
              </w:r>
              <w:proofErr w:type="gramStart"/>
              <w:r w:rsidRPr="001835A6">
                <w:rPr>
                  <w:rFonts w:cstheme="minorHAnsi"/>
                  <w:sz w:val="20"/>
                  <w:szCs w:val="20"/>
                </w:rPr>
                <w:t>O)C</w:t>
              </w:r>
              <w:proofErr w:type="gramEnd"/>
              <w:r w:rsidRPr="001835A6">
                <w:rPr>
                  <w:rFonts w:cstheme="minorHAnsi"/>
                  <w:sz w:val="20"/>
                  <w:szCs w:val="20"/>
                </w:rPr>
                <w:t>=O</w:t>
              </w:r>
            </w:ins>
          </w:p>
        </w:tc>
      </w:tr>
      <w:tr w:rsidR="001669CD" w:rsidRPr="004A2FE2" w14:paraId="1CB4D6F8" w14:textId="77777777" w:rsidTr="003F46C2">
        <w:trPr>
          <w:trHeight w:val="143"/>
          <w:ins w:id="2423" w:author="Seltzer, Karl" w:date="2024-04-05T09:11:00Z"/>
        </w:trPr>
        <w:tc>
          <w:tcPr>
            <w:tcW w:w="1357" w:type="dxa"/>
          </w:tcPr>
          <w:p w14:paraId="5A0C8ACA" w14:textId="77777777" w:rsidR="001669CD" w:rsidRPr="004A2FE2" w:rsidRDefault="001669CD" w:rsidP="003F46C2">
            <w:pPr>
              <w:spacing w:after="0"/>
              <w:jc w:val="center"/>
              <w:rPr>
                <w:ins w:id="2424" w:author="Seltzer, Karl" w:date="2024-04-05T09:11:00Z"/>
                <w:rFonts w:cstheme="minorHAnsi"/>
                <w:sz w:val="20"/>
                <w:szCs w:val="20"/>
              </w:rPr>
            </w:pPr>
            <w:ins w:id="2425" w:author="Seltzer, Karl" w:date="2024-04-05T09:11:00Z">
              <w:r w:rsidRPr="00237230">
                <w:rPr>
                  <w:rFonts w:cstheme="minorHAnsi"/>
                  <w:sz w:val="20"/>
                  <w:szCs w:val="20"/>
                </w:rPr>
                <w:t>HC10</w:t>
              </w:r>
            </w:ins>
          </w:p>
        </w:tc>
        <w:tc>
          <w:tcPr>
            <w:tcW w:w="3989" w:type="dxa"/>
            <w:vAlign w:val="center"/>
          </w:tcPr>
          <w:p w14:paraId="2E3547AB" w14:textId="77777777" w:rsidR="001669CD" w:rsidRPr="002E7905" w:rsidRDefault="001669CD" w:rsidP="003F46C2">
            <w:pPr>
              <w:spacing w:after="0"/>
              <w:jc w:val="center"/>
              <w:rPr>
                <w:ins w:id="2426" w:author="Seltzer, Karl" w:date="2024-04-05T09:11:00Z"/>
                <w:rFonts w:cstheme="minorHAnsi"/>
                <w:sz w:val="20"/>
                <w:szCs w:val="20"/>
              </w:rPr>
            </w:pPr>
            <w:ins w:id="2427" w:author="Seltzer, Karl" w:date="2024-04-05T09:11:00Z">
              <w:r>
                <w:rPr>
                  <w:rFonts w:cstheme="minorHAnsi"/>
                  <w:sz w:val="20"/>
                  <w:szCs w:val="20"/>
                </w:rPr>
                <w:t xml:space="preserve">“alkanes”; 6.8E-12 &lt; </w:t>
              </w:r>
              <w:proofErr w:type="spellStart"/>
              <w:r>
                <w:rPr>
                  <w:rFonts w:cstheme="minorHAnsi"/>
                  <w:sz w:val="20"/>
                  <w:szCs w:val="20"/>
                </w:rPr>
                <w:t>k</w:t>
              </w:r>
              <w:r w:rsidRPr="002E7905">
                <w:rPr>
                  <w:rFonts w:cstheme="minorHAnsi"/>
                  <w:sz w:val="20"/>
                  <w:szCs w:val="20"/>
                  <w:vertAlign w:val="subscript"/>
                </w:rPr>
                <w:t>OH</w:t>
              </w:r>
              <w:proofErr w:type="spellEnd"/>
            </w:ins>
          </w:p>
        </w:tc>
        <w:tc>
          <w:tcPr>
            <w:tcW w:w="518" w:type="dxa"/>
          </w:tcPr>
          <w:p w14:paraId="4D0B2E42" w14:textId="77777777" w:rsidR="001669CD" w:rsidRPr="00237230" w:rsidRDefault="001669CD" w:rsidP="003F46C2">
            <w:pPr>
              <w:keepNext/>
              <w:spacing w:after="0"/>
              <w:jc w:val="center"/>
              <w:rPr>
                <w:ins w:id="2428" w:author="Seltzer, Karl" w:date="2024-04-05T09:11:00Z"/>
                <w:rFonts w:cstheme="minorHAnsi"/>
                <w:sz w:val="20"/>
                <w:szCs w:val="20"/>
              </w:rPr>
            </w:pPr>
            <w:ins w:id="2429" w:author="Seltzer, Karl" w:date="2024-04-05T09:11:00Z">
              <w:r w:rsidRPr="00237230">
                <w:rPr>
                  <w:sz w:val="20"/>
                  <w:szCs w:val="20"/>
                </w:rPr>
                <w:t>10</w:t>
              </w:r>
            </w:ins>
          </w:p>
        </w:tc>
        <w:tc>
          <w:tcPr>
            <w:tcW w:w="1070" w:type="dxa"/>
            <w:vAlign w:val="center"/>
          </w:tcPr>
          <w:p w14:paraId="40FA6A3A" w14:textId="77777777" w:rsidR="001669CD" w:rsidRPr="004A2FE2" w:rsidRDefault="001669CD" w:rsidP="003F46C2">
            <w:pPr>
              <w:keepNext/>
              <w:spacing w:after="0"/>
              <w:jc w:val="center"/>
              <w:rPr>
                <w:ins w:id="2430" w:author="Seltzer, Karl" w:date="2024-04-05T09:11:00Z"/>
                <w:rFonts w:cstheme="minorHAnsi"/>
                <w:sz w:val="20"/>
                <w:szCs w:val="20"/>
              </w:rPr>
            </w:pPr>
            <w:ins w:id="2431" w:author="Seltzer, Karl" w:date="2024-04-05T09:11:00Z">
              <w:r>
                <w:rPr>
                  <w:rFonts w:cstheme="minorHAnsi"/>
                  <w:sz w:val="20"/>
                  <w:szCs w:val="20"/>
                </w:rPr>
                <w:t>Lumped</w:t>
              </w:r>
            </w:ins>
          </w:p>
        </w:tc>
        <w:tc>
          <w:tcPr>
            <w:tcW w:w="2186" w:type="dxa"/>
            <w:vAlign w:val="center"/>
          </w:tcPr>
          <w:p w14:paraId="61C9FB26" w14:textId="77777777" w:rsidR="001669CD" w:rsidRPr="004A2FE2" w:rsidRDefault="001669CD" w:rsidP="003F46C2">
            <w:pPr>
              <w:keepNext/>
              <w:spacing w:after="0"/>
              <w:jc w:val="center"/>
              <w:rPr>
                <w:ins w:id="2432" w:author="Seltzer, Karl" w:date="2024-04-05T09:11:00Z"/>
                <w:rFonts w:cstheme="minorHAnsi"/>
                <w:sz w:val="20"/>
                <w:szCs w:val="20"/>
              </w:rPr>
            </w:pPr>
          </w:p>
        </w:tc>
      </w:tr>
      <w:tr w:rsidR="001669CD" w:rsidRPr="004A2FE2" w14:paraId="017C0CBF" w14:textId="77777777" w:rsidTr="003F46C2">
        <w:trPr>
          <w:trHeight w:val="143"/>
          <w:ins w:id="2433" w:author="Seltzer, Karl" w:date="2024-04-05T09:11:00Z"/>
        </w:trPr>
        <w:tc>
          <w:tcPr>
            <w:tcW w:w="1357" w:type="dxa"/>
          </w:tcPr>
          <w:p w14:paraId="60A7ACBA" w14:textId="77777777" w:rsidR="001669CD" w:rsidRPr="004A2FE2" w:rsidRDefault="001669CD" w:rsidP="003F46C2">
            <w:pPr>
              <w:spacing w:after="0"/>
              <w:jc w:val="center"/>
              <w:rPr>
                <w:ins w:id="2434" w:author="Seltzer, Karl" w:date="2024-04-05T09:11:00Z"/>
                <w:rFonts w:cstheme="minorHAnsi"/>
                <w:sz w:val="20"/>
                <w:szCs w:val="20"/>
              </w:rPr>
            </w:pPr>
            <w:ins w:id="2435" w:author="Seltzer, Karl" w:date="2024-04-05T09:11:00Z">
              <w:r w:rsidRPr="00237230">
                <w:rPr>
                  <w:rFonts w:cstheme="minorHAnsi"/>
                  <w:sz w:val="20"/>
                  <w:szCs w:val="20"/>
                </w:rPr>
                <w:t>HC3</w:t>
              </w:r>
            </w:ins>
          </w:p>
        </w:tc>
        <w:tc>
          <w:tcPr>
            <w:tcW w:w="3989" w:type="dxa"/>
            <w:vAlign w:val="center"/>
          </w:tcPr>
          <w:p w14:paraId="1B9A4419" w14:textId="77777777" w:rsidR="001669CD" w:rsidRPr="002E7905" w:rsidRDefault="001669CD" w:rsidP="003F46C2">
            <w:pPr>
              <w:spacing w:after="0"/>
              <w:jc w:val="center"/>
              <w:rPr>
                <w:ins w:id="2436" w:author="Seltzer, Karl" w:date="2024-04-05T09:11:00Z"/>
                <w:rFonts w:cstheme="minorHAnsi"/>
                <w:sz w:val="20"/>
                <w:szCs w:val="20"/>
              </w:rPr>
            </w:pPr>
            <w:ins w:id="2437" w:author="Seltzer, Karl" w:date="2024-04-05T09:11:00Z">
              <w:r>
                <w:rPr>
                  <w:rFonts w:cstheme="minorHAnsi"/>
                  <w:sz w:val="20"/>
                  <w:szCs w:val="20"/>
                </w:rPr>
                <w:t xml:space="preserve">“alkanes”; </w:t>
              </w:r>
              <w:proofErr w:type="spellStart"/>
              <w:r>
                <w:rPr>
                  <w:rFonts w:cstheme="minorHAnsi"/>
                  <w:sz w:val="20"/>
                  <w:szCs w:val="20"/>
                </w:rPr>
                <w:t>k</w:t>
              </w:r>
              <w:r w:rsidRPr="002E7905">
                <w:rPr>
                  <w:rFonts w:cstheme="minorHAnsi"/>
                  <w:sz w:val="20"/>
                  <w:szCs w:val="20"/>
                  <w:vertAlign w:val="subscript"/>
                </w:rPr>
                <w:t>OH</w:t>
              </w:r>
              <w:proofErr w:type="spellEnd"/>
              <w:r>
                <w:rPr>
                  <w:rFonts w:cstheme="minorHAnsi"/>
                  <w:sz w:val="20"/>
                  <w:szCs w:val="20"/>
                </w:rPr>
                <w:t xml:space="preserve"> &lt; 3.4E-12</w:t>
              </w:r>
            </w:ins>
          </w:p>
        </w:tc>
        <w:tc>
          <w:tcPr>
            <w:tcW w:w="518" w:type="dxa"/>
          </w:tcPr>
          <w:p w14:paraId="08333579" w14:textId="77777777" w:rsidR="001669CD" w:rsidRPr="00237230" w:rsidRDefault="001669CD" w:rsidP="003F46C2">
            <w:pPr>
              <w:keepNext/>
              <w:spacing w:after="0"/>
              <w:jc w:val="center"/>
              <w:rPr>
                <w:ins w:id="2438" w:author="Seltzer, Karl" w:date="2024-04-05T09:11:00Z"/>
                <w:rFonts w:cstheme="minorHAnsi"/>
                <w:sz w:val="20"/>
                <w:szCs w:val="20"/>
              </w:rPr>
            </w:pPr>
            <w:ins w:id="2439" w:author="Seltzer, Karl" w:date="2024-04-05T09:11:00Z">
              <w:r w:rsidRPr="00237230">
                <w:rPr>
                  <w:sz w:val="20"/>
                  <w:szCs w:val="20"/>
                </w:rPr>
                <w:t>3</w:t>
              </w:r>
            </w:ins>
          </w:p>
        </w:tc>
        <w:tc>
          <w:tcPr>
            <w:tcW w:w="1070" w:type="dxa"/>
            <w:vAlign w:val="center"/>
          </w:tcPr>
          <w:p w14:paraId="2F9713E3" w14:textId="77777777" w:rsidR="001669CD" w:rsidRPr="004A2FE2" w:rsidRDefault="001669CD" w:rsidP="003F46C2">
            <w:pPr>
              <w:keepNext/>
              <w:spacing w:after="0"/>
              <w:jc w:val="center"/>
              <w:rPr>
                <w:ins w:id="2440" w:author="Seltzer, Karl" w:date="2024-04-05T09:11:00Z"/>
                <w:rFonts w:cstheme="minorHAnsi"/>
                <w:sz w:val="20"/>
                <w:szCs w:val="20"/>
              </w:rPr>
            </w:pPr>
            <w:ins w:id="2441" w:author="Seltzer, Karl" w:date="2024-04-05T09:11:00Z">
              <w:r>
                <w:rPr>
                  <w:rFonts w:cstheme="minorHAnsi"/>
                  <w:sz w:val="20"/>
                  <w:szCs w:val="20"/>
                </w:rPr>
                <w:t>Lumped</w:t>
              </w:r>
            </w:ins>
          </w:p>
        </w:tc>
        <w:tc>
          <w:tcPr>
            <w:tcW w:w="2186" w:type="dxa"/>
            <w:vAlign w:val="center"/>
          </w:tcPr>
          <w:p w14:paraId="51E2B664" w14:textId="77777777" w:rsidR="001669CD" w:rsidRPr="004A2FE2" w:rsidRDefault="001669CD" w:rsidP="003F46C2">
            <w:pPr>
              <w:keepNext/>
              <w:spacing w:after="0"/>
              <w:jc w:val="center"/>
              <w:rPr>
                <w:ins w:id="2442" w:author="Seltzer, Karl" w:date="2024-04-05T09:11:00Z"/>
                <w:rFonts w:cstheme="minorHAnsi"/>
                <w:sz w:val="20"/>
                <w:szCs w:val="20"/>
              </w:rPr>
            </w:pPr>
          </w:p>
        </w:tc>
      </w:tr>
      <w:tr w:rsidR="001669CD" w:rsidRPr="004A2FE2" w14:paraId="5B5CE549" w14:textId="77777777" w:rsidTr="003F46C2">
        <w:trPr>
          <w:trHeight w:val="143"/>
          <w:ins w:id="2443" w:author="Seltzer, Karl" w:date="2024-04-05T09:11:00Z"/>
        </w:trPr>
        <w:tc>
          <w:tcPr>
            <w:tcW w:w="1357" w:type="dxa"/>
          </w:tcPr>
          <w:p w14:paraId="0F01BCE1" w14:textId="77777777" w:rsidR="001669CD" w:rsidRPr="004A2FE2" w:rsidRDefault="001669CD" w:rsidP="003F46C2">
            <w:pPr>
              <w:spacing w:after="0"/>
              <w:jc w:val="center"/>
              <w:rPr>
                <w:ins w:id="2444" w:author="Seltzer, Karl" w:date="2024-04-05T09:11:00Z"/>
                <w:rFonts w:cstheme="minorHAnsi"/>
                <w:sz w:val="20"/>
                <w:szCs w:val="20"/>
              </w:rPr>
            </w:pPr>
            <w:ins w:id="2445" w:author="Seltzer, Karl" w:date="2024-04-05T09:11:00Z">
              <w:r w:rsidRPr="00237230">
                <w:rPr>
                  <w:rFonts w:cstheme="minorHAnsi"/>
                  <w:sz w:val="20"/>
                  <w:szCs w:val="20"/>
                </w:rPr>
                <w:t>HC5</w:t>
              </w:r>
            </w:ins>
          </w:p>
        </w:tc>
        <w:tc>
          <w:tcPr>
            <w:tcW w:w="3989" w:type="dxa"/>
            <w:vAlign w:val="center"/>
          </w:tcPr>
          <w:p w14:paraId="50B7ADC6" w14:textId="77777777" w:rsidR="001669CD" w:rsidRPr="004A2FE2" w:rsidRDefault="001669CD" w:rsidP="003F46C2">
            <w:pPr>
              <w:spacing w:after="0"/>
              <w:jc w:val="center"/>
              <w:rPr>
                <w:ins w:id="2446" w:author="Seltzer, Karl" w:date="2024-04-05T09:11:00Z"/>
                <w:rFonts w:cstheme="minorHAnsi"/>
                <w:sz w:val="20"/>
                <w:szCs w:val="20"/>
              </w:rPr>
            </w:pPr>
            <w:ins w:id="2447" w:author="Seltzer, Karl" w:date="2024-04-05T09:11:00Z">
              <w:r>
                <w:rPr>
                  <w:rFonts w:cstheme="minorHAnsi"/>
                  <w:sz w:val="20"/>
                  <w:szCs w:val="20"/>
                </w:rPr>
                <w:t xml:space="preserve">“alkanes”; 3.4E-12 ≤ </w:t>
              </w:r>
              <w:proofErr w:type="spellStart"/>
              <w:r>
                <w:rPr>
                  <w:rFonts w:cstheme="minorHAnsi"/>
                  <w:sz w:val="20"/>
                  <w:szCs w:val="20"/>
                </w:rPr>
                <w:t>k</w:t>
              </w:r>
              <w:r w:rsidRPr="002E7905">
                <w:rPr>
                  <w:rFonts w:cstheme="minorHAnsi"/>
                  <w:sz w:val="20"/>
                  <w:szCs w:val="20"/>
                  <w:vertAlign w:val="subscript"/>
                </w:rPr>
                <w:t>OH</w:t>
              </w:r>
              <w:proofErr w:type="spellEnd"/>
              <w:r w:rsidRPr="00263072">
                <w:rPr>
                  <w:rFonts w:cstheme="minorHAnsi"/>
                  <w:sz w:val="20"/>
                  <w:szCs w:val="20"/>
                </w:rPr>
                <w:t xml:space="preserve"> </w:t>
              </w:r>
              <w:r>
                <w:rPr>
                  <w:rFonts w:cstheme="minorHAnsi"/>
                  <w:sz w:val="20"/>
                  <w:szCs w:val="20"/>
                </w:rPr>
                <w:t>≤</w:t>
              </w:r>
              <w:r w:rsidRPr="00263072">
                <w:rPr>
                  <w:rFonts w:cstheme="minorHAnsi"/>
                  <w:sz w:val="20"/>
                  <w:szCs w:val="20"/>
                </w:rPr>
                <w:t xml:space="preserve"> </w:t>
              </w:r>
              <w:r>
                <w:rPr>
                  <w:rFonts w:cstheme="minorHAnsi"/>
                  <w:sz w:val="20"/>
                  <w:szCs w:val="20"/>
                </w:rPr>
                <w:t>6.8E-12</w:t>
              </w:r>
            </w:ins>
          </w:p>
        </w:tc>
        <w:tc>
          <w:tcPr>
            <w:tcW w:w="518" w:type="dxa"/>
          </w:tcPr>
          <w:p w14:paraId="31926673" w14:textId="77777777" w:rsidR="001669CD" w:rsidRPr="00237230" w:rsidRDefault="001669CD" w:rsidP="003F46C2">
            <w:pPr>
              <w:keepNext/>
              <w:spacing w:after="0"/>
              <w:jc w:val="center"/>
              <w:rPr>
                <w:ins w:id="2448" w:author="Seltzer, Karl" w:date="2024-04-05T09:11:00Z"/>
                <w:rFonts w:cstheme="minorHAnsi"/>
                <w:sz w:val="20"/>
                <w:szCs w:val="20"/>
              </w:rPr>
            </w:pPr>
            <w:ins w:id="2449" w:author="Seltzer, Karl" w:date="2024-04-05T09:11:00Z">
              <w:r w:rsidRPr="00237230">
                <w:rPr>
                  <w:sz w:val="20"/>
                  <w:szCs w:val="20"/>
                </w:rPr>
                <w:t>5</w:t>
              </w:r>
            </w:ins>
          </w:p>
        </w:tc>
        <w:tc>
          <w:tcPr>
            <w:tcW w:w="1070" w:type="dxa"/>
            <w:vAlign w:val="center"/>
          </w:tcPr>
          <w:p w14:paraId="58711FF2" w14:textId="77777777" w:rsidR="001669CD" w:rsidRPr="004A2FE2" w:rsidRDefault="001669CD" w:rsidP="003F46C2">
            <w:pPr>
              <w:keepNext/>
              <w:spacing w:after="0"/>
              <w:jc w:val="center"/>
              <w:rPr>
                <w:ins w:id="2450" w:author="Seltzer, Karl" w:date="2024-04-05T09:11:00Z"/>
                <w:rFonts w:cstheme="minorHAnsi"/>
                <w:sz w:val="20"/>
                <w:szCs w:val="20"/>
              </w:rPr>
            </w:pPr>
            <w:ins w:id="2451" w:author="Seltzer, Karl" w:date="2024-04-05T09:11:00Z">
              <w:r>
                <w:rPr>
                  <w:rFonts w:cstheme="minorHAnsi"/>
                  <w:sz w:val="20"/>
                  <w:szCs w:val="20"/>
                </w:rPr>
                <w:t>Lumped</w:t>
              </w:r>
            </w:ins>
          </w:p>
        </w:tc>
        <w:tc>
          <w:tcPr>
            <w:tcW w:w="2186" w:type="dxa"/>
            <w:vAlign w:val="center"/>
          </w:tcPr>
          <w:p w14:paraId="06E35C69" w14:textId="77777777" w:rsidR="001669CD" w:rsidRPr="004A2FE2" w:rsidRDefault="001669CD" w:rsidP="003F46C2">
            <w:pPr>
              <w:keepNext/>
              <w:spacing w:after="0"/>
              <w:jc w:val="center"/>
              <w:rPr>
                <w:ins w:id="2452" w:author="Seltzer, Karl" w:date="2024-04-05T09:11:00Z"/>
                <w:rFonts w:cstheme="minorHAnsi"/>
                <w:sz w:val="20"/>
                <w:szCs w:val="20"/>
              </w:rPr>
            </w:pPr>
          </w:p>
        </w:tc>
      </w:tr>
      <w:tr w:rsidR="001669CD" w:rsidRPr="004A2FE2" w14:paraId="5D657EB2" w14:textId="77777777" w:rsidTr="003F46C2">
        <w:trPr>
          <w:trHeight w:val="143"/>
          <w:ins w:id="2453" w:author="Seltzer, Karl" w:date="2024-04-05T09:11:00Z"/>
        </w:trPr>
        <w:tc>
          <w:tcPr>
            <w:tcW w:w="1357" w:type="dxa"/>
          </w:tcPr>
          <w:p w14:paraId="15D503C1" w14:textId="77777777" w:rsidR="001669CD" w:rsidRPr="004A2FE2" w:rsidRDefault="001669CD" w:rsidP="003F46C2">
            <w:pPr>
              <w:spacing w:after="0"/>
              <w:jc w:val="center"/>
              <w:rPr>
                <w:ins w:id="2454" w:author="Seltzer, Karl" w:date="2024-04-05T09:11:00Z"/>
                <w:rFonts w:cstheme="minorHAnsi"/>
                <w:sz w:val="20"/>
                <w:szCs w:val="20"/>
              </w:rPr>
            </w:pPr>
            <w:ins w:id="2455" w:author="Seltzer, Karl" w:date="2024-04-05T09:11:00Z">
              <w:r w:rsidRPr="00237230">
                <w:rPr>
                  <w:rFonts w:cstheme="minorHAnsi"/>
                  <w:sz w:val="20"/>
                  <w:szCs w:val="20"/>
                </w:rPr>
                <w:t>HCHO</w:t>
              </w:r>
            </w:ins>
          </w:p>
        </w:tc>
        <w:tc>
          <w:tcPr>
            <w:tcW w:w="3989" w:type="dxa"/>
            <w:vAlign w:val="center"/>
          </w:tcPr>
          <w:p w14:paraId="27FDBB9C" w14:textId="77777777" w:rsidR="001669CD" w:rsidRPr="004A2FE2" w:rsidRDefault="001669CD" w:rsidP="003F46C2">
            <w:pPr>
              <w:spacing w:after="0"/>
              <w:jc w:val="center"/>
              <w:rPr>
                <w:ins w:id="2456" w:author="Seltzer, Karl" w:date="2024-04-05T09:11:00Z"/>
                <w:rFonts w:cstheme="minorHAnsi"/>
                <w:sz w:val="20"/>
                <w:szCs w:val="20"/>
              </w:rPr>
            </w:pPr>
            <w:ins w:id="2457" w:author="Seltzer, Karl" w:date="2024-04-05T09:11:00Z">
              <w:r>
                <w:rPr>
                  <w:rFonts w:cstheme="minorHAnsi"/>
                  <w:sz w:val="20"/>
                  <w:szCs w:val="20"/>
                </w:rPr>
                <w:t>Formaldehyde</w:t>
              </w:r>
            </w:ins>
          </w:p>
        </w:tc>
        <w:tc>
          <w:tcPr>
            <w:tcW w:w="518" w:type="dxa"/>
          </w:tcPr>
          <w:p w14:paraId="4C1327DD" w14:textId="77777777" w:rsidR="001669CD" w:rsidRPr="00237230" w:rsidRDefault="001669CD" w:rsidP="003F46C2">
            <w:pPr>
              <w:keepNext/>
              <w:spacing w:after="0"/>
              <w:jc w:val="center"/>
              <w:rPr>
                <w:ins w:id="2458" w:author="Seltzer, Karl" w:date="2024-04-05T09:11:00Z"/>
                <w:rFonts w:cstheme="minorHAnsi"/>
                <w:sz w:val="20"/>
                <w:szCs w:val="20"/>
              </w:rPr>
            </w:pPr>
            <w:ins w:id="2459" w:author="Seltzer, Karl" w:date="2024-04-05T09:11:00Z">
              <w:r w:rsidRPr="00237230">
                <w:rPr>
                  <w:sz w:val="20"/>
                  <w:szCs w:val="20"/>
                </w:rPr>
                <w:t>1</w:t>
              </w:r>
            </w:ins>
          </w:p>
        </w:tc>
        <w:tc>
          <w:tcPr>
            <w:tcW w:w="1070" w:type="dxa"/>
            <w:vAlign w:val="center"/>
          </w:tcPr>
          <w:p w14:paraId="15ED1B1C" w14:textId="77777777" w:rsidR="001669CD" w:rsidRPr="004A2FE2" w:rsidRDefault="001669CD" w:rsidP="003F46C2">
            <w:pPr>
              <w:keepNext/>
              <w:spacing w:after="0"/>
              <w:jc w:val="center"/>
              <w:rPr>
                <w:ins w:id="2460" w:author="Seltzer, Karl" w:date="2024-04-05T09:11:00Z"/>
                <w:rFonts w:cstheme="minorHAnsi"/>
                <w:sz w:val="20"/>
                <w:szCs w:val="20"/>
              </w:rPr>
            </w:pPr>
            <w:ins w:id="2461" w:author="Seltzer, Karl" w:date="2024-04-05T09:11:00Z">
              <w:r>
                <w:rPr>
                  <w:rFonts w:cstheme="minorHAnsi"/>
                  <w:sz w:val="20"/>
                  <w:szCs w:val="20"/>
                </w:rPr>
                <w:t>Explicit</w:t>
              </w:r>
            </w:ins>
          </w:p>
        </w:tc>
        <w:tc>
          <w:tcPr>
            <w:tcW w:w="2186" w:type="dxa"/>
            <w:vAlign w:val="center"/>
          </w:tcPr>
          <w:p w14:paraId="4435C223" w14:textId="77777777" w:rsidR="001669CD" w:rsidRPr="004A2FE2" w:rsidRDefault="001669CD" w:rsidP="003F46C2">
            <w:pPr>
              <w:keepNext/>
              <w:spacing w:after="0"/>
              <w:jc w:val="center"/>
              <w:rPr>
                <w:ins w:id="2462" w:author="Seltzer, Karl" w:date="2024-04-05T09:11:00Z"/>
                <w:rFonts w:cstheme="minorHAnsi"/>
                <w:sz w:val="20"/>
                <w:szCs w:val="20"/>
              </w:rPr>
            </w:pPr>
            <w:ins w:id="2463" w:author="Seltzer, Karl" w:date="2024-04-05T09:11:00Z">
              <w:r>
                <w:rPr>
                  <w:rFonts w:cstheme="minorHAnsi"/>
                  <w:sz w:val="20"/>
                  <w:szCs w:val="20"/>
                </w:rPr>
                <w:t>C=O</w:t>
              </w:r>
            </w:ins>
          </w:p>
        </w:tc>
      </w:tr>
      <w:tr w:rsidR="001669CD" w:rsidRPr="004A2FE2" w14:paraId="351CCF2F" w14:textId="77777777" w:rsidTr="003F46C2">
        <w:trPr>
          <w:trHeight w:val="143"/>
          <w:ins w:id="2464" w:author="Seltzer, Karl" w:date="2024-04-05T09:11:00Z"/>
        </w:trPr>
        <w:tc>
          <w:tcPr>
            <w:tcW w:w="1357" w:type="dxa"/>
          </w:tcPr>
          <w:p w14:paraId="19BA6588" w14:textId="77777777" w:rsidR="001669CD" w:rsidRPr="004A2FE2" w:rsidRDefault="001669CD" w:rsidP="003F46C2">
            <w:pPr>
              <w:spacing w:after="0"/>
              <w:jc w:val="center"/>
              <w:rPr>
                <w:ins w:id="2465" w:author="Seltzer, Karl" w:date="2024-04-05T09:11:00Z"/>
                <w:rFonts w:cstheme="minorHAnsi"/>
                <w:sz w:val="20"/>
                <w:szCs w:val="20"/>
              </w:rPr>
            </w:pPr>
            <w:ins w:id="2466" w:author="Seltzer, Karl" w:date="2024-04-05T09:11:00Z">
              <w:r w:rsidRPr="00237230">
                <w:rPr>
                  <w:rFonts w:cstheme="minorHAnsi"/>
                  <w:sz w:val="20"/>
                  <w:szCs w:val="20"/>
                </w:rPr>
                <w:t>HKET</w:t>
              </w:r>
            </w:ins>
          </w:p>
        </w:tc>
        <w:tc>
          <w:tcPr>
            <w:tcW w:w="3989" w:type="dxa"/>
            <w:vAlign w:val="center"/>
          </w:tcPr>
          <w:p w14:paraId="1ED5D758" w14:textId="77777777" w:rsidR="001669CD" w:rsidRPr="004A2FE2" w:rsidRDefault="001669CD" w:rsidP="003F46C2">
            <w:pPr>
              <w:spacing w:after="0"/>
              <w:jc w:val="center"/>
              <w:rPr>
                <w:ins w:id="2467" w:author="Seltzer, Karl" w:date="2024-04-05T09:11:00Z"/>
                <w:rFonts w:cstheme="minorHAnsi"/>
                <w:sz w:val="20"/>
                <w:szCs w:val="20"/>
              </w:rPr>
            </w:pPr>
            <w:ins w:id="2468" w:author="Seltzer, Karl" w:date="2024-04-05T09:11:00Z">
              <w:r>
                <w:rPr>
                  <w:rFonts w:cstheme="minorHAnsi"/>
                  <w:sz w:val="20"/>
                  <w:szCs w:val="20"/>
                </w:rPr>
                <w:t>Hydroxy ketones</w:t>
              </w:r>
            </w:ins>
          </w:p>
        </w:tc>
        <w:tc>
          <w:tcPr>
            <w:tcW w:w="518" w:type="dxa"/>
          </w:tcPr>
          <w:p w14:paraId="0CB302A5" w14:textId="77777777" w:rsidR="001669CD" w:rsidRPr="00237230" w:rsidRDefault="001669CD" w:rsidP="003F46C2">
            <w:pPr>
              <w:keepNext/>
              <w:spacing w:after="0"/>
              <w:jc w:val="center"/>
              <w:rPr>
                <w:ins w:id="2469" w:author="Seltzer, Karl" w:date="2024-04-05T09:11:00Z"/>
                <w:rFonts w:cstheme="minorHAnsi"/>
                <w:sz w:val="20"/>
                <w:szCs w:val="20"/>
              </w:rPr>
            </w:pPr>
            <w:ins w:id="2470" w:author="Seltzer, Karl" w:date="2024-04-05T09:11:00Z">
              <w:r w:rsidRPr="00237230">
                <w:rPr>
                  <w:sz w:val="20"/>
                  <w:szCs w:val="20"/>
                </w:rPr>
                <w:t>3</w:t>
              </w:r>
            </w:ins>
          </w:p>
        </w:tc>
        <w:tc>
          <w:tcPr>
            <w:tcW w:w="1070" w:type="dxa"/>
            <w:vAlign w:val="center"/>
          </w:tcPr>
          <w:p w14:paraId="4A7925D8" w14:textId="77777777" w:rsidR="001669CD" w:rsidRPr="004A2FE2" w:rsidRDefault="001669CD" w:rsidP="003F46C2">
            <w:pPr>
              <w:keepNext/>
              <w:spacing w:after="0"/>
              <w:jc w:val="center"/>
              <w:rPr>
                <w:ins w:id="2471" w:author="Seltzer, Karl" w:date="2024-04-05T09:11:00Z"/>
                <w:rFonts w:cstheme="minorHAnsi"/>
                <w:sz w:val="20"/>
                <w:szCs w:val="20"/>
              </w:rPr>
            </w:pPr>
            <w:ins w:id="2472" w:author="Seltzer, Karl" w:date="2024-04-05T09:11:00Z">
              <w:r>
                <w:rPr>
                  <w:rFonts w:cstheme="minorHAnsi"/>
                  <w:sz w:val="20"/>
                  <w:szCs w:val="20"/>
                </w:rPr>
                <w:t>Lumped</w:t>
              </w:r>
            </w:ins>
          </w:p>
        </w:tc>
        <w:tc>
          <w:tcPr>
            <w:tcW w:w="2186" w:type="dxa"/>
            <w:vAlign w:val="center"/>
          </w:tcPr>
          <w:p w14:paraId="24ADA843" w14:textId="77777777" w:rsidR="001669CD" w:rsidRPr="004A2FE2" w:rsidRDefault="001669CD" w:rsidP="003F46C2">
            <w:pPr>
              <w:keepNext/>
              <w:spacing w:after="0"/>
              <w:jc w:val="center"/>
              <w:rPr>
                <w:ins w:id="2473" w:author="Seltzer, Karl" w:date="2024-04-05T09:11:00Z"/>
                <w:rFonts w:cstheme="minorHAnsi"/>
                <w:sz w:val="20"/>
                <w:szCs w:val="20"/>
              </w:rPr>
            </w:pPr>
            <w:ins w:id="2474" w:author="Seltzer, Karl" w:date="2024-04-05T09:11:00Z">
              <w:r w:rsidRPr="004A2FE2">
                <w:rPr>
                  <w:rFonts w:cstheme="minorHAnsi"/>
                  <w:sz w:val="20"/>
                  <w:szCs w:val="20"/>
                </w:rPr>
                <w:t>-</w:t>
              </w:r>
            </w:ins>
          </w:p>
        </w:tc>
      </w:tr>
      <w:tr w:rsidR="001669CD" w:rsidRPr="004A2FE2" w14:paraId="2712FCF7" w14:textId="77777777" w:rsidTr="003F46C2">
        <w:trPr>
          <w:trHeight w:val="143"/>
          <w:ins w:id="2475" w:author="Seltzer, Karl" w:date="2024-04-05T09:11:00Z"/>
        </w:trPr>
        <w:tc>
          <w:tcPr>
            <w:tcW w:w="1357" w:type="dxa"/>
          </w:tcPr>
          <w:p w14:paraId="2D45046F" w14:textId="77777777" w:rsidR="001669CD" w:rsidRPr="004A2FE2" w:rsidRDefault="001669CD" w:rsidP="003F46C2">
            <w:pPr>
              <w:spacing w:after="0"/>
              <w:jc w:val="center"/>
              <w:rPr>
                <w:ins w:id="2476" w:author="Seltzer, Karl" w:date="2024-04-05T09:11:00Z"/>
                <w:rFonts w:cstheme="minorHAnsi"/>
                <w:sz w:val="20"/>
                <w:szCs w:val="20"/>
              </w:rPr>
            </w:pPr>
            <w:ins w:id="2477" w:author="Seltzer, Karl" w:date="2024-04-05T09:11:00Z">
              <w:r w:rsidRPr="00237230">
                <w:rPr>
                  <w:rFonts w:cstheme="minorHAnsi"/>
                  <w:sz w:val="20"/>
                  <w:szCs w:val="20"/>
                </w:rPr>
                <w:t>ISO</w:t>
              </w:r>
            </w:ins>
          </w:p>
        </w:tc>
        <w:tc>
          <w:tcPr>
            <w:tcW w:w="3989" w:type="dxa"/>
            <w:vAlign w:val="center"/>
          </w:tcPr>
          <w:p w14:paraId="4BC7DF4E" w14:textId="77777777" w:rsidR="001669CD" w:rsidRPr="004A2FE2" w:rsidRDefault="001669CD" w:rsidP="003F46C2">
            <w:pPr>
              <w:spacing w:after="0"/>
              <w:jc w:val="center"/>
              <w:rPr>
                <w:ins w:id="2478" w:author="Seltzer, Karl" w:date="2024-04-05T09:11:00Z"/>
                <w:rFonts w:cstheme="minorHAnsi"/>
                <w:sz w:val="20"/>
                <w:szCs w:val="20"/>
              </w:rPr>
            </w:pPr>
            <w:ins w:id="2479" w:author="Seltzer, Karl" w:date="2024-04-05T09:11:00Z">
              <w:r>
                <w:rPr>
                  <w:rFonts w:cstheme="minorHAnsi"/>
                  <w:sz w:val="20"/>
                  <w:szCs w:val="20"/>
                </w:rPr>
                <w:t>Isoprene</w:t>
              </w:r>
            </w:ins>
          </w:p>
        </w:tc>
        <w:tc>
          <w:tcPr>
            <w:tcW w:w="518" w:type="dxa"/>
          </w:tcPr>
          <w:p w14:paraId="4DCE8A07" w14:textId="77777777" w:rsidR="001669CD" w:rsidRPr="00237230" w:rsidRDefault="001669CD" w:rsidP="003F46C2">
            <w:pPr>
              <w:keepNext/>
              <w:spacing w:after="0"/>
              <w:jc w:val="center"/>
              <w:rPr>
                <w:ins w:id="2480" w:author="Seltzer, Karl" w:date="2024-04-05T09:11:00Z"/>
                <w:rFonts w:cstheme="minorHAnsi"/>
                <w:sz w:val="20"/>
                <w:szCs w:val="20"/>
              </w:rPr>
            </w:pPr>
            <w:ins w:id="2481" w:author="Seltzer, Karl" w:date="2024-04-05T09:11:00Z">
              <w:r w:rsidRPr="00237230">
                <w:rPr>
                  <w:sz w:val="20"/>
                  <w:szCs w:val="20"/>
                </w:rPr>
                <w:t>5</w:t>
              </w:r>
            </w:ins>
          </w:p>
        </w:tc>
        <w:tc>
          <w:tcPr>
            <w:tcW w:w="1070" w:type="dxa"/>
            <w:vAlign w:val="center"/>
          </w:tcPr>
          <w:p w14:paraId="07920E74" w14:textId="77777777" w:rsidR="001669CD" w:rsidRPr="004A2FE2" w:rsidRDefault="001669CD" w:rsidP="003F46C2">
            <w:pPr>
              <w:keepNext/>
              <w:spacing w:after="0"/>
              <w:jc w:val="center"/>
              <w:rPr>
                <w:ins w:id="2482" w:author="Seltzer, Karl" w:date="2024-04-05T09:11:00Z"/>
                <w:rFonts w:cstheme="minorHAnsi"/>
                <w:sz w:val="20"/>
                <w:szCs w:val="20"/>
              </w:rPr>
            </w:pPr>
            <w:ins w:id="2483" w:author="Seltzer, Karl" w:date="2024-04-05T09:11:00Z">
              <w:r>
                <w:rPr>
                  <w:rFonts w:cstheme="minorHAnsi"/>
                  <w:sz w:val="20"/>
                  <w:szCs w:val="20"/>
                </w:rPr>
                <w:t>Explicit</w:t>
              </w:r>
            </w:ins>
          </w:p>
        </w:tc>
        <w:tc>
          <w:tcPr>
            <w:tcW w:w="2186" w:type="dxa"/>
            <w:vAlign w:val="center"/>
          </w:tcPr>
          <w:p w14:paraId="09413ECD" w14:textId="77777777" w:rsidR="001669CD" w:rsidRPr="004A2FE2" w:rsidRDefault="001669CD" w:rsidP="003F46C2">
            <w:pPr>
              <w:keepNext/>
              <w:spacing w:after="0"/>
              <w:jc w:val="center"/>
              <w:rPr>
                <w:ins w:id="2484" w:author="Seltzer, Karl" w:date="2024-04-05T09:11:00Z"/>
                <w:rFonts w:cstheme="minorHAnsi"/>
                <w:sz w:val="20"/>
                <w:szCs w:val="20"/>
              </w:rPr>
            </w:pPr>
            <w:ins w:id="2485" w:author="Seltzer, Karl" w:date="2024-04-05T09:11:00Z">
              <w:r>
                <w:rPr>
                  <w:rFonts w:cstheme="minorHAnsi"/>
                  <w:sz w:val="20"/>
                  <w:szCs w:val="20"/>
                </w:rPr>
                <w:t>CC(=</w:t>
              </w:r>
              <w:proofErr w:type="gramStart"/>
              <w:r>
                <w:rPr>
                  <w:rFonts w:cstheme="minorHAnsi"/>
                  <w:sz w:val="20"/>
                  <w:szCs w:val="20"/>
                </w:rPr>
                <w:t>C)C</w:t>
              </w:r>
              <w:proofErr w:type="gramEnd"/>
              <w:r>
                <w:rPr>
                  <w:rFonts w:cstheme="minorHAnsi"/>
                  <w:sz w:val="20"/>
                  <w:szCs w:val="20"/>
                </w:rPr>
                <w:t>=C</w:t>
              </w:r>
            </w:ins>
          </w:p>
        </w:tc>
      </w:tr>
      <w:tr w:rsidR="001669CD" w:rsidRPr="004A2FE2" w14:paraId="656B6FC1" w14:textId="77777777" w:rsidTr="003F46C2">
        <w:trPr>
          <w:trHeight w:val="143"/>
          <w:ins w:id="2486" w:author="Seltzer, Karl" w:date="2024-04-05T09:11:00Z"/>
        </w:trPr>
        <w:tc>
          <w:tcPr>
            <w:tcW w:w="1357" w:type="dxa"/>
          </w:tcPr>
          <w:p w14:paraId="1E7F55F1" w14:textId="77777777" w:rsidR="001669CD" w:rsidRPr="004A2FE2" w:rsidRDefault="001669CD" w:rsidP="003F46C2">
            <w:pPr>
              <w:spacing w:after="0"/>
              <w:jc w:val="center"/>
              <w:rPr>
                <w:ins w:id="2487" w:author="Seltzer, Karl" w:date="2024-04-05T09:11:00Z"/>
                <w:rFonts w:cstheme="minorHAnsi"/>
                <w:sz w:val="20"/>
                <w:szCs w:val="20"/>
              </w:rPr>
            </w:pPr>
            <w:ins w:id="2488" w:author="Seltzer, Karl" w:date="2024-04-05T09:11:00Z">
              <w:r w:rsidRPr="00237230">
                <w:rPr>
                  <w:rFonts w:cstheme="minorHAnsi"/>
                  <w:sz w:val="20"/>
                  <w:szCs w:val="20"/>
                </w:rPr>
                <w:t>KET</w:t>
              </w:r>
            </w:ins>
          </w:p>
        </w:tc>
        <w:tc>
          <w:tcPr>
            <w:tcW w:w="3989" w:type="dxa"/>
            <w:vAlign w:val="center"/>
          </w:tcPr>
          <w:p w14:paraId="1610B999" w14:textId="77777777" w:rsidR="001669CD" w:rsidRPr="004A2FE2" w:rsidRDefault="001669CD" w:rsidP="003F46C2">
            <w:pPr>
              <w:spacing w:after="0"/>
              <w:jc w:val="center"/>
              <w:rPr>
                <w:ins w:id="2489" w:author="Seltzer, Karl" w:date="2024-04-05T09:11:00Z"/>
                <w:rFonts w:cstheme="minorHAnsi"/>
                <w:sz w:val="20"/>
                <w:szCs w:val="20"/>
              </w:rPr>
            </w:pPr>
            <w:ins w:id="2490" w:author="Seltzer, Karl" w:date="2024-04-05T09:11:00Z">
              <w:r>
                <w:rPr>
                  <w:rFonts w:cstheme="minorHAnsi"/>
                  <w:sz w:val="20"/>
                  <w:szCs w:val="20"/>
                </w:rPr>
                <w:t>Other ketones</w:t>
              </w:r>
            </w:ins>
          </w:p>
        </w:tc>
        <w:tc>
          <w:tcPr>
            <w:tcW w:w="518" w:type="dxa"/>
          </w:tcPr>
          <w:p w14:paraId="1AACDB28" w14:textId="77777777" w:rsidR="001669CD" w:rsidRPr="00237230" w:rsidRDefault="001669CD" w:rsidP="003F46C2">
            <w:pPr>
              <w:keepNext/>
              <w:spacing w:after="0"/>
              <w:jc w:val="center"/>
              <w:rPr>
                <w:ins w:id="2491" w:author="Seltzer, Karl" w:date="2024-04-05T09:11:00Z"/>
                <w:rFonts w:cstheme="minorHAnsi"/>
                <w:sz w:val="20"/>
                <w:szCs w:val="20"/>
              </w:rPr>
            </w:pPr>
            <w:ins w:id="2492" w:author="Seltzer, Karl" w:date="2024-04-05T09:11:00Z">
              <w:r w:rsidRPr="00237230">
                <w:rPr>
                  <w:sz w:val="20"/>
                  <w:szCs w:val="20"/>
                </w:rPr>
                <w:t>5</w:t>
              </w:r>
            </w:ins>
          </w:p>
        </w:tc>
        <w:tc>
          <w:tcPr>
            <w:tcW w:w="1070" w:type="dxa"/>
            <w:vAlign w:val="center"/>
          </w:tcPr>
          <w:p w14:paraId="74604653" w14:textId="77777777" w:rsidR="001669CD" w:rsidRPr="004A2FE2" w:rsidRDefault="001669CD" w:rsidP="003F46C2">
            <w:pPr>
              <w:keepNext/>
              <w:spacing w:after="0"/>
              <w:jc w:val="center"/>
              <w:rPr>
                <w:ins w:id="2493" w:author="Seltzer, Karl" w:date="2024-04-05T09:11:00Z"/>
                <w:rFonts w:cstheme="minorHAnsi"/>
                <w:sz w:val="20"/>
                <w:szCs w:val="20"/>
              </w:rPr>
            </w:pPr>
            <w:ins w:id="2494" w:author="Seltzer, Karl" w:date="2024-04-05T09:11:00Z">
              <w:r>
                <w:rPr>
                  <w:rFonts w:cstheme="minorHAnsi"/>
                  <w:sz w:val="20"/>
                  <w:szCs w:val="20"/>
                </w:rPr>
                <w:t>Lumped</w:t>
              </w:r>
            </w:ins>
          </w:p>
        </w:tc>
        <w:tc>
          <w:tcPr>
            <w:tcW w:w="2186" w:type="dxa"/>
            <w:vAlign w:val="center"/>
          </w:tcPr>
          <w:p w14:paraId="2C76D238" w14:textId="77777777" w:rsidR="001669CD" w:rsidRPr="004A2FE2" w:rsidRDefault="001669CD" w:rsidP="003F46C2">
            <w:pPr>
              <w:keepNext/>
              <w:spacing w:after="0"/>
              <w:jc w:val="center"/>
              <w:rPr>
                <w:ins w:id="2495" w:author="Seltzer, Karl" w:date="2024-04-05T09:11:00Z"/>
                <w:rFonts w:cstheme="minorHAnsi"/>
                <w:sz w:val="20"/>
                <w:szCs w:val="20"/>
              </w:rPr>
            </w:pPr>
            <w:ins w:id="2496" w:author="Seltzer, Karl" w:date="2024-04-05T09:11:00Z">
              <w:r w:rsidRPr="004A2FE2">
                <w:rPr>
                  <w:rFonts w:cstheme="minorHAnsi"/>
                  <w:sz w:val="20"/>
                  <w:szCs w:val="20"/>
                </w:rPr>
                <w:t>-</w:t>
              </w:r>
            </w:ins>
          </w:p>
        </w:tc>
      </w:tr>
      <w:tr w:rsidR="001669CD" w:rsidRPr="004A2FE2" w14:paraId="4684A643" w14:textId="77777777" w:rsidTr="003F46C2">
        <w:trPr>
          <w:trHeight w:val="143"/>
          <w:ins w:id="2497" w:author="Seltzer, Karl" w:date="2024-04-05T09:11:00Z"/>
        </w:trPr>
        <w:tc>
          <w:tcPr>
            <w:tcW w:w="1357" w:type="dxa"/>
          </w:tcPr>
          <w:p w14:paraId="65AB2EE8" w14:textId="77777777" w:rsidR="001669CD" w:rsidRPr="004A2FE2" w:rsidRDefault="001669CD" w:rsidP="003F46C2">
            <w:pPr>
              <w:spacing w:after="0"/>
              <w:jc w:val="center"/>
              <w:rPr>
                <w:ins w:id="2498" w:author="Seltzer, Karl" w:date="2024-04-05T09:11:00Z"/>
                <w:rFonts w:cstheme="minorHAnsi"/>
                <w:sz w:val="20"/>
                <w:szCs w:val="20"/>
              </w:rPr>
            </w:pPr>
            <w:ins w:id="2499" w:author="Seltzer, Karl" w:date="2024-04-05T09:11:00Z">
              <w:r w:rsidRPr="00237230">
                <w:rPr>
                  <w:rFonts w:cstheme="minorHAnsi"/>
                  <w:sz w:val="20"/>
                  <w:szCs w:val="20"/>
                </w:rPr>
                <w:t>LIM</w:t>
              </w:r>
            </w:ins>
          </w:p>
        </w:tc>
        <w:tc>
          <w:tcPr>
            <w:tcW w:w="3989" w:type="dxa"/>
            <w:vAlign w:val="center"/>
          </w:tcPr>
          <w:p w14:paraId="7333546B" w14:textId="77777777" w:rsidR="001669CD" w:rsidRPr="004A2FE2" w:rsidRDefault="001669CD" w:rsidP="003F46C2">
            <w:pPr>
              <w:spacing w:after="0"/>
              <w:jc w:val="center"/>
              <w:rPr>
                <w:ins w:id="2500" w:author="Seltzer, Karl" w:date="2024-04-05T09:11:00Z"/>
                <w:rFonts w:cstheme="minorHAnsi"/>
                <w:sz w:val="20"/>
                <w:szCs w:val="20"/>
              </w:rPr>
            </w:pPr>
            <w:ins w:id="2501" w:author="Seltzer, Karl" w:date="2024-04-05T09:11:00Z">
              <w:r>
                <w:rPr>
                  <w:rFonts w:cstheme="minorHAnsi"/>
                  <w:sz w:val="20"/>
                  <w:szCs w:val="20"/>
                </w:rPr>
                <w:t>Limonene monoterpenes</w:t>
              </w:r>
            </w:ins>
          </w:p>
        </w:tc>
        <w:tc>
          <w:tcPr>
            <w:tcW w:w="518" w:type="dxa"/>
          </w:tcPr>
          <w:p w14:paraId="133A7A6B" w14:textId="77777777" w:rsidR="001669CD" w:rsidRPr="00237230" w:rsidRDefault="001669CD" w:rsidP="003F46C2">
            <w:pPr>
              <w:keepNext/>
              <w:spacing w:after="0"/>
              <w:jc w:val="center"/>
              <w:rPr>
                <w:ins w:id="2502" w:author="Seltzer, Karl" w:date="2024-04-05T09:11:00Z"/>
                <w:rFonts w:cstheme="minorHAnsi"/>
                <w:sz w:val="20"/>
                <w:szCs w:val="20"/>
              </w:rPr>
            </w:pPr>
            <w:ins w:id="2503" w:author="Seltzer, Karl" w:date="2024-04-05T09:11:00Z">
              <w:r w:rsidRPr="00237230">
                <w:rPr>
                  <w:sz w:val="20"/>
                  <w:szCs w:val="20"/>
                </w:rPr>
                <w:t>10</w:t>
              </w:r>
            </w:ins>
          </w:p>
        </w:tc>
        <w:tc>
          <w:tcPr>
            <w:tcW w:w="1070" w:type="dxa"/>
            <w:vAlign w:val="center"/>
          </w:tcPr>
          <w:p w14:paraId="457723ED" w14:textId="77777777" w:rsidR="001669CD" w:rsidRPr="004A2FE2" w:rsidRDefault="001669CD" w:rsidP="003F46C2">
            <w:pPr>
              <w:keepNext/>
              <w:spacing w:after="0"/>
              <w:jc w:val="center"/>
              <w:rPr>
                <w:ins w:id="2504" w:author="Seltzer, Karl" w:date="2024-04-05T09:11:00Z"/>
                <w:rFonts w:cstheme="minorHAnsi"/>
                <w:sz w:val="20"/>
                <w:szCs w:val="20"/>
              </w:rPr>
            </w:pPr>
            <w:ins w:id="2505" w:author="Seltzer, Karl" w:date="2024-04-05T09:11:00Z">
              <w:r>
                <w:rPr>
                  <w:rFonts w:cstheme="minorHAnsi"/>
                  <w:sz w:val="20"/>
                  <w:szCs w:val="20"/>
                </w:rPr>
                <w:t>Lumped</w:t>
              </w:r>
            </w:ins>
          </w:p>
        </w:tc>
        <w:tc>
          <w:tcPr>
            <w:tcW w:w="2186" w:type="dxa"/>
            <w:vAlign w:val="center"/>
          </w:tcPr>
          <w:p w14:paraId="06AA18C3" w14:textId="77777777" w:rsidR="001669CD" w:rsidRPr="004A2FE2" w:rsidRDefault="001669CD" w:rsidP="003F46C2">
            <w:pPr>
              <w:keepNext/>
              <w:spacing w:after="0"/>
              <w:jc w:val="center"/>
              <w:rPr>
                <w:ins w:id="2506" w:author="Seltzer, Karl" w:date="2024-04-05T09:11:00Z"/>
                <w:rFonts w:cstheme="minorHAnsi"/>
                <w:sz w:val="20"/>
                <w:szCs w:val="20"/>
              </w:rPr>
            </w:pPr>
            <w:ins w:id="2507" w:author="Seltzer, Karl" w:date="2024-04-05T09:11:00Z">
              <w:r w:rsidRPr="004A2FE2">
                <w:rPr>
                  <w:rFonts w:cstheme="minorHAnsi"/>
                  <w:sz w:val="20"/>
                  <w:szCs w:val="20"/>
                </w:rPr>
                <w:t>-</w:t>
              </w:r>
            </w:ins>
          </w:p>
        </w:tc>
      </w:tr>
      <w:tr w:rsidR="001669CD" w:rsidRPr="004A2FE2" w14:paraId="41EBE078" w14:textId="77777777" w:rsidTr="003F46C2">
        <w:trPr>
          <w:trHeight w:val="143"/>
          <w:ins w:id="2508" w:author="Seltzer, Karl" w:date="2024-04-05T09:11:00Z"/>
        </w:trPr>
        <w:tc>
          <w:tcPr>
            <w:tcW w:w="1357" w:type="dxa"/>
          </w:tcPr>
          <w:p w14:paraId="69EB45BC" w14:textId="77777777" w:rsidR="001669CD" w:rsidRPr="004A2FE2" w:rsidRDefault="001669CD" w:rsidP="003F46C2">
            <w:pPr>
              <w:spacing w:after="0"/>
              <w:jc w:val="center"/>
              <w:rPr>
                <w:ins w:id="2509" w:author="Seltzer, Karl" w:date="2024-04-05T09:11:00Z"/>
                <w:rFonts w:cstheme="minorHAnsi"/>
                <w:sz w:val="20"/>
                <w:szCs w:val="20"/>
              </w:rPr>
            </w:pPr>
            <w:ins w:id="2510" w:author="Seltzer, Karl" w:date="2024-04-05T09:11:00Z">
              <w:r w:rsidRPr="00237230">
                <w:rPr>
                  <w:rFonts w:cstheme="minorHAnsi"/>
                  <w:sz w:val="20"/>
                  <w:szCs w:val="20"/>
                </w:rPr>
                <w:t>MACR</w:t>
              </w:r>
            </w:ins>
          </w:p>
        </w:tc>
        <w:tc>
          <w:tcPr>
            <w:tcW w:w="3989" w:type="dxa"/>
            <w:vAlign w:val="center"/>
          </w:tcPr>
          <w:p w14:paraId="01DF1EA2" w14:textId="77777777" w:rsidR="001669CD" w:rsidRPr="004A2FE2" w:rsidRDefault="001669CD" w:rsidP="003F46C2">
            <w:pPr>
              <w:spacing w:after="0"/>
              <w:jc w:val="center"/>
              <w:rPr>
                <w:ins w:id="2511" w:author="Seltzer, Karl" w:date="2024-04-05T09:11:00Z"/>
                <w:rFonts w:cstheme="minorHAnsi"/>
                <w:sz w:val="20"/>
                <w:szCs w:val="20"/>
              </w:rPr>
            </w:pPr>
            <w:ins w:id="2512" w:author="Seltzer, Karl" w:date="2024-04-05T09:11:00Z">
              <w:r>
                <w:rPr>
                  <w:rFonts w:cstheme="minorHAnsi"/>
                  <w:sz w:val="20"/>
                  <w:szCs w:val="20"/>
                </w:rPr>
                <w:t>Methacrolein and Crotonaldehyde</w:t>
              </w:r>
            </w:ins>
          </w:p>
        </w:tc>
        <w:tc>
          <w:tcPr>
            <w:tcW w:w="518" w:type="dxa"/>
          </w:tcPr>
          <w:p w14:paraId="67A6DE74" w14:textId="77777777" w:rsidR="001669CD" w:rsidRPr="00237230" w:rsidRDefault="001669CD" w:rsidP="003F46C2">
            <w:pPr>
              <w:keepNext/>
              <w:spacing w:after="0"/>
              <w:jc w:val="center"/>
              <w:rPr>
                <w:ins w:id="2513" w:author="Seltzer, Karl" w:date="2024-04-05T09:11:00Z"/>
                <w:rFonts w:cstheme="minorHAnsi"/>
                <w:sz w:val="20"/>
                <w:szCs w:val="20"/>
              </w:rPr>
            </w:pPr>
            <w:ins w:id="2514" w:author="Seltzer, Karl" w:date="2024-04-05T09:11:00Z">
              <w:r w:rsidRPr="00237230">
                <w:rPr>
                  <w:sz w:val="20"/>
                  <w:szCs w:val="20"/>
                </w:rPr>
                <w:t>4</w:t>
              </w:r>
            </w:ins>
          </w:p>
        </w:tc>
        <w:tc>
          <w:tcPr>
            <w:tcW w:w="1070" w:type="dxa"/>
            <w:vAlign w:val="center"/>
          </w:tcPr>
          <w:p w14:paraId="07B0EB6D" w14:textId="77777777" w:rsidR="001669CD" w:rsidRPr="004A2FE2" w:rsidRDefault="001669CD" w:rsidP="003F46C2">
            <w:pPr>
              <w:keepNext/>
              <w:spacing w:after="0"/>
              <w:jc w:val="center"/>
              <w:rPr>
                <w:ins w:id="2515" w:author="Seltzer, Karl" w:date="2024-04-05T09:11:00Z"/>
                <w:rFonts w:cstheme="minorHAnsi"/>
                <w:sz w:val="20"/>
                <w:szCs w:val="20"/>
              </w:rPr>
            </w:pPr>
            <w:ins w:id="2516" w:author="Seltzer, Karl" w:date="2024-04-05T09:11:00Z">
              <w:r>
                <w:rPr>
                  <w:rFonts w:cstheme="minorHAnsi"/>
                  <w:sz w:val="20"/>
                  <w:szCs w:val="20"/>
                </w:rPr>
                <w:t>Lumped</w:t>
              </w:r>
            </w:ins>
          </w:p>
        </w:tc>
        <w:tc>
          <w:tcPr>
            <w:tcW w:w="2186" w:type="dxa"/>
            <w:vAlign w:val="center"/>
          </w:tcPr>
          <w:p w14:paraId="29447291" w14:textId="77777777" w:rsidR="001669CD" w:rsidRPr="004A2FE2" w:rsidRDefault="001669CD" w:rsidP="003F46C2">
            <w:pPr>
              <w:keepNext/>
              <w:spacing w:after="0"/>
              <w:jc w:val="center"/>
              <w:rPr>
                <w:ins w:id="2517" w:author="Seltzer, Karl" w:date="2024-04-05T09:11:00Z"/>
                <w:rFonts w:cstheme="minorHAnsi"/>
                <w:sz w:val="20"/>
                <w:szCs w:val="20"/>
              </w:rPr>
            </w:pPr>
            <w:ins w:id="2518" w:author="Seltzer, Karl" w:date="2024-04-05T09:11:00Z">
              <w:r w:rsidRPr="004A2FE2">
                <w:rPr>
                  <w:rFonts w:cstheme="minorHAnsi"/>
                  <w:sz w:val="20"/>
                  <w:szCs w:val="20"/>
                </w:rPr>
                <w:t>-</w:t>
              </w:r>
            </w:ins>
          </w:p>
        </w:tc>
      </w:tr>
      <w:tr w:rsidR="001669CD" w:rsidRPr="004A2FE2" w14:paraId="79BD2545" w14:textId="77777777" w:rsidTr="003F46C2">
        <w:trPr>
          <w:trHeight w:val="143"/>
          <w:ins w:id="2519" w:author="Seltzer, Karl" w:date="2024-04-05T09:11:00Z"/>
        </w:trPr>
        <w:tc>
          <w:tcPr>
            <w:tcW w:w="1357" w:type="dxa"/>
          </w:tcPr>
          <w:p w14:paraId="110F337D" w14:textId="77777777" w:rsidR="001669CD" w:rsidRPr="004A2FE2" w:rsidRDefault="001669CD" w:rsidP="003F46C2">
            <w:pPr>
              <w:spacing w:after="0"/>
              <w:jc w:val="center"/>
              <w:rPr>
                <w:ins w:id="2520" w:author="Seltzer, Karl" w:date="2024-04-05T09:11:00Z"/>
                <w:rFonts w:cstheme="minorHAnsi"/>
                <w:sz w:val="20"/>
                <w:szCs w:val="20"/>
              </w:rPr>
            </w:pPr>
            <w:ins w:id="2521" w:author="Seltzer, Karl" w:date="2024-04-05T09:11:00Z">
              <w:r w:rsidRPr="00237230">
                <w:rPr>
                  <w:rFonts w:cstheme="minorHAnsi"/>
                  <w:sz w:val="20"/>
                  <w:szCs w:val="20"/>
                </w:rPr>
                <w:t>MCT</w:t>
              </w:r>
            </w:ins>
          </w:p>
        </w:tc>
        <w:tc>
          <w:tcPr>
            <w:tcW w:w="3989" w:type="dxa"/>
            <w:vAlign w:val="center"/>
          </w:tcPr>
          <w:p w14:paraId="0F36F85D" w14:textId="77777777" w:rsidR="001669CD" w:rsidRPr="004A2FE2" w:rsidRDefault="001669CD" w:rsidP="003F46C2">
            <w:pPr>
              <w:spacing w:after="0"/>
              <w:jc w:val="center"/>
              <w:rPr>
                <w:ins w:id="2522" w:author="Seltzer, Karl" w:date="2024-04-05T09:11:00Z"/>
                <w:rFonts w:cstheme="minorHAnsi"/>
                <w:sz w:val="20"/>
                <w:szCs w:val="20"/>
              </w:rPr>
            </w:pPr>
            <w:ins w:id="2523" w:author="Seltzer, Karl" w:date="2024-04-05T09:11:00Z">
              <w:r>
                <w:rPr>
                  <w:rFonts w:cstheme="minorHAnsi"/>
                  <w:sz w:val="20"/>
                  <w:szCs w:val="20"/>
                </w:rPr>
                <w:t>Methylcatechol</w:t>
              </w:r>
            </w:ins>
          </w:p>
        </w:tc>
        <w:tc>
          <w:tcPr>
            <w:tcW w:w="518" w:type="dxa"/>
          </w:tcPr>
          <w:p w14:paraId="4AE2B2DE" w14:textId="77777777" w:rsidR="001669CD" w:rsidRPr="00237230" w:rsidRDefault="001669CD" w:rsidP="003F46C2">
            <w:pPr>
              <w:keepNext/>
              <w:spacing w:after="0"/>
              <w:jc w:val="center"/>
              <w:rPr>
                <w:ins w:id="2524" w:author="Seltzer, Karl" w:date="2024-04-05T09:11:00Z"/>
                <w:rFonts w:cstheme="minorHAnsi"/>
                <w:sz w:val="20"/>
                <w:szCs w:val="20"/>
              </w:rPr>
            </w:pPr>
            <w:ins w:id="2525" w:author="Seltzer, Karl" w:date="2024-04-05T09:11:00Z">
              <w:r w:rsidRPr="00237230">
                <w:rPr>
                  <w:sz w:val="20"/>
                  <w:szCs w:val="20"/>
                </w:rPr>
                <w:t>7</w:t>
              </w:r>
            </w:ins>
          </w:p>
        </w:tc>
        <w:tc>
          <w:tcPr>
            <w:tcW w:w="1070" w:type="dxa"/>
            <w:vAlign w:val="center"/>
          </w:tcPr>
          <w:p w14:paraId="75F4D97E" w14:textId="77777777" w:rsidR="001669CD" w:rsidRPr="004A2FE2" w:rsidRDefault="001669CD" w:rsidP="003F46C2">
            <w:pPr>
              <w:keepNext/>
              <w:spacing w:after="0"/>
              <w:jc w:val="center"/>
              <w:rPr>
                <w:ins w:id="2526" w:author="Seltzer, Karl" w:date="2024-04-05T09:11:00Z"/>
                <w:rFonts w:cstheme="minorHAnsi"/>
                <w:sz w:val="20"/>
                <w:szCs w:val="20"/>
              </w:rPr>
            </w:pPr>
            <w:ins w:id="2527" w:author="Seltzer, Karl" w:date="2024-04-05T09:11:00Z">
              <w:r>
                <w:rPr>
                  <w:rFonts w:cstheme="minorHAnsi"/>
                  <w:sz w:val="20"/>
                  <w:szCs w:val="20"/>
                </w:rPr>
                <w:t>Lumped</w:t>
              </w:r>
            </w:ins>
          </w:p>
        </w:tc>
        <w:tc>
          <w:tcPr>
            <w:tcW w:w="2186" w:type="dxa"/>
            <w:vAlign w:val="center"/>
          </w:tcPr>
          <w:p w14:paraId="4D48B7B9" w14:textId="77777777" w:rsidR="001669CD" w:rsidRPr="004A2FE2" w:rsidRDefault="001669CD" w:rsidP="003F46C2">
            <w:pPr>
              <w:keepNext/>
              <w:spacing w:after="0"/>
              <w:jc w:val="center"/>
              <w:rPr>
                <w:ins w:id="2528" w:author="Seltzer, Karl" w:date="2024-04-05T09:11:00Z"/>
                <w:rFonts w:cstheme="minorHAnsi"/>
                <w:sz w:val="20"/>
                <w:szCs w:val="20"/>
              </w:rPr>
            </w:pPr>
            <w:ins w:id="2529" w:author="Seltzer, Karl" w:date="2024-04-05T09:11:00Z">
              <w:r w:rsidRPr="004A2FE2">
                <w:rPr>
                  <w:rFonts w:cstheme="minorHAnsi"/>
                  <w:sz w:val="20"/>
                  <w:szCs w:val="20"/>
                </w:rPr>
                <w:t>-</w:t>
              </w:r>
            </w:ins>
          </w:p>
        </w:tc>
      </w:tr>
      <w:tr w:rsidR="001669CD" w:rsidRPr="004A2FE2" w14:paraId="120FD74E" w14:textId="77777777" w:rsidTr="003F46C2">
        <w:trPr>
          <w:trHeight w:val="143"/>
          <w:ins w:id="2530" w:author="Seltzer, Karl" w:date="2024-04-05T09:11:00Z"/>
        </w:trPr>
        <w:tc>
          <w:tcPr>
            <w:tcW w:w="1357" w:type="dxa"/>
          </w:tcPr>
          <w:p w14:paraId="684BCBF0" w14:textId="77777777" w:rsidR="001669CD" w:rsidRPr="004A2FE2" w:rsidRDefault="001669CD" w:rsidP="003F46C2">
            <w:pPr>
              <w:spacing w:after="0"/>
              <w:jc w:val="center"/>
              <w:rPr>
                <w:ins w:id="2531" w:author="Seltzer, Karl" w:date="2024-04-05T09:11:00Z"/>
                <w:rFonts w:cstheme="minorHAnsi"/>
                <w:sz w:val="20"/>
                <w:szCs w:val="20"/>
              </w:rPr>
            </w:pPr>
            <w:ins w:id="2532" w:author="Seltzer, Karl" w:date="2024-04-05T09:11:00Z">
              <w:r w:rsidRPr="00237230">
                <w:rPr>
                  <w:rFonts w:cstheme="minorHAnsi"/>
                  <w:sz w:val="20"/>
                  <w:szCs w:val="20"/>
                </w:rPr>
                <w:t>MEK</w:t>
              </w:r>
            </w:ins>
          </w:p>
        </w:tc>
        <w:tc>
          <w:tcPr>
            <w:tcW w:w="3989" w:type="dxa"/>
            <w:vAlign w:val="center"/>
          </w:tcPr>
          <w:p w14:paraId="3EDBAA67" w14:textId="77777777" w:rsidR="001669CD" w:rsidRPr="004A2FE2" w:rsidRDefault="001669CD" w:rsidP="003F46C2">
            <w:pPr>
              <w:spacing w:after="0"/>
              <w:jc w:val="center"/>
              <w:rPr>
                <w:ins w:id="2533" w:author="Seltzer, Karl" w:date="2024-04-05T09:11:00Z"/>
                <w:rFonts w:cstheme="minorHAnsi"/>
                <w:sz w:val="20"/>
                <w:szCs w:val="20"/>
              </w:rPr>
            </w:pPr>
            <w:ins w:id="2534" w:author="Seltzer, Karl" w:date="2024-04-05T09:11:00Z">
              <w:r>
                <w:rPr>
                  <w:rFonts w:cstheme="minorHAnsi"/>
                  <w:sz w:val="20"/>
                  <w:szCs w:val="20"/>
                </w:rPr>
                <w:t>Methyl ethyl ketone</w:t>
              </w:r>
            </w:ins>
          </w:p>
        </w:tc>
        <w:tc>
          <w:tcPr>
            <w:tcW w:w="518" w:type="dxa"/>
          </w:tcPr>
          <w:p w14:paraId="0C2500B2" w14:textId="77777777" w:rsidR="001669CD" w:rsidRPr="00237230" w:rsidRDefault="001669CD" w:rsidP="003F46C2">
            <w:pPr>
              <w:keepNext/>
              <w:spacing w:after="0"/>
              <w:jc w:val="center"/>
              <w:rPr>
                <w:ins w:id="2535" w:author="Seltzer, Karl" w:date="2024-04-05T09:11:00Z"/>
                <w:rFonts w:cstheme="minorHAnsi"/>
                <w:sz w:val="20"/>
                <w:szCs w:val="20"/>
              </w:rPr>
            </w:pPr>
            <w:ins w:id="2536" w:author="Seltzer, Karl" w:date="2024-04-05T09:11:00Z">
              <w:r w:rsidRPr="00237230">
                <w:rPr>
                  <w:sz w:val="20"/>
                  <w:szCs w:val="20"/>
                </w:rPr>
                <w:t>4</w:t>
              </w:r>
            </w:ins>
          </w:p>
        </w:tc>
        <w:tc>
          <w:tcPr>
            <w:tcW w:w="1070" w:type="dxa"/>
            <w:vAlign w:val="center"/>
          </w:tcPr>
          <w:p w14:paraId="029866E3" w14:textId="77777777" w:rsidR="001669CD" w:rsidRPr="004A2FE2" w:rsidRDefault="001669CD" w:rsidP="003F46C2">
            <w:pPr>
              <w:keepNext/>
              <w:spacing w:after="0"/>
              <w:jc w:val="center"/>
              <w:rPr>
                <w:ins w:id="2537" w:author="Seltzer, Karl" w:date="2024-04-05T09:11:00Z"/>
                <w:rFonts w:cstheme="minorHAnsi"/>
                <w:sz w:val="20"/>
                <w:szCs w:val="20"/>
              </w:rPr>
            </w:pPr>
            <w:ins w:id="2538" w:author="Seltzer, Karl" w:date="2024-04-05T09:11:00Z">
              <w:r>
                <w:rPr>
                  <w:rFonts w:cstheme="minorHAnsi"/>
                  <w:sz w:val="20"/>
                  <w:szCs w:val="20"/>
                </w:rPr>
                <w:t>Explicit</w:t>
              </w:r>
            </w:ins>
          </w:p>
        </w:tc>
        <w:tc>
          <w:tcPr>
            <w:tcW w:w="2186" w:type="dxa"/>
            <w:vAlign w:val="center"/>
          </w:tcPr>
          <w:p w14:paraId="2BAFCB1D" w14:textId="77777777" w:rsidR="001669CD" w:rsidRPr="004A2FE2" w:rsidRDefault="001669CD" w:rsidP="003F46C2">
            <w:pPr>
              <w:keepNext/>
              <w:spacing w:after="0"/>
              <w:jc w:val="center"/>
              <w:rPr>
                <w:ins w:id="2539" w:author="Seltzer, Karl" w:date="2024-04-05T09:11:00Z"/>
                <w:rFonts w:cstheme="minorHAnsi"/>
                <w:sz w:val="20"/>
                <w:szCs w:val="20"/>
              </w:rPr>
            </w:pPr>
            <w:ins w:id="2540" w:author="Seltzer, Karl" w:date="2024-04-05T09:11:00Z">
              <w:r w:rsidRPr="001835A6">
                <w:rPr>
                  <w:rFonts w:cstheme="minorHAnsi"/>
                  <w:sz w:val="20"/>
                  <w:szCs w:val="20"/>
                </w:rPr>
                <w:t>CCC(=</w:t>
              </w:r>
              <w:proofErr w:type="gramStart"/>
              <w:r w:rsidRPr="001835A6">
                <w:rPr>
                  <w:rFonts w:cstheme="minorHAnsi"/>
                  <w:sz w:val="20"/>
                  <w:szCs w:val="20"/>
                </w:rPr>
                <w:t>O)C</w:t>
              </w:r>
              <w:proofErr w:type="gramEnd"/>
            </w:ins>
          </w:p>
        </w:tc>
      </w:tr>
      <w:tr w:rsidR="001669CD" w:rsidRPr="004A2FE2" w14:paraId="4CCCA125" w14:textId="77777777" w:rsidTr="003F46C2">
        <w:trPr>
          <w:trHeight w:val="143"/>
          <w:ins w:id="2541" w:author="Seltzer, Karl" w:date="2024-04-05T09:11:00Z"/>
        </w:trPr>
        <w:tc>
          <w:tcPr>
            <w:tcW w:w="1357" w:type="dxa"/>
          </w:tcPr>
          <w:p w14:paraId="04C3858F" w14:textId="77777777" w:rsidR="001669CD" w:rsidRPr="004A2FE2" w:rsidRDefault="001669CD" w:rsidP="003F46C2">
            <w:pPr>
              <w:spacing w:after="0"/>
              <w:jc w:val="center"/>
              <w:rPr>
                <w:ins w:id="2542" w:author="Seltzer, Karl" w:date="2024-04-05T09:11:00Z"/>
                <w:rFonts w:cstheme="minorHAnsi"/>
                <w:sz w:val="20"/>
                <w:szCs w:val="20"/>
              </w:rPr>
            </w:pPr>
            <w:ins w:id="2543" w:author="Seltzer, Karl" w:date="2024-04-05T09:11:00Z">
              <w:r w:rsidRPr="00237230">
                <w:rPr>
                  <w:rFonts w:cstheme="minorHAnsi"/>
                  <w:sz w:val="20"/>
                  <w:szCs w:val="20"/>
                </w:rPr>
                <w:t>MGLY</w:t>
              </w:r>
            </w:ins>
          </w:p>
        </w:tc>
        <w:tc>
          <w:tcPr>
            <w:tcW w:w="3989" w:type="dxa"/>
            <w:vAlign w:val="center"/>
          </w:tcPr>
          <w:p w14:paraId="5BE77798" w14:textId="77777777" w:rsidR="001669CD" w:rsidRPr="004A2FE2" w:rsidRDefault="001669CD" w:rsidP="003F46C2">
            <w:pPr>
              <w:spacing w:after="0"/>
              <w:jc w:val="center"/>
              <w:rPr>
                <w:ins w:id="2544" w:author="Seltzer, Karl" w:date="2024-04-05T09:11:00Z"/>
                <w:rFonts w:cstheme="minorHAnsi"/>
                <w:sz w:val="20"/>
                <w:szCs w:val="20"/>
              </w:rPr>
            </w:pPr>
            <w:ins w:id="2545" w:author="Seltzer, Karl" w:date="2024-04-05T09:11:00Z">
              <w:r>
                <w:rPr>
                  <w:rFonts w:cstheme="minorHAnsi"/>
                  <w:sz w:val="20"/>
                  <w:szCs w:val="20"/>
                </w:rPr>
                <w:t>Methylglyoxal and similar species</w:t>
              </w:r>
            </w:ins>
          </w:p>
        </w:tc>
        <w:tc>
          <w:tcPr>
            <w:tcW w:w="518" w:type="dxa"/>
          </w:tcPr>
          <w:p w14:paraId="59E3E858" w14:textId="77777777" w:rsidR="001669CD" w:rsidRPr="00237230" w:rsidRDefault="001669CD" w:rsidP="003F46C2">
            <w:pPr>
              <w:keepNext/>
              <w:spacing w:after="0"/>
              <w:jc w:val="center"/>
              <w:rPr>
                <w:ins w:id="2546" w:author="Seltzer, Karl" w:date="2024-04-05T09:11:00Z"/>
                <w:rFonts w:cstheme="minorHAnsi"/>
                <w:sz w:val="20"/>
                <w:szCs w:val="20"/>
              </w:rPr>
            </w:pPr>
            <w:ins w:id="2547" w:author="Seltzer, Karl" w:date="2024-04-05T09:11:00Z">
              <w:r w:rsidRPr="00237230">
                <w:rPr>
                  <w:sz w:val="20"/>
                  <w:szCs w:val="20"/>
                </w:rPr>
                <w:t>3</w:t>
              </w:r>
            </w:ins>
          </w:p>
        </w:tc>
        <w:tc>
          <w:tcPr>
            <w:tcW w:w="1070" w:type="dxa"/>
            <w:vAlign w:val="center"/>
          </w:tcPr>
          <w:p w14:paraId="175567EA" w14:textId="77777777" w:rsidR="001669CD" w:rsidRPr="004A2FE2" w:rsidRDefault="001669CD" w:rsidP="003F46C2">
            <w:pPr>
              <w:keepNext/>
              <w:spacing w:after="0"/>
              <w:jc w:val="center"/>
              <w:rPr>
                <w:ins w:id="2548" w:author="Seltzer, Karl" w:date="2024-04-05T09:11:00Z"/>
                <w:rFonts w:cstheme="minorHAnsi"/>
                <w:sz w:val="20"/>
                <w:szCs w:val="20"/>
              </w:rPr>
            </w:pPr>
            <w:ins w:id="2549" w:author="Seltzer, Karl" w:date="2024-04-05T09:11:00Z">
              <w:r>
                <w:rPr>
                  <w:rFonts w:cstheme="minorHAnsi"/>
                  <w:sz w:val="20"/>
                  <w:szCs w:val="20"/>
                </w:rPr>
                <w:t>Lumped</w:t>
              </w:r>
            </w:ins>
          </w:p>
        </w:tc>
        <w:tc>
          <w:tcPr>
            <w:tcW w:w="2186" w:type="dxa"/>
            <w:vAlign w:val="center"/>
          </w:tcPr>
          <w:p w14:paraId="42803DB8" w14:textId="77777777" w:rsidR="001669CD" w:rsidRPr="004A2FE2" w:rsidRDefault="001669CD" w:rsidP="003F46C2">
            <w:pPr>
              <w:keepNext/>
              <w:spacing w:after="0"/>
              <w:jc w:val="center"/>
              <w:rPr>
                <w:ins w:id="2550" w:author="Seltzer, Karl" w:date="2024-04-05T09:11:00Z"/>
                <w:rFonts w:cstheme="minorHAnsi"/>
                <w:sz w:val="20"/>
                <w:szCs w:val="20"/>
              </w:rPr>
            </w:pPr>
            <w:ins w:id="2551" w:author="Seltzer, Karl" w:date="2024-04-05T09:11:00Z">
              <w:r w:rsidRPr="004A2FE2">
                <w:rPr>
                  <w:rFonts w:cstheme="minorHAnsi"/>
                  <w:sz w:val="20"/>
                  <w:szCs w:val="20"/>
                </w:rPr>
                <w:t>-</w:t>
              </w:r>
            </w:ins>
          </w:p>
        </w:tc>
      </w:tr>
      <w:tr w:rsidR="001669CD" w:rsidRPr="004A2FE2" w14:paraId="2CBDADF8" w14:textId="77777777" w:rsidTr="003F46C2">
        <w:trPr>
          <w:trHeight w:val="143"/>
          <w:ins w:id="2552" w:author="Seltzer, Karl" w:date="2024-04-05T09:11:00Z"/>
        </w:trPr>
        <w:tc>
          <w:tcPr>
            <w:tcW w:w="1357" w:type="dxa"/>
          </w:tcPr>
          <w:p w14:paraId="614EF875" w14:textId="77777777" w:rsidR="001669CD" w:rsidRPr="004A2FE2" w:rsidRDefault="001669CD" w:rsidP="003F46C2">
            <w:pPr>
              <w:spacing w:after="0"/>
              <w:jc w:val="center"/>
              <w:rPr>
                <w:ins w:id="2553" w:author="Seltzer, Karl" w:date="2024-04-05T09:11:00Z"/>
                <w:rFonts w:cstheme="minorHAnsi"/>
                <w:sz w:val="20"/>
                <w:szCs w:val="20"/>
              </w:rPr>
            </w:pPr>
            <w:ins w:id="2554" w:author="Seltzer, Karl" w:date="2024-04-05T09:11:00Z">
              <w:r w:rsidRPr="00237230">
                <w:rPr>
                  <w:rFonts w:cstheme="minorHAnsi"/>
                  <w:sz w:val="20"/>
                  <w:szCs w:val="20"/>
                </w:rPr>
                <w:t>MOH</w:t>
              </w:r>
            </w:ins>
          </w:p>
        </w:tc>
        <w:tc>
          <w:tcPr>
            <w:tcW w:w="3989" w:type="dxa"/>
            <w:vAlign w:val="center"/>
          </w:tcPr>
          <w:p w14:paraId="2D9E8F8D" w14:textId="77777777" w:rsidR="001669CD" w:rsidRPr="004A2FE2" w:rsidRDefault="001669CD" w:rsidP="003F46C2">
            <w:pPr>
              <w:spacing w:after="0"/>
              <w:jc w:val="center"/>
              <w:rPr>
                <w:ins w:id="2555" w:author="Seltzer, Karl" w:date="2024-04-05T09:11:00Z"/>
                <w:rFonts w:cstheme="minorHAnsi"/>
                <w:sz w:val="20"/>
                <w:szCs w:val="20"/>
              </w:rPr>
            </w:pPr>
            <w:ins w:id="2556" w:author="Seltzer, Karl" w:date="2024-04-05T09:11:00Z">
              <w:r>
                <w:rPr>
                  <w:rFonts w:cstheme="minorHAnsi"/>
                  <w:sz w:val="20"/>
                  <w:szCs w:val="20"/>
                </w:rPr>
                <w:t>Methanol</w:t>
              </w:r>
            </w:ins>
          </w:p>
        </w:tc>
        <w:tc>
          <w:tcPr>
            <w:tcW w:w="518" w:type="dxa"/>
          </w:tcPr>
          <w:p w14:paraId="36F5CF0B" w14:textId="77777777" w:rsidR="001669CD" w:rsidRPr="00237230" w:rsidRDefault="001669CD" w:rsidP="003F46C2">
            <w:pPr>
              <w:keepNext/>
              <w:spacing w:after="0"/>
              <w:jc w:val="center"/>
              <w:rPr>
                <w:ins w:id="2557" w:author="Seltzer, Karl" w:date="2024-04-05T09:11:00Z"/>
                <w:rFonts w:cstheme="minorHAnsi"/>
                <w:sz w:val="20"/>
                <w:szCs w:val="20"/>
              </w:rPr>
            </w:pPr>
            <w:ins w:id="2558" w:author="Seltzer, Karl" w:date="2024-04-05T09:11:00Z">
              <w:r w:rsidRPr="00237230">
                <w:rPr>
                  <w:sz w:val="20"/>
                  <w:szCs w:val="20"/>
                </w:rPr>
                <w:t>1</w:t>
              </w:r>
            </w:ins>
          </w:p>
        </w:tc>
        <w:tc>
          <w:tcPr>
            <w:tcW w:w="1070" w:type="dxa"/>
            <w:vAlign w:val="center"/>
          </w:tcPr>
          <w:p w14:paraId="0F14A307" w14:textId="77777777" w:rsidR="001669CD" w:rsidRPr="004A2FE2" w:rsidRDefault="001669CD" w:rsidP="003F46C2">
            <w:pPr>
              <w:keepNext/>
              <w:spacing w:after="0"/>
              <w:jc w:val="center"/>
              <w:rPr>
                <w:ins w:id="2559" w:author="Seltzer, Karl" w:date="2024-04-05T09:11:00Z"/>
                <w:rFonts w:cstheme="minorHAnsi"/>
                <w:sz w:val="20"/>
                <w:szCs w:val="20"/>
              </w:rPr>
            </w:pPr>
            <w:ins w:id="2560" w:author="Seltzer, Karl" w:date="2024-04-05T09:11:00Z">
              <w:r>
                <w:rPr>
                  <w:rFonts w:cstheme="minorHAnsi"/>
                  <w:sz w:val="20"/>
                  <w:szCs w:val="20"/>
                </w:rPr>
                <w:t>Explicit</w:t>
              </w:r>
            </w:ins>
          </w:p>
        </w:tc>
        <w:tc>
          <w:tcPr>
            <w:tcW w:w="2186" w:type="dxa"/>
            <w:vAlign w:val="center"/>
          </w:tcPr>
          <w:p w14:paraId="25BF08B4" w14:textId="77777777" w:rsidR="001669CD" w:rsidRPr="004A2FE2" w:rsidRDefault="001669CD" w:rsidP="003F46C2">
            <w:pPr>
              <w:keepNext/>
              <w:spacing w:after="0"/>
              <w:jc w:val="center"/>
              <w:rPr>
                <w:ins w:id="2561" w:author="Seltzer, Karl" w:date="2024-04-05T09:11:00Z"/>
                <w:rFonts w:cstheme="minorHAnsi"/>
                <w:sz w:val="20"/>
                <w:szCs w:val="20"/>
              </w:rPr>
            </w:pPr>
            <w:ins w:id="2562" w:author="Seltzer, Karl" w:date="2024-04-05T09:11:00Z">
              <w:r>
                <w:rPr>
                  <w:rFonts w:cstheme="minorHAnsi"/>
                  <w:sz w:val="20"/>
                  <w:szCs w:val="20"/>
                </w:rPr>
                <w:t>CO</w:t>
              </w:r>
            </w:ins>
          </w:p>
        </w:tc>
      </w:tr>
      <w:tr w:rsidR="001669CD" w:rsidRPr="004A2FE2" w14:paraId="62C865BE" w14:textId="77777777" w:rsidTr="003F46C2">
        <w:trPr>
          <w:trHeight w:val="143"/>
          <w:ins w:id="2563" w:author="Seltzer, Karl" w:date="2024-04-05T09:11:00Z"/>
        </w:trPr>
        <w:tc>
          <w:tcPr>
            <w:tcW w:w="1357" w:type="dxa"/>
          </w:tcPr>
          <w:p w14:paraId="03C7CF00" w14:textId="77777777" w:rsidR="001669CD" w:rsidRPr="004A2FE2" w:rsidRDefault="001669CD" w:rsidP="003F46C2">
            <w:pPr>
              <w:spacing w:after="0"/>
              <w:jc w:val="center"/>
              <w:rPr>
                <w:ins w:id="2564" w:author="Seltzer, Karl" w:date="2024-04-05T09:11:00Z"/>
                <w:rFonts w:cstheme="minorHAnsi"/>
                <w:sz w:val="20"/>
                <w:szCs w:val="20"/>
              </w:rPr>
            </w:pPr>
            <w:ins w:id="2565" w:author="Seltzer, Karl" w:date="2024-04-05T09:11:00Z">
              <w:r w:rsidRPr="00237230">
                <w:rPr>
                  <w:rFonts w:cstheme="minorHAnsi"/>
                  <w:sz w:val="20"/>
                  <w:szCs w:val="20"/>
                </w:rPr>
                <w:t>MVK</w:t>
              </w:r>
            </w:ins>
          </w:p>
        </w:tc>
        <w:tc>
          <w:tcPr>
            <w:tcW w:w="3989" w:type="dxa"/>
            <w:vAlign w:val="center"/>
          </w:tcPr>
          <w:p w14:paraId="235CE68E" w14:textId="77777777" w:rsidR="001669CD" w:rsidRPr="004A2FE2" w:rsidRDefault="001669CD" w:rsidP="003F46C2">
            <w:pPr>
              <w:spacing w:after="0"/>
              <w:jc w:val="center"/>
              <w:rPr>
                <w:ins w:id="2566" w:author="Seltzer, Karl" w:date="2024-04-05T09:11:00Z"/>
                <w:rFonts w:cstheme="minorHAnsi"/>
                <w:sz w:val="20"/>
                <w:szCs w:val="20"/>
              </w:rPr>
            </w:pPr>
            <w:ins w:id="2567" w:author="Seltzer, Karl" w:date="2024-04-05T09:11:00Z">
              <w:r>
                <w:rPr>
                  <w:rFonts w:cstheme="minorHAnsi"/>
                  <w:sz w:val="20"/>
                  <w:szCs w:val="20"/>
                </w:rPr>
                <w:t>Methyl vinyl ketone</w:t>
              </w:r>
            </w:ins>
          </w:p>
        </w:tc>
        <w:tc>
          <w:tcPr>
            <w:tcW w:w="518" w:type="dxa"/>
          </w:tcPr>
          <w:p w14:paraId="3E0587DD" w14:textId="77777777" w:rsidR="001669CD" w:rsidRPr="00237230" w:rsidRDefault="001669CD" w:rsidP="003F46C2">
            <w:pPr>
              <w:keepNext/>
              <w:spacing w:after="0"/>
              <w:jc w:val="center"/>
              <w:rPr>
                <w:ins w:id="2568" w:author="Seltzer, Karl" w:date="2024-04-05T09:11:00Z"/>
                <w:rFonts w:cstheme="minorHAnsi"/>
                <w:sz w:val="20"/>
                <w:szCs w:val="20"/>
              </w:rPr>
            </w:pPr>
            <w:ins w:id="2569" w:author="Seltzer, Karl" w:date="2024-04-05T09:11:00Z">
              <w:r w:rsidRPr="00237230">
                <w:rPr>
                  <w:sz w:val="20"/>
                  <w:szCs w:val="20"/>
                </w:rPr>
                <w:t>4</w:t>
              </w:r>
            </w:ins>
          </w:p>
        </w:tc>
        <w:tc>
          <w:tcPr>
            <w:tcW w:w="1070" w:type="dxa"/>
            <w:vAlign w:val="center"/>
          </w:tcPr>
          <w:p w14:paraId="7539FE8D" w14:textId="77777777" w:rsidR="001669CD" w:rsidRPr="004A2FE2" w:rsidRDefault="001669CD" w:rsidP="003F46C2">
            <w:pPr>
              <w:keepNext/>
              <w:spacing w:after="0"/>
              <w:jc w:val="center"/>
              <w:rPr>
                <w:ins w:id="2570" w:author="Seltzer, Karl" w:date="2024-04-05T09:11:00Z"/>
                <w:rFonts w:cstheme="minorHAnsi"/>
                <w:sz w:val="20"/>
                <w:szCs w:val="20"/>
              </w:rPr>
            </w:pPr>
            <w:ins w:id="2571" w:author="Seltzer, Karl" w:date="2024-04-05T09:11:00Z">
              <w:r>
                <w:rPr>
                  <w:rFonts w:cstheme="minorHAnsi"/>
                  <w:sz w:val="20"/>
                  <w:szCs w:val="20"/>
                </w:rPr>
                <w:t>Explicit</w:t>
              </w:r>
            </w:ins>
          </w:p>
        </w:tc>
        <w:tc>
          <w:tcPr>
            <w:tcW w:w="2186" w:type="dxa"/>
            <w:vAlign w:val="center"/>
          </w:tcPr>
          <w:p w14:paraId="4CE75C2F" w14:textId="77777777" w:rsidR="001669CD" w:rsidRPr="004A2FE2" w:rsidRDefault="001669CD" w:rsidP="003F46C2">
            <w:pPr>
              <w:keepNext/>
              <w:spacing w:after="0"/>
              <w:jc w:val="center"/>
              <w:rPr>
                <w:ins w:id="2572" w:author="Seltzer, Karl" w:date="2024-04-05T09:11:00Z"/>
                <w:rFonts w:cstheme="minorHAnsi"/>
                <w:sz w:val="20"/>
                <w:szCs w:val="20"/>
              </w:rPr>
            </w:pPr>
            <w:ins w:id="2573" w:author="Seltzer, Karl" w:date="2024-04-05T09:11:00Z">
              <w:r w:rsidRPr="001835A6">
                <w:rPr>
                  <w:rFonts w:cstheme="minorHAnsi"/>
                  <w:sz w:val="20"/>
                  <w:szCs w:val="20"/>
                </w:rPr>
                <w:t>CC(=</w:t>
              </w:r>
              <w:proofErr w:type="gramStart"/>
              <w:r w:rsidRPr="001835A6">
                <w:rPr>
                  <w:rFonts w:cstheme="minorHAnsi"/>
                  <w:sz w:val="20"/>
                  <w:szCs w:val="20"/>
                </w:rPr>
                <w:t>O)C</w:t>
              </w:r>
              <w:proofErr w:type="gramEnd"/>
              <w:r w:rsidRPr="001835A6">
                <w:rPr>
                  <w:rFonts w:cstheme="minorHAnsi"/>
                  <w:sz w:val="20"/>
                  <w:szCs w:val="20"/>
                </w:rPr>
                <w:t>=C</w:t>
              </w:r>
            </w:ins>
          </w:p>
        </w:tc>
      </w:tr>
      <w:tr w:rsidR="001669CD" w:rsidRPr="004A2FE2" w14:paraId="19C89952" w14:textId="77777777" w:rsidTr="003F46C2">
        <w:trPr>
          <w:trHeight w:val="143"/>
          <w:ins w:id="2574" w:author="Seltzer, Karl" w:date="2024-04-05T09:11:00Z"/>
        </w:trPr>
        <w:tc>
          <w:tcPr>
            <w:tcW w:w="1357" w:type="dxa"/>
          </w:tcPr>
          <w:p w14:paraId="3CF40EBA" w14:textId="77777777" w:rsidR="001669CD" w:rsidRPr="004A2FE2" w:rsidRDefault="001669CD" w:rsidP="003F46C2">
            <w:pPr>
              <w:spacing w:after="0"/>
              <w:jc w:val="center"/>
              <w:rPr>
                <w:ins w:id="2575" w:author="Seltzer, Karl" w:date="2024-04-05T09:11:00Z"/>
                <w:rFonts w:cstheme="minorHAnsi"/>
                <w:sz w:val="20"/>
                <w:szCs w:val="20"/>
              </w:rPr>
            </w:pPr>
            <w:ins w:id="2576" w:author="Seltzer, Karl" w:date="2024-04-05T09:11:00Z">
              <w:r w:rsidRPr="00237230">
                <w:rPr>
                  <w:rFonts w:cstheme="minorHAnsi"/>
                  <w:sz w:val="20"/>
                  <w:szCs w:val="20"/>
                </w:rPr>
                <w:t>NAPH</w:t>
              </w:r>
            </w:ins>
          </w:p>
        </w:tc>
        <w:tc>
          <w:tcPr>
            <w:tcW w:w="3989" w:type="dxa"/>
            <w:vAlign w:val="center"/>
          </w:tcPr>
          <w:p w14:paraId="79E5D434" w14:textId="77777777" w:rsidR="001669CD" w:rsidRPr="004A2FE2" w:rsidRDefault="001669CD" w:rsidP="003F46C2">
            <w:pPr>
              <w:spacing w:after="0"/>
              <w:jc w:val="center"/>
              <w:rPr>
                <w:ins w:id="2577" w:author="Seltzer, Karl" w:date="2024-04-05T09:11:00Z"/>
                <w:rFonts w:cstheme="minorHAnsi"/>
                <w:sz w:val="20"/>
                <w:szCs w:val="20"/>
              </w:rPr>
            </w:pPr>
            <w:ins w:id="2578" w:author="Seltzer, Karl" w:date="2024-04-05T09:11:00Z">
              <w:r>
                <w:rPr>
                  <w:rFonts w:cstheme="minorHAnsi"/>
                  <w:sz w:val="20"/>
                  <w:szCs w:val="20"/>
                </w:rPr>
                <w:t>PAH with 2 aromatic rings</w:t>
              </w:r>
            </w:ins>
          </w:p>
        </w:tc>
        <w:tc>
          <w:tcPr>
            <w:tcW w:w="518" w:type="dxa"/>
          </w:tcPr>
          <w:p w14:paraId="010AB88B" w14:textId="77777777" w:rsidR="001669CD" w:rsidRPr="00237230" w:rsidRDefault="001669CD" w:rsidP="003F46C2">
            <w:pPr>
              <w:keepNext/>
              <w:spacing w:after="0"/>
              <w:jc w:val="center"/>
              <w:rPr>
                <w:ins w:id="2579" w:author="Seltzer, Karl" w:date="2024-04-05T09:11:00Z"/>
                <w:rFonts w:cstheme="minorHAnsi"/>
                <w:sz w:val="20"/>
                <w:szCs w:val="20"/>
              </w:rPr>
            </w:pPr>
            <w:ins w:id="2580" w:author="Seltzer, Karl" w:date="2024-04-05T09:11:00Z">
              <w:r w:rsidRPr="00237230">
                <w:rPr>
                  <w:sz w:val="20"/>
                  <w:szCs w:val="20"/>
                </w:rPr>
                <w:t>10</w:t>
              </w:r>
            </w:ins>
          </w:p>
        </w:tc>
        <w:tc>
          <w:tcPr>
            <w:tcW w:w="1070" w:type="dxa"/>
            <w:vAlign w:val="center"/>
          </w:tcPr>
          <w:p w14:paraId="13566478" w14:textId="77777777" w:rsidR="001669CD" w:rsidRPr="004A2FE2" w:rsidRDefault="001669CD" w:rsidP="003F46C2">
            <w:pPr>
              <w:keepNext/>
              <w:spacing w:after="0"/>
              <w:jc w:val="center"/>
              <w:rPr>
                <w:ins w:id="2581" w:author="Seltzer, Karl" w:date="2024-04-05T09:11:00Z"/>
                <w:rFonts w:cstheme="minorHAnsi"/>
                <w:sz w:val="20"/>
                <w:szCs w:val="20"/>
              </w:rPr>
            </w:pPr>
            <w:ins w:id="2582" w:author="Seltzer, Karl" w:date="2024-04-05T09:11:00Z">
              <w:r>
                <w:rPr>
                  <w:rFonts w:cstheme="minorHAnsi"/>
                  <w:sz w:val="20"/>
                  <w:szCs w:val="20"/>
                </w:rPr>
                <w:t>Lumped</w:t>
              </w:r>
            </w:ins>
          </w:p>
        </w:tc>
        <w:tc>
          <w:tcPr>
            <w:tcW w:w="2186" w:type="dxa"/>
            <w:vAlign w:val="center"/>
          </w:tcPr>
          <w:p w14:paraId="74591D5E" w14:textId="77777777" w:rsidR="001669CD" w:rsidRPr="004A2FE2" w:rsidRDefault="001669CD" w:rsidP="003F46C2">
            <w:pPr>
              <w:keepNext/>
              <w:spacing w:after="0"/>
              <w:jc w:val="center"/>
              <w:rPr>
                <w:ins w:id="2583" w:author="Seltzer, Karl" w:date="2024-04-05T09:11:00Z"/>
                <w:rFonts w:cstheme="minorHAnsi"/>
                <w:sz w:val="20"/>
                <w:szCs w:val="20"/>
              </w:rPr>
            </w:pPr>
            <w:ins w:id="2584" w:author="Seltzer, Karl" w:date="2024-04-05T09:11:00Z">
              <w:r w:rsidRPr="004A2FE2">
                <w:rPr>
                  <w:rFonts w:cstheme="minorHAnsi"/>
                  <w:sz w:val="20"/>
                  <w:szCs w:val="20"/>
                </w:rPr>
                <w:t>-</w:t>
              </w:r>
            </w:ins>
          </w:p>
        </w:tc>
      </w:tr>
      <w:tr w:rsidR="001669CD" w:rsidRPr="004A2FE2" w14:paraId="6C3E6FB3" w14:textId="77777777" w:rsidTr="003F46C2">
        <w:trPr>
          <w:trHeight w:val="143"/>
          <w:ins w:id="2585" w:author="Seltzer, Karl" w:date="2024-04-05T09:11:00Z"/>
        </w:trPr>
        <w:tc>
          <w:tcPr>
            <w:tcW w:w="1357" w:type="dxa"/>
          </w:tcPr>
          <w:p w14:paraId="3FAEABE4" w14:textId="77777777" w:rsidR="001669CD" w:rsidRPr="004A2FE2" w:rsidRDefault="001669CD" w:rsidP="003F46C2">
            <w:pPr>
              <w:spacing w:after="0"/>
              <w:jc w:val="center"/>
              <w:rPr>
                <w:ins w:id="2586" w:author="Seltzer, Karl" w:date="2024-04-05T09:11:00Z"/>
                <w:rFonts w:cstheme="minorHAnsi"/>
                <w:sz w:val="20"/>
                <w:szCs w:val="20"/>
              </w:rPr>
            </w:pPr>
            <w:ins w:id="2587" w:author="Seltzer, Karl" w:date="2024-04-05T09:11:00Z">
              <w:r w:rsidRPr="00237230">
                <w:rPr>
                  <w:rFonts w:cstheme="minorHAnsi"/>
                  <w:sz w:val="20"/>
                  <w:szCs w:val="20"/>
                </w:rPr>
                <w:t>OLI</w:t>
              </w:r>
            </w:ins>
          </w:p>
        </w:tc>
        <w:tc>
          <w:tcPr>
            <w:tcW w:w="3989" w:type="dxa"/>
            <w:vAlign w:val="center"/>
          </w:tcPr>
          <w:p w14:paraId="2B052026" w14:textId="77777777" w:rsidR="001669CD" w:rsidRPr="004A2FE2" w:rsidRDefault="001669CD" w:rsidP="003F46C2">
            <w:pPr>
              <w:spacing w:after="0"/>
              <w:jc w:val="center"/>
              <w:rPr>
                <w:ins w:id="2588" w:author="Seltzer, Karl" w:date="2024-04-05T09:11:00Z"/>
                <w:rFonts w:cstheme="minorHAnsi"/>
                <w:sz w:val="20"/>
                <w:szCs w:val="20"/>
              </w:rPr>
            </w:pPr>
            <w:ins w:id="2589" w:author="Seltzer, Karl" w:date="2024-04-05T09:11:00Z">
              <w:r>
                <w:rPr>
                  <w:rFonts w:cstheme="minorHAnsi"/>
                  <w:sz w:val="20"/>
                  <w:szCs w:val="20"/>
                </w:rPr>
                <w:t>Internal alkenes</w:t>
              </w:r>
            </w:ins>
          </w:p>
        </w:tc>
        <w:tc>
          <w:tcPr>
            <w:tcW w:w="518" w:type="dxa"/>
          </w:tcPr>
          <w:p w14:paraId="7EAF0EDE" w14:textId="77777777" w:rsidR="001669CD" w:rsidRPr="00237230" w:rsidRDefault="001669CD" w:rsidP="003F46C2">
            <w:pPr>
              <w:keepNext/>
              <w:spacing w:after="0"/>
              <w:jc w:val="center"/>
              <w:rPr>
                <w:ins w:id="2590" w:author="Seltzer, Karl" w:date="2024-04-05T09:11:00Z"/>
                <w:rFonts w:cstheme="minorHAnsi"/>
                <w:sz w:val="20"/>
                <w:szCs w:val="20"/>
              </w:rPr>
            </w:pPr>
            <w:ins w:id="2591" w:author="Seltzer, Karl" w:date="2024-04-05T09:11:00Z">
              <w:r w:rsidRPr="00237230">
                <w:rPr>
                  <w:sz w:val="20"/>
                  <w:szCs w:val="20"/>
                </w:rPr>
                <w:t>5</w:t>
              </w:r>
            </w:ins>
          </w:p>
        </w:tc>
        <w:tc>
          <w:tcPr>
            <w:tcW w:w="1070" w:type="dxa"/>
            <w:vAlign w:val="center"/>
          </w:tcPr>
          <w:p w14:paraId="1CDA5C47" w14:textId="77777777" w:rsidR="001669CD" w:rsidRPr="004A2FE2" w:rsidRDefault="001669CD" w:rsidP="003F46C2">
            <w:pPr>
              <w:keepNext/>
              <w:spacing w:after="0"/>
              <w:jc w:val="center"/>
              <w:rPr>
                <w:ins w:id="2592" w:author="Seltzer, Karl" w:date="2024-04-05T09:11:00Z"/>
                <w:rFonts w:cstheme="minorHAnsi"/>
                <w:sz w:val="20"/>
                <w:szCs w:val="20"/>
              </w:rPr>
            </w:pPr>
            <w:ins w:id="2593" w:author="Seltzer, Karl" w:date="2024-04-05T09:11:00Z">
              <w:r>
                <w:rPr>
                  <w:rFonts w:cstheme="minorHAnsi"/>
                  <w:sz w:val="20"/>
                  <w:szCs w:val="20"/>
                </w:rPr>
                <w:t>Lumped</w:t>
              </w:r>
            </w:ins>
          </w:p>
        </w:tc>
        <w:tc>
          <w:tcPr>
            <w:tcW w:w="2186" w:type="dxa"/>
            <w:vAlign w:val="center"/>
          </w:tcPr>
          <w:p w14:paraId="0012CC90" w14:textId="77777777" w:rsidR="001669CD" w:rsidRPr="004A2FE2" w:rsidRDefault="001669CD" w:rsidP="003F46C2">
            <w:pPr>
              <w:keepNext/>
              <w:spacing w:after="0"/>
              <w:jc w:val="center"/>
              <w:rPr>
                <w:ins w:id="2594" w:author="Seltzer, Karl" w:date="2024-04-05T09:11:00Z"/>
                <w:rFonts w:cstheme="minorHAnsi"/>
                <w:sz w:val="20"/>
                <w:szCs w:val="20"/>
              </w:rPr>
            </w:pPr>
            <w:ins w:id="2595" w:author="Seltzer, Karl" w:date="2024-04-05T09:11:00Z">
              <w:r w:rsidRPr="004A2FE2">
                <w:rPr>
                  <w:rFonts w:cstheme="minorHAnsi"/>
                  <w:sz w:val="20"/>
                  <w:szCs w:val="20"/>
                </w:rPr>
                <w:t>-</w:t>
              </w:r>
            </w:ins>
          </w:p>
        </w:tc>
      </w:tr>
      <w:tr w:rsidR="001669CD" w:rsidRPr="004A2FE2" w14:paraId="6DD113ED" w14:textId="77777777" w:rsidTr="003F46C2">
        <w:trPr>
          <w:trHeight w:val="143"/>
          <w:ins w:id="2596" w:author="Seltzer, Karl" w:date="2024-04-05T09:11:00Z"/>
        </w:trPr>
        <w:tc>
          <w:tcPr>
            <w:tcW w:w="1357" w:type="dxa"/>
          </w:tcPr>
          <w:p w14:paraId="3250197F" w14:textId="77777777" w:rsidR="001669CD" w:rsidRPr="004A2FE2" w:rsidRDefault="001669CD" w:rsidP="003F46C2">
            <w:pPr>
              <w:spacing w:after="0"/>
              <w:jc w:val="center"/>
              <w:rPr>
                <w:ins w:id="2597" w:author="Seltzer, Karl" w:date="2024-04-05T09:11:00Z"/>
                <w:rFonts w:cstheme="minorHAnsi"/>
                <w:sz w:val="20"/>
                <w:szCs w:val="20"/>
              </w:rPr>
            </w:pPr>
            <w:ins w:id="2598" w:author="Seltzer, Karl" w:date="2024-04-05T09:11:00Z">
              <w:r w:rsidRPr="00237230">
                <w:rPr>
                  <w:rFonts w:cstheme="minorHAnsi"/>
                  <w:sz w:val="20"/>
                  <w:szCs w:val="20"/>
                </w:rPr>
                <w:t>OLT</w:t>
              </w:r>
            </w:ins>
          </w:p>
        </w:tc>
        <w:tc>
          <w:tcPr>
            <w:tcW w:w="3989" w:type="dxa"/>
            <w:vAlign w:val="center"/>
          </w:tcPr>
          <w:p w14:paraId="45EEDACD" w14:textId="77777777" w:rsidR="001669CD" w:rsidRPr="004A2FE2" w:rsidRDefault="001669CD" w:rsidP="003F46C2">
            <w:pPr>
              <w:spacing w:after="0"/>
              <w:jc w:val="center"/>
              <w:rPr>
                <w:ins w:id="2599" w:author="Seltzer, Karl" w:date="2024-04-05T09:11:00Z"/>
                <w:rFonts w:cstheme="minorHAnsi"/>
                <w:sz w:val="20"/>
                <w:szCs w:val="20"/>
              </w:rPr>
            </w:pPr>
            <w:ins w:id="2600" w:author="Seltzer, Karl" w:date="2024-04-05T09:11:00Z">
              <w:r>
                <w:rPr>
                  <w:rFonts w:cstheme="minorHAnsi"/>
                  <w:sz w:val="20"/>
                  <w:szCs w:val="20"/>
                </w:rPr>
                <w:t>Terminal alkenes</w:t>
              </w:r>
            </w:ins>
          </w:p>
        </w:tc>
        <w:tc>
          <w:tcPr>
            <w:tcW w:w="518" w:type="dxa"/>
          </w:tcPr>
          <w:p w14:paraId="774CD71E" w14:textId="77777777" w:rsidR="001669CD" w:rsidRPr="00237230" w:rsidRDefault="001669CD" w:rsidP="003F46C2">
            <w:pPr>
              <w:keepNext/>
              <w:spacing w:after="0"/>
              <w:jc w:val="center"/>
              <w:rPr>
                <w:ins w:id="2601" w:author="Seltzer, Karl" w:date="2024-04-05T09:11:00Z"/>
                <w:rFonts w:cstheme="minorHAnsi"/>
                <w:sz w:val="20"/>
                <w:szCs w:val="20"/>
              </w:rPr>
            </w:pPr>
            <w:ins w:id="2602" w:author="Seltzer, Karl" w:date="2024-04-05T09:11:00Z">
              <w:r w:rsidRPr="00237230">
                <w:rPr>
                  <w:sz w:val="20"/>
                  <w:szCs w:val="20"/>
                </w:rPr>
                <w:t>3</w:t>
              </w:r>
            </w:ins>
          </w:p>
        </w:tc>
        <w:tc>
          <w:tcPr>
            <w:tcW w:w="1070" w:type="dxa"/>
            <w:vAlign w:val="center"/>
          </w:tcPr>
          <w:p w14:paraId="59E58246" w14:textId="77777777" w:rsidR="001669CD" w:rsidRPr="004A2FE2" w:rsidRDefault="001669CD" w:rsidP="003F46C2">
            <w:pPr>
              <w:keepNext/>
              <w:spacing w:after="0"/>
              <w:jc w:val="center"/>
              <w:rPr>
                <w:ins w:id="2603" w:author="Seltzer, Karl" w:date="2024-04-05T09:11:00Z"/>
                <w:rFonts w:cstheme="minorHAnsi"/>
                <w:sz w:val="20"/>
                <w:szCs w:val="20"/>
              </w:rPr>
            </w:pPr>
            <w:ins w:id="2604" w:author="Seltzer, Karl" w:date="2024-04-05T09:11:00Z">
              <w:r>
                <w:rPr>
                  <w:rFonts w:cstheme="minorHAnsi"/>
                  <w:sz w:val="20"/>
                  <w:szCs w:val="20"/>
                </w:rPr>
                <w:t>Lumped</w:t>
              </w:r>
            </w:ins>
          </w:p>
        </w:tc>
        <w:tc>
          <w:tcPr>
            <w:tcW w:w="2186" w:type="dxa"/>
            <w:vAlign w:val="center"/>
          </w:tcPr>
          <w:p w14:paraId="54C39251" w14:textId="77777777" w:rsidR="001669CD" w:rsidRPr="004A2FE2" w:rsidRDefault="001669CD" w:rsidP="003F46C2">
            <w:pPr>
              <w:keepNext/>
              <w:spacing w:after="0"/>
              <w:jc w:val="center"/>
              <w:rPr>
                <w:ins w:id="2605" w:author="Seltzer, Karl" w:date="2024-04-05T09:11:00Z"/>
                <w:rFonts w:cstheme="minorHAnsi"/>
                <w:sz w:val="20"/>
                <w:szCs w:val="20"/>
              </w:rPr>
            </w:pPr>
            <w:ins w:id="2606" w:author="Seltzer, Karl" w:date="2024-04-05T09:11:00Z">
              <w:r w:rsidRPr="004A2FE2">
                <w:rPr>
                  <w:rFonts w:cstheme="minorHAnsi"/>
                  <w:sz w:val="20"/>
                  <w:szCs w:val="20"/>
                </w:rPr>
                <w:t>-</w:t>
              </w:r>
            </w:ins>
          </w:p>
        </w:tc>
      </w:tr>
      <w:tr w:rsidR="001669CD" w:rsidRPr="004A2FE2" w14:paraId="55588324" w14:textId="77777777" w:rsidTr="003F46C2">
        <w:trPr>
          <w:trHeight w:val="143"/>
          <w:ins w:id="2607" w:author="Seltzer, Karl" w:date="2024-04-05T09:11:00Z"/>
        </w:trPr>
        <w:tc>
          <w:tcPr>
            <w:tcW w:w="1357" w:type="dxa"/>
          </w:tcPr>
          <w:p w14:paraId="08F65786" w14:textId="77777777" w:rsidR="001669CD" w:rsidRPr="004A2FE2" w:rsidRDefault="001669CD" w:rsidP="003F46C2">
            <w:pPr>
              <w:spacing w:after="0"/>
              <w:jc w:val="center"/>
              <w:rPr>
                <w:ins w:id="2608" w:author="Seltzer, Karl" w:date="2024-04-05T09:11:00Z"/>
                <w:rFonts w:cstheme="minorHAnsi"/>
                <w:sz w:val="20"/>
                <w:szCs w:val="20"/>
              </w:rPr>
            </w:pPr>
            <w:ins w:id="2609" w:author="Seltzer, Karl" w:date="2024-04-05T09:11:00Z">
              <w:r w:rsidRPr="00237230">
                <w:rPr>
                  <w:rFonts w:cstheme="minorHAnsi"/>
                  <w:sz w:val="20"/>
                  <w:szCs w:val="20"/>
                </w:rPr>
                <w:t>ONIT</w:t>
              </w:r>
            </w:ins>
          </w:p>
        </w:tc>
        <w:tc>
          <w:tcPr>
            <w:tcW w:w="3989" w:type="dxa"/>
            <w:vAlign w:val="center"/>
          </w:tcPr>
          <w:p w14:paraId="6D885CDC" w14:textId="77777777" w:rsidR="001669CD" w:rsidRPr="004A2FE2" w:rsidRDefault="001669CD" w:rsidP="003F46C2">
            <w:pPr>
              <w:spacing w:after="0"/>
              <w:jc w:val="center"/>
              <w:rPr>
                <w:ins w:id="2610" w:author="Seltzer, Karl" w:date="2024-04-05T09:11:00Z"/>
                <w:rFonts w:cstheme="minorHAnsi"/>
                <w:sz w:val="20"/>
                <w:szCs w:val="20"/>
              </w:rPr>
            </w:pPr>
            <w:ins w:id="2611" w:author="Seltzer, Karl" w:date="2024-04-05T09:11:00Z">
              <w:r>
                <w:rPr>
                  <w:rFonts w:cstheme="minorHAnsi"/>
                  <w:sz w:val="20"/>
                  <w:szCs w:val="20"/>
                </w:rPr>
                <w:t>Organic nitrates</w:t>
              </w:r>
            </w:ins>
          </w:p>
        </w:tc>
        <w:tc>
          <w:tcPr>
            <w:tcW w:w="518" w:type="dxa"/>
          </w:tcPr>
          <w:p w14:paraId="235F5212" w14:textId="77777777" w:rsidR="001669CD" w:rsidRPr="00237230" w:rsidRDefault="001669CD" w:rsidP="003F46C2">
            <w:pPr>
              <w:keepNext/>
              <w:spacing w:after="0"/>
              <w:jc w:val="center"/>
              <w:rPr>
                <w:ins w:id="2612" w:author="Seltzer, Karl" w:date="2024-04-05T09:11:00Z"/>
                <w:rFonts w:cstheme="minorHAnsi"/>
                <w:sz w:val="20"/>
                <w:szCs w:val="20"/>
              </w:rPr>
            </w:pPr>
            <w:ins w:id="2613" w:author="Seltzer, Karl" w:date="2024-04-05T09:11:00Z">
              <w:r w:rsidRPr="00237230">
                <w:rPr>
                  <w:sz w:val="20"/>
                  <w:szCs w:val="20"/>
                </w:rPr>
                <w:t>4</w:t>
              </w:r>
            </w:ins>
          </w:p>
        </w:tc>
        <w:tc>
          <w:tcPr>
            <w:tcW w:w="1070" w:type="dxa"/>
            <w:vAlign w:val="center"/>
          </w:tcPr>
          <w:p w14:paraId="1ADC309E" w14:textId="77777777" w:rsidR="001669CD" w:rsidRPr="004A2FE2" w:rsidRDefault="001669CD" w:rsidP="003F46C2">
            <w:pPr>
              <w:keepNext/>
              <w:spacing w:after="0"/>
              <w:jc w:val="center"/>
              <w:rPr>
                <w:ins w:id="2614" w:author="Seltzer, Karl" w:date="2024-04-05T09:11:00Z"/>
                <w:rFonts w:cstheme="minorHAnsi"/>
                <w:sz w:val="20"/>
                <w:szCs w:val="20"/>
              </w:rPr>
            </w:pPr>
            <w:ins w:id="2615" w:author="Seltzer, Karl" w:date="2024-04-05T09:11:00Z">
              <w:r>
                <w:rPr>
                  <w:rFonts w:cstheme="minorHAnsi"/>
                  <w:sz w:val="20"/>
                  <w:szCs w:val="20"/>
                </w:rPr>
                <w:t>Lumped</w:t>
              </w:r>
            </w:ins>
          </w:p>
        </w:tc>
        <w:tc>
          <w:tcPr>
            <w:tcW w:w="2186" w:type="dxa"/>
            <w:vAlign w:val="center"/>
          </w:tcPr>
          <w:p w14:paraId="0C41DA18" w14:textId="77777777" w:rsidR="001669CD" w:rsidRPr="004A2FE2" w:rsidRDefault="001669CD" w:rsidP="003F46C2">
            <w:pPr>
              <w:keepNext/>
              <w:spacing w:after="0"/>
              <w:jc w:val="center"/>
              <w:rPr>
                <w:ins w:id="2616" w:author="Seltzer, Karl" w:date="2024-04-05T09:11:00Z"/>
                <w:rFonts w:cstheme="minorHAnsi"/>
                <w:sz w:val="20"/>
                <w:szCs w:val="20"/>
              </w:rPr>
            </w:pPr>
            <w:ins w:id="2617" w:author="Seltzer, Karl" w:date="2024-04-05T09:11:00Z">
              <w:r w:rsidRPr="004A2FE2">
                <w:rPr>
                  <w:rFonts w:cstheme="minorHAnsi"/>
                  <w:sz w:val="20"/>
                  <w:szCs w:val="20"/>
                </w:rPr>
                <w:t>-</w:t>
              </w:r>
            </w:ins>
          </w:p>
        </w:tc>
      </w:tr>
      <w:tr w:rsidR="001669CD" w:rsidRPr="004A2FE2" w14:paraId="0B538553" w14:textId="77777777" w:rsidTr="003F46C2">
        <w:trPr>
          <w:trHeight w:val="143"/>
          <w:ins w:id="2618" w:author="Seltzer, Karl" w:date="2024-04-05T09:11:00Z"/>
        </w:trPr>
        <w:tc>
          <w:tcPr>
            <w:tcW w:w="1357" w:type="dxa"/>
          </w:tcPr>
          <w:p w14:paraId="3FABCD4D" w14:textId="77777777" w:rsidR="001669CD" w:rsidRPr="004A2FE2" w:rsidRDefault="001669CD" w:rsidP="003F46C2">
            <w:pPr>
              <w:spacing w:after="0"/>
              <w:jc w:val="center"/>
              <w:rPr>
                <w:ins w:id="2619" w:author="Seltzer, Karl" w:date="2024-04-05T09:11:00Z"/>
                <w:rFonts w:cstheme="minorHAnsi"/>
                <w:sz w:val="20"/>
                <w:szCs w:val="20"/>
              </w:rPr>
            </w:pPr>
            <w:ins w:id="2620" w:author="Seltzer, Karl" w:date="2024-04-05T09:11:00Z">
              <w:r w:rsidRPr="00237230">
                <w:rPr>
                  <w:rFonts w:cstheme="minorHAnsi"/>
                  <w:sz w:val="20"/>
                  <w:szCs w:val="20"/>
                </w:rPr>
                <w:t>ORA1</w:t>
              </w:r>
            </w:ins>
          </w:p>
        </w:tc>
        <w:tc>
          <w:tcPr>
            <w:tcW w:w="3989" w:type="dxa"/>
            <w:vAlign w:val="center"/>
          </w:tcPr>
          <w:p w14:paraId="3CEFD8EA" w14:textId="77777777" w:rsidR="001669CD" w:rsidRPr="004A2FE2" w:rsidRDefault="001669CD" w:rsidP="003F46C2">
            <w:pPr>
              <w:spacing w:after="0"/>
              <w:jc w:val="center"/>
              <w:rPr>
                <w:ins w:id="2621" w:author="Seltzer, Karl" w:date="2024-04-05T09:11:00Z"/>
                <w:rFonts w:cstheme="minorHAnsi"/>
                <w:sz w:val="20"/>
                <w:szCs w:val="20"/>
              </w:rPr>
            </w:pPr>
            <w:ins w:id="2622" w:author="Seltzer, Karl" w:date="2024-04-05T09:11:00Z">
              <w:r>
                <w:rPr>
                  <w:rFonts w:cstheme="minorHAnsi"/>
                  <w:sz w:val="20"/>
                  <w:szCs w:val="20"/>
                </w:rPr>
                <w:t>Formic Acid</w:t>
              </w:r>
            </w:ins>
          </w:p>
        </w:tc>
        <w:tc>
          <w:tcPr>
            <w:tcW w:w="518" w:type="dxa"/>
          </w:tcPr>
          <w:p w14:paraId="58616FF5" w14:textId="77777777" w:rsidR="001669CD" w:rsidRPr="00237230" w:rsidRDefault="001669CD" w:rsidP="003F46C2">
            <w:pPr>
              <w:keepNext/>
              <w:spacing w:after="0"/>
              <w:jc w:val="center"/>
              <w:rPr>
                <w:ins w:id="2623" w:author="Seltzer, Karl" w:date="2024-04-05T09:11:00Z"/>
                <w:rFonts w:cstheme="minorHAnsi"/>
                <w:sz w:val="20"/>
                <w:szCs w:val="20"/>
              </w:rPr>
            </w:pPr>
            <w:ins w:id="2624" w:author="Seltzer, Karl" w:date="2024-04-05T09:11:00Z">
              <w:r w:rsidRPr="00237230">
                <w:rPr>
                  <w:sz w:val="20"/>
                  <w:szCs w:val="20"/>
                </w:rPr>
                <w:t>1</w:t>
              </w:r>
            </w:ins>
          </w:p>
        </w:tc>
        <w:tc>
          <w:tcPr>
            <w:tcW w:w="1070" w:type="dxa"/>
            <w:vAlign w:val="center"/>
          </w:tcPr>
          <w:p w14:paraId="2D10F9E0" w14:textId="77777777" w:rsidR="001669CD" w:rsidRPr="004A2FE2" w:rsidRDefault="001669CD" w:rsidP="003F46C2">
            <w:pPr>
              <w:keepNext/>
              <w:spacing w:after="0"/>
              <w:jc w:val="center"/>
              <w:rPr>
                <w:ins w:id="2625" w:author="Seltzer, Karl" w:date="2024-04-05T09:11:00Z"/>
                <w:rFonts w:cstheme="minorHAnsi"/>
                <w:sz w:val="20"/>
                <w:szCs w:val="20"/>
              </w:rPr>
            </w:pPr>
            <w:ins w:id="2626" w:author="Seltzer, Karl" w:date="2024-04-05T09:11:00Z">
              <w:r>
                <w:rPr>
                  <w:rFonts w:cstheme="minorHAnsi"/>
                  <w:sz w:val="20"/>
                  <w:szCs w:val="20"/>
                </w:rPr>
                <w:t>Explicit</w:t>
              </w:r>
            </w:ins>
          </w:p>
        </w:tc>
        <w:tc>
          <w:tcPr>
            <w:tcW w:w="2186" w:type="dxa"/>
            <w:vAlign w:val="center"/>
          </w:tcPr>
          <w:p w14:paraId="7F4EC11E" w14:textId="77777777" w:rsidR="001669CD" w:rsidRPr="004A2FE2" w:rsidRDefault="001669CD" w:rsidP="003F46C2">
            <w:pPr>
              <w:keepNext/>
              <w:spacing w:after="0"/>
              <w:jc w:val="center"/>
              <w:rPr>
                <w:ins w:id="2627" w:author="Seltzer, Karl" w:date="2024-04-05T09:11:00Z"/>
                <w:rFonts w:cstheme="minorHAnsi"/>
                <w:sz w:val="20"/>
                <w:szCs w:val="20"/>
              </w:rPr>
            </w:pPr>
            <w:ins w:id="2628" w:author="Seltzer, Karl" w:date="2024-04-05T09:11:00Z">
              <w:r>
                <w:rPr>
                  <w:rFonts w:cstheme="minorHAnsi"/>
                  <w:sz w:val="20"/>
                  <w:szCs w:val="20"/>
                </w:rPr>
                <w:t>C(=</w:t>
              </w:r>
              <w:proofErr w:type="gramStart"/>
              <w:r>
                <w:rPr>
                  <w:rFonts w:cstheme="minorHAnsi"/>
                  <w:sz w:val="20"/>
                  <w:szCs w:val="20"/>
                </w:rPr>
                <w:t>O)O</w:t>
              </w:r>
              <w:proofErr w:type="gramEnd"/>
            </w:ins>
          </w:p>
        </w:tc>
      </w:tr>
      <w:tr w:rsidR="001669CD" w:rsidRPr="004A2FE2" w14:paraId="155CE4A1" w14:textId="77777777" w:rsidTr="003F46C2">
        <w:trPr>
          <w:trHeight w:val="143"/>
          <w:ins w:id="2629" w:author="Seltzer, Karl" w:date="2024-04-05T09:11:00Z"/>
        </w:trPr>
        <w:tc>
          <w:tcPr>
            <w:tcW w:w="1357" w:type="dxa"/>
          </w:tcPr>
          <w:p w14:paraId="1E2E8A82" w14:textId="77777777" w:rsidR="001669CD" w:rsidRPr="004A2FE2" w:rsidRDefault="001669CD" w:rsidP="003F46C2">
            <w:pPr>
              <w:spacing w:after="0"/>
              <w:jc w:val="center"/>
              <w:rPr>
                <w:ins w:id="2630" w:author="Seltzer, Karl" w:date="2024-04-05T09:11:00Z"/>
                <w:rFonts w:cstheme="minorHAnsi"/>
                <w:sz w:val="20"/>
                <w:szCs w:val="20"/>
              </w:rPr>
            </w:pPr>
            <w:ins w:id="2631" w:author="Seltzer, Karl" w:date="2024-04-05T09:11:00Z">
              <w:r w:rsidRPr="00237230">
                <w:rPr>
                  <w:rFonts w:cstheme="minorHAnsi"/>
                  <w:sz w:val="20"/>
                  <w:szCs w:val="20"/>
                </w:rPr>
                <w:t>ORA2</w:t>
              </w:r>
            </w:ins>
          </w:p>
        </w:tc>
        <w:tc>
          <w:tcPr>
            <w:tcW w:w="3989" w:type="dxa"/>
            <w:vAlign w:val="center"/>
          </w:tcPr>
          <w:p w14:paraId="7A847065" w14:textId="77777777" w:rsidR="001669CD" w:rsidRPr="004A2FE2" w:rsidRDefault="001669CD" w:rsidP="003F46C2">
            <w:pPr>
              <w:spacing w:after="0"/>
              <w:jc w:val="center"/>
              <w:rPr>
                <w:ins w:id="2632" w:author="Seltzer, Karl" w:date="2024-04-05T09:11:00Z"/>
                <w:rFonts w:cstheme="minorHAnsi"/>
                <w:sz w:val="20"/>
                <w:szCs w:val="20"/>
              </w:rPr>
            </w:pPr>
            <w:ins w:id="2633" w:author="Seltzer, Karl" w:date="2024-04-05T09:11:00Z">
              <w:r>
                <w:rPr>
                  <w:rFonts w:cstheme="minorHAnsi"/>
                  <w:sz w:val="20"/>
                  <w:szCs w:val="20"/>
                </w:rPr>
                <w:t>Acetic acid and higher acids</w:t>
              </w:r>
            </w:ins>
          </w:p>
        </w:tc>
        <w:tc>
          <w:tcPr>
            <w:tcW w:w="518" w:type="dxa"/>
          </w:tcPr>
          <w:p w14:paraId="45D8C45C" w14:textId="77777777" w:rsidR="001669CD" w:rsidRPr="00237230" w:rsidRDefault="001669CD" w:rsidP="003F46C2">
            <w:pPr>
              <w:keepNext/>
              <w:spacing w:after="0"/>
              <w:jc w:val="center"/>
              <w:rPr>
                <w:ins w:id="2634" w:author="Seltzer, Karl" w:date="2024-04-05T09:11:00Z"/>
                <w:rFonts w:cstheme="minorHAnsi"/>
                <w:sz w:val="20"/>
                <w:szCs w:val="20"/>
              </w:rPr>
            </w:pPr>
            <w:ins w:id="2635" w:author="Seltzer, Karl" w:date="2024-04-05T09:11:00Z">
              <w:r w:rsidRPr="00237230">
                <w:rPr>
                  <w:sz w:val="20"/>
                  <w:szCs w:val="20"/>
                </w:rPr>
                <w:t>2</w:t>
              </w:r>
            </w:ins>
          </w:p>
        </w:tc>
        <w:tc>
          <w:tcPr>
            <w:tcW w:w="1070" w:type="dxa"/>
            <w:vAlign w:val="center"/>
          </w:tcPr>
          <w:p w14:paraId="27F1C607" w14:textId="77777777" w:rsidR="001669CD" w:rsidRPr="004A2FE2" w:rsidRDefault="001669CD" w:rsidP="003F46C2">
            <w:pPr>
              <w:keepNext/>
              <w:spacing w:after="0"/>
              <w:jc w:val="center"/>
              <w:rPr>
                <w:ins w:id="2636" w:author="Seltzer, Karl" w:date="2024-04-05T09:11:00Z"/>
                <w:rFonts w:cstheme="minorHAnsi"/>
                <w:sz w:val="20"/>
                <w:szCs w:val="20"/>
              </w:rPr>
            </w:pPr>
            <w:ins w:id="2637" w:author="Seltzer, Karl" w:date="2024-04-05T09:11:00Z">
              <w:r>
                <w:rPr>
                  <w:rFonts w:cstheme="minorHAnsi"/>
                  <w:sz w:val="20"/>
                  <w:szCs w:val="20"/>
                </w:rPr>
                <w:t>Lumped</w:t>
              </w:r>
            </w:ins>
          </w:p>
        </w:tc>
        <w:tc>
          <w:tcPr>
            <w:tcW w:w="2186" w:type="dxa"/>
            <w:vAlign w:val="center"/>
          </w:tcPr>
          <w:p w14:paraId="0146D4C3" w14:textId="77777777" w:rsidR="001669CD" w:rsidRPr="004A2FE2" w:rsidRDefault="001669CD" w:rsidP="003F46C2">
            <w:pPr>
              <w:keepNext/>
              <w:spacing w:after="0"/>
              <w:jc w:val="center"/>
              <w:rPr>
                <w:ins w:id="2638" w:author="Seltzer, Karl" w:date="2024-04-05T09:11:00Z"/>
                <w:rFonts w:cstheme="minorHAnsi"/>
                <w:sz w:val="20"/>
                <w:szCs w:val="20"/>
              </w:rPr>
            </w:pPr>
            <w:ins w:id="2639" w:author="Seltzer, Karl" w:date="2024-04-05T09:11:00Z">
              <w:r w:rsidRPr="004A2FE2">
                <w:rPr>
                  <w:rFonts w:cstheme="minorHAnsi"/>
                  <w:sz w:val="20"/>
                  <w:szCs w:val="20"/>
                </w:rPr>
                <w:t>-</w:t>
              </w:r>
            </w:ins>
          </w:p>
        </w:tc>
      </w:tr>
      <w:tr w:rsidR="001669CD" w:rsidRPr="004A2FE2" w14:paraId="6CE62641" w14:textId="77777777" w:rsidTr="003F46C2">
        <w:trPr>
          <w:trHeight w:val="143"/>
          <w:ins w:id="2640" w:author="Seltzer, Karl" w:date="2024-04-05T09:11:00Z"/>
        </w:trPr>
        <w:tc>
          <w:tcPr>
            <w:tcW w:w="1357" w:type="dxa"/>
          </w:tcPr>
          <w:p w14:paraId="27BBB947" w14:textId="77777777" w:rsidR="001669CD" w:rsidRPr="004A2FE2" w:rsidRDefault="001669CD" w:rsidP="003F46C2">
            <w:pPr>
              <w:spacing w:after="0"/>
              <w:jc w:val="center"/>
              <w:rPr>
                <w:ins w:id="2641" w:author="Seltzer, Karl" w:date="2024-04-05T09:11:00Z"/>
                <w:rFonts w:cstheme="minorHAnsi"/>
                <w:sz w:val="20"/>
                <w:szCs w:val="20"/>
              </w:rPr>
            </w:pPr>
            <w:ins w:id="2642" w:author="Seltzer, Karl" w:date="2024-04-05T09:11:00Z">
              <w:r w:rsidRPr="00237230">
                <w:rPr>
                  <w:rFonts w:cstheme="minorHAnsi"/>
                  <w:sz w:val="20"/>
                  <w:szCs w:val="20"/>
                </w:rPr>
                <w:t>PHEN</w:t>
              </w:r>
            </w:ins>
          </w:p>
        </w:tc>
        <w:tc>
          <w:tcPr>
            <w:tcW w:w="3989" w:type="dxa"/>
            <w:vAlign w:val="center"/>
          </w:tcPr>
          <w:p w14:paraId="67BF8E07" w14:textId="77777777" w:rsidR="001669CD" w:rsidRPr="004A2FE2" w:rsidRDefault="001669CD" w:rsidP="003F46C2">
            <w:pPr>
              <w:spacing w:after="0"/>
              <w:jc w:val="center"/>
              <w:rPr>
                <w:ins w:id="2643" w:author="Seltzer, Karl" w:date="2024-04-05T09:11:00Z"/>
                <w:rFonts w:cstheme="minorHAnsi"/>
                <w:sz w:val="20"/>
                <w:szCs w:val="20"/>
              </w:rPr>
            </w:pPr>
            <w:ins w:id="2644" w:author="Seltzer, Karl" w:date="2024-04-05T09:11:00Z">
              <w:r>
                <w:rPr>
                  <w:rFonts w:cstheme="minorHAnsi"/>
                  <w:sz w:val="20"/>
                  <w:szCs w:val="20"/>
                </w:rPr>
                <w:t>Phenols</w:t>
              </w:r>
            </w:ins>
          </w:p>
        </w:tc>
        <w:tc>
          <w:tcPr>
            <w:tcW w:w="518" w:type="dxa"/>
          </w:tcPr>
          <w:p w14:paraId="3AB891B3" w14:textId="77777777" w:rsidR="001669CD" w:rsidRPr="00237230" w:rsidRDefault="001669CD" w:rsidP="003F46C2">
            <w:pPr>
              <w:keepNext/>
              <w:spacing w:after="0"/>
              <w:jc w:val="center"/>
              <w:rPr>
                <w:ins w:id="2645" w:author="Seltzer, Karl" w:date="2024-04-05T09:11:00Z"/>
                <w:rFonts w:cstheme="minorHAnsi"/>
                <w:sz w:val="20"/>
                <w:szCs w:val="20"/>
              </w:rPr>
            </w:pPr>
            <w:ins w:id="2646" w:author="Seltzer, Karl" w:date="2024-04-05T09:11:00Z">
              <w:r w:rsidRPr="00237230">
                <w:rPr>
                  <w:sz w:val="20"/>
                  <w:szCs w:val="20"/>
                </w:rPr>
                <w:t>6</w:t>
              </w:r>
            </w:ins>
          </w:p>
        </w:tc>
        <w:tc>
          <w:tcPr>
            <w:tcW w:w="1070" w:type="dxa"/>
            <w:vAlign w:val="center"/>
          </w:tcPr>
          <w:p w14:paraId="55BA5871" w14:textId="77777777" w:rsidR="001669CD" w:rsidRPr="004A2FE2" w:rsidRDefault="001669CD" w:rsidP="003F46C2">
            <w:pPr>
              <w:keepNext/>
              <w:spacing w:after="0"/>
              <w:jc w:val="center"/>
              <w:rPr>
                <w:ins w:id="2647" w:author="Seltzer, Karl" w:date="2024-04-05T09:11:00Z"/>
                <w:rFonts w:cstheme="minorHAnsi"/>
                <w:sz w:val="20"/>
                <w:szCs w:val="20"/>
              </w:rPr>
            </w:pPr>
            <w:ins w:id="2648" w:author="Seltzer, Karl" w:date="2024-04-05T09:11:00Z">
              <w:r>
                <w:rPr>
                  <w:rFonts w:cstheme="minorHAnsi"/>
                  <w:sz w:val="20"/>
                  <w:szCs w:val="20"/>
                </w:rPr>
                <w:t>Lumped</w:t>
              </w:r>
            </w:ins>
          </w:p>
        </w:tc>
        <w:tc>
          <w:tcPr>
            <w:tcW w:w="2186" w:type="dxa"/>
            <w:vAlign w:val="center"/>
          </w:tcPr>
          <w:p w14:paraId="68DFCDC6" w14:textId="77777777" w:rsidR="001669CD" w:rsidRPr="004A2FE2" w:rsidRDefault="001669CD" w:rsidP="003F46C2">
            <w:pPr>
              <w:keepNext/>
              <w:spacing w:after="0"/>
              <w:jc w:val="center"/>
              <w:rPr>
                <w:ins w:id="2649" w:author="Seltzer, Karl" w:date="2024-04-05T09:11:00Z"/>
                <w:rFonts w:cstheme="minorHAnsi"/>
                <w:sz w:val="20"/>
                <w:szCs w:val="20"/>
              </w:rPr>
            </w:pPr>
            <w:ins w:id="2650" w:author="Seltzer, Karl" w:date="2024-04-05T09:11:00Z">
              <w:r w:rsidRPr="004A2FE2">
                <w:rPr>
                  <w:rFonts w:cstheme="minorHAnsi"/>
                  <w:sz w:val="20"/>
                  <w:szCs w:val="20"/>
                </w:rPr>
                <w:t>-</w:t>
              </w:r>
            </w:ins>
          </w:p>
        </w:tc>
      </w:tr>
      <w:tr w:rsidR="001669CD" w:rsidRPr="004A2FE2" w14:paraId="6BFA6240" w14:textId="77777777" w:rsidTr="003F46C2">
        <w:trPr>
          <w:trHeight w:val="143"/>
          <w:ins w:id="2651" w:author="Seltzer, Karl" w:date="2024-04-05T09:11:00Z"/>
        </w:trPr>
        <w:tc>
          <w:tcPr>
            <w:tcW w:w="1357" w:type="dxa"/>
          </w:tcPr>
          <w:p w14:paraId="54567915" w14:textId="77777777" w:rsidR="001669CD" w:rsidRPr="004A2FE2" w:rsidRDefault="001669CD" w:rsidP="003F46C2">
            <w:pPr>
              <w:spacing w:after="0"/>
              <w:jc w:val="center"/>
              <w:rPr>
                <w:ins w:id="2652" w:author="Seltzer, Karl" w:date="2024-04-05T09:11:00Z"/>
                <w:rFonts w:cstheme="minorHAnsi"/>
                <w:sz w:val="20"/>
                <w:szCs w:val="20"/>
              </w:rPr>
            </w:pPr>
            <w:ins w:id="2653" w:author="Seltzer, Karl" w:date="2024-04-05T09:11:00Z">
              <w:r w:rsidRPr="00237230">
                <w:rPr>
                  <w:rFonts w:cstheme="minorHAnsi"/>
                  <w:sz w:val="20"/>
                  <w:szCs w:val="20"/>
                </w:rPr>
                <w:t>PROG</w:t>
              </w:r>
            </w:ins>
          </w:p>
        </w:tc>
        <w:tc>
          <w:tcPr>
            <w:tcW w:w="3989" w:type="dxa"/>
            <w:vAlign w:val="center"/>
          </w:tcPr>
          <w:p w14:paraId="14700302" w14:textId="77777777" w:rsidR="001669CD" w:rsidRPr="004A2FE2" w:rsidRDefault="001669CD" w:rsidP="003F46C2">
            <w:pPr>
              <w:spacing w:after="0"/>
              <w:jc w:val="center"/>
              <w:rPr>
                <w:ins w:id="2654" w:author="Seltzer, Karl" w:date="2024-04-05T09:11:00Z"/>
                <w:rFonts w:cstheme="minorHAnsi"/>
                <w:sz w:val="20"/>
                <w:szCs w:val="20"/>
              </w:rPr>
            </w:pPr>
            <w:ins w:id="2655" w:author="Seltzer, Karl" w:date="2024-04-05T09:11:00Z">
              <w:r>
                <w:rPr>
                  <w:rFonts w:cstheme="minorHAnsi"/>
                  <w:sz w:val="20"/>
                  <w:szCs w:val="20"/>
                </w:rPr>
                <w:t>Propylene Glycol</w:t>
              </w:r>
            </w:ins>
          </w:p>
        </w:tc>
        <w:tc>
          <w:tcPr>
            <w:tcW w:w="518" w:type="dxa"/>
          </w:tcPr>
          <w:p w14:paraId="2830182E" w14:textId="77777777" w:rsidR="001669CD" w:rsidRPr="00237230" w:rsidRDefault="001669CD" w:rsidP="003F46C2">
            <w:pPr>
              <w:keepNext/>
              <w:spacing w:after="0"/>
              <w:jc w:val="center"/>
              <w:rPr>
                <w:ins w:id="2656" w:author="Seltzer, Karl" w:date="2024-04-05T09:11:00Z"/>
                <w:rFonts w:cstheme="minorHAnsi"/>
                <w:sz w:val="20"/>
                <w:szCs w:val="20"/>
              </w:rPr>
            </w:pPr>
            <w:ins w:id="2657" w:author="Seltzer, Karl" w:date="2024-04-05T09:11:00Z">
              <w:r w:rsidRPr="00237230">
                <w:rPr>
                  <w:sz w:val="20"/>
                  <w:szCs w:val="20"/>
                </w:rPr>
                <w:t>3</w:t>
              </w:r>
            </w:ins>
          </w:p>
        </w:tc>
        <w:tc>
          <w:tcPr>
            <w:tcW w:w="1070" w:type="dxa"/>
            <w:vAlign w:val="center"/>
          </w:tcPr>
          <w:p w14:paraId="581C55E1" w14:textId="77777777" w:rsidR="001669CD" w:rsidRPr="004A2FE2" w:rsidRDefault="001669CD" w:rsidP="003F46C2">
            <w:pPr>
              <w:keepNext/>
              <w:spacing w:after="0"/>
              <w:jc w:val="center"/>
              <w:rPr>
                <w:ins w:id="2658" w:author="Seltzer, Karl" w:date="2024-04-05T09:11:00Z"/>
                <w:rFonts w:cstheme="minorHAnsi"/>
                <w:sz w:val="20"/>
                <w:szCs w:val="20"/>
              </w:rPr>
            </w:pPr>
            <w:ins w:id="2659" w:author="Seltzer, Karl" w:date="2024-04-05T09:11:00Z">
              <w:r>
                <w:rPr>
                  <w:rFonts w:cstheme="minorHAnsi"/>
                  <w:sz w:val="20"/>
                  <w:szCs w:val="20"/>
                </w:rPr>
                <w:t>Explicit</w:t>
              </w:r>
            </w:ins>
          </w:p>
        </w:tc>
        <w:tc>
          <w:tcPr>
            <w:tcW w:w="2186" w:type="dxa"/>
            <w:vAlign w:val="center"/>
          </w:tcPr>
          <w:p w14:paraId="52178948" w14:textId="77777777" w:rsidR="001669CD" w:rsidRPr="004A2FE2" w:rsidRDefault="001669CD" w:rsidP="003F46C2">
            <w:pPr>
              <w:keepNext/>
              <w:spacing w:after="0"/>
              <w:jc w:val="center"/>
              <w:rPr>
                <w:ins w:id="2660" w:author="Seltzer, Karl" w:date="2024-04-05T09:11:00Z"/>
                <w:rFonts w:cstheme="minorHAnsi"/>
                <w:sz w:val="20"/>
                <w:szCs w:val="20"/>
              </w:rPr>
            </w:pPr>
            <w:ins w:id="2661" w:author="Seltzer, Karl" w:date="2024-04-05T09:11:00Z">
              <w:r w:rsidRPr="001835A6">
                <w:rPr>
                  <w:rFonts w:cstheme="minorHAnsi"/>
                  <w:sz w:val="20"/>
                  <w:szCs w:val="20"/>
                </w:rPr>
                <w:t>CC(CO)O</w:t>
              </w:r>
            </w:ins>
          </w:p>
        </w:tc>
      </w:tr>
      <w:tr w:rsidR="00C10D3E" w:rsidRPr="004A2FE2" w14:paraId="0FC65498" w14:textId="77777777" w:rsidTr="003F46C2">
        <w:trPr>
          <w:trHeight w:val="143"/>
          <w:ins w:id="2662" w:author="Seltzer, Karl" w:date="2024-04-05T09:29:00Z"/>
        </w:trPr>
        <w:tc>
          <w:tcPr>
            <w:tcW w:w="1357" w:type="dxa"/>
          </w:tcPr>
          <w:p w14:paraId="54688EFC" w14:textId="4DC9A4A4" w:rsidR="00C10D3E" w:rsidRPr="00237230" w:rsidRDefault="00C10D3E" w:rsidP="00C10D3E">
            <w:pPr>
              <w:spacing w:after="0"/>
              <w:jc w:val="center"/>
              <w:rPr>
                <w:ins w:id="2663" w:author="Seltzer, Karl" w:date="2024-04-05T09:29:00Z"/>
                <w:rFonts w:cstheme="minorHAnsi"/>
                <w:sz w:val="20"/>
                <w:szCs w:val="20"/>
              </w:rPr>
            </w:pPr>
            <w:ins w:id="2664" w:author="Seltzer, Karl" w:date="2024-04-05T09:32:00Z">
              <w:r w:rsidRPr="00237230">
                <w:rPr>
                  <w:rFonts w:cstheme="minorHAnsi"/>
                  <w:sz w:val="20"/>
                  <w:szCs w:val="20"/>
                </w:rPr>
                <w:t>ROCN2</w:t>
              </w:r>
              <w:r>
                <w:rPr>
                  <w:rFonts w:cstheme="minorHAnsi"/>
                  <w:sz w:val="20"/>
                  <w:szCs w:val="20"/>
                </w:rPr>
                <w:t>OXY8</w:t>
              </w:r>
              <w:r w:rsidRPr="00C10D3E">
                <w:rPr>
                  <w:rFonts w:cstheme="minorHAnsi"/>
                  <w:sz w:val="20"/>
                  <w:szCs w:val="20"/>
                </w:rPr>
                <w:t>*</w:t>
              </w:r>
            </w:ins>
          </w:p>
        </w:tc>
        <w:tc>
          <w:tcPr>
            <w:tcW w:w="3989" w:type="dxa"/>
            <w:vAlign w:val="center"/>
          </w:tcPr>
          <w:p w14:paraId="4A4235A2" w14:textId="65EC803B" w:rsidR="00C10D3E" w:rsidRDefault="00C10D3E" w:rsidP="00C10D3E">
            <w:pPr>
              <w:spacing w:after="0"/>
              <w:jc w:val="center"/>
              <w:rPr>
                <w:ins w:id="2665" w:author="Seltzer, Karl" w:date="2024-04-05T09:29:00Z"/>
                <w:rFonts w:cstheme="minorHAnsi"/>
                <w:sz w:val="20"/>
                <w:szCs w:val="20"/>
              </w:rPr>
            </w:pPr>
            <w:ins w:id="2666" w:author="Seltzer, Karl" w:date="2024-04-05T09:32:00Z">
              <w:r>
                <w:rPr>
                  <w:rFonts w:cstheme="minorHAnsi"/>
                  <w:sz w:val="20"/>
                  <w:szCs w:val="20"/>
                </w:rPr>
                <w:t xml:space="preserve">ROC; </w:t>
              </w:r>
              <w:r w:rsidRPr="00263072">
                <w:rPr>
                  <w:rFonts w:cstheme="minorHAnsi"/>
                  <w:sz w:val="20"/>
                  <w:szCs w:val="20"/>
                </w:rPr>
                <w:t>log(C*) &lt; -</w:t>
              </w:r>
              <w:r>
                <w:rPr>
                  <w:rFonts w:cstheme="minorHAnsi"/>
                  <w:sz w:val="20"/>
                  <w:szCs w:val="20"/>
                </w:rPr>
                <w:t>1</w:t>
              </w:r>
              <w:r w:rsidRPr="00263072">
                <w:rPr>
                  <w:rFonts w:cstheme="minorHAnsi"/>
                  <w:sz w:val="20"/>
                  <w:szCs w:val="20"/>
                </w:rPr>
                <w:t>.5</w:t>
              </w:r>
              <w:r>
                <w:rPr>
                  <w:rFonts w:cstheme="minorHAnsi"/>
                  <w:sz w:val="20"/>
                  <w:szCs w:val="20"/>
                </w:rPr>
                <w:t xml:space="preserve"> and O/C &gt; 0.6</w:t>
              </w:r>
            </w:ins>
          </w:p>
        </w:tc>
        <w:tc>
          <w:tcPr>
            <w:tcW w:w="518" w:type="dxa"/>
          </w:tcPr>
          <w:p w14:paraId="69106AC1" w14:textId="3D8EFFDC" w:rsidR="00C10D3E" w:rsidRPr="00237230" w:rsidRDefault="00C10D3E" w:rsidP="00C10D3E">
            <w:pPr>
              <w:keepNext/>
              <w:spacing w:after="0"/>
              <w:jc w:val="center"/>
              <w:rPr>
                <w:ins w:id="2667" w:author="Seltzer, Karl" w:date="2024-04-05T09:29:00Z"/>
                <w:sz w:val="20"/>
                <w:szCs w:val="20"/>
              </w:rPr>
            </w:pPr>
            <w:ins w:id="2668" w:author="Seltzer, Karl" w:date="2024-04-05T09:32:00Z">
              <w:r w:rsidRPr="00237230">
                <w:rPr>
                  <w:sz w:val="20"/>
                  <w:szCs w:val="20"/>
                </w:rPr>
                <w:t>30</w:t>
              </w:r>
            </w:ins>
          </w:p>
        </w:tc>
        <w:tc>
          <w:tcPr>
            <w:tcW w:w="1070" w:type="dxa"/>
            <w:vAlign w:val="center"/>
          </w:tcPr>
          <w:p w14:paraId="35DC6553" w14:textId="31FA6BB2" w:rsidR="00C10D3E" w:rsidRDefault="00C10D3E" w:rsidP="00C10D3E">
            <w:pPr>
              <w:keepNext/>
              <w:spacing w:after="0"/>
              <w:jc w:val="center"/>
              <w:rPr>
                <w:ins w:id="2669" w:author="Seltzer, Karl" w:date="2024-04-05T09:29:00Z"/>
                <w:rFonts w:cstheme="minorHAnsi"/>
                <w:sz w:val="20"/>
                <w:szCs w:val="20"/>
              </w:rPr>
            </w:pPr>
            <w:ins w:id="2670" w:author="Seltzer, Karl" w:date="2024-04-05T09:32:00Z">
              <w:r>
                <w:rPr>
                  <w:rFonts w:cstheme="minorHAnsi"/>
                  <w:sz w:val="20"/>
                  <w:szCs w:val="20"/>
                </w:rPr>
                <w:t>Lumped</w:t>
              </w:r>
            </w:ins>
          </w:p>
        </w:tc>
        <w:tc>
          <w:tcPr>
            <w:tcW w:w="2186" w:type="dxa"/>
            <w:vAlign w:val="center"/>
          </w:tcPr>
          <w:p w14:paraId="6327FA9D" w14:textId="6F025E28" w:rsidR="00C10D3E" w:rsidRPr="004A2FE2" w:rsidRDefault="00C10D3E" w:rsidP="00C10D3E">
            <w:pPr>
              <w:keepNext/>
              <w:spacing w:after="0"/>
              <w:jc w:val="center"/>
              <w:rPr>
                <w:ins w:id="2671" w:author="Seltzer, Karl" w:date="2024-04-05T09:29:00Z"/>
                <w:rFonts w:cstheme="minorHAnsi"/>
                <w:sz w:val="20"/>
                <w:szCs w:val="20"/>
              </w:rPr>
            </w:pPr>
            <w:ins w:id="2672" w:author="Seltzer, Karl" w:date="2024-04-05T09:32:00Z">
              <w:r w:rsidRPr="004A2FE2">
                <w:rPr>
                  <w:rFonts w:cstheme="minorHAnsi"/>
                  <w:sz w:val="20"/>
                  <w:szCs w:val="20"/>
                </w:rPr>
                <w:t>-</w:t>
              </w:r>
            </w:ins>
          </w:p>
        </w:tc>
      </w:tr>
      <w:tr w:rsidR="00C10D3E" w:rsidRPr="004A2FE2" w14:paraId="085DC5A1" w14:textId="77777777" w:rsidTr="003F46C2">
        <w:trPr>
          <w:trHeight w:val="143"/>
          <w:ins w:id="2673" w:author="Seltzer, Karl" w:date="2024-04-05T09:29:00Z"/>
        </w:trPr>
        <w:tc>
          <w:tcPr>
            <w:tcW w:w="1357" w:type="dxa"/>
          </w:tcPr>
          <w:p w14:paraId="46A812DA" w14:textId="60EE1E05" w:rsidR="00C10D3E" w:rsidRPr="00237230" w:rsidRDefault="00C10D3E" w:rsidP="00C10D3E">
            <w:pPr>
              <w:spacing w:after="0"/>
              <w:jc w:val="center"/>
              <w:rPr>
                <w:ins w:id="2674" w:author="Seltzer, Karl" w:date="2024-04-05T09:29:00Z"/>
                <w:rFonts w:cstheme="minorHAnsi"/>
                <w:sz w:val="20"/>
                <w:szCs w:val="20"/>
              </w:rPr>
            </w:pPr>
            <w:ins w:id="2675" w:author="Seltzer, Karl" w:date="2024-04-05T09:32:00Z">
              <w:r w:rsidRPr="00237230">
                <w:rPr>
                  <w:rFonts w:cstheme="minorHAnsi"/>
                  <w:sz w:val="20"/>
                  <w:szCs w:val="20"/>
                </w:rPr>
                <w:t>ROCN2</w:t>
              </w:r>
              <w:r>
                <w:rPr>
                  <w:rFonts w:cstheme="minorHAnsi"/>
                  <w:sz w:val="20"/>
                  <w:szCs w:val="20"/>
                </w:rPr>
                <w:t>OXY4</w:t>
              </w:r>
              <w:r w:rsidRPr="00C10D3E">
                <w:rPr>
                  <w:rFonts w:cstheme="minorHAnsi"/>
                  <w:sz w:val="20"/>
                  <w:szCs w:val="20"/>
                </w:rPr>
                <w:t>*</w:t>
              </w:r>
            </w:ins>
          </w:p>
        </w:tc>
        <w:tc>
          <w:tcPr>
            <w:tcW w:w="3989" w:type="dxa"/>
            <w:vAlign w:val="center"/>
          </w:tcPr>
          <w:p w14:paraId="38E8018C" w14:textId="6B39EB38" w:rsidR="00C10D3E" w:rsidRDefault="00C10D3E" w:rsidP="00C10D3E">
            <w:pPr>
              <w:spacing w:after="0"/>
              <w:jc w:val="center"/>
              <w:rPr>
                <w:ins w:id="2676" w:author="Seltzer, Karl" w:date="2024-04-05T09:29:00Z"/>
                <w:rFonts w:cstheme="minorHAnsi"/>
                <w:sz w:val="20"/>
                <w:szCs w:val="20"/>
              </w:rPr>
            </w:pPr>
            <w:ins w:id="2677" w:author="Seltzer, Karl" w:date="2024-04-05T09:32:00Z">
              <w:r>
                <w:rPr>
                  <w:rFonts w:cstheme="minorHAnsi"/>
                  <w:sz w:val="20"/>
                  <w:szCs w:val="20"/>
                </w:rPr>
                <w:t xml:space="preserve">ROC; </w:t>
              </w:r>
              <w:r w:rsidRPr="00263072">
                <w:rPr>
                  <w:rFonts w:cstheme="minorHAnsi"/>
                  <w:sz w:val="20"/>
                  <w:szCs w:val="20"/>
                </w:rPr>
                <w:t>log(C*) &lt; -</w:t>
              </w:r>
              <w:r>
                <w:rPr>
                  <w:rFonts w:cstheme="minorHAnsi"/>
                  <w:sz w:val="20"/>
                  <w:szCs w:val="20"/>
                </w:rPr>
                <w:t>1</w:t>
              </w:r>
              <w:r w:rsidRPr="00263072">
                <w:rPr>
                  <w:rFonts w:cstheme="minorHAnsi"/>
                  <w:sz w:val="20"/>
                  <w:szCs w:val="20"/>
                </w:rPr>
                <w:t>.5</w:t>
              </w:r>
              <w:r>
                <w:rPr>
                  <w:rFonts w:cstheme="minorHAnsi"/>
                  <w:sz w:val="20"/>
                  <w:szCs w:val="20"/>
                </w:rPr>
                <w:t xml:space="preserve"> and O/C &gt; 0.3</w:t>
              </w:r>
            </w:ins>
          </w:p>
        </w:tc>
        <w:tc>
          <w:tcPr>
            <w:tcW w:w="518" w:type="dxa"/>
          </w:tcPr>
          <w:p w14:paraId="37903539" w14:textId="66037160" w:rsidR="00C10D3E" w:rsidRPr="00237230" w:rsidRDefault="00C10D3E" w:rsidP="00C10D3E">
            <w:pPr>
              <w:keepNext/>
              <w:spacing w:after="0"/>
              <w:jc w:val="center"/>
              <w:rPr>
                <w:ins w:id="2678" w:author="Seltzer, Karl" w:date="2024-04-05T09:29:00Z"/>
                <w:sz w:val="20"/>
                <w:szCs w:val="20"/>
              </w:rPr>
            </w:pPr>
            <w:ins w:id="2679" w:author="Seltzer, Karl" w:date="2024-04-05T09:32:00Z">
              <w:r w:rsidRPr="00237230">
                <w:rPr>
                  <w:sz w:val="20"/>
                  <w:szCs w:val="20"/>
                </w:rPr>
                <w:t>30</w:t>
              </w:r>
            </w:ins>
          </w:p>
        </w:tc>
        <w:tc>
          <w:tcPr>
            <w:tcW w:w="1070" w:type="dxa"/>
            <w:vAlign w:val="center"/>
          </w:tcPr>
          <w:p w14:paraId="32568B9F" w14:textId="7690840A" w:rsidR="00C10D3E" w:rsidRDefault="00C10D3E" w:rsidP="00C10D3E">
            <w:pPr>
              <w:keepNext/>
              <w:spacing w:after="0"/>
              <w:jc w:val="center"/>
              <w:rPr>
                <w:ins w:id="2680" w:author="Seltzer, Karl" w:date="2024-04-05T09:29:00Z"/>
                <w:rFonts w:cstheme="minorHAnsi"/>
                <w:sz w:val="20"/>
                <w:szCs w:val="20"/>
              </w:rPr>
            </w:pPr>
            <w:ins w:id="2681" w:author="Seltzer, Karl" w:date="2024-04-05T09:32:00Z">
              <w:r>
                <w:rPr>
                  <w:rFonts w:cstheme="minorHAnsi"/>
                  <w:sz w:val="20"/>
                  <w:szCs w:val="20"/>
                </w:rPr>
                <w:t>Lumped</w:t>
              </w:r>
            </w:ins>
          </w:p>
        </w:tc>
        <w:tc>
          <w:tcPr>
            <w:tcW w:w="2186" w:type="dxa"/>
            <w:vAlign w:val="center"/>
          </w:tcPr>
          <w:p w14:paraId="3D372A47" w14:textId="58B88733" w:rsidR="00C10D3E" w:rsidRPr="004A2FE2" w:rsidRDefault="00C10D3E" w:rsidP="00C10D3E">
            <w:pPr>
              <w:keepNext/>
              <w:spacing w:after="0"/>
              <w:jc w:val="center"/>
              <w:rPr>
                <w:ins w:id="2682" w:author="Seltzer, Karl" w:date="2024-04-05T09:29:00Z"/>
                <w:rFonts w:cstheme="minorHAnsi"/>
                <w:sz w:val="20"/>
                <w:szCs w:val="20"/>
              </w:rPr>
            </w:pPr>
            <w:ins w:id="2683" w:author="Seltzer, Karl" w:date="2024-04-05T09:32:00Z">
              <w:r w:rsidRPr="004A2FE2">
                <w:rPr>
                  <w:rFonts w:cstheme="minorHAnsi"/>
                  <w:sz w:val="20"/>
                  <w:szCs w:val="20"/>
                </w:rPr>
                <w:t>-</w:t>
              </w:r>
            </w:ins>
          </w:p>
        </w:tc>
      </w:tr>
      <w:tr w:rsidR="00C10D3E" w:rsidRPr="004A2FE2" w14:paraId="46546B6C" w14:textId="77777777" w:rsidTr="003F46C2">
        <w:trPr>
          <w:trHeight w:val="143"/>
          <w:ins w:id="2684" w:author="Seltzer, Karl" w:date="2024-04-05T09:29:00Z"/>
        </w:trPr>
        <w:tc>
          <w:tcPr>
            <w:tcW w:w="1357" w:type="dxa"/>
          </w:tcPr>
          <w:p w14:paraId="1073712E" w14:textId="604A802D" w:rsidR="00C10D3E" w:rsidRPr="00237230" w:rsidRDefault="00C10D3E" w:rsidP="00C10D3E">
            <w:pPr>
              <w:spacing w:after="0"/>
              <w:jc w:val="center"/>
              <w:rPr>
                <w:ins w:id="2685" w:author="Seltzer, Karl" w:date="2024-04-05T09:29:00Z"/>
                <w:rFonts w:cstheme="minorHAnsi"/>
                <w:sz w:val="20"/>
                <w:szCs w:val="20"/>
              </w:rPr>
            </w:pPr>
            <w:ins w:id="2686" w:author="Seltzer, Karl" w:date="2024-04-05T09:32:00Z">
              <w:r w:rsidRPr="00237230">
                <w:rPr>
                  <w:rFonts w:cstheme="minorHAnsi"/>
                  <w:sz w:val="20"/>
                  <w:szCs w:val="20"/>
                </w:rPr>
                <w:t>ROCN2</w:t>
              </w:r>
              <w:r>
                <w:rPr>
                  <w:rFonts w:cstheme="minorHAnsi"/>
                  <w:sz w:val="20"/>
                  <w:szCs w:val="20"/>
                </w:rPr>
                <w:t>OXY2</w:t>
              </w:r>
              <w:r w:rsidRPr="00C10D3E">
                <w:rPr>
                  <w:rFonts w:cstheme="minorHAnsi"/>
                  <w:sz w:val="20"/>
                  <w:szCs w:val="20"/>
                </w:rPr>
                <w:t>*</w:t>
              </w:r>
            </w:ins>
          </w:p>
        </w:tc>
        <w:tc>
          <w:tcPr>
            <w:tcW w:w="3989" w:type="dxa"/>
            <w:vAlign w:val="center"/>
          </w:tcPr>
          <w:p w14:paraId="37C9B453" w14:textId="112B73BC" w:rsidR="00C10D3E" w:rsidRDefault="00C10D3E" w:rsidP="00C10D3E">
            <w:pPr>
              <w:spacing w:after="0"/>
              <w:jc w:val="center"/>
              <w:rPr>
                <w:ins w:id="2687" w:author="Seltzer, Karl" w:date="2024-04-05T09:29:00Z"/>
                <w:rFonts w:cstheme="minorHAnsi"/>
                <w:sz w:val="20"/>
                <w:szCs w:val="20"/>
              </w:rPr>
            </w:pPr>
            <w:ins w:id="2688" w:author="Seltzer, Karl" w:date="2024-04-05T09:32:00Z">
              <w:r>
                <w:rPr>
                  <w:rFonts w:cstheme="minorHAnsi"/>
                  <w:sz w:val="20"/>
                  <w:szCs w:val="20"/>
                </w:rPr>
                <w:t xml:space="preserve">ROC; </w:t>
              </w:r>
              <w:r w:rsidRPr="00263072">
                <w:rPr>
                  <w:rFonts w:cstheme="minorHAnsi"/>
                  <w:sz w:val="20"/>
                  <w:szCs w:val="20"/>
                </w:rPr>
                <w:t>log(C*) &lt; -</w:t>
              </w:r>
              <w:r>
                <w:rPr>
                  <w:rFonts w:cstheme="minorHAnsi"/>
                  <w:sz w:val="20"/>
                  <w:szCs w:val="20"/>
                </w:rPr>
                <w:t>1</w:t>
              </w:r>
              <w:r w:rsidRPr="00263072">
                <w:rPr>
                  <w:rFonts w:cstheme="minorHAnsi"/>
                  <w:sz w:val="20"/>
                  <w:szCs w:val="20"/>
                </w:rPr>
                <w:t>.5</w:t>
              </w:r>
              <w:r>
                <w:rPr>
                  <w:rFonts w:cstheme="minorHAnsi"/>
                  <w:sz w:val="20"/>
                  <w:szCs w:val="20"/>
                </w:rPr>
                <w:t xml:space="preserve"> and O/C &gt; 0.1</w:t>
              </w:r>
            </w:ins>
          </w:p>
        </w:tc>
        <w:tc>
          <w:tcPr>
            <w:tcW w:w="518" w:type="dxa"/>
          </w:tcPr>
          <w:p w14:paraId="501799FC" w14:textId="2B4067DB" w:rsidR="00C10D3E" w:rsidRPr="00237230" w:rsidRDefault="00C10D3E" w:rsidP="00C10D3E">
            <w:pPr>
              <w:keepNext/>
              <w:spacing w:after="0"/>
              <w:jc w:val="center"/>
              <w:rPr>
                <w:ins w:id="2689" w:author="Seltzer, Karl" w:date="2024-04-05T09:29:00Z"/>
                <w:sz w:val="20"/>
                <w:szCs w:val="20"/>
              </w:rPr>
            </w:pPr>
            <w:ins w:id="2690" w:author="Seltzer, Karl" w:date="2024-04-05T09:32:00Z">
              <w:r w:rsidRPr="00237230">
                <w:rPr>
                  <w:sz w:val="20"/>
                  <w:szCs w:val="20"/>
                </w:rPr>
                <w:t>30</w:t>
              </w:r>
            </w:ins>
          </w:p>
        </w:tc>
        <w:tc>
          <w:tcPr>
            <w:tcW w:w="1070" w:type="dxa"/>
            <w:vAlign w:val="center"/>
          </w:tcPr>
          <w:p w14:paraId="347B3D7A" w14:textId="18F3E3CB" w:rsidR="00C10D3E" w:rsidRDefault="00C10D3E" w:rsidP="00C10D3E">
            <w:pPr>
              <w:keepNext/>
              <w:spacing w:after="0"/>
              <w:jc w:val="center"/>
              <w:rPr>
                <w:ins w:id="2691" w:author="Seltzer, Karl" w:date="2024-04-05T09:29:00Z"/>
                <w:rFonts w:cstheme="minorHAnsi"/>
                <w:sz w:val="20"/>
                <w:szCs w:val="20"/>
              </w:rPr>
            </w:pPr>
            <w:ins w:id="2692" w:author="Seltzer, Karl" w:date="2024-04-05T09:32:00Z">
              <w:r>
                <w:rPr>
                  <w:rFonts w:cstheme="minorHAnsi"/>
                  <w:sz w:val="20"/>
                  <w:szCs w:val="20"/>
                </w:rPr>
                <w:t>Lumped</w:t>
              </w:r>
            </w:ins>
          </w:p>
        </w:tc>
        <w:tc>
          <w:tcPr>
            <w:tcW w:w="2186" w:type="dxa"/>
            <w:vAlign w:val="center"/>
          </w:tcPr>
          <w:p w14:paraId="76F23E7E" w14:textId="67CC0812" w:rsidR="00C10D3E" w:rsidRPr="004A2FE2" w:rsidRDefault="00C10D3E" w:rsidP="00C10D3E">
            <w:pPr>
              <w:keepNext/>
              <w:spacing w:after="0"/>
              <w:jc w:val="center"/>
              <w:rPr>
                <w:ins w:id="2693" w:author="Seltzer, Karl" w:date="2024-04-05T09:29:00Z"/>
                <w:rFonts w:cstheme="minorHAnsi"/>
                <w:sz w:val="20"/>
                <w:szCs w:val="20"/>
              </w:rPr>
            </w:pPr>
            <w:ins w:id="2694" w:author="Seltzer, Karl" w:date="2024-04-05T09:32:00Z">
              <w:r w:rsidRPr="004A2FE2">
                <w:rPr>
                  <w:rFonts w:cstheme="minorHAnsi"/>
                  <w:sz w:val="20"/>
                  <w:szCs w:val="20"/>
                </w:rPr>
                <w:t>-</w:t>
              </w:r>
            </w:ins>
          </w:p>
        </w:tc>
      </w:tr>
      <w:tr w:rsidR="005F3186" w:rsidRPr="004A2FE2" w14:paraId="418F19AC" w14:textId="77777777" w:rsidTr="003F46C2">
        <w:trPr>
          <w:trHeight w:val="143"/>
          <w:ins w:id="2695" w:author="Seltzer, Karl" w:date="2024-04-05T09:29:00Z"/>
        </w:trPr>
        <w:tc>
          <w:tcPr>
            <w:tcW w:w="1357" w:type="dxa"/>
          </w:tcPr>
          <w:p w14:paraId="2FA9ED9F" w14:textId="18FC4EAD" w:rsidR="005F3186" w:rsidRPr="00237230" w:rsidRDefault="005F3186" w:rsidP="005F3186">
            <w:pPr>
              <w:spacing w:after="0"/>
              <w:jc w:val="center"/>
              <w:rPr>
                <w:ins w:id="2696" w:author="Seltzer, Karl" w:date="2024-04-05T09:29:00Z"/>
                <w:rFonts w:cstheme="minorHAnsi"/>
                <w:sz w:val="20"/>
                <w:szCs w:val="20"/>
              </w:rPr>
            </w:pPr>
            <w:ins w:id="2697" w:author="Seltzer, Karl" w:date="2024-04-05T09:29:00Z">
              <w:r w:rsidRPr="00237230">
                <w:rPr>
                  <w:rFonts w:cstheme="minorHAnsi"/>
                  <w:sz w:val="20"/>
                  <w:szCs w:val="20"/>
                </w:rPr>
                <w:t>ROCN2ALK</w:t>
              </w:r>
            </w:ins>
            <w:ins w:id="2698" w:author="Seltzer, Karl" w:date="2024-04-05T09:30:00Z">
              <w:r w:rsidRPr="00C10D3E">
                <w:rPr>
                  <w:rFonts w:cstheme="minorHAnsi"/>
                  <w:sz w:val="20"/>
                  <w:szCs w:val="20"/>
                </w:rPr>
                <w:t>*</w:t>
              </w:r>
            </w:ins>
          </w:p>
        </w:tc>
        <w:tc>
          <w:tcPr>
            <w:tcW w:w="3989" w:type="dxa"/>
            <w:vAlign w:val="center"/>
          </w:tcPr>
          <w:p w14:paraId="250DA902" w14:textId="3751C74D" w:rsidR="005F3186" w:rsidRDefault="005F3186" w:rsidP="005F3186">
            <w:pPr>
              <w:spacing w:after="0"/>
              <w:jc w:val="center"/>
              <w:rPr>
                <w:ins w:id="2699" w:author="Seltzer, Karl" w:date="2024-04-05T09:29:00Z"/>
                <w:rFonts w:cstheme="minorHAnsi"/>
                <w:sz w:val="20"/>
                <w:szCs w:val="20"/>
              </w:rPr>
            </w:pPr>
            <w:ins w:id="2700" w:author="Seltzer, Karl" w:date="2024-04-05T09:29:00Z">
              <w:r>
                <w:rPr>
                  <w:rFonts w:cstheme="minorHAnsi"/>
                  <w:sz w:val="20"/>
                  <w:szCs w:val="20"/>
                </w:rPr>
                <w:t xml:space="preserve">ROC; </w:t>
              </w:r>
              <w:r w:rsidRPr="00263072">
                <w:rPr>
                  <w:rFonts w:cstheme="minorHAnsi"/>
                  <w:sz w:val="20"/>
                  <w:szCs w:val="20"/>
                </w:rPr>
                <w:t>log(C*) &lt; -</w:t>
              </w:r>
              <w:r>
                <w:rPr>
                  <w:rFonts w:cstheme="minorHAnsi"/>
                  <w:sz w:val="20"/>
                  <w:szCs w:val="20"/>
                </w:rPr>
                <w:t>1</w:t>
              </w:r>
              <w:r w:rsidRPr="00263072">
                <w:rPr>
                  <w:rFonts w:cstheme="minorHAnsi"/>
                  <w:sz w:val="20"/>
                  <w:szCs w:val="20"/>
                </w:rPr>
                <w:t>.5</w:t>
              </w:r>
            </w:ins>
          </w:p>
        </w:tc>
        <w:tc>
          <w:tcPr>
            <w:tcW w:w="518" w:type="dxa"/>
          </w:tcPr>
          <w:p w14:paraId="181966B4" w14:textId="5757B09C" w:rsidR="005F3186" w:rsidRPr="00237230" w:rsidRDefault="005F3186" w:rsidP="005F3186">
            <w:pPr>
              <w:keepNext/>
              <w:spacing w:after="0"/>
              <w:jc w:val="center"/>
              <w:rPr>
                <w:ins w:id="2701" w:author="Seltzer, Karl" w:date="2024-04-05T09:29:00Z"/>
                <w:sz w:val="20"/>
                <w:szCs w:val="20"/>
              </w:rPr>
            </w:pPr>
            <w:ins w:id="2702" w:author="Seltzer, Karl" w:date="2024-04-05T09:29:00Z">
              <w:r w:rsidRPr="00237230">
                <w:rPr>
                  <w:sz w:val="20"/>
                  <w:szCs w:val="20"/>
                </w:rPr>
                <w:t>30</w:t>
              </w:r>
            </w:ins>
          </w:p>
        </w:tc>
        <w:tc>
          <w:tcPr>
            <w:tcW w:w="1070" w:type="dxa"/>
            <w:vAlign w:val="center"/>
          </w:tcPr>
          <w:p w14:paraId="2185CAFA" w14:textId="5A1F3021" w:rsidR="005F3186" w:rsidRDefault="005F3186" w:rsidP="005F3186">
            <w:pPr>
              <w:keepNext/>
              <w:spacing w:after="0"/>
              <w:jc w:val="center"/>
              <w:rPr>
                <w:ins w:id="2703" w:author="Seltzer, Karl" w:date="2024-04-05T09:29:00Z"/>
                <w:rFonts w:cstheme="minorHAnsi"/>
                <w:sz w:val="20"/>
                <w:szCs w:val="20"/>
              </w:rPr>
            </w:pPr>
            <w:ins w:id="2704" w:author="Seltzer, Karl" w:date="2024-04-05T09:29:00Z">
              <w:r>
                <w:rPr>
                  <w:rFonts w:cstheme="minorHAnsi"/>
                  <w:sz w:val="20"/>
                  <w:szCs w:val="20"/>
                </w:rPr>
                <w:t>Lumped</w:t>
              </w:r>
            </w:ins>
          </w:p>
        </w:tc>
        <w:tc>
          <w:tcPr>
            <w:tcW w:w="2186" w:type="dxa"/>
            <w:vAlign w:val="center"/>
          </w:tcPr>
          <w:p w14:paraId="24C8AC84" w14:textId="79864B8F" w:rsidR="005F3186" w:rsidRPr="004A2FE2" w:rsidRDefault="005F3186" w:rsidP="005F3186">
            <w:pPr>
              <w:keepNext/>
              <w:spacing w:after="0"/>
              <w:jc w:val="center"/>
              <w:rPr>
                <w:ins w:id="2705" w:author="Seltzer, Karl" w:date="2024-04-05T09:29:00Z"/>
                <w:rFonts w:cstheme="minorHAnsi"/>
                <w:sz w:val="20"/>
                <w:szCs w:val="20"/>
              </w:rPr>
            </w:pPr>
            <w:ins w:id="2706" w:author="Seltzer, Karl" w:date="2024-04-05T09:29:00Z">
              <w:r w:rsidRPr="004A2FE2">
                <w:rPr>
                  <w:rFonts w:cstheme="minorHAnsi"/>
                  <w:sz w:val="20"/>
                  <w:szCs w:val="20"/>
                </w:rPr>
                <w:t>-</w:t>
              </w:r>
            </w:ins>
          </w:p>
        </w:tc>
      </w:tr>
      <w:tr w:rsidR="00BE77E3" w:rsidRPr="004A2FE2" w14:paraId="164A0278" w14:textId="77777777" w:rsidTr="003F46C2">
        <w:trPr>
          <w:trHeight w:val="143"/>
          <w:ins w:id="2707" w:author="Seltzer, Karl" w:date="2024-04-05T09:29:00Z"/>
        </w:trPr>
        <w:tc>
          <w:tcPr>
            <w:tcW w:w="1357" w:type="dxa"/>
          </w:tcPr>
          <w:p w14:paraId="29D8AD88" w14:textId="3455B529" w:rsidR="00BE77E3" w:rsidRPr="00237230" w:rsidRDefault="00BE77E3" w:rsidP="00BE77E3">
            <w:pPr>
              <w:spacing w:after="0"/>
              <w:jc w:val="center"/>
              <w:rPr>
                <w:ins w:id="2708" w:author="Seltzer, Karl" w:date="2024-04-05T09:29:00Z"/>
                <w:rFonts w:cstheme="minorHAnsi"/>
                <w:sz w:val="20"/>
                <w:szCs w:val="20"/>
              </w:rPr>
            </w:pPr>
            <w:ins w:id="2709" w:author="Seltzer, Karl" w:date="2024-04-05T09:33:00Z">
              <w:r w:rsidRPr="00237230">
                <w:rPr>
                  <w:rFonts w:cstheme="minorHAnsi"/>
                  <w:sz w:val="20"/>
                  <w:szCs w:val="20"/>
                </w:rPr>
                <w:t>ROCN</w:t>
              </w:r>
              <w:r>
                <w:rPr>
                  <w:rFonts w:cstheme="minorHAnsi"/>
                  <w:sz w:val="20"/>
                  <w:szCs w:val="20"/>
                </w:rPr>
                <w:t>1OXY6</w:t>
              </w:r>
              <w:r w:rsidRPr="00C10D3E">
                <w:rPr>
                  <w:rFonts w:cstheme="minorHAnsi"/>
                  <w:sz w:val="20"/>
                  <w:szCs w:val="20"/>
                </w:rPr>
                <w:t>*</w:t>
              </w:r>
            </w:ins>
          </w:p>
        </w:tc>
        <w:tc>
          <w:tcPr>
            <w:tcW w:w="3989" w:type="dxa"/>
            <w:vAlign w:val="center"/>
          </w:tcPr>
          <w:p w14:paraId="78861045" w14:textId="1F23CDBF" w:rsidR="00BE77E3" w:rsidRDefault="00BE77E3" w:rsidP="00BE77E3">
            <w:pPr>
              <w:spacing w:after="0"/>
              <w:jc w:val="center"/>
              <w:rPr>
                <w:ins w:id="2710" w:author="Seltzer, Karl" w:date="2024-04-05T09:29:00Z"/>
                <w:rFonts w:cstheme="minorHAnsi"/>
                <w:sz w:val="20"/>
                <w:szCs w:val="20"/>
              </w:rPr>
            </w:pPr>
            <w:ins w:id="2711" w:author="Seltzer, Karl" w:date="2024-04-05T09:33:00Z">
              <w:r>
                <w:rPr>
                  <w:rFonts w:cstheme="minorHAnsi"/>
                  <w:sz w:val="20"/>
                  <w:szCs w:val="20"/>
                </w:rPr>
                <w:t xml:space="preserve">ROC; </w:t>
              </w:r>
              <w:r w:rsidRPr="00263072">
                <w:rPr>
                  <w:rFonts w:cstheme="minorHAnsi"/>
                  <w:sz w:val="20"/>
                  <w:szCs w:val="20"/>
                </w:rPr>
                <w:t>log(C*) &lt; -</w:t>
              </w:r>
              <w:r>
                <w:rPr>
                  <w:rFonts w:cstheme="minorHAnsi"/>
                  <w:sz w:val="20"/>
                  <w:szCs w:val="20"/>
                </w:rPr>
                <w:t>1</w:t>
              </w:r>
              <w:r w:rsidRPr="00263072">
                <w:rPr>
                  <w:rFonts w:cstheme="minorHAnsi"/>
                  <w:sz w:val="20"/>
                  <w:szCs w:val="20"/>
                </w:rPr>
                <w:t>.5</w:t>
              </w:r>
              <w:r>
                <w:rPr>
                  <w:rFonts w:cstheme="minorHAnsi"/>
                  <w:sz w:val="20"/>
                  <w:szCs w:val="20"/>
                </w:rPr>
                <w:t xml:space="preserve"> and O/C &gt; 0.45</w:t>
              </w:r>
            </w:ins>
          </w:p>
        </w:tc>
        <w:tc>
          <w:tcPr>
            <w:tcW w:w="518" w:type="dxa"/>
          </w:tcPr>
          <w:p w14:paraId="4A2B2D6A" w14:textId="1806302D" w:rsidR="00BE77E3" w:rsidRPr="00237230" w:rsidRDefault="00BE77E3" w:rsidP="00BE77E3">
            <w:pPr>
              <w:keepNext/>
              <w:spacing w:after="0"/>
              <w:jc w:val="center"/>
              <w:rPr>
                <w:ins w:id="2712" w:author="Seltzer, Karl" w:date="2024-04-05T09:29:00Z"/>
                <w:sz w:val="20"/>
                <w:szCs w:val="20"/>
              </w:rPr>
            </w:pPr>
            <w:ins w:id="2713" w:author="Seltzer, Karl" w:date="2024-04-05T09:33:00Z">
              <w:r>
                <w:rPr>
                  <w:sz w:val="20"/>
                  <w:szCs w:val="20"/>
                </w:rPr>
                <w:t>29</w:t>
              </w:r>
            </w:ins>
          </w:p>
        </w:tc>
        <w:tc>
          <w:tcPr>
            <w:tcW w:w="1070" w:type="dxa"/>
            <w:vAlign w:val="center"/>
          </w:tcPr>
          <w:p w14:paraId="757A0935" w14:textId="6069A64E" w:rsidR="00BE77E3" w:rsidRDefault="00BE77E3" w:rsidP="00BE77E3">
            <w:pPr>
              <w:keepNext/>
              <w:spacing w:after="0"/>
              <w:jc w:val="center"/>
              <w:rPr>
                <w:ins w:id="2714" w:author="Seltzer, Karl" w:date="2024-04-05T09:29:00Z"/>
                <w:rFonts w:cstheme="minorHAnsi"/>
                <w:sz w:val="20"/>
                <w:szCs w:val="20"/>
              </w:rPr>
            </w:pPr>
            <w:ins w:id="2715" w:author="Seltzer, Karl" w:date="2024-04-05T09:33:00Z">
              <w:r>
                <w:rPr>
                  <w:rFonts w:cstheme="minorHAnsi"/>
                  <w:sz w:val="20"/>
                  <w:szCs w:val="20"/>
                </w:rPr>
                <w:t>Lumped</w:t>
              </w:r>
            </w:ins>
          </w:p>
        </w:tc>
        <w:tc>
          <w:tcPr>
            <w:tcW w:w="2186" w:type="dxa"/>
            <w:vAlign w:val="center"/>
          </w:tcPr>
          <w:p w14:paraId="65C01DF4" w14:textId="501DD780" w:rsidR="00BE77E3" w:rsidRPr="004A2FE2" w:rsidRDefault="00BE77E3" w:rsidP="00BE77E3">
            <w:pPr>
              <w:keepNext/>
              <w:spacing w:after="0"/>
              <w:jc w:val="center"/>
              <w:rPr>
                <w:ins w:id="2716" w:author="Seltzer, Karl" w:date="2024-04-05T09:29:00Z"/>
                <w:rFonts w:cstheme="minorHAnsi"/>
                <w:sz w:val="20"/>
                <w:szCs w:val="20"/>
              </w:rPr>
            </w:pPr>
            <w:ins w:id="2717" w:author="Seltzer, Karl" w:date="2024-04-05T09:33:00Z">
              <w:r w:rsidRPr="004A2FE2">
                <w:rPr>
                  <w:rFonts w:cstheme="minorHAnsi"/>
                  <w:sz w:val="20"/>
                  <w:szCs w:val="20"/>
                </w:rPr>
                <w:t>-</w:t>
              </w:r>
            </w:ins>
          </w:p>
        </w:tc>
      </w:tr>
      <w:tr w:rsidR="00BE77E3" w:rsidRPr="004A2FE2" w14:paraId="19FCDE4D" w14:textId="77777777" w:rsidTr="003F46C2">
        <w:trPr>
          <w:trHeight w:val="143"/>
          <w:ins w:id="2718" w:author="Seltzer, Karl" w:date="2024-04-05T09:29:00Z"/>
        </w:trPr>
        <w:tc>
          <w:tcPr>
            <w:tcW w:w="1357" w:type="dxa"/>
          </w:tcPr>
          <w:p w14:paraId="304D6D7E" w14:textId="4D525B28" w:rsidR="00BE77E3" w:rsidRPr="00237230" w:rsidRDefault="00BE77E3" w:rsidP="00BE77E3">
            <w:pPr>
              <w:spacing w:after="0"/>
              <w:jc w:val="center"/>
              <w:rPr>
                <w:ins w:id="2719" w:author="Seltzer, Karl" w:date="2024-04-05T09:29:00Z"/>
                <w:rFonts w:cstheme="minorHAnsi"/>
                <w:sz w:val="20"/>
                <w:szCs w:val="20"/>
              </w:rPr>
            </w:pPr>
            <w:ins w:id="2720" w:author="Seltzer, Karl" w:date="2024-04-05T09:33:00Z">
              <w:r w:rsidRPr="00237230">
                <w:rPr>
                  <w:rFonts w:cstheme="minorHAnsi"/>
                  <w:sz w:val="20"/>
                  <w:szCs w:val="20"/>
                </w:rPr>
                <w:t>ROCN</w:t>
              </w:r>
              <w:r>
                <w:rPr>
                  <w:rFonts w:cstheme="minorHAnsi"/>
                  <w:sz w:val="20"/>
                  <w:szCs w:val="20"/>
                </w:rPr>
                <w:t>1OXY</w:t>
              </w:r>
            </w:ins>
            <w:ins w:id="2721" w:author="Seltzer, Karl" w:date="2024-04-05T09:34:00Z">
              <w:r>
                <w:rPr>
                  <w:rFonts w:cstheme="minorHAnsi"/>
                  <w:sz w:val="20"/>
                  <w:szCs w:val="20"/>
                </w:rPr>
                <w:t>3</w:t>
              </w:r>
            </w:ins>
            <w:ins w:id="2722" w:author="Seltzer, Karl" w:date="2024-04-05T09:33:00Z">
              <w:r w:rsidRPr="00C10D3E">
                <w:rPr>
                  <w:rFonts w:cstheme="minorHAnsi"/>
                  <w:sz w:val="20"/>
                  <w:szCs w:val="20"/>
                </w:rPr>
                <w:t>*</w:t>
              </w:r>
            </w:ins>
          </w:p>
        </w:tc>
        <w:tc>
          <w:tcPr>
            <w:tcW w:w="3989" w:type="dxa"/>
            <w:vAlign w:val="center"/>
          </w:tcPr>
          <w:p w14:paraId="256E4195" w14:textId="0DDEF328" w:rsidR="00BE77E3" w:rsidRDefault="00BE77E3" w:rsidP="00BE77E3">
            <w:pPr>
              <w:spacing w:after="0"/>
              <w:jc w:val="center"/>
              <w:rPr>
                <w:ins w:id="2723" w:author="Seltzer, Karl" w:date="2024-04-05T09:29:00Z"/>
                <w:rFonts w:cstheme="minorHAnsi"/>
                <w:sz w:val="20"/>
                <w:szCs w:val="20"/>
              </w:rPr>
            </w:pPr>
            <w:ins w:id="2724" w:author="Seltzer, Karl" w:date="2024-04-05T09:33:00Z">
              <w:r>
                <w:rPr>
                  <w:rFonts w:cstheme="minorHAnsi"/>
                  <w:sz w:val="20"/>
                  <w:szCs w:val="20"/>
                </w:rPr>
                <w:t xml:space="preserve">ROC; </w:t>
              </w:r>
              <w:r w:rsidRPr="00263072">
                <w:rPr>
                  <w:rFonts w:cstheme="minorHAnsi"/>
                  <w:sz w:val="20"/>
                  <w:szCs w:val="20"/>
                </w:rPr>
                <w:t>log(C*) &lt; -</w:t>
              </w:r>
              <w:r>
                <w:rPr>
                  <w:rFonts w:cstheme="minorHAnsi"/>
                  <w:sz w:val="20"/>
                  <w:szCs w:val="20"/>
                </w:rPr>
                <w:t>1</w:t>
              </w:r>
              <w:r w:rsidRPr="00263072">
                <w:rPr>
                  <w:rFonts w:cstheme="minorHAnsi"/>
                  <w:sz w:val="20"/>
                  <w:szCs w:val="20"/>
                </w:rPr>
                <w:t>.5</w:t>
              </w:r>
              <w:r>
                <w:rPr>
                  <w:rFonts w:cstheme="minorHAnsi"/>
                  <w:sz w:val="20"/>
                  <w:szCs w:val="20"/>
                </w:rPr>
                <w:t xml:space="preserve"> and O/C &gt; 0.</w:t>
              </w:r>
            </w:ins>
            <w:ins w:id="2725" w:author="Seltzer, Karl" w:date="2024-04-05T09:34:00Z">
              <w:r>
                <w:rPr>
                  <w:rFonts w:cstheme="minorHAnsi"/>
                  <w:sz w:val="20"/>
                  <w:szCs w:val="20"/>
                </w:rPr>
                <w:t>2</w:t>
              </w:r>
            </w:ins>
          </w:p>
        </w:tc>
        <w:tc>
          <w:tcPr>
            <w:tcW w:w="518" w:type="dxa"/>
          </w:tcPr>
          <w:p w14:paraId="11D6BD8F" w14:textId="6C2D6760" w:rsidR="00BE77E3" w:rsidRPr="00237230" w:rsidRDefault="00BE77E3" w:rsidP="00BE77E3">
            <w:pPr>
              <w:keepNext/>
              <w:spacing w:after="0"/>
              <w:jc w:val="center"/>
              <w:rPr>
                <w:ins w:id="2726" w:author="Seltzer, Karl" w:date="2024-04-05T09:29:00Z"/>
                <w:sz w:val="20"/>
                <w:szCs w:val="20"/>
              </w:rPr>
            </w:pPr>
            <w:ins w:id="2727" w:author="Seltzer, Karl" w:date="2024-04-05T09:33:00Z">
              <w:r>
                <w:rPr>
                  <w:sz w:val="20"/>
                  <w:szCs w:val="20"/>
                </w:rPr>
                <w:t>29</w:t>
              </w:r>
            </w:ins>
          </w:p>
        </w:tc>
        <w:tc>
          <w:tcPr>
            <w:tcW w:w="1070" w:type="dxa"/>
            <w:vAlign w:val="center"/>
          </w:tcPr>
          <w:p w14:paraId="7632D4E9" w14:textId="24E3C0D1" w:rsidR="00BE77E3" w:rsidRDefault="00BE77E3" w:rsidP="00BE77E3">
            <w:pPr>
              <w:keepNext/>
              <w:spacing w:after="0"/>
              <w:jc w:val="center"/>
              <w:rPr>
                <w:ins w:id="2728" w:author="Seltzer, Karl" w:date="2024-04-05T09:29:00Z"/>
                <w:rFonts w:cstheme="minorHAnsi"/>
                <w:sz w:val="20"/>
                <w:szCs w:val="20"/>
              </w:rPr>
            </w:pPr>
            <w:ins w:id="2729" w:author="Seltzer, Karl" w:date="2024-04-05T09:33:00Z">
              <w:r>
                <w:rPr>
                  <w:rFonts w:cstheme="minorHAnsi"/>
                  <w:sz w:val="20"/>
                  <w:szCs w:val="20"/>
                </w:rPr>
                <w:t>Lumped</w:t>
              </w:r>
            </w:ins>
          </w:p>
        </w:tc>
        <w:tc>
          <w:tcPr>
            <w:tcW w:w="2186" w:type="dxa"/>
            <w:vAlign w:val="center"/>
          </w:tcPr>
          <w:p w14:paraId="171EF72B" w14:textId="5068DDFA" w:rsidR="00BE77E3" w:rsidRPr="004A2FE2" w:rsidRDefault="00BE77E3" w:rsidP="00BE77E3">
            <w:pPr>
              <w:keepNext/>
              <w:spacing w:after="0"/>
              <w:jc w:val="center"/>
              <w:rPr>
                <w:ins w:id="2730" w:author="Seltzer, Karl" w:date="2024-04-05T09:29:00Z"/>
                <w:rFonts w:cstheme="minorHAnsi"/>
                <w:sz w:val="20"/>
                <w:szCs w:val="20"/>
              </w:rPr>
            </w:pPr>
            <w:ins w:id="2731" w:author="Seltzer, Karl" w:date="2024-04-05T09:33:00Z">
              <w:r w:rsidRPr="004A2FE2">
                <w:rPr>
                  <w:rFonts w:cstheme="minorHAnsi"/>
                  <w:sz w:val="20"/>
                  <w:szCs w:val="20"/>
                </w:rPr>
                <w:t>-</w:t>
              </w:r>
            </w:ins>
          </w:p>
        </w:tc>
      </w:tr>
      <w:tr w:rsidR="00BE77E3" w:rsidRPr="004A2FE2" w14:paraId="7AA716D9" w14:textId="77777777" w:rsidTr="003F46C2">
        <w:trPr>
          <w:trHeight w:val="143"/>
          <w:ins w:id="2732" w:author="Seltzer, Karl" w:date="2024-04-05T09:29:00Z"/>
        </w:trPr>
        <w:tc>
          <w:tcPr>
            <w:tcW w:w="1357" w:type="dxa"/>
          </w:tcPr>
          <w:p w14:paraId="14E8F3DC" w14:textId="20650E34" w:rsidR="00BE77E3" w:rsidRPr="00237230" w:rsidRDefault="00BE77E3" w:rsidP="00BE77E3">
            <w:pPr>
              <w:spacing w:after="0"/>
              <w:jc w:val="center"/>
              <w:rPr>
                <w:ins w:id="2733" w:author="Seltzer, Karl" w:date="2024-04-05T09:29:00Z"/>
                <w:rFonts w:cstheme="minorHAnsi"/>
                <w:sz w:val="20"/>
                <w:szCs w:val="20"/>
              </w:rPr>
            </w:pPr>
            <w:ins w:id="2734" w:author="Seltzer, Karl" w:date="2024-04-05T09:33:00Z">
              <w:r w:rsidRPr="00237230">
                <w:rPr>
                  <w:rFonts w:cstheme="minorHAnsi"/>
                  <w:sz w:val="20"/>
                  <w:szCs w:val="20"/>
                </w:rPr>
                <w:t>ROCN</w:t>
              </w:r>
              <w:r>
                <w:rPr>
                  <w:rFonts w:cstheme="minorHAnsi"/>
                  <w:sz w:val="20"/>
                  <w:szCs w:val="20"/>
                </w:rPr>
                <w:t>1OXY</w:t>
              </w:r>
            </w:ins>
            <w:ins w:id="2735" w:author="Seltzer, Karl" w:date="2024-04-05T09:34:00Z">
              <w:r>
                <w:rPr>
                  <w:rFonts w:cstheme="minorHAnsi"/>
                  <w:sz w:val="20"/>
                  <w:szCs w:val="20"/>
                </w:rPr>
                <w:t>1</w:t>
              </w:r>
            </w:ins>
            <w:ins w:id="2736" w:author="Seltzer, Karl" w:date="2024-04-05T09:33:00Z">
              <w:r w:rsidRPr="00C10D3E">
                <w:rPr>
                  <w:rFonts w:cstheme="minorHAnsi"/>
                  <w:sz w:val="20"/>
                  <w:szCs w:val="20"/>
                </w:rPr>
                <w:t>*</w:t>
              </w:r>
            </w:ins>
          </w:p>
        </w:tc>
        <w:tc>
          <w:tcPr>
            <w:tcW w:w="3989" w:type="dxa"/>
            <w:vAlign w:val="center"/>
          </w:tcPr>
          <w:p w14:paraId="47E00820" w14:textId="359F0952" w:rsidR="00BE77E3" w:rsidRDefault="00BE77E3" w:rsidP="00BE77E3">
            <w:pPr>
              <w:spacing w:after="0"/>
              <w:jc w:val="center"/>
              <w:rPr>
                <w:ins w:id="2737" w:author="Seltzer, Karl" w:date="2024-04-05T09:29:00Z"/>
                <w:rFonts w:cstheme="minorHAnsi"/>
                <w:sz w:val="20"/>
                <w:szCs w:val="20"/>
              </w:rPr>
            </w:pPr>
            <w:ins w:id="2738" w:author="Seltzer, Karl" w:date="2024-04-05T09:33:00Z">
              <w:r>
                <w:rPr>
                  <w:rFonts w:cstheme="minorHAnsi"/>
                  <w:sz w:val="20"/>
                  <w:szCs w:val="20"/>
                </w:rPr>
                <w:t xml:space="preserve">ROC; </w:t>
              </w:r>
              <w:r w:rsidRPr="00263072">
                <w:rPr>
                  <w:rFonts w:cstheme="minorHAnsi"/>
                  <w:sz w:val="20"/>
                  <w:szCs w:val="20"/>
                </w:rPr>
                <w:t>log(C*) &lt; -</w:t>
              </w:r>
              <w:r>
                <w:rPr>
                  <w:rFonts w:cstheme="minorHAnsi"/>
                  <w:sz w:val="20"/>
                  <w:szCs w:val="20"/>
                </w:rPr>
                <w:t>1</w:t>
              </w:r>
              <w:r w:rsidRPr="00263072">
                <w:rPr>
                  <w:rFonts w:cstheme="minorHAnsi"/>
                  <w:sz w:val="20"/>
                  <w:szCs w:val="20"/>
                </w:rPr>
                <w:t>.5</w:t>
              </w:r>
              <w:r>
                <w:rPr>
                  <w:rFonts w:cstheme="minorHAnsi"/>
                  <w:sz w:val="20"/>
                  <w:szCs w:val="20"/>
                </w:rPr>
                <w:t xml:space="preserve"> and O/C &gt; 0.</w:t>
              </w:r>
            </w:ins>
            <w:ins w:id="2739" w:author="Seltzer, Karl" w:date="2024-04-05T09:34:00Z">
              <w:r>
                <w:rPr>
                  <w:rFonts w:cstheme="minorHAnsi"/>
                  <w:sz w:val="20"/>
                  <w:szCs w:val="20"/>
                </w:rPr>
                <w:t>0</w:t>
              </w:r>
            </w:ins>
            <w:ins w:id="2740" w:author="Seltzer, Karl" w:date="2024-04-05T09:33:00Z">
              <w:r>
                <w:rPr>
                  <w:rFonts w:cstheme="minorHAnsi"/>
                  <w:sz w:val="20"/>
                  <w:szCs w:val="20"/>
                </w:rPr>
                <w:t>5</w:t>
              </w:r>
            </w:ins>
          </w:p>
        </w:tc>
        <w:tc>
          <w:tcPr>
            <w:tcW w:w="518" w:type="dxa"/>
          </w:tcPr>
          <w:p w14:paraId="78A49F38" w14:textId="041D5120" w:rsidR="00BE77E3" w:rsidRPr="00237230" w:rsidRDefault="00BE77E3" w:rsidP="00BE77E3">
            <w:pPr>
              <w:keepNext/>
              <w:spacing w:after="0"/>
              <w:jc w:val="center"/>
              <w:rPr>
                <w:ins w:id="2741" w:author="Seltzer, Karl" w:date="2024-04-05T09:29:00Z"/>
                <w:sz w:val="20"/>
                <w:szCs w:val="20"/>
              </w:rPr>
            </w:pPr>
            <w:ins w:id="2742" w:author="Seltzer, Karl" w:date="2024-04-05T09:33:00Z">
              <w:r>
                <w:rPr>
                  <w:sz w:val="20"/>
                  <w:szCs w:val="20"/>
                </w:rPr>
                <w:t>29</w:t>
              </w:r>
            </w:ins>
          </w:p>
        </w:tc>
        <w:tc>
          <w:tcPr>
            <w:tcW w:w="1070" w:type="dxa"/>
            <w:vAlign w:val="center"/>
          </w:tcPr>
          <w:p w14:paraId="5E7D2140" w14:textId="73BDD9D1" w:rsidR="00BE77E3" w:rsidRDefault="00BE77E3" w:rsidP="00BE77E3">
            <w:pPr>
              <w:keepNext/>
              <w:spacing w:after="0"/>
              <w:jc w:val="center"/>
              <w:rPr>
                <w:ins w:id="2743" w:author="Seltzer, Karl" w:date="2024-04-05T09:29:00Z"/>
                <w:rFonts w:cstheme="minorHAnsi"/>
                <w:sz w:val="20"/>
                <w:szCs w:val="20"/>
              </w:rPr>
            </w:pPr>
            <w:ins w:id="2744" w:author="Seltzer, Karl" w:date="2024-04-05T09:33:00Z">
              <w:r>
                <w:rPr>
                  <w:rFonts w:cstheme="minorHAnsi"/>
                  <w:sz w:val="20"/>
                  <w:szCs w:val="20"/>
                </w:rPr>
                <w:t>Lumped</w:t>
              </w:r>
            </w:ins>
          </w:p>
        </w:tc>
        <w:tc>
          <w:tcPr>
            <w:tcW w:w="2186" w:type="dxa"/>
            <w:vAlign w:val="center"/>
          </w:tcPr>
          <w:p w14:paraId="01718279" w14:textId="555A12AC" w:rsidR="00BE77E3" w:rsidRPr="004A2FE2" w:rsidRDefault="00BE77E3" w:rsidP="00BE77E3">
            <w:pPr>
              <w:keepNext/>
              <w:spacing w:after="0"/>
              <w:jc w:val="center"/>
              <w:rPr>
                <w:ins w:id="2745" w:author="Seltzer, Karl" w:date="2024-04-05T09:29:00Z"/>
                <w:rFonts w:cstheme="minorHAnsi"/>
                <w:sz w:val="20"/>
                <w:szCs w:val="20"/>
              </w:rPr>
            </w:pPr>
            <w:ins w:id="2746" w:author="Seltzer, Karl" w:date="2024-04-05T09:33:00Z">
              <w:r w:rsidRPr="004A2FE2">
                <w:rPr>
                  <w:rFonts w:cstheme="minorHAnsi"/>
                  <w:sz w:val="20"/>
                  <w:szCs w:val="20"/>
                </w:rPr>
                <w:t>-</w:t>
              </w:r>
            </w:ins>
          </w:p>
        </w:tc>
      </w:tr>
      <w:tr w:rsidR="00BE77E3" w:rsidRPr="004A2FE2" w14:paraId="783994D5" w14:textId="77777777" w:rsidTr="003F46C2">
        <w:trPr>
          <w:trHeight w:val="143"/>
          <w:ins w:id="2747" w:author="Seltzer, Karl" w:date="2024-04-05T09:33:00Z"/>
        </w:trPr>
        <w:tc>
          <w:tcPr>
            <w:tcW w:w="1357" w:type="dxa"/>
          </w:tcPr>
          <w:p w14:paraId="3945AF6B" w14:textId="4CFD25F6" w:rsidR="00BE77E3" w:rsidRPr="00237230" w:rsidRDefault="00BE77E3" w:rsidP="00BE77E3">
            <w:pPr>
              <w:spacing w:after="0"/>
              <w:jc w:val="center"/>
              <w:rPr>
                <w:ins w:id="2748" w:author="Seltzer, Karl" w:date="2024-04-05T09:33:00Z"/>
                <w:rFonts w:cstheme="minorHAnsi"/>
                <w:sz w:val="20"/>
                <w:szCs w:val="20"/>
              </w:rPr>
            </w:pPr>
            <w:ins w:id="2749" w:author="Seltzer, Karl" w:date="2024-04-05T09:33:00Z">
              <w:r w:rsidRPr="00237230">
                <w:rPr>
                  <w:rFonts w:cstheme="minorHAnsi"/>
                  <w:sz w:val="20"/>
                  <w:szCs w:val="20"/>
                </w:rPr>
                <w:t>ROCN1ALK</w:t>
              </w:r>
            </w:ins>
            <w:ins w:id="2750" w:author="Seltzer, Karl" w:date="2024-04-05T09:34:00Z">
              <w:r w:rsidR="001A5B78">
                <w:rPr>
                  <w:rFonts w:cstheme="minorHAnsi"/>
                  <w:sz w:val="20"/>
                  <w:szCs w:val="20"/>
                </w:rPr>
                <w:t>*</w:t>
              </w:r>
            </w:ins>
          </w:p>
        </w:tc>
        <w:tc>
          <w:tcPr>
            <w:tcW w:w="3989" w:type="dxa"/>
            <w:vAlign w:val="center"/>
          </w:tcPr>
          <w:p w14:paraId="41675DA9" w14:textId="01D59CF3" w:rsidR="00BE77E3" w:rsidRDefault="00BE77E3" w:rsidP="00BE77E3">
            <w:pPr>
              <w:spacing w:after="0"/>
              <w:jc w:val="center"/>
              <w:rPr>
                <w:ins w:id="2751" w:author="Seltzer, Karl" w:date="2024-04-05T09:33:00Z"/>
                <w:rFonts w:cstheme="minorHAnsi"/>
                <w:sz w:val="20"/>
                <w:szCs w:val="20"/>
              </w:rPr>
            </w:pPr>
            <w:ins w:id="2752" w:author="Seltzer, Karl" w:date="2024-04-05T09:33:00Z">
              <w:r>
                <w:rPr>
                  <w:rFonts w:cstheme="minorHAnsi"/>
                  <w:sz w:val="20"/>
                  <w:szCs w:val="20"/>
                </w:rPr>
                <w:t xml:space="preserve">ROC; -1.5 &lt; </w:t>
              </w:r>
              <w:r w:rsidRPr="00263072">
                <w:rPr>
                  <w:rFonts w:cstheme="minorHAnsi"/>
                  <w:sz w:val="20"/>
                  <w:szCs w:val="20"/>
                </w:rPr>
                <w:t xml:space="preserve">log(C*) &lt; </w:t>
              </w:r>
              <w:r>
                <w:rPr>
                  <w:rFonts w:cstheme="minorHAnsi"/>
                  <w:sz w:val="20"/>
                  <w:szCs w:val="20"/>
                </w:rPr>
                <w:t>-</w:t>
              </w:r>
              <w:r w:rsidRPr="00263072">
                <w:rPr>
                  <w:rFonts w:cstheme="minorHAnsi"/>
                  <w:sz w:val="20"/>
                  <w:szCs w:val="20"/>
                </w:rPr>
                <w:t>0.5</w:t>
              </w:r>
            </w:ins>
          </w:p>
        </w:tc>
        <w:tc>
          <w:tcPr>
            <w:tcW w:w="518" w:type="dxa"/>
          </w:tcPr>
          <w:p w14:paraId="3580E24E" w14:textId="7AF2C840" w:rsidR="00BE77E3" w:rsidRPr="00237230" w:rsidRDefault="00BE77E3" w:rsidP="00BE77E3">
            <w:pPr>
              <w:keepNext/>
              <w:spacing w:after="0"/>
              <w:jc w:val="center"/>
              <w:rPr>
                <w:ins w:id="2753" w:author="Seltzer, Karl" w:date="2024-04-05T09:33:00Z"/>
                <w:sz w:val="20"/>
                <w:szCs w:val="20"/>
              </w:rPr>
            </w:pPr>
            <w:ins w:id="2754" w:author="Seltzer, Karl" w:date="2024-04-05T09:33:00Z">
              <w:r w:rsidRPr="00237230">
                <w:rPr>
                  <w:sz w:val="20"/>
                  <w:szCs w:val="20"/>
                </w:rPr>
                <w:t>29</w:t>
              </w:r>
            </w:ins>
          </w:p>
        </w:tc>
        <w:tc>
          <w:tcPr>
            <w:tcW w:w="1070" w:type="dxa"/>
            <w:vAlign w:val="center"/>
          </w:tcPr>
          <w:p w14:paraId="2C768FDF" w14:textId="4EF94560" w:rsidR="00BE77E3" w:rsidRDefault="00BE77E3" w:rsidP="00BE77E3">
            <w:pPr>
              <w:keepNext/>
              <w:spacing w:after="0"/>
              <w:jc w:val="center"/>
              <w:rPr>
                <w:ins w:id="2755" w:author="Seltzer, Karl" w:date="2024-04-05T09:33:00Z"/>
                <w:rFonts w:cstheme="minorHAnsi"/>
                <w:sz w:val="20"/>
                <w:szCs w:val="20"/>
              </w:rPr>
            </w:pPr>
            <w:ins w:id="2756" w:author="Seltzer, Karl" w:date="2024-04-05T09:33:00Z">
              <w:r>
                <w:rPr>
                  <w:rFonts w:cstheme="minorHAnsi"/>
                  <w:sz w:val="20"/>
                  <w:szCs w:val="20"/>
                </w:rPr>
                <w:t>Lumped</w:t>
              </w:r>
            </w:ins>
          </w:p>
        </w:tc>
        <w:tc>
          <w:tcPr>
            <w:tcW w:w="2186" w:type="dxa"/>
            <w:vAlign w:val="center"/>
          </w:tcPr>
          <w:p w14:paraId="5B7A2711" w14:textId="4BE743AC" w:rsidR="00BE77E3" w:rsidRPr="004A2FE2" w:rsidRDefault="00BE77E3" w:rsidP="00BE77E3">
            <w:pPr>
              <w:keepNext/>
              <w:spacing w:after="0"/>
              <w:jc w:val="center"/>
              <w:rPr>
                <w:ins w:id="2757" w:author="Seltzer, Karl" w:date="2024-04-05T09:33:00Z"/>
                <w:rFonts w:cstheme="minorHAnsi"/>
                <w:sz w:val="20"/>
                <w:szCs w:val="20"/>
              </w:rPr>
            </w:pPr>
            <w:ins w:id="2758" w:author="Seltzer, Karl" w:date="2024-04-05T09:33:00Z">
              <w:r w:rsidRPr="004A2FE2">
                <w:rPr>
                  <w:rFonts w:cstheme="minorHAnsi"/>
                  <w:sz w:val="20"/>
                  <w:szCs w:val="20"/>
                </w:rPr>
                <w:t>-</w:t>
              </w:r>
            </w:ins>
          </w:p>
        </w:tc>
      </w:tr>
      <w:tr w:rsidR="001A5B78" w:rsidRPr="004A2FE2" w14:paraId="421C90E2" w14:textId="77777777" w:rsidTr="003F46C2">
        <w:trPr>
          <w:trHeight w:val="143"/>
          <w:ins w:id="2759" w:author="Seltzer, Karl" w:date="2024-04-05T09:33:00Z"/>
        </w:trPr>
        <w:tc>
          <w:tcPr>
            <w:tcW w:w="1357" w:type="dxa"/>
          </w:tcPr>
          <w:p w14:paraId="540FB187" w14:textId="3E494979" w:rsidR="001A5B78" w:rsidRPr="00237230" w:rsidRDefault="001A5B78" w:rsidP="001A5B78">
            <w:pPr>
              <w:spacing w:after="0"/>
              <w:jc w:val="center"/>
              <w:rPr>
                <w:ins w:id="2760" w:author="Seltzer, Karl" w:date="2024-04-05T09:33:00Z"/>
                <w:rFonts w:cstheme="minorHAnsi"/>
                <w:sz w:val="20"/>
                <w:szCs w:val="20"/>
              </w:rPr>
            </w:pPr>
            <w:ins w:id="2761" w:author="Seltzer, Karl" w:date="2024-04-05T09:34:00Z">
              <w:r w:rsidRPr="00237230">
                <w:rPr>
                  <w:rFonts w:cstheme="minorHAnsi"/>
                  <w:sz w:val="20"/>
                  <w:szCs w:val="20"/>
                </w:rPr>
                <w:t>ROCP0</w:t>
              </w:r>
              <w:r>
                <w:rPr>
                  <w:rFonts w:cstheme="minorHAnsi"/>
                  <w:sz w:val="20"/>
                  <w:szCs w:val="20"/>
                </w:rPr>
                <w:t>OXY4</w:t>
              </w:r>
            </w:ins>
            <w:ins w:id="2762" w:author="Seltzer, Karl" w:date="2024-04-05T09:35:00Z">
              <w:r>
                <w:rPr>
                  <w:rFonts w:cstheme="minorHAnsi"/>
                  <w:sz w:val="20"/>
                  <w:szCs w:val="20"/>
                </w:rPr>
                <w:t>*</w:t>
              </w:r>
            </w:ins>
          </w:p>
        </w:tc>
        <w:tc>
          <w:tcPr>
            <w:tcW w:w="3989" w:type="dxa"/>
            <w:vAlign w:val="center"/>
          </w:tcPr>
          <w:p w14:paraId="791A7583" w14:textId="4330F47A" w:rsidR="001A5B78" w:rsidRDefault="001A5B78" w:rsidP="001A5B78">
            <w:pPr>
              <w:spacing w:after="0"/>
              <w:jc w:val="center"/>
              <w:rPr>
                <w:ins w:id="2763" w:author="Seltzer, Karl" w:date="2024-04-05T09:33:00Z"/>
                <w:rFonts w:cstheme="minorHAnsi"/>
                <w:sz w:val="20"/>
                <w:szCs w:val="20"/>
              </w:rPr>
            </w:pPr>
            <w:ins w:id="2764" w:author="Seltzer, Karl" w:date="2024-04-05T09:34:00Z">
              <w:r>
                <w:rPr>
                  <w:rFonts w:cstheme="minorHAnsi"/>
                  <w:sz w:val="20"/>
                  <w:szCs w:val="20"/>
                </w:rPr>
                <w:t xml:space="preserve">ROC; -0.5 &lt; </w:t>
              </w:r>
              <w:r w:rsidRPr="00263072">
                <w:rPr>
                  <w:rFonts w:cstheme="minorHAnsi"/>
                  <w:sz w:val="20"/>
                  <w:szCs w:val="20"/>
                </w:rPr>
                <w:t>log(C*) &lt; 0.5</w:t>
              </w:r>
              <w:r>
                <w:rPr>
                  <w:rFonts w:cstheme="minorHAnsi"/>
                  <w:sz w:val="20"/>
                  <w:szCs w:val="20"/>
                </w:rPr>
                <w:t xml:space="preserve"> and O/C &gt; 0.3</w:t>
              </w:r>
            </w:ins>
          </w:p>
        </w:tc>
        <w:tc>
          <w:tcPr>
            <w:tcW w:w="518" w:type="dxa"/>
          </w:tcPr>
          <w:p w14:paraId="071B0AE5" w14:textId="3ADCC092" w:rsidR="001A5B78" w:rsidRPr="00237230" w:rsidRDefault="001A5B78" w:rsidP="001A5B78">
            <w:pPr>
              <w:keepNext/>
              <w:spacing w:after="0"/>
              <w:jc w:val="center"/>
              <w:rPr>
                <w:ins w:id="2765" w:author="Seltzer, Karl" w:date="2024-04-05T09:33:00Z"/>
                <w:sz w:val="20"/>
                <w:szCs w:val="20"/>
              </w:rPr>
            </w:pPr>
            <w:ins w:id="2766" w:author="Seltzer, Karl" w:date="2024-04-05T09:34:00Z">
              <w:r w:rsidRPr="00237230">
                <w:rPr>
                  <w:sz w:val="20"/>
                  <w:szCs w:val="20"/>
                </w:rPr>
                <w:t>28</w:t>
              </w:r>
            </w:ins>
          </w:p>
        </w:tc>
        <w:tc>
          <w:tcPr>
            <w:tcW w:w="1070" w:type="dxa"/>
            <w:vAlign w:val="center"/>
          </w:tcPr>
          <w:p w14:paraId="337DA0AD" w14:textId="41D47901" w:rsidR="001A5B78" w:rsidRDefault="001A5B78" w:rsidP="001A5B78">
            <w:pPr>
              <w:keepNext/>
              <w:spacing w:after="0"/>
              <w:jc w:val="center"/>
              <w:rPr>
                <w:ins w:id="2767" w:author="Seltzer, Karl" w:date="2024-04-05T09:33:00Z"/>
                <w:rFonts w:cstheme="minorHAnsi"/>
                <w:sz w:val="20"/>
                <w:szCs w:val="20"/>
              </w:rPr>
            </w:pPr>
            <w:ins w:id="2768" w:author="Seltzer, Karl" w:date="2024-04-05T09:34:00Z">
              <w:r>
                <w:rPr>
                  <w:rFonts w:cstheme="minorHAnsi"/>
                  <w:sz w:val="20"/>
                  <w:szCs w:val="20"/>
                </w:rPr>
                <w:t>Lumped</w:t>
              </w:r>
            </w:ins>
          </w:p>
        </w:tc>
        <w:tc>
          <w:tcPr>
            <w:tcW w:w="2186" w:type="dxa"/>
            <w:vAlign w:val="center"/>
          </w:tcPr>
          <w:p w14:paraId="7589CA23" w14:textId="0F32FEA6" w:rsidR="001A5B78" w:rsidRPr="004A2FE2" w:rsidRDefault="001A5B78" w:rsidP="001A5B78">
            <w:pPr>
              <w:keepNext/>
              <w:spacing w:after="0"/>
              <w:jc w:val="center"/>
              <w:rPr>
                <w:ins w:id="2769" w:author="Seltzer, Karl" w:date="2024-04-05T09:33:00Z"/>
                <w:rFonts w:cstheme="minorHAnsi"/>
                <w:sz w:val="20"/>
                <w:szCs w:val="20"/>
              </w:rPr>
            </w:pPr>
            <w:ins w:id="2770" w:author="Seltzer, Karl" w:date="2024-04-05T09:34:00Z">
              <w:r w:rsidRPr="004A2FE2">
                <w:rPr>
                  <w:rFonts w:cstheme="minorHAnsi"/>
                  <w:sz w:val="20"/>
                  <w:szCs w:val="20"/>
                </w:rPr>
                <w:t>-</w:t>
              </w:r>
            </w:ins>
          </w:p>
        </w:tc>
      </w:tr>
      <w:tr w:rsidR="001A5B78" w:rsidRPr="004A2FE2" w14:paraId="2682510D" w14:textId="77777777" w:rsidTr="003F46C2">
        <w:trPr>
          <w:trHeight w:val="143"/>
          <w:ins w:id="2771" w:author="Seltzer, Karl" w:date="2024-04-05T09:33:00Z"/>
        </w:trPr>
        <w:tc>
          <w:tcPr>
            <w:tcW w:w="1357" w:type="dxa"/>
          </w:tcPr>
          <w:p w14:paraId="5CEF04CB" w14:textId="083D800B" w:rsidR="001A5B78" w:rsidRPr="00237230" w:rsidRDefault="001A5B78" w:rsidP="001A5B78">
            <w:pPr>
              <w:spacing w:after="0"/>
              <w:jc w:val="center"/>
              <w:rPr>
                <w:ins w:id="2772" w:author="Seltzer, Karl" w:date="2024-04-05T09:33:00Z"/>
                <w:rFonts w:cstheme="minorHAnsi"/>
                <w:sz w:val="20"/>
                <w:szCs w:val="20"/>
              </w:rPr>
            </w:pPr>
            <w:ins w:id="2773" w:author="Seltzer, Karl" w:date="2024-04-05T09:34:00Z">
              <w:r w:rsidRPr="00237230">
                <w:rPr>
                  <w:rFonts w:cstheme="minorHAnsi"/>
                  <w:sz w:val="20"/>
                  <w:szCs w:val="20"/>
                </w:rPr>
                <w:t>ROCP0</w:t>
              </w:r>
            </w:ins>
            <w:ins w:id="2774" w:author="Seltzer, Karl" w:date="2024-04-05T09:35:00Z">
              <w:r>
                <w:rPr>
                  <w:rFonts w:cstheme="minorHAnsi"/>
                  <w:sz w:val="20"/>
                  <w:szCs w:val="20"/>
                </w:rPr>
                <w:t>OXY2*</w:t>
              </w:r>
            </w:ins>
          </w:p>
        </w:tc>
        <w:tc>
          <w:tcPr>
            <w:tcW w:w="3989" w:type="dxa"/>
            <w:vAlign w:val="center"/>
          </w:tcPr>
          <w:p w14:paraId="5897BFA7" w14:textId="00D60703" w:rsidR="001A5B78" w:rsidRDefault="001A5B78" w:rsidP="001A5B78">
            <w:pPr>
              <w:spacing w:after="0"/>
              <w:jc w:val="center"/>
              <w:rPr>
                <w:ins w:id="2775" w:author="Seltzer, Karl" w:date="2024-04-05T09:33:00Z"/>
                <w:rFonts w:cstheme="minorHAnsi"/>
                <w:sz w:val="20"/>
                <w:szCs w:val="20"/>
              </w:rPr>
            </w:pPr>
            <w:ins w:id="2776" w:author="Seltzer, Karl" w:date="2024-04-05T09:34:00Z">
              <w:r>
                <w:rPr>
                  <w:rFonts w:cstheme="minorHAnsi"/>
                  <w:sz w:val="20"/>
                  <w:szCs w:val="20"/>
                </w:rPr>
                <w:t xml:space="preserve">ROC; -0.5 &lt; </w:t>
              </w:r>
              <w:r w:rsidRPr="00263072">
                <w:rPr>
                  <w:rFonts w:cstheme="minorHAnsi"/>
                  <w:sz w:val="20"/>
                  <w:szCs w:val="20"/>
                </w:rPr>
                <w:t>log(C*) &lt; 0.5</w:t>
              </w:r>
              <w:r>
                <w:rPr>
                  <w:rFonts w:cstheme="minorHAnsi"/>
                  <w:sz w:val="20"/>
                  <w:szCs w:val="20"/>
                </w:rPr>
                <w:t xml:space="preserve"> and O/C &gt; 0.1</w:t>
              </w:r>
            </w:ins>
          </w:p>
        </w:tc>
        <w:tc>
          <w:tcPr>
            <w:tcW w:w="518" w:type="dxa"/>
          </w:tcPr>
          <w:p w14:paraId="50A056B0" w14:textId="1B281F2B" w:rsidR="001A5B78" w:rsidRPr="00237230" w:rsidRDefault="001A5B78" w:rsidP="001A5B78">
            <w:pPr>
              <w:keepNext/>
              <w:spacing w:after="0"/>
              <w:jc w:val="center"/>
              <w:rPr>
                <w:ins w:id="2777" w:author="Seltzer, Karl" w:date="2024-04-05T09:33:00Z"/>
                <w:sz w:val="20"/>
                <w:szCs w:val="20"/>
              </w:rPr>
            </w:pPr>
            <w:ins w:id="2778" w:author="Seltzer, Karl" w:date="2024-04-05T09:34:00Z">
              <w:r w:rsidRPr="00237230">
                <w:rPr>
                  <w:sz w:val="20"/>
                  <w:szCs w:val="20"/>
                </w:rPr>
                <w:t>28</w:t>
              </w:r>
            </w:ins>
          </w:p>
        </w:tc>
        <w:tc>
          <w:tcPr>
            <w:tcW w:w="1070" w:type="dxa"/>
            <w:vAlign w:val="center"/>
          </w:tcPr>
          <w:p w14:paraId="322A82CB" w14:textId="6D406AA4" w:rsidR="001A5B78" w:rsidRDefault="001A5B78" w:rsidP="001A5B78">
            <w:pPr>
              <w:keepNext/>
              <w:spacing w:after="0"/>
              <w:jc w:val="center"/>
              <w:rPr>
                <w:ins w:id="2779" w:author="Seltzer, Karl" w:date="2024-04-05T09:33:00Z"/>
                <w:rFonts w:cstheme="minorHAnsi"/>
                <w:sz w:val="20"/>
                <w:szCs w:val="20"/>
              </w:rPr>
            </w:pPr>
            <w:ins w:id="2780" w:author="Seltzer, Karl" w:date="2024-04-05T09:34:00Z">
              <w:r>
                <w:rPr>
                  <w:rFonts w:cstheme="minorHAnsi"/>
                  <w:sz w:val="20"/>
                  <w:szCs w:val="20"/>
                </w:rPr>
                <w:t>Lumped</w:t>
              </w:r>
            </w:ins>
          </w:p>
        </w:tc>
        <w:tc>
          <w:tcPr>
            <w:tcW w:w="2186" w:type="dxa"/>
            <w:vAlign w:val="center"/>
          </w:tcPr>
          <w:p w14:paraId="23E86BF5" w14:textId="5B48145B" w:rsidR="001A5B78" w:rsidRPr="004A2FE2" w:rsidRDefault="001A5B78" w:rsidP="001A5B78">
            <w:pPr>
              <w:keepNext/>
              <w:spacing w:after="0"/>
              <w:jc w:val="center"/>
              <w:rPr>
                <w:ins w:id="2781" w:author="Seltzer, Karl" w:date="2024-04-05T09:33:00Z"/>
                <w:rFonts w:cstheme="minorHAnsi"/>
                <w:sz w:val="20"/>
                <w:szCs w:val="20"/>
              </w:rPr>
            </w:pPr>
            <w:ins w:id="2782" w:author="Seltzer, Karl" w:date="2024-04-05T09:34:00Z">
              <w:r w:rsidRPr="004A2FE2">
                <w:rPr>
                  <w:rFonts w:cstheme="minorHAnsi"/>
                  <w:sz w:val="20"/>
                  <w:szCs w:val="20"/>
                </w:rPr>
                <w:t>-</w:t>
              </w:r>
            </w:ins>
          </w:p>
        </w:tc>
      </w:tr>
      <w:tr w:rsidR="001A5B78" w:rsidRPr="004A2FE2" w14:paraId="3C873A84" w14:textId="77777777" w:rsidTr="003F46C2">
        <w:trPr>
          <w:trHeight w:val="143"/>
          <w:ins w:id="2783" w:author="Seltzer, Karl" w:date="2024-04-05T09:33:00Z"/>
        </w:trPr>
        <w:tc>
          <w:tcPr>
            <w:tcW w:w="1357" w:type="dxa"/>
          </w:tcPr>
          <w:p w14:paraId="7F360AA7" w14:textId="45D72137" w:rsidR="001A5B78" w:rsidRPr="00237230" w:rsidRDefault="001A5B78" w:rsidP="001A5B78">
            <w:pPr>
              <w:spacing w:after="0"/>
              <w:jc w:val="center"/>
              <w:rPr>
                <w:ins w:id="2784" w:author="Seltzer, Karl" w:date="2024-04-05T09:33:00Z"/>
                <w:rFonts w:cstheme="minorHAnsi"/>
                <w:sz w:val="20"/>
                <w:szCs w:val="20"/>
              </w:rPr>
            </w:pPr>
            <w:ins w:id="2785" w:author="Seltzer, Karl" w:date="2024-04-05T09:34:00Z">
              <w:r w:rsidRPr="00237230">
                <w:rPr>
                  <w:rFonts w:cstheme="minorHAnsi"/>
                  <w:sz w:val="20"/>
                  <w:szCs w:val="20"/>
                </w:rPr>
                <w:t>ROCP0ALK</w:t>
              </w:r>
            </w:ins>
            <w:ins w:id="2786" w:author="Seltzer, Karl" w:date="2024-04-05T09:35:00Z">
              <w:r>
                <w:rPr>
                  <w:rFonts w:cstheme="minorHAnsi"/>
                  <w:sz w:val="20"/>
                  <w:szCs w:val="20"/>
                </w:rPr>
                <w:t>*</w:t>
              </w:r>
            </w:ins>
          </w:p>
        </w:tc>
        <w:tc>
          <w:tcPr>
            <w:tcW w:w="3989" w:type="dxa"/>
            <w:vAlign w:val="center"/>
          </w:tcPr>
          <w:p w14:paraId="57439DDB" w14:textId="01CD44D3" w:rsidR="001A5B78" w:rsidRDefault="001A5B78" w:rsidP="001A5B78">
            <w:pPr>
              <w:spacing w:after="0"/>
              <w:jc w:val="center"/>
              <w:rPr>
                <w:ins w:id="2787" w:author="Seltzer, Karl" w:date="2024-04-05T09:33:00Z"/>
                <w:rFonts w:cstheme="minorHAnsi"/>
                <w:sz w:val="20"/>
                <w:szCs w:val="20"/>
              </w:rPr>
            </w:pPr>
            <w:ins w:id="2788" w:author="Seltzer, Karl" w:date="2024-04-05T09:34:00Z">
              <w:r>
                <w:rPr>
                  <w:rFonts w:cstheme="minorHAnsi"/>
                  <w:sz w:val="20"/>
                  <w:szCs w:val="20"/>
                </w:rPr>
                <w:t xml:space="preserve">ROC; -0.5 &lt; </w:t>
              </w:r>
              <w:r w:rsidRPr="00263072">
                <w:rPr>
                  <w:rFonts w:cstheme="minorHAnsi"/>
                  <w:sz w:val="20"/>
                  <w:szCs w:val="20"/>
                </w:rPr>
                <w:t>log(C*) &lt; 0.5</w:t>
              </w:r>
            </w:ins>
          </w:p>
        </w:tc>
        <w:tc>
          <w:tcPr>
            <w:tcW w:w="518" w:type="dxa"/>
          </w:tcPr>
          <w:p w14:paraId="580BB7B1" w14:textId="3AD6144A" w:rsidR="001A5B78" w:rsidRPr="00237230" w:rsidRDefault="001A5B78" w:rsidP="001A5B78">
            <w:pPr>
              <w:keepNext/>
              <w:spacing w:after="0"/>
              <w:jc w:val="center"/>
              <w:rPr>
                <w:ins w:id="2789" w:author="Seltzer, Karl" w:date="2024-04-05T09:33:00Z"/>
                <w:sz w:val="20"/>
                <w:szCs w:val="20"/>
              </w:rPr>
            </w:pPr>
            <w:ins w:id="2790" w:author="Seltzer, Karl" w:date="2024-04-05T09:34:00Z">
              <w:r w:rsidRPr="00237230">
                <w:rPr>
                  <w:sz w:val="20"/>
                  <w:szCs w:val="20"/>
                </w:rPr>
                <w:t>28</w:t>
              </w:r>
            </w:ins>
          </w:p>
        </w:tc>
        <w:tc>
          <w:tcPr>
            <w:tcW w:w="1070" w:type="dxa"/>
            <w:vAlign w:val="center"/>
          </w:tcPr>
          <w:p w14:paraId="5492F909" w14:textId="41D53938" w:rsidR="001A5B78" w:rsidRDefault="001A5B78" w:rsidP="001A5B78">
            <w:pPr>
              <w:keepNext/>
              <w:spacing w:after="0"/>
              <w:jc w:val="center"/>
              <w:rPr>
                <w:ins w:id="2791" w:author="Seltzer, Karl" w:date="2024-04-05T09:33:00Z"/>
                <w:rFonts w:cstheme="minorHAnsi"/>
                <w:sz w:val="20"/>
                <w:szCs w:val="20"/>
              </w:rPr>
            </w:pPr>
            <w:ins w:id="2792" w:author="Seltzer, Karl" w:date="2024-04-05T09:34:00Z">
              <w:r>
                <w:rPr>
                  <w:rFonts w:cstheme="minorHAnsi"/>
                  <w:sz w:val="20"/>
                  <w:szCs w:val="20"/>
                </w:rPr>
                <w:t>Lumped</w:t>
              </w:r>
            </w:ins>
          </w:p>
        </w:tc>
        <w:tc>
          <w:tcPr>
            <w:tcW w:w="2186" w:type="dxa"/>
            <w:vAlign w:val="center"/>
          </w:tcPr>
          <w:p w14:paraId="2568B227" w14:textId="2C00FE20" w:rsidR="001A5B78" w:rsidRPr="004A2FE2" w:rsidRDefault="001A5B78" w:rsidP="001A5B78">
            <w:pPr>
              <w:keepNext/>
              <w:spacing w:after="0"/>
              <w:jc w:val="center"/>
              <w:rPr>
                <w:ins w:id="2793" w:author="Seltzer, Karl" w:date="2024-04-05T09:33:00Z"/>
                <w:rFonts w:cstheme="minorHAnsi"/>
                <w:sz w:val="20"/>
                <w:szCs w:val="20"/>
              </w:rPr>
            </w:pPr>
            <w:ins w:id="2794" w:author="Seltzer, Karl" w:date="2024-04-05T09:34:00Z">
              <w:r w:rsidRPr="004A2FE2">
                <w:rPr>
                  <w:rFonts w:cstheme="minorHAnsi"/>
                  <w:sz w:val="20"/>
                  <w:szCs w:val="20"/>
                </w:rPr>
                <w:t>-</w:t>
              </w:r>
            </w:ins>
          </w:p>
        </w:tc>
      </w:tr>
      <w:tr w:rsidR="00A9277B" w:rsidRPr="004A2FE2" w14:paraId="79E46928" w14:textId="77777777" w:rsidTr="003F46C2">
        <w:trPr>
          <w:trHeight w:val="143"/>
          <w:ins w:id="2795" w:author="Seltzer, Karl" w:date="2024-04-05T09:33:00Z"/>
        </w:trPr>
        <w:tc>
          <w:tcPr>
            <w:tcW w:w="1357" w:type="dxa"/>
          </w:tcPr>
          <w:p w14:paraId="2ADCA435" w14:textId="6B18A96D" w:rsidR="00A9277B" w:rsidRPr="00237230" w:rsidRDefault="00A9277B" w:rsidP="00A9277B">
            <w:pPr>
              <w:spacing w:after="0"/>
              <w:jc w:val="center"/>
              <w:rPr>
                <w:ins w:id="2796" w:author="Seltzer, Karl" w:date="2024-04-05T09:33:00Z"/>
                <w:rFonts w:cstheme="minorHAnsi"/>
                <w:sz w:val="20"/>
                <w:szCs w:val="20"/>
              </w:rPr>
            </w:pPr>
            <w:ins w:id="2797" w:author="Seltzer, Karl" w:date="2024-04-05T09:35:00Z">
              <w:r w:rsidRPr="00237230">
                <w:rPr>
                  <w:rFonts w:cstheme="minorHAnsi"/>
                  <w:sz w:val="20"/>
                  <w:szCs w:val="20"/>
                </w:rPr>
                <w:t>ROCP1</w:t>
              </w:r>
              <w:r>
                <w:rPr>
                  <w:rFonts w:cstheme="minorHAnsi"/>
                  <w:sz w:val="20"/>
                  <w:szCs w:val="20"/>
                </w:rPr>
                <w:t>OXY3*</w:t>
              </w:r>
            </w:ins>
          </w:p>
        </w:tc>
        <w:tc>
          <w:tcPr>
            <w:tcW w:w="3989" w:type="dxa"/>
            <w:vAlign w:val="center"/>
          </w:tcPr>
          <w:p w14:paraId="6D945F51" w14:textId="294768DB" w:rsidR="00A9277B" w:rsidRDefault="00A9277B" w:rsidP="00A9277B">
            <w:pPr>
              <w:spacing w:after="0"/>
              <w:jc w:val="center"/>
              <w:rPr>
                <w:ins w:id="2798" w:author="Seltzer, Karl" w:date="2024-04-05T09:33:00Z"/>
                <w:rFonts w:cstheme="minorHAnsi"/>
                <w:sz w:val="20"/>
                <w:szCs w:val="20"/>
              </w:rPr>
            </w:pPr>
            <w:ins w:id="2799" w:author="Seltzer, Karl" w:date="2024-04-05T09:35:00Z">
              <w:r>
                <w:rPr>
                  <w:rFonts w:cstheme="minorHAnsi"/>
                  <w:sz w:val="20"/>
                  <w:szCs w:val="20"/>
                </w:rPr>
                <w:t xml:space="preserve">ROC; 0.5 &lt; </w:t>
              </w:r>
              <w:r w:rsidRPr="00263072">
                <w:rPr>
                  <w:rFonts w:cstheme="minorHAnsi"/>
                  <w:sz w:val="20"/>
                  <w:szCs w:val="20"/>
                </w:rPr>
                <w:t xml:space="preserve">log(C*) &lt; </w:t>
              </w:r>
              <w:r>
                <w:rPr>
                  <w:rFonts w:cstheme="minorHAnsi"/>
                  <w:sz w:val="20"/>
                  <w:szCs w:val="20"/>
                </w:rPr>
                <w:t>1</w:t>
              </w:r>
              <w:r w:rsidRPr="00263072">
                <w:rPr>
                  <w:rFonts w:cstheme="minorHAnsi"/>
                  <w:sz w:val="20"/>
                  <w:szCs w:val="20"/>
                </w:rPr>
                <w:t>.5</w:t>
              </w:r>
              <w:r>
                <w:rPr>
                  <w:rFonts w:cstheme="minorHAnsi"/>
                  <w:sz w:val="20"/>
                  <w:szCs w:val="20"/>
                </w:rPr>
                <w:t xml:space="preserve"> and O/C &gt; 0.2</w:t>
              </w:r>
            </w:ins>
          </w:p>
        </w:tc>
        <w:tc>
          <w:tcPr>
            <w:tcW w:w="518" w:type="dxa"/>
          </w:tcPr>
          <w:p w14:paraId="70198D00" w14:textId="303582F2" w:rsidR="00A9277B" w:rsidRPr="00237230" w:rsidRDefault="00A9277B" w:rsidP="00A9277B">
            <w:pPr>
              <w:keepNext/>
              <w:spacing w:after="0"/>
              <w:jc w:val="center"/>
              <w:rPr>
                <w:ins w:id="2800" w:author="Seltzer, Karl" w:date="2024-04-05T09:33:00Z"/>
                <w:sz w:val="20"/>
                <w:szCs w:val="20"/>
              </w:rPr>
            </w:pPr>
            <w:ins w:id="2801" w:author="Seltzer, Karl" w:date="2024-04-05T09:35:00Z">
              <w:r w:rsidRPr="00237230">
                <w:rPr>
                  <w:sz w:val="20"/>
                  <w:szCs w:val="20"/>
                </w:rPr>
                <w:t>27</w:t>
              </w:r>
            </w:ins>
          </w:p>
        </w:tc>
        <w:tc>
          <w:tcPr>
            <w:tcW w:w="1070" w:type="dxa"/>
            <w:vAlign w:val="center"/>
          </w:tcPr>
          <w:p w14:paraId="1F432C78" w14:textId="0FED41F4" w:rsidR="00A9277B" w:rsidRDefault="00A9277B" w:rsidP="00A9277B">
            <w:pPr>
              <w:keepNext/>
              <w:spacing w:after="0"/>
              <w:jc w:val="center"/>
              <w:rPr>
                <w:ins w:id="2802" w:author="Seltzer, Karl" w:date="2024-04-05T09:33:00Z"/>
                <w:rFonts w:cstheme="minorHAnsi"/>
                <w:sz w:val="20"/>
                <w:szCs w:val="20"/>
              </w:rPr>
            </w:pPr>
            <w:ins w:id="2803" w:author="Seltzer, Karl" w:date="2024-04-05T09:35:00Z">
              <w:r>
                <w:rPr>
                  <w:rFonts w:cstheme="minorHAnsi"/>
                  <w:sz w:val="20"/>
                  <w:szCs w:val="20"/>
                </w:rPr>
                <w:t>Lumped</w:t>
              </w:r>
            </w:ins>
          </w:p>
        </w:tc>
        <w:tc>
          <w:tcPr>
            <w:tcW w:w="2186" w:type="dxa"/>
            <w:vAlign w:val="center"/>
          </w:tcPr>
          <w:p w14:paraId="6F0DA79F" w14:textId="1C07DE6C" w:rsidR="00A9277B" w:rsidRPr="004A2FE2" w:rsidRDefault="00A9277B" w:rsidP="00A9277B">
            <w:pPr>
              <w:keepNext/>
              <w:spacing w:after="0"/>
              <w:jc w:val="center"/>
              <w:rPr>
                <w:ins w:id="2804" w:author="Seltzer, Karl" w:date="2024-04-05T09:33:00Z"/>
                <w:rFonts w:cstheme="minorHAnsi"/>
                <w:sz w:val="20"/>
                <w:szCs w:val="20"/>
              </w:rPr>
            </w:pPr>
            <w:ins w:id="2805" w:author="Seltzer, Karl" w:date="2024-04-05T09:35:00Z">
              <w:r w:rsidRPr="004A2FE2">
                <w:rPr>
                  <w:rFonts w:cstheme="minorHAnsi"/>
                  <w:sz w:val="20"/>
                  <w:szCs w:val="20"/>
                </w:rPr>
                <w:t>-</w:t>
              </w:r>
            </w:ins>
          </w:p>
        </w:tc>
      </w:tr>
      <w:tr w:rsidR="00A9277B" w:rsidRPr="004A2FE2" w14:paraId="7F365CB7" w14:textId="77777777" w:rsidTr="003F46C2">
        <w:trPr>
          <w:trHeight w:val="143"/>
          <w:ins w:id="2806" w:author="Seltzer, Karl" w:date="2024-04-05T09:33:00Z"/>
        </w:trPr>
        <w:tc>
          <w:tcPr>
            <w:tcW w:w="1357" w:type="dxa"/>
          </w:tcPr>
          <w:p w14:paraId="4AA32109" w14:textId="0C412F32" w:rsidR="00A9277B" w:rsidRPr="00237230" w:rsidRDefault="00A9277B" w:rsidP="00A9277B">
            <w:pPr>
              <w:spacing w:after="0"/>
              <w:jc w:val="center"/>
              <w:rPr>
                <w:ins w:id="2807" w:author="Seltzer, Karl" w:date="2024-04-05T09:33:00Z"/>
                <w:rFonts w:cstheme="minorHAnsi"/>
                <w:sz w:val="20"/>
                <w:szCs w:val="20"/>
              </w:rPr>
            </w:pPr>
            <w:ins w:id="2808" w:author="Seltzer, Karl" w:date="2024-04-05T09:35:00Z">
              <w:r w:rsidRPr="00237230">
                <w:rPr>
                  <w:rFonts w:cstheme="minorHAnsi"/>
                  <w:sz w:val="20"/>
                  <w:szCs w:val="20"/>
                </w:rPr>
                <w:t>ROCP1</w:t>
              </w:r>
              <w:r>
                <w:rPr>
                  <w:rFonts w:cstheme="minorHAnsi"/>
                  <w:sz w:val="20"/>
                  <w:szCs w:val="20"/>
                </w:rPr>
                <w:t>OXY1*</w:t>
              </w:r>
            </w:ins>
          </w:p>
        </w:tc>
        <w:tc>
          <w:tcPr>
            <w:tcW w:w="3989" w:type="dxa"/>
            <w:vAlign w:val="center"/>
          </w:tcPr>
          <w:p w14:paraId="6F3739B2" w14:textId="5030D8CC" w:rsidR="00A9277B" w:rsidRDefault="00A9277B" w:rsidP="00A9277B">
            <w:pPr>
              <w:spacing w:after="0"/>
              <w:jc w:val="center"/>
              <w:rPr>
                <w:ins w:id="2809" w:author="Seltzer, Karl" w:date="2024-04-05T09:33:00Z"/>
                <w:rFonts w:cstheme="minorHAnsi"/>
                <w:sz w:val="20"/>
                <w:szCs w:val="20"/>
              </w:rPr>
            </w:pPr>
            <w:ins w:id="2810" w:author="Seltzer, Karl" w:date="2024-04-05T09:35:00Z">
              <w:r>
                <w:rPr>
                  <w:rFonts w:cstheme="minorHAnsi"/>
                  <w:sz w:val="20"/>
                  <w:szCs w:val="20"/>
                </w:rPr>
                <w:t xml:space="preserve">ROC; 0.5 &lt; </w:t>
              </w:r>
              <w:r w:rsidRPr="00263072">
                <w:rPr>
                  <w:rFonts w:cstheme="minorHAnsi"/>
                  <w:sz w:val="20"/>
                  <w:szCs w:val="20"/>
                </w:rPr>
                <w:t xml:space="preserve">log(C*) &lt; </w:t>
              </w:r>
              <w:r>
                <w:rPr>
                  <w:rFonts w:cstheme="minorHAnsi"/>
                  <w:sz w:val="20"/>
                  <w:szCs w:val="20"/>
                </w:rPr>
                <w:t>1</w:t>
              </w:r>
              <w:r w:rsidRPr="00263072">
                <w:rPr>
                  <w:rFonts w:cstheme="minorHAnsi"/>
                  <w:sz w:val="20"/>
                  <w:szCs w:val="20"/>
                </w:rPr>
                <w:t>.5</w:t>
              </w:r>
              <w:r>
                <w:rPr>
                  <w:rFonts w:cstheme="minorHAnsi"/>
                  <w:sz w:val="20"/>
                  <w:szCs w:val="20"/>
                </w:rPr>
                <w:t xml:space="preserve"> and O/C &gt; 0.05</w:t>
              </w:r>
            </w:ins>
          </w:p>
        </w:tc>
        <w:tc>
          <w:tcPr>
            <w:tcW w:w="518" w:type="dxa"/>
          </w:tcPr>
          <w:p w14:paraId="34AD634B" w14:textId="0732C9F7" w:rsidR="00A9277B" w:rsidRPr="00237230" w:rsidRDefault="00A9277B" w:rsidP="00A9277B">
            <w:pPr>
              <w:keepNext/>
              <w:spacing w:after="0"/>
              <w:jc w:val="center"/>
              <w:rPr>
                <w:ins w:id="2811" w:author="Seltzer, Karl" w:date="2024-04-05T09:33:00Z"/>
                <w:sz w:val="20"/>
                <w:szCs w:val="20"/>
              </w:rPr>
            </w:pPr>
            <w:ins w:id="2812" w:author="Seltzer, Karl" w:date="2024-04-05T09:35:00Z">
              <w:r w:rsidRPr="00237230">
                <w:rPr>
                  <w:sz w:val="20"/>
                  <w:szCs w:val="20"/>
                </w:rPr>
                <w:t>27</w:t>
              </w:r>
            </w:ins>
          </w:p>
        </w:tc>
        <w:tc>
          <w:tcPr>
            <w:tcW w:w="1070" w:type="dxa"/>
            <w:vAlign w:val="center"/>
          </w:tcPr>
          <w:p w14:paraId="7AC6F102" w14:textId="427AC0C7" w:rsidR="00A9277B" w:rsidRDefault="00A9277B" w:rsidP="00A9277B">
            <w:pPr>
              <w:keepNext/>
              <w:spacing w:after="0"/>
              <w:jc w:val="center"/>
              <w:rPr>
                <w:ins w:id="2813" w:author="Seltzer, Karl" w:date="2024-04-05T09:33:00Z"/>
                <w:rFonts w:cstheme="minorHAnsi"/>
                <w:sz w:val="20"/>
                <w:szCs w:val="20"/>
              </w:rPr>
            </w:pPr>
            <w:ins w:id="2814" w:author="Seltzer, Karl" w:date="2024-04-05T09:35:00Z">
              <w:r>
                <w:rPr>
                  <w:rFonts w:cstheme="minorHAnsi"/>
                  <w:sz w:val="20"/>
                  <w:szCs w:val="20"/>
                </w:rPr>
                <w:t>Lumped</w:t>
              </w:r>
            </w:ins>
          </w:p>
        </w:tc>
        <w:tc>
          <w:tcPr>
            <w:tcW w:w="2186" w:type="dxa"/>
            <w:vAlign w:val="center"/>
          </w:tcPr>
          <w:p w14:paraId="3D18E5D8" w14:textId="7A426709" w:rsidR="00A9277B" w:rsidRPr="004A2FE2" w:rsidRDefault="00A9277B" w:rsidP="00A9277B">
            <w:pPr>
              <w:keepNext/>
              <w:spacing w:after="0"/>
              <w:jc w:val="center"/>
              <w:rPr>
                <w:ins w:id="2815" w:author="Seltzer, Karl" w:date="2024-04-05T09:33:00Z"/>
                <w:rFonts w:cstheme="minorHAnsi"/>
                <w:sz w:val="20"/>
                <w:szCs w:val="20"/>
              </w:rPr>
            </w:pPr>
            <w:ins w:id="2816" w:author="Seltzer, Karl" w:date="2024-04-05T09:35:00Z">
              <w:r w:rsidRPr="004A2FE2">
                <w:rPr>
                  <w:rFonts w:cstheme="minorHAnsi"/>
                  <w:sz w:val="20"/>
                  <w:szCs w:val="20"/>
                </w:rPr>
                <w:t>-</w:t>
              </w:r>
            </w:ins>
          </w:p>
        </w:tc>
      </w:tr>
      <w:tr w:rsidR="00A9277B" w:rsidRPr="004A2FE2" w14:paraId="2FD6ED60" w14:textId="77777777" w:rsidTr="003F46C2">
        <w:trPr>
          <w:trHeight w:val="143"/>
          <w:ins w:id="2817" w:author="Seltzer, Karl" w:date="2024-04-05T09:33:00Z"/>
        </w:trPr>
        <w:tc>
          <w:tcPr>
            <w:tcW w:w="1357" w:type="dxa"/>
          </w:tcPr>
          <w:p w14:paraId="53D2CF1E" w14:textId="547AD12E" w:rsidR="00A9277B" w:rsidRPr="00237230" w:rsidRDefault="00A9277B" w:rsidP="00A9277B">
            <w:pPr>
              <w:spacing w:after="0"/>
              <w:jc w:val="center"/>
              <w:rPr>
                <w:ins w:id="2818" w:author="Seltzer, Karl" w:date="2024-04-05T09:33:00Z"/>
                <w:rFonts w:cstheme="minorHAnsi"/>
                <w:sz w:val="20"/>
                <w:szCs w:val="20"/>
              </w:rPr>
            </w:pPr>
            <w:ins w:id="2819" w:author="Seltzer, Karl" w:date="2024-04-05T09:35:00Z">
              <w:r w:rsidRPr="00237230">
                <w:rPr>
                  <w:rFonts w:cstheme="minorHAnsi"/>
                  <w:sz w:val="20"/>
                  <w:szCs w:val="20"/>
                </w:rPr>
                <w:t>ROCP1ALK</w:t>
              </w:r>
              <w:r>
                <w:rPr>
                  <w:rFonts w:cstheme="minorHAnsi"/>
                  <w:sz w:val="20"/>
                  <w:szCs w:val="20"/>
                </w:rPr>
                <w:t>*</w:t>
              </w:r>
            </w:ins>
          </w:p>
        </w:tc>
        <w:tc>
          <w:tcPr>
            <w:tcW w:w="3989" w:type="dxa"/>
            <w:vAlign w:val="center"/>
          </w:tcPr>
          <w:p w14:paraId="59609387" w14:textId="335550B7" w:rsidR="00A9277B" w:rsidRDefault="00A9277B" w:rsidP="00A9277B">
            <w:pPr>
              <w:spacing w:after="0"/>
              <w:jc w:val="center"/>
              <w:rPr>
                <w:ins w:id="2820" w:author="Seltzer, Karl" w:date="2024-04-05T09:33:00Z"/>
                <w:rFonts w:cstheme="minorHAnsi"/>
                <w:sz w:val="20"/>
                <w:szCs w:val="20"/>
              </w:rPr>
            </w:pPr>
            <w:ins w:id="2821" w:author="Seltzer, Karl" w:date="2024-04-05T09:35:00Z">
              <w:r>
                <w:rPr>
                  <w:rFonts w:cstheme="minorHAnsi"/>
                  <w:sz w:val="20"/>
                  <w:szCs w:val="20"/>
                </w:rPr>
                <w:t xml:space="preserve">ROC; 0.5 &lt; </w:t>
              </w:r>
              <w:r w:rsidRPr="00263072">
                <w:rPr>
                  <w:rFonts w:cstheme="minorHAnsi"/>
                  <w:sz w:val="20"/>
                  <w:szCs w:val="20"/>
                </w:rPr>
                <w:t xml:space="preserve">log(C*) &lt; </w:t>
              </w:r>
              <w:r>
                <w:rPr>
                  <w:rFonts w:cstheme="minorHAnsi"/>
                  <w:sz w:val="20"/>
                  <w:szCs w:val="20"/>
                </w:rPr>
                <w:t>1</w:t>
              </w:r>
              <w:r w:rsidRPr="00263072">
                <w:rPr>
                  <w:rFonts w:cstheme="minorHAnsi"/>
                  <w:sz w:val="20"/>
                  <w:szCs w:val="20"/>
                </w:rPr>
                <w:t>.5</w:t>
              </w:r>
            </w:ins>
          </w:p>
        </w:tc>
        <w:tc>
          <w:tcPr>
            <w:tcW w:w="518" w:type="dxa"/>
          </w:tcPr>
          <w:p w14:paraId="690895E1" w14:textId="6B063A12" w:rsidR="00A9277B" w:rsidRPr="00237230" w:rsidRDefault="00A9277B" w:rsidP="00A9277B">
            <w:pPr>
              <w:keepNext/>
              <w:spacing w:after="0"/>
              <w:jc w:val="center"/>
              <w:rPr>
                <w:ins w:id="2822" w:author="Seltzer, Karl" w:date="2024-04-05T09:33:00Z"/>
                <w:sz w:val="20"/>
                <w:szCs w:val="20"/>
              </w:rPr>
            </w:pPr>
            <w:ins w:id="2823" w:author="Seltzer, Karl" w:date="2024-04-05T09:35:00Z">
              <w:r w:rsidRPr="00237230">
                <w:rPr>
                  <w:sz w:val="20"/>
                  <w:szCs w:val="20"/>
                </w:rPr>
                <w:t>27</w:t>
              </w:r>
            </w:ins>
          </w:p>
        </w:tc>
        <w:tc>
          <w:tcPr>
            <w:tcW w:w="1070" w:type="dxa"/>
            <w:vAlign w:val="center"/>
          </w:tcPr>
          <w:p w14:paraId="096AD1E7" w14:textId="68EEAA37" w:rsidR="00A9277B" w:rsidRDefault="00A9277B" w:rsidP="00A9277B">
            <w:pPr>
              <w:keepNext/>
              <w:spacing w:after="0"/>
              <w:jc w:val="center"/>
              <w:rPr>
                <w:ins w:id="2824" w:author="Seltzer, Karl" w:date="2024-04-05T09:33:00Z"/>
                <w:rFonts w:cstheme="minorHAnsi"/>
                <w:sz w:val="20"/>
                <w:szCs w:val="20"/>
              </w:rPr>
            </w:pPr>
            <w:ins w:id="2825" w:author="Seltzer, Karl" w:date="2024-04-05T09:35:00Z">
              <w:r>
                <w:rPr>
                  <w:rFonts w:cstheme="minorHAnsi"/>
                  <w:sz w:val="20"/>
                  <w:szCs w:val="20"/>
                </w:rPr>
                <w:t>Lumped</w:t>
              </w:r>
            </w:ins>
          </w:p>
        </w:tc>
        <w:tc>
          <w:tcPr>
            <w:tcW w:w="2186" w:type="dxa"/>
            <w:vAlign w:val="center"/>
          </w:tcPr>
          <w:p w14:paraId="62033361" w14:textId="2704EC8E" w:rsidR="00A9277B" w:rsidRPr="004A2FE2" w:rsidRDefault="00A9277B" w:rsidP="00A9277B">
            <w:pPr>
              <w:keepNext/>
              <w:spacing w:after="0"/>
              <w:jc w:val="center"/>
              <w:rPr>
                <w:ins w:id="2826" w:author="Seltzer, Karl" w:date="2024-04-05T09:33:00Z"/>
                <w:rFonts w:cstheme="minorHAnsi"/>
                <w:sz w:val="20"/>
                <w:szCs w:val="20"/>
              </w:rPr>
            </w:pPr>
            <w:ins w:id="2827" w:author="Seltzer, Karl" w:date="2024-04-05T09:35:00Z">
              <w:r w:rsidRPr="004A2FE2">
                <w:rPr>
                  <w:rFonts w:cstheme="minorHAnsi"/>
                  <w:sz w:val="20"/>
                  <w:szCs w:val="20"/>
                </w:rPr>
                <w:t>-</w:t>
              </w:r>
            </w:ins>
          </w:p>
        </w:tc>
      </w:tr>
      <w:tr w:rsidR="00A9277B" w:rsidRPr="004A2FE2" w14:paraId="29F52B25" w14:textId="77777777" w:rsidTr="003F46C2">
        <w:trPr>
          <w:trHeight w:val="143"/>
          <w:ins w:id="2828" w:author="Seltzer, Karl" w:date="2024-04-05T09:33:00Z"/>
        </w:trPr>
        <w:tc>
          <w:tcPr>
            <w:tcW w:w="1357" w:type="dxa"/>
          </w:tcPr>
          <w:p w14:paraId="635D4D3F" w14:textId="15A9573E" w:rsidR="00A9277B" w:rsidRPr="00237230" w:rsidRDefault="00A9277B" w:rsidP="00A9277B">
            <w:pPr>
              <w:spacing w:after="0"/>
              <w:jc w:val="center"/>
              <w:rPr>
                <w:ins w:id="2829" w:author="Seltzer, Karl" w:date="2024-04-05T09:33:00Z"/>
                <w:rFonts w:cstheme="minorHAnsi"/>
                <w:sz w:val="20"/>
                <w:szCs w:val="20"/>
              </w:rPr>
            </w:pPr>
            <w:ins w:id="2830" w:author="Seltzer, Karl" w:date="2024-04-05T09:36:00Z">
              <w:r w:rsidRPr="00237230">
                <w:rPr>
                  <w:rFonts w:cstheme="minorHAnsi"/>
                  <w:sz w:val="20"/>
                  <w:szCs w:val="20"/>
                </w:rPr>
                <w:t>ROCP2</w:t>
              </w:r>
              <w:r>
                <w:rPr>
                  <w:rFonts w:cstheme="minorHAnsi"/>
                  <w:sz w:val="20"/>
                  <w:szCs w:val="20"/>
                </w:rPr>
                <w:t>OXY2*</w:t>
              </w:r>
            </w:ins>
          </w:p>
        </w:tc>
        <w:tc>
          <w:tcPr>
            <w:tcW w:w="3989" w:type="dxa"/>
            <w:vAlign w:val="center"/>
          </w:tcPr>
          <w:p w14:paraId="0D694DC5" w14:textId="390D132E" w:rsidR="00A9277B" w:rsidRDefault="00A9277B" w:rsidP="00A9277B">
            <w:pPr>
              <w:spacing w:after="0"/>
              <w:jc w:val="center"/>
              <w:rPr>
                <w:ins w:id="2831" w:author="Seltzer, Karl" w:date="2024-04-05T09:33:00Z"/>
                <w:rFonts w:cstheme="minorHAnsi"/>
                <w:sz w:val="20"/>
                <w:szCs w:val="20"/>
              </w:rPr>
            </w:pPr>
            <w:ins w:id="2832" w:author="Seltzer, Karl" w:date="2024-04-05T09:36:00Z">
              <w:r>
                <w:rPr>
                  <w:rFonts w:cstheme="minorHAnsi"/>
                  <w:sz w:val="20"/>
                  <w:szCs w:val="20"/>
                </w:rPr>
                <w:t xml:space="preserve">ROC; 1.5 &lt; </w:t>
              </w:r>
              <w:r w:rsidRPr="00263072">
                <w:rPr>
                  <w:rFonts w:cstheme="minorHAnsi"/>
                  <w:sz w:val="20"/>
                  <w:szCs w:val="20"/>
                </w:rPr>
                <w:t xml:space="preserve">log(C*) &lt; </w:t>
              </w:r>
              <w:r>
                <w:rPr>
                  <w:rFonts w:cstheme="minorHAnsi"/>
                  <w:sz w:val="20"/>
                  <w:szCs w:val="20"/>
                </w:rPr>
                <w:t>2</w:t>
              </w:r>
              <w:r w:rsidRPr="00263072">
                <w:rPr>
                  <w:rFonts w:cstheme="minorHAnsi"/>
                  <w:sz w:val="20"/>
                  <w:szCs w:val="20"/>
                </w:rPr>
                <w:t>.5</w:t>
              </w:r>
              <w:r>
                <w:rPr>
                  <w:rFonts w:cstheme="minorHAnsi"/>
                  <w:sz w:val="20"/>
                  <w:szCs w:val="20"/>
                </w:rPr>
                <w:t xml:space="preserve"> and O/C &gt; 0.1</w:t>
              </w:r>
            </w:ins>
          </w:p>
        </w:tc>
        <w:tc>
          <w:tcPr>
            <w:tcW w:w="518" w:type="dxa"/>
          </w:tcPr>
          <w:p w14:paraId="1BD936EA" w14:textId="5DC858EC" w:rsidR="00A9277B" w:rsidRPr="00237230" w:rsidRDefault="00A9277B" w:rsidP="00A9277B">
            <w:pPr>
              <w:keepNext/>
              <w:spacing w:after="0"/>
              <w:jc w:val="center"/>
              <w:rPr>
                <w:ins w:id="2833" w:author="Seltzer, Karl" w:date="2024-04-05T09:33:00Z"/>
                <w:sz w:val="20"/>
                <w:szCs w:val="20"/>
              </w:rPr>
            </w:pPr>
            <w:ins w:id="2834" w:author="Seltzer, Karl" w:date="2024-04-05T09:36:00Z">
              <w:r w:rsidRPr="00237230">
                <w:rPr>
                  <w:sz w:val="20"/>
                  <w:szCs w:val="20"/>
                </w:rPr>
                <w:t>24</w:t>
              </w:r>
            </w:ins>
          </w:p>
        </w:tc>
        <w:tc>
          <w:tcPr>
            <w:tcW w:w="1070" w:type="dxa"/>
            <w:vAlign w:val="center"/>
          </w:tcPr>
          <w:p w14:paraId="771C7942" w14:textId="6A0836FD" w:rsidR="00A9277B" w:rsidRDefault="00A9277B" w:rsidP="00A9277B">
            <w:pPr>
              <w:keepNext/>
              <w:spacing w:after="0"/>
              <w:jc w:val="center"/>
              <w:rPr>
                <w:ins w:id="2835" w:author="Seltzer, Karl" w:date="2024-04-05T09:33:00Z"/>
                <w:rFonts w:cstheme="minorHAnsi"/>
                <w:sz w:val="20"/>
                <w:szCs w:val="20"/>
              </w:rPr>
            </w:pPr>
            <w:ins w:id="2836" w:author="Seltzer, Karl" w:date="2024-04-05T09:36:00Z">
              <w:r>
                <w:rPr>
                  <w:rFonts w:cstheme="minorHAnsi"/>
                  <w:sz w:val="20"/>
                  <w:szCs w:val="20"/>
                </w:rPr>
                <w:t>Lumped</w:t>
              </w:r>
            </w:ins>
          </w:p>
        </w:tc>
        <w:tc>
          <w:tcPr>
            <w:tcW w:w="2186" w:type="dxa"/>
            <w:vAlign w:val="center"/>
          </w:tcPr>
          <w:p w14:paraId="1A64D968" w14:textId="58327F45" w:rsidR="00A9277B" w:rsidRPr="004A2FE2" w:rsidRDefault="00A9277B" w:rsidP="00A9277B">
            <w:pPr>
              <w:keepNext/>
              <w:spacing w:after="0"/>
              <w:jc w:val="center"/>
              <w:rPr>
                <w:ins w:id="2837" w:author="Seltzer, Karl" w:date="2024-04-05T09:33:00Z"/>
                <w:rFonts w:cstheme="minorHAnsi"/>
                <w:sz w:val="20"/>
                <w:szCs w:val="20"/>
              </w:rPr>
            </w:pPr>
            <w:ins w:id="2838" w:author="Seltzer, Karl" w:date="2024-04-05T09:36:00Z">
              <w:r w:rsidRPr="004A2FE2">
                <w:rPr>
                  <w:rFonts w:cstheme="minorHAnsi"/>
                  <w:sz w:val="20"/>
                  <w:szCs w:val="20"/>
                </w:rPr>
                <w:t>-</w:t>
              </w:r>
            </w:ins>
          </w:p>
        </w:tc>
      </w:tr>
      <w:tr w:rsidR="00A9277B" w:rsidRPr="004A2FE2" w14:paraId="6F93B741" w14:textId="77777777" w:rsidTr="003F46C2">
        <w:trPr>
          <w:trHeight w:val="143"/>
          <w:ins w:id="2839" w:author="Seltzer, Karl" w:date="2024-04-05T09:33:00Z"/>
        </w:trPr>
        <w:tc>
          <w:tcPr>
            <w:tcW w:w="1357" w:type="dxa"/>
          </w:tcPr>
          <w:p w14:paraId="3D850568" w14:textId="63BBFB05" w:rsidR="00A9277B" w:rsidRPr="00237230" w:rsidRDefault="00A9277B" w:rsidP="00A9277B">
            <w:pPr>
              <w:spacing w:after="0"/>
              <w:jc w:val="center"/>
              <w:rPr>
                <w:ins w:id="2840" w:author="Seltzer, Karl" w:date="2024-04-05T09:33:00Z"/>
                <w:rFonts w:cstheme="minorHAnsi"/>
                <w:sz w:val="20"/>
                <w:szCs w:val="20"/>
              </w:rPr>
            </w:pPr>
            <w:ins w:id="2841" w:author="Seltzer, Karl" w:date="2024-04-05T09:36:00Z">
              <w:r w:rsidRPr="00237230">
                <w:rPr>
                  <w:rFonts w:cstheme="minorHAnsi"/>
                  <w:sz w:val="20"/>
                  <w:szCs w:val="20"/>
                </w:rPr>
                <w:t>ROCP2ALK</w:t>
              </w:r>
              <w:r>
                <w:rPr>
                  <w:rFonts w:cstheme="minorHAnsi"/>
                  <w:sz w:val="20"/>
                  <w:szCs w:val="20"/>
                </w:rPr>
                <w:t>*</w:t>
              </w:r>
            </w:ins>
          </w:p>
        </w:tc>
        <w:tc>
          <w:tcPr>
            <w:tcW w:w="3989" w:type="dxa"/>
            <w:vAlign w:val="center"/>
          </w:tcPr>
          <w:p w14:paraId="332D2DE4" w14:textId="1765B11D" w:rsidR="00A9277B" w:rsidRDefault="00A9277B" w:rsidP="00A9277B">
            <w:pPr>
              <w:spacing w:after="0"/>
              <w:jc w:val="center"/>
              <w:rPr>
                <w:ins w:id="2842" w:author="Seltzer, Karl" w:date="2024-04-05T09:33:00Z"/>
                <w:rFonts w:cstheme="minorHAnsi"/>
                <w:sz w:val="20"/>
                <w:szCs w:val="20"/>
              </w:rPr>
            </w:pPr>
            <w:ins w:id="2843" w:author="Seltzer, Karl" w:date="2024-04-05T09:36:00Z">
              <w:r>
                <w:rPr>
                  <w:rFonts w:cstheme="minorHAnsi"/>
                  <w:sz w:val="20"/>
                  <w:szCs w:val="20"/>
                </w:rPr>
                <w:t xml:space="preserve">ROC; 1.5 &lt; </w:t>
              </w:r>
              <w:r w:rsidRPr="00263072">
                <w:rPr>
                  <w:rFonts w:cstheme="minorHAnsi"/>
                  <w:sz w:val="20"/>
                  <w:szCs w:val="20"/>
                </w:rPr>
                <w:t xml:space="preserve">log(C*) &lt; </w:t>
              </w:r>
              <w:r>
                <w:rPr>
                  <w:rFonts w:cstheme="minorHAnsi"/>
                  <w:sz w:val="20"/>
                  <w:szCs w:val="20"/>
                </w:rPr>
                <w:t>2</w:t>
              </w:r>
              <w:r w:rsidRPr="00263072">
                <w:rPr>
                  <w:rFonts w:cstheme="minorHAnsi"/>
                  <w:sz w:val="20"/>
                  <w:szCs w:val="20"/>
                </w:rPr>
                <w:t>.5</w:t>
              </w:r>
            </w:ins>
          </w:p>
        </w:tc>
        <w:tc>
          <w:tcPr>
            <w:tcW w:w="518" w:type="dxa"/>
          </w:tcPr>
          <w:p w14:paraId="674645C3" w14:textId="79C5172C" w:rsidR="00A9277B" w:rsidRPr="00237230" w:rsidRDefault="00A9277B" w:rsidP="00A9277B">
            <w:pPr>
              <w:keepNext/>
              <w:spacing w:after="0"/>
              <w:jc w:val="center"/>
              <w:rPr>
                <w:ins w:id="2844" w:author="Seltzer, Karl" w:date="2024-04-05T09:33:00Z"/>
                <w:sz w:val="20"/>
                <w:szCs w:val="20"/>
              </w:rPr>
            </w:pPr>
            <w:ins w:id="2845" w:author="Seltzer, Karl" w:date="2024-04-05T09:36:00Z">
              <w:r w:rsidRPr="00237230">
                <w:rPr>
                  <w:sz w:val="20"/>
                  <w:szCs w:val="20"/>
                </w:rPr>
                <w:t>24</w:t>
              </w:r>
            </w:ins>
          </w:p>
        </w:tc>
        <w:tc>
          <w:tcPr>
            <w:tcW w:w="1070" w:type="dxa"/>
            <w:vAlign w:val="center"/>
          </w:tcPr>
          <w:p w14:paraId="0DEF440D" w14:textId="1F9094CB" w:rsidR="00A9277B" w:rsidRDefault="00A9277B" w:rsidP="00A9277B">
            <w:pPr>
              <w:keepNext/>
              <w:spacing w:after="0"/>
              <w:jc w:val="center"/>
              <w:rPr>
                <w:ins w:id="2846" w:author="Seltzer, Karl" w:date="2024-04-05T09:33:00Z"/>
                <w:rFonts w:cstheme="minorHAnsi"/>
                <w:sz w:val="20"/>
                <w:szCs w:val="20"/>
              </w:rPr>
            </w:pPr>
            <w:ins w:id="2847" w:author="Seltzer, Karl" w:date="2024-04-05T09:36:00Z">
              <w:r>
                <w:rPr>
                  <w:rFonts w:cstheme="minorHAnsi"/>
                  <w:sz w:val="20"/>
                  <w:szCs w:val="20"/>
                </w:rPr>
                <w:t>Lumped</w:t>
              </w:r>
            </w:ins>
          </w:p>
        </w:tc>
        <w:tc>
          <w:tcPr>
            <w:tcW w:w="2186" w:type="dxa"/>
            <w:vAlign w:val="center"/>
          </w:tcPr>
          <w:p w14:paraId="2F126404" w14:textId="520234CD" w:rsidR="00A9277B" w:rsidRPr="004A2FE2" w:rsidRDefault="00A9277B" w:rsidP="00A9277B">
            <w:pPr>
              <w:keepNext/>
              <w:spacing w:after="0"/>
              <w:jc w:val="center"/>
              <w:rPr>
                <w:ins w:id="2848" w:author="Seltzer, Karl" w:date="2024-04-05T09:33:00Z"/>
                <w:rFonts w:cstheme="minorHAnsi"/>
                <w:sz w:val="20"/>
                <w:szCs w:val="20"/>
              </w:rPr>
            </w:pPr>
            <w:ins w:id="2849" w:author="Seltzer, Karl" w:date="2024-04-05T09:36:00Z">
              <w:r w:rsidRPr="004A2FE2">
                <w:rPr>
                  <w:rFonts w:cstheme="minorHAnsi"/>
                  <w:sz w:val="20"/>
                  <w:szCs w:val="20"/>
                </w:rPr>
                <w:t>-</w:t>
              </w:r>
            </w:ins>
          </w:p>
        </w:tc>
      </w:tr>
      <w:tr w:rsidR="00BF0103" w:rsidRPr="004A2FE2" w14:paraId="2B123B73" w14:textId="77777777" w:rsidTr="003F46C2">
        <w:trPr>
          <w:trHeight w:val="143"/>
          <w:ins w:id="2850" w:author="Seltzer, Karl" w:date="2024-04-05T09:11:00Z"/>
        </w:trPr>
        <w:tc>
          <w:tcPr>
            <w:tcW w:w="1357" w:type="dxa"/>
          </w:tcPr>
          <w:p w14:paraId="7F981BF2" w14:textId="36DCE518" w:rsidR="00BF0103" w:rsidRPr="004A2FE2" w:rsidRDefault="00BF0103" w:rsidP="00BF0103">
            <w:pPr>
              <w:spacing w:after="0"/>
              <w:jc w:val="center"/>
              <w:rPr>
                <w:ins w:id="2851" w:author="Seltzer, Karl" w:date="2024-04-05T09:11:00Z"/>
                <w:rFonts w:cstheme="minorHAnsi"/>
                <w:sz w:val="20"/>
                <w:szCs w:val="20"/>
              </w:rPr>
            </w:pPr>
            <w:ins w:id="2852" w:author="Seltzer, Karl" w:date="2024-04-05T09:37:00Z">
              <w:r>
                <w:rPr>
                  <w:rFonts w:cstheme="minorHAnsi"/>
                  <w:sz w:val="20"/>
                  <w:szCs w:val="20"/>
                </w:rPr>
                <w:t>V</w:t>
              </w:r>
              <w:r w:rsidRPr="00237230">
                <w:rPr>
                  <w:rFonts w:cstheme="minorHAnsi"/>
                  <w:sz w:val="20"/>
                  <w:szCs w:val="20"/>
                </w:rPr>
                <w:t>ROCIOXY</w:t>
              </w:r>
            </w:ins>
          </w:p>
        </w:tc>
        <w:tc>
          <w:tcPr>
            <w:tcW w:w="3989" w:type="dxa"/>
            <w:vAlign w:val="center"/>
          </w:tcPr>
          <w:p w14:paraId="097505EF" w14:textId="534D9AF1" w:rsidR="00BF0103" w:rsidRPr="004A2FE2" w:rsidRDefault="00BF0103" w:rsidP="00BF0103">
            <w:pPr>
              <w:spacing w:after="0"/>
              <w:jc w:val="center"/>
              <w:rPr>
                <w:ins w:id="2853" w:author="Seltzer, Karl" w:date="2024-04-05T09:11:00Z"/>
                <w:rFonts w:cstheme="minorHAnsi"/>
                <w:sz w:val="20"/>
                <w:szCs w:val="20"/>
              </w:rPr>
            </w:pPr>
            <w:ins w:id="2854" w:author="Seltzer, Karl" w:date="2024-04-05T09:37:00Z">
              <w:r>
                <w:rPr>
                  <w:rFonts w:cstheme="minorHAnsi"/>
                  <w:sz w:val="20"/>
                  <w:szCs w:val="20"/>
                </w:rPr>
                <w:t xml:space="preserve">ROC; </w:t>
              </w:r>
              <w:r w:rsidRPr="00263072">
                <w:rPr>
                  <w:rFonts w:cstheme="minorHAnsi"/>
                  <w:sz w:val="20"/>
                  <w:szCs w:val="20"/>
                </w:rPr>
                <w:t xml:space="preserve">log(C*) &lt; </w:t>
              </w:r>
              <w:r>
                <w:rPr>
                  <w:rFonts w:cstheme="minorHAnsi"/>
                  <w:sz w:val="20"/>
                  <w:szCs w:val="20"/>
                </w:rPr>
                <w:t>6</w:t>
              </w:r>
              <w:r w:rsidRPr="00263072">
                <w:rPr>
                  <w:rFonts w:cstheme="minorHAnsi"/>
                  <w:sz w:val="20"/>
                  <w:szCs w:val="20"/>
                </w:rPr>
                <w:t>.5</w:t>
              </w:r>
              <w:r>
                <w:rPr>
                  <w:rFonts w:cstheme="minorHAnsi"/>
                  <w:sz w:val="20"/>
                  <w:szCs w:val="20"/>
                </w:rPr>
                <w:t xml:space="preserve"> and O/C &gt; 0.1 or </w:t>
              </w:r>
              <w:proofErr w:type="spellStart"/>
              <w:r>
                <w:rPr>
                  <w:rFonts w:cstheme="minorHAnsi"/>
                  <w:sz w:val="20"/>
                  <w:szCs w:val="20"/>
                </w:rPr>
                <w:t>nSi</w:t>
              </w:r>
              <w:proofErr w:type="spellEnd"/>
              <w:r>
                <w:rPr>
                  <w:rFonts w:cstheme="minorHAnsi"/>
                  <w:sz w:val="20"/>
                  <w:szCs w:val="20"/>
                </w:rPr>
                <w:t xml:space="preserve"> &gt; 0</w:t>
              </w:r>
            </w:ins>
          </w:p>
        </w:tc>
        <w:tc>
          <w:tcPr>
            <w:tcW w:w="518" w:type="dxa"/>
          </w:tcPr>
          <w:p w14:paraId="69714E68" w14:textId="633DE57E" w:rsidR="00BF0103" w:rsidRPr="00237230" w:rsidRDefault="00BF0103" w:rsidP="00BF0103">
            <w:pPr>
              <w:keepNext/>
              <w:spacing w:after="0"/>
              <w:jc w:val="center"/>
              <w:rPr>
                <w:ins w:id="2855" w:author="Seltzer, Karl" w:date="2024-04-05T09:11:00Z"/>
                <w:rFonts w:cstheme="minorHAnsi"/>
                <w:sz w:val="20"/>
                <w:szCs w:val="20"/>
              </w:rPr>
            </w:pPr>
            <w:ins w:id="2856" w:author="Seltzer, Karl" w:date="2024-04-05T09:37:00Z">
              <w:r w:rsidRPr="00237230">
                <w:rPr>
                  <w:sz w:val="20"/>
                  <w:szCs w:val="20"/>
                </w:rPr>
                <w:t>12</w:t>
              </w:r>
            </w:ins>
          </w:p>
        </w:tc>
        <w:tc>
          <w:tcPr>
            <w:tcW w:w="1070" w:type="dxa"/>
            <w:vAlign w:val="center"/>
          </w:tcPr>
          <w:p w14:paraId="3AD9C88B" w14:textId="5899F9B9" w:rsidR="00BF0103" w:rsidRPr="004A2FE2" w:rsidRDefault="00BF0103" w:rsidP="00BF0103">
            <w:pPr>
              <w:keepNext/>
              <w:spacing w:after="0"/>
              <w:jc w:val="center"/>
              <w:rPr>
                <w:ins w:id="2857" w:author="Seltzer, Karl" w:date="2024-04-05T09:11:00Z"/>
                <w:rFonts w:cstheme="minorHAnsi"/>
                <w:sz w:val="20"/>
                <w:szCs w:val="20"/>
              </w:rPr>
            </w:pPr>
            <w:ins w:id="2858" w:author="Seltzer, Karl" w:date="2024-04-05T09:37:00Z">
              <w:r>
                <w:rPr>
                  <w:rFonts w:cstheme="minorHAnsi"/>
                  <w:sz w:val="20"/>
                  <w:szCs w:val="20"/>
                </w:rPr>
                <w:t>Lumped</w:t>
              </w:r>
            </w:ins>
          </w:p>
        </w:tc>
        <w:tc>
          <w:tcPr>
            <w:tcW w:w="2186" w:type="dxa"/>
            <w:vAlign w:val="center"/>
          </w:tcPr>
          <w:p w14:paraId="4FEF5164" w14:textId="260E1E14" w:rsidR="00BF0103" w:rsidRPr="004A2FE2" w:rsidRDefault="00BF0103" w:rsidP="00BF0103">
            <w:pPr>
              <w:keepNext/>
              <w:spacing w:after="0"/>
              <w:jc w:val="center"/>
              <w:rPr>
                <w:ins w:id="2859" w:author="Seltzer, Karl" w:date="2024-04-05T09:11:00Z"/>
                <w:rFonts w:cstheme="minorHAnsi"/>
                <w:sz w:val="20"/>
                <w:szCs w:val="20"/>
              </w:rPr>
            </w:pPr>
            <w:ins w:id="2860" w:author="Seltzer, Karl" w:date="2024-04-05T09:37:00Z">
              <w:r w:rsidRPr="004A2FE2">
                <w:rPr>
                  <w:rFonts w:cstheme="minorHAnsi"/>
                  <w:sz w:val="20"/>
                  <w:szCs w:val="20"/>
                </w:rPr>
                <w:t>-</w:t>
              </w:r>
            </w:ins>
          </w:p>
        </w:tc>
      </w:tr>
      <w:tr w:rsidR="00BF0103" w:rsidRPr="004A2FE2" w14:paraId="61CA97C1" w14:textId="77777777" w:rsidTr="003F46C2">
        <w:trPr>
          <w:trHeight w:val="143"/>
          <w:ins w:id="2861" w:author="Seltzer, Karl" w:date="2024-04-05T09:11:00Z"/>
        </w:trPr>
        <w:tc>
          <w:tcPr>
            <w:tcW w:w="1357" w:type="dxa"/>
          </w:tcPr>
          <w:p w14:paraId="757F879C" w14:textId="5427FE8F" w:rsidR="00BF0103" w:rsidRPr="004A2FE2" w:rsidRDefault="00BF0103" w:rsidP="00BF0103">
            <w:pPr>
              <w:spacing w:after="0"/>
              <w:jc w:val="center"/>
              <w:rPr>
                <w:ins w:id="2862" w:author="Seltzer, Karl" w:date="2024-04-05T09:11:00Z"/>
                <w:rFonts w:cstheme="minorHAnsi"/>
                <w:sz w:val="20"/>
                <w:szCs w:val="20"/>
              </w:rPr>
            </w:pPr>
            <w:ins w:id="2863" w:author="Seltzer, Karl" w:date="2024-04-05T09:37:00Z">
              <w:r w:rsidRPr="00237230">
                <w:rPr>
                  <w:rFonts w:cstheme="minorHAnsi"/>
                  <w:sz w:val="20"/>
                  <w:szCs w:val="20"/>
                </w:rPr>
                <w:t>ROCP3</w:t>
              </w:r>
              <w:r>
                <w:rPr>
                  <w:rFonts w:cstheme="minorHAnsi"/>
                  <w:sz w:val="20"/>
                  <w:szCs w:val="20"/>
                </w:rPr>
                <w:t>OXY2*</w:t>
              </w:r>
            </w:ins>
          </w:p>
        </w:tc>
        <w:tc>
          <w:tcPr>
            <w:tcW w:w="3989" w:type="dxa"/>
            <w:vAlign w:val="center"/>
          </w:tcPr>
          <w:p w14:paraId="38826DE6" w14:textId="4C56C693" w:rsidR="00BF0103" w:rsidRPr="004A2FE2" w:rsidRDefault="00BF0103" w:rsidP="00BF0103">
            <w:pPr>
              <w:spacing w:after="0"/>
              <w:jc w:val="center"/>
              <w:rPr>
                <w:ins w:id="2864" w:author="Seltzer, Karl" w:date="2024-04-05T09:11:00Z"/>
                <w:rFonts w:cstheme="minorHAnsi"/>
                <w:sz w:val="20"/>
                <w:szCs w:val="20"/>
              </w:rPr>
            </w:pPr>
            <w:ins w:id="2865" w:author="Seltzer, Karl" w:date="2024-04-05T09:37:00Z">
              <w:r>
                <w:rPr>
                  <w:rFonts w:cstheme="minorHAnsi"/>
                  <w:sz w:val="20"/>
                  <w:szCs w:val="20"/>
                </w:rPr>
                <w:t xml:space="preserve">ROC; 2.5 &lt; </w:t>
              </w:r>
              <w:r w:rsidRPr="00263072">
                <w:rPr>
                  <w:rFonts w:cstheme="minorHAnsi"/>
                  <w:sz w:val="20"/>
                  <w:szCs w:val="20"/>
                </w:rPr>
                <w:t xml:space="preserve">log(C*) &lt; </w:t>
              </w:r>
              <w:r>
                <w:rPr>
                  <w:rFonts w:cstheme="minorHAnsi"/>
                  <w:sz w:val="20"/>
                  <w:szCs w:val="20"/>
                </w:rPr>
                <w:t>3</w:t>
              </w:r>
              <w:r w:rsidRPr="00263072">
                <w:rPr>
                  <w:rFonts w:cstheme="minorHAnsi"/>
                  <w:sz w:val="20"/>
                  <w:szCs w:val="20"/>
                </w:rPr>
                <w:t>.5</w:t>
              </w:r>
              <w:r>
                <w:rPr>
                  <w:rFonts w:cstheme="minorHAnsi"/>
                  <w:sz w:val="20"/>
                  <w:szCs w:val="20"/>
                </w:rPr>
                <w:t xml:space="preserve"> and O/C &gt; 0.1</w:t>
              </w:r>
            </w:ins>
          </w:p>
        </w:tc>
        <w:tc>
          <w:tcPr>
            <w:tcW w:w="518" w:type="dxa"/>
          </w:tcPr>
          <w:p w14:paraId="7EBEDEB4" w14:textId="4E662CCB" w:rsidR="00BF0103" w:rsidRPr="00237230" w:rsidRDefault="00BF0103" w:rsidP="00BF0103">
            <w:pPr>
              <w:keepNext/>
              <w:spacing w:after="0"/>
              <w:jc w:val="center"/>
              <w:rPr>
                <w:ins w:id="2866" w:author="Seltzer, Karl" w:date="2024-04-05T09:11:00Z"/>
                <w:rFonts w:cstheme="minorHAnsi"/>
                <w:sz w:val="20"/>
                <w:szCs w:val="20"/>
              </w:rPr>
            </w:pPr>
            <w:ins w:id="2867" w:author="Seltzer, Karl" w:date="2024-04-05T09:37:00Z">
              <w:r w:rsidRPr="00237230">
                <w:rPr>
                  <w:sz w:val="20"/>
                  <w:szCs w:val="20"/>
                </w:rPr>
                <w:t>21</w:t>
              </w:r>
            </w:ins>
          </w:p>
        </w:tc>
        <w:tc>
          <w:tcPr>
            <w:tcW w:w="1070" w:type="dxa"/>
            <w:vAlign w:val="center"/>
          </w:tcPr>
          <w:p w14:paraId="7B728A89" w14:textId="40D1482E" w:rsidR="00BF0103" w:rsidRPr="004A2FE2" w:rsidRDefault="00BF0103" w:rsidP="00BF0103">
            <w:pPr>
              <w:keepNext/>
              <w:spacing w:after="0"/>
              <w:jc w:val="center"/>
              <w:rPr>
                <w:ins w:id="2868" w:author="Seltzer, Karl" w:date="2024-04-05T09:11:00Z"/>
                <w:rFonts w:cstheme="minorHAnsi"/>
                <w:sz w:val="20"/>
                <w:szCs w:val="20"/>
              </w:rPr>
            </w:pPr>
            <w:ins w:id="2869" w:author="Seltzer, Karl" w:date="2024-04-05T09:37:00Z">
              <w:r>
                <w:rPr>
                  <w:rFonts w:cstheme="minorHAnsi"/>
                  <w:sz w:val="20"/>
                  <w:szCs w:val="20"/>
                </w:rPr>
                <w:t>Lumped</w:t>
              </w:r>
            </w:ins>
          </w:p>
        </w:tc>
        <w:tc>
          <w:tcPr>
            <w:tcW w:w="2186" w:type="dxa"/>
            <w:vAlign w:val="center"/>
          </w:tcPr>
          <w:p w14:paraId="7439A061" w14:textId="37CADDC9" w:rsidR="00BF0103" w:rsidRPr="004A2FE2" w:rsidRDefault="00BF0103" w:rsidP="00BF0103">
            <w:pPr>
              <w:keepNext/>
              <w:spacing w:after="0"/>
              <w:jc w:val="center"/>
              <w:rPr>
                <w:ins w:id="2870" w:author="Seltzer, Karl" w:date="2024-04-05T09:11:00Z"/>
                <w:rFonts w:cstheme="minorHAnsi"/>
                <w:sz w:val="20"/>
                <w:szCs w:val="20"/>
              </w:rPr>
            </w:pPr>
            <w:ins w:id="2871" w:author="Seltzer, Karl" w:date="2024-04-05T09:37:00Z">
              <w:r w:rsidRPr="004A2FE2">
                <w:rPr>
                  <w:rFonts w:cstheme="minorHAnsi"/>
                  <w:sz w:val="20"/>
                  <w:szCs w:val="20"/>
                </w:rPr>
                <w:t>-</w:t>
              </w:r>
            </w:ins>
          </w:p>
        </w:tc>
      </w:tr>
      <w:tr w:rsidR="00BF0103" w:rsidRPr="004A2FE2" w14:paraId="474382BC" w14:textId="77777777" w:rsidTr="003F46C2">
        <w:trPr>
          <w:trHeight w:val="143"/>
          <w:ins w:id="2872" w:author="Seltzer, Karl" w:date="2024-04-05T09:11:00Z"/>
        </w:trPr>
        <w:tc>
          <w:tcPr>
            <w:tcW w:w="1357" w:type="dxa"/>
          </w:tcPr>
          <w:p w14:paraId="342CC452" w14:textId="2DCD6E74" w:rsidR="00BF0103" w:rsidRPr="004A2FE2" w:rsidRDefault="00BF0103" w:rsidP="00BF0103">
            <w:pPr>
              <w:spacing w:after="0"/>
              <w:jc w:val="center"/>
              <w:rPr>
                <w:ins w:id="2873" w:author="Seltzer, Karl" w:date="2024-04-05T09:11:00Z"/>
                <w:rFonts w:cstheme="minorHAnsi"/>
                <w:sz w:val="20"/>
                <w:szCs w:val="20"/>
              </w:rPr>
            </w:pPr>
            <w:ins w:id="2874" w:author="Seltzer, Karl" w:date="2024-04-05T09:37:00Z">
              <w:r w:rsidRPr="00237230">
                <w:rPr>
                  <w:rFonts w:cstheme="minorHAnsi"/>
                  <w:sz w:val="20"/>
                  <w:szCs w:val="20"/>
                </w:rPr>
                <w:t>ROCP3ALK</w:t>
              </w:r>
              <w:r>
                <w:rPr>
                  <w:rFonts w:cstheme="minorHAnsi"/>
                  <w:sz w:val="20"/>
                  <w:szCs w:val="20"/>
                </w:rPr>
                <w:t>*</w:t>
              </w:r>
            </w:ins>
          </w:p>
        </w:tc>
        <w:tc>
          <w:tcPr>
            <w:tcW w:w="3989" w:type="dxa"/>
            <w:vAlign w:val="center"/>
          </w:tcPr>
          <w:p w14:paraId="34744546" w14:textId="36BCB7DE" w:rsidR="00BF0103" w:rsidRPr="004A2FE2" w:rsidRDefault="00BF0103" w:rsidP="00BF0103">
            <w:pPr>
              <w:spacing w:after="0"/>
              <w:jc w:val="center"/>
              <w:rPr>
                <w:ins w:id="2875" w:author="Seltzer, Karl" w:date="2024-04-05T09:11:00Z"/>
                <w:rFonts w:cstheme="minorHAnsi"/>
                <w:sz w:val="20"/>
                <w:szCs w:val="20"/>
              </w:rPr>
            </w:pPr>
            <w:ins w:id="2876" w:author="Seltzer, Karl" w:date="2024-04-05T09:37:00Z">
              <w:r>
                <w:rPr>
                  <w:rFonts w:cstheme="minorHAnsi"/>
                  <w:sz w:val="20"/>
                  <w:szCs w:val="20"/>
                </w:rPr>
                <w:t xml:space="preserve">ROC; 2.5 &lt; </w:t>
              </w:r>
              <w:r w:rsidRPr="00263072">
                <w:rPr>
                  <w:rFonts w:cstheme="minorHAnsi"/>
                  <w:sz w:val="20"/>
                  <w:szCs w:val="20"/>
                </w:rPr>
                <w:t xml:space="preserve">log(C*) &lt; </w:t>
              </w:r>
              <w:r>
                <w:rPr>
                  <w:rFonts w:cstheme="minorHAnsi"/>
                  <w:sz w:val="20"/>
                  <w:szCs w:val="20"/>
                </w:rPr>
                <w:t>3</w:t>
              </w:r>
              <w:r w:rsidRPr="00263072">
                <w:rPr>
                  <w:rFonts w:cstheme="minorHAnsi"/>
                  <w:sz w:val="20"/>
                  <w:szCs w:val="20"/>
                </w:rPr>
                <w:t>.5</w:t>
              </w:r>
            </w:ins>
          </w:p>
        </w:tc>
        <w:tc>
          <w:tcPr>
            <w:tcW w:w="518" w:type="dxa"/>
          </w:tcPr>
          <w:p w14:paraId="6B924CD8" w14:textId="00E68ABB" w:rsidR="00BF0103" w:rsidRPr="00237230" w:rsidRDefault="00BF0103" w:rsidP="00BF0103">
            <w:pPr>
              <w:keepNext/>
              <w:spacing w:after="0"/>
              <w:jc w:val="center"/>
              <w:rPr>
                <w:ins w:id="2877" w:author="Seltzer, Karl" w:date="2024-04-05T09:11:00Z"/>
                <w:rFonts w:cstheme="minorHAnsi"/>
                <w:sz w:val="20"/>
                <w:szCs w:val="20"/>
              </w:rPr>
            </w:pPr>
            <w:ins w:id="2878" w:author="Seltzer, Karl" w:date="2024-04-05T09:37:00Z">
              <w:r w:rsidRPr="00237230">
                <w:rPr>
                  <w:sz w:val="20"/>
                  <w:szCs w:val="20"/>
                </w:rPr>
                <w:t>21</w:t>
              </w:r>
            </w:ins>
          </w:p>
        </w:tc>
        <w:tc>
          <w:tcPr>
            <w:tcW w:w="1070" w:type="dxa"/>
            <w:vAlign w:val="center"/>
          </w:tcPr>
          <w:p w14:paraId="669AE012" w14:textId="2764DB90" w:rsidR="00BF0103" w:rsidRPr="004A2FE2" w:rsidRDefault="00BF0103" w:rsidP="00BF0103">
            <w:pPr>
              <w:keepNext/>
              <w:spacing w:after="0"/>
              <w:jc w:val="center"/>
              <w:rPr>
                <w:ins w:id="2879" w:author="Seltzer, Karl" w:date="2024-04-05T09:11:00Z"/>
                <w:rFonts w:cstheme="minorHAnsi"/>
                <w:sz w:val="20"/>
                <w:szCs w:val="20"/>
              </w:rPr>
            </w:pPr>
            <w:ins w:id="2880" w:author="Seltzer, Karl" w:date="2024-04-05T09:37:00Z">
              <w:r>
                <w:rPr>
                  <w:rFonts w:cstheme="minorHAnsi"/>
                  <w:sz w:val="20"/>
                  <w:szCs w:val="20"/>
                </w:rPr>
                <w:t>Lumped</w:t>
              </w:r>
            </w:ins>
          </w:p>
        </w:tc>
        <w:tc>
          <w:tcPr>
            <w:tcW w:w="2186" w:type="dxa"/>
            <w:vAlign w:val="center"/>
          </w:tcPr>
          <w:p w14:paraId="5E92F811" w14:textId="6347DC8F" w:rsidR="00BF0103" w:rsidRPr="004A2FE2" w:rsidRDefault="00BF0103" w:rsidP="00BF0103">
            <w:pPr>
              <w:keepNext/>
              <w:spacing w:after="0"/>
              <w:jc w:val="center"/>
              <w:rPr>
                <w:ins w:id="2881" w:author="Seltzer, Karl" w:date="2024-04-05T09:11:00Z"/>
                <w:rFonts w:cstheme="minorHAnsi"/>
                <w:sz w:val="20"/>
                <w:szCs w:val="20"/>
              </w:rPr>
            </w:pPr>
            <w:ins w:id="2882" w:author="Seltzer, Karl" w:date="2024-04-05T09:37:00Z">
              <w:r w:rsidRPr="004A2FE2">
                <w:rPr>
                  <w:rFonts w:cstheme="minorHAnsi"/>
                  <w:sz w:val="20"/>
                  <w:szCs w:val="20"/>
                </w:rPr>
                <w:t>-</w:t>
              </w:r>
            </w:ins>
          </w:p>
        </w:tc>
      </w:tr>
      <w:tr w:rsidR="00632FF3" w:rsidRPr="004A2FE2" w14:paraId="69FCE05D" w14:textId="77777777" w:rsidTr="003F46C2">
        <w:trPr>
          <w:trHeight w:val="143"/>
          <w:ins w:id="2883" w:author="Seltzer, Karl" w:date="2024-04-05T09:11:00Z"/>
        </w:trPr>
        <w:tc>
          <w:tcPr>
            <w:tcW w:w="1357" w:type="dxa"/>
          </w:tcPr>
          <w:p w14:paraId="03FB48FB" w14:textId="2BAEC6F4" w:rsidR="00632FF3" w:rsidRPr="004A2FE2" w:rsidRDefault="00632FF3" w:rsidP="00632FF3">
            <w:pPr>
              <w:spacing w:after="0"/>
              <w:jc w:val="center"/>
              <w:rPr>
                <w:ins w:id="2884" w:author="Seltzer, Karl" w:date="2024-04-05T09:11:00Z"/>
                <w:rFonts w:cstheme="minorHAnsi"/>
                <w:sz w:val="20"/>
                <w:szCs w:val="20"/>
              </w:rPr>
            </w:pPr>
            <w:ins w:id="2885" w:author="Seltzer, Karl" w:date="2024-04-05T09:38:00Z">
              <w:r>
                <w:rPr>
                  <w:rFonts w:cstheme="minorHAnsi"/>
                  <w:sz w:val="20"/>
                  <w:szCs w:val="20"/>
                </w:rPr>
                <w:t>V</w:t>
              </w:r>
              <w:r w:rsidRPr="00237230">
                <w:rPr>
                  <w:rFonts w:cstheme="minorHAnsi"/>
                  <w:sz w:val="20"/>
                  <w:szCs w:val="20"/>
                </w:rPr>
                <w:t>ROCP4</w:t>
              </w:r>
              <w:r>
                <w:rPr>
                  <w:rFonts w:cstheme="minorHAnsi"/>
                  <w:sz w:val="20"/>
                  <w:szCs w:val="20"/>
                </w:rPr>
                <w:t>OXY2</w:t>
              </w:r>
            </w:ins>
          </w:p>
        </w:tc>
        <w:tc>
          <w:tcPr>
            <w:tcW w:w="3989" w:type="dxa"/>
            <w:vAlign w:val="center"/>
          </w:tcPr>
          <w:p w14:paraId="5A2B8120" w14:textId="2D067AF3" w:rsidR="00632FF3" w:rsidRPr="004A2FE2" w:rsidRDefault="00632FF3" w:rsidP="00632FF3">
            <w:pPr>
              <w:spacing w:after="0"/>
              <w:jc w:val="center"/>
              <w:rPr>
                <w:ins w:id="2886" w:author="Seltzer, Karl" w:date="2024-04-05T09:11:00Z"/>
                <w:rFonts w:cstheme="minorHAnsi"/>
                <w:sz w:val="20"/>
                <w:szCs w:val="20"/>
              </w:rPr>
            </w:pPr>
            <w:ins w:id="2887" w:author="Seltzer, Karl" w:date="2024-04-05T09:38:00Z">
              <w:r>
                <w:rPr>
                  <w:rFonts w:cstheme="minorHAnsi"/>
                  <w:sz w:val="20"/>
                  <w:szCs w:val="20"/>
                </w:rPr>
                <w:t xml:space="preserve">ROC; 3.5 &lt; </w:t>
              </w:r>
              <w:r w:rsidRPr="00263072">
                <w:rPr>
                  <w:rFonts w:cstheme="minorHAnsi"/>
                  <w:sz w:val="20"/>
                  <w:szCs w:val="20"/>
                </w:rPr>
                <w:t xml:space="preserve">log(C*) &lt; </w:t>
              </w:r>
              <w:r>
                <w:rPr>
                  <w:rFonts w:cstheme="minorHAnsi"/>
                  <w:sz w:val="20"/>
                  <w:szCs w:val="20"/>
                </w:rPr>
                <w:t>4</w:t>
              </w:r>
              <w:r w:rsidRPr="00263072">
                <w:rPr>
                  <w:rFonts w:cstheme="minorHAnsi"/>
                  <w:sz w:val="20"/>
                  <w:szCs w:val="20"/>
                </w:rPr>
                <w:t>.5</w:t>
              </w:r>
              <w:r>
                <w:rPr>
                  <w:rFonts w:cstheme="minorHAnsi"/>
                  <w:sz w:val="20"/>
                  <w:szCs w:val="20"/>
                </w:rPr>
                <w:t xml:space="preserve"> and O/C &gt; 0.1</w:t>
              </w:r>
            </w:ins>
          </w:p>
        </w:tc>
        <w:tc>
          <w:tcPr>
            <w:tcW w:w="518" w:type="dxa"/>
          </w:tcPr>
          <w:p w14:paraId="52058E74" w14:textId="2924A0D3" w:rsidR="00632FF3" w:rsidRPr="00237230" w:rsidRDefault="00632FF3" w:rsidP="00632FF3">
            <w:pPr>
              <w:keepNext/>
              <w:spacing w:after="0"/>
              <w:jc w:val="center"/>
              <w:rPr>
                <w:ins w:id="2888" w:author="Seltzer, Karl" w:date="2024-04-05T09:11:00Z"/>
                <w:rFonts w:cstheme="minorHAnsi"/>
                <w:sz w:val="20"/>
                <w:szCs w:val="20"/>
              </w:rPr>
            </w:pPr>
            <w:ins w:id="2889" w:author="Seltzer, Karl" w:date="2024-04-05T09:38:00Z">
              <w:r w:rsidRPr="00237230">
                <w:rPr>
                  <w:sz w:val="20"/>
                  <w:szCs w:val="20"/>
                </w:rPr>
                <w:t>18</w:t>
              </w:r>
            </w:ins>
          </w:p>
        </w:tc>
        <w:tc>
          <w:tcPr>
            <w:tcW w:w="1070" w:type="dxa"/>
            <w:vAlign w:val="center"/>
          </w:tcPr>
          <w:p w14:paraId="3A36CC36" w14:textId="7D3A957E" w:rsidR="00632FF3" w:rsidRPr="004A2FE2" w:rsidRDefault="00632FF3" w:rsidP="00632FF3">
            <w:pPr>
              <w:keepNext/>
              <w:spacing w:after="0"/>
              <w:jc w:val="center"/>
              <w:rPr>
                <w:ins w:id="2890" w:author="Seltzer, Karl" w:date="2024-04-05T09:11:00Z"/>
                <w:rFonts w:cstheme="minorHAnsi"/>
                <w:sz w:val="20"/>
                <w:szCs w:val="20"/>
              </w:rPr>
            </w:pPr>
            <w:ins w:id="2891" w:author="Seltzer, Karl" w:date="2024-04-05T09:38:00Z">
              <w:r>
                <w:rPr>
                  <w:rFonts w:cstheme="minorHAnsi"/>
                  <w:sz w:val="20"/>
                  <w:szCs w:val="20"/>
                </w:rPr>
                <w:t>Lumped</w:t>
              </w:r>
            </w:ins>
          </w:p>
        </w:tc>
        <w:tc>
          <w:tcPr>
            <w:tcW w:w="2186" w:type="dxa"/>
            <w:vAlign w:val="center"/>
          </w:tcPr>
          <w:p w14:paraId="634505D0" w14:textId="4B85F09E" w:rsidR="00632FF3" w:rsidRPr="004A2FE2" w:rsidRDefault="00632FF3" w:rsidP="00632FF3">
            <w:pPr>
              <w:keepNext/>
              <w:spacing w:after="0"/>
              <w:jc w:val="center"/>
              <w:rPr>
                <w:ins w:id="2892" w:author="Seltzer, Karl" w:date="2024-04-05T09:11:00Z"/>
                <w:rFonts w:cstheme="minorHAnsi"/>
                <w:sz w:val="20"/>
                <w:szCs w:val="20"/>
              </w:rPr>
            </w:pPr>
            <w:ins w:id="2893" w:author="Seltzer, Karl" w:date="2024-04-05T09:38:00Z">
              <w:r w:rsidRPr="004A2FE2">
                <w:rPr>
                  <w:rFonts w:cstheme="minorHAnsi"/>
                  <w:sz w:val="20"/>
                  <w:szCs w:val="20"/>
                </w:rPr>
                <w:t>-</w:t>
              </w:r>
            </w:ins>
          </w:p>
        </w:tc>
      </w:tr>
      <w:tr w:rsidR="00632FF3" w:rsidRPr="004A2FE2" w14:paraId="4B48E6BD" w14:textId="77777777" w:rsidTr="003F46C2">
        <w:trPr>
          <w:trHeight w:val="143"/>
          <w:ins w:id="2894" w:author="Seltzer, Karl" w:date="2024-04-05T09:11:00Z"/>
        </w:trPr>
        <w:tc>
          <w:tcPr>
            <w:tcW w:w="1357" w:type="dxa"/>
          </w:tcPr>
          <w:p w14:paraId="25384DE4" w14:textId="4204B7BA" w:rsidR="00632FF3" w:rsidRPr="004A2FE2" w:rsidRDefault="00632FF3" w:rsidP="00632FF3">
            <w:pPr>
              <w:spacing w:after="0"/>
              <w:jc w:val="center"/>
              <w:rPr>
                <w:ins w:id="2895" w:author="Seltzer, Karl" w:date="2024-04-05T09:11:00Z"/>
                <w:rFonts w:cstheme="minorHAnsi"/>
                <w:sz w:val="20"/>
                <w:szCs w:val="20"/>
              </w:rPr>
            </w:pPr>
            <w:ins w:id="2896" w:author="Seltzer, Karl" w:date="2024-04-05T09:38:00Z">
              <w:r>
                <w:rPr>
                  <w:rFonts w:cstheme="minorHAnsi"/>
                  <w:sz w:val="20"/>
                  <w:szCs w:val="20"/>
                </w:rPr>
                <w:t>V</w:t>
              </w:r>
              <w:r w:rsidRPr="00237230">
                <w:rPr>
                  <w:rFonts w:cstheme="minorHAnsi"/>
                  <w:sz w:val="20"/>
                  <w:szCs w:val="20"/>
                </w:rPr>
                <w:t>ROCP4ALK</w:t>
              </w:r>
            </w:ins>
          </w:p>
        </w:tc>
        <w:tc>
          <w:tcPr>
            <w:tcW w:w="3989" w:type="dxa"/>
            <w:vAlign w:val="center"/>
          </w:tcPr>
          <w:p w14:paraId="7C10F233" w14:textId="56F2AE7E" w:rsidR="00632FF3" w:rsidRPr="004A2FE2" w:rsidRDefault="00632FF3" w:rsidP="00632FF3">
            <w:pPr>
              <w:spacing w:after="0"/>
              <w:jc w:val="center"/>
              <w:rPr>
                <w:ins w:id="2897" w:author="Seltzer, Karl" w:date="2024-04-05T09:11:00Z"/>
                <w:rFonts w:cstheme="minorHAnsi"/>
                <w:sz w:val="20"/>
                <w:szCs w:val="20"/>
              </w:rPr>
            </w:pPr>
            <w:ins w:id="2898" w:author="Seltzer, Karl" w:date="2024-04-05T09:38:00Z">
              <w:r>
                <w:rPr>
                  <w:rFonts w:cstheme="minorHAnsi"/>
                  <w:sz w:val="20"/>
                  <w:szCs w:val="20"/>
                </w:rPr>
                <w:t xml:space="preserve">ROC; 3.5 &lt; </w:t>
              </w:r>
              <w:r w:rsidRPr="00263072">
                <w:rPr>
                  <w:rFonts w:cstheme="minorHAnsi"/>
                  <w:sz w:val="20"/>
                  <w:szCs w:val="20"/>
                </w:rPr>
                <w:t xml:space="preserve">log(C*) &lt; </w:t>
              </w:r>
              <w:r>
                <w:rPr>
                  <w:rFonts w:cstheme="minorHAnsi"/>
                  <w:sz w:val="20"/>
                  <w:szCs w:val="20"/>
                </w:rPr>
                <w:t>4</w:t>
              </w:r>
              <w:r w:rsidRPr="00263072">
                <w:rPr>
                  <w:rFonts w:cstheme="minorHAnsi"/>
                  <w:sz w:val="20"/>
                  <w:szCs w:val="20"/>
                </w:rPr>
                <w:t>.5</w:t>
              </w:r>
            </w:ins>
          </w:p>
        </w:tc>
        <w:tc>
          <w:tcPr>
            <w:tcW w:w="518" w:type="dxa"/>
          </w:tcPr>
          <w:p w14:paraId="31288E95" w14:textId="371D06E5" w:rsidR="00632FF3" w:rsidRPr="00237230" w:rsidRDefault="00632FF3" w:rsidP="00632FF3">
            <w:pPr>
              <w:keepNext/>
              <w:spacing w:after="0"/>
              <w:jc w:val="center"/>
              <w:rPr>
                <w:ins w:id="2899" w:author="Seltzer, Karl" w:date="2024-04-05T09:11:00Z"/>
                <w:rFonts w:cstheme="minorHAnsi"/>
                <w:sz w:val="20"/>
                <w:szCs w:val="20"/>
              </w:rPr>
            </w:pPr>
            <w:ins w:id="2900" w:author="Seltzer, Karl" w:date="2024-04-05T09:38:00Z">
              <w:r w:rsidRPr="00237230">
                <w:rPr>
                  <w:sz w:val="20"/>
                  <w:szCs w:val="20"/>
                </w:rPr>
                <w:t>18</w:t>
              </w:r>
            </w:ins>
          </w:p>
        </w:tc>
        <w:tc>
          <w:tcPr>
            <w:tcW w:w="1070" w:type="dxa"/>
            <w:vAlign w:val="center"/>
          </w:tcPr>
          <w:p w14:paraId="7BF2ADF0" w14:textId="6F9E40FA" w:rsidR="00632FF3" w:rsidRPr="004A2FE2" w:rsidRDefault="00632FF3" w:rsidP="00632FF3">
            <w:pPr>
              <w:keepNext/>
              <w:spacing w:after="0"/>
              <w:jc w:val="center"/>
              <w:rPr>
                <w:ins w:id="2901" w:author="Seltzer, Karl" w:date="2024-04-05T09:11:00Z"/>
                <w:rFonts w:cstheme="minorHAnsi"/>
                <w:sz w:val="20"/>
                <w:szCs w:val="20"/>
              </w:rPr>
            </w:pPr>
            <w:ins w:id="2902" w:author="Seltzer, Karl" w:date="2024-04-05T09:38:00Z">
              <w:r>
                <w:rPr>
                  <w:rFonts w:cstheme="minorHAnsi"/>
                  <w:sz w:val="20"/>
                  <w:szCs w:val="20"/>
                </w:rPr>
                <w:t>Lumped</w:t>
              </w:r>
            </w:ins>
          </w:p>
        </w:tc>
        <w:tc>
          <w:tcPr>
            <w:tcW w:w="2186" w:type="dxa"/>
            <w:vAlign w:val="center"/>
          </w:tcPr>
          <w:p w14:paraId="2807B8CA" w14:textId="252FA318" w:rsidR="00632FF3" w:rsidRPr="004A2FE2" w:rsidRDefault="00632FF3" w:rsidP="00632FF3">
            <w:pPr>
              <w:keepNext/>
              <w:spacing w:after="0"/>
              <w:jc w:val="center"/>
              <w:rPr>
                <w:ins w:id="2903" w:author="Seltzer, Karl" w:date="2024-04-05T09:11:00Z"/>
                <w:rFonts w:cstheme="minorHAnsi"/>
                <w:sz w:val="20"/>
                <w:szCs w:val="20"/>
              </w:rPr>
            </w:pPr>
            <w:ins w:id="2904" w:author="Seltzer, Karl" w:date="2024-04-05T09:38:00Z">
              <w:r w:rsidRPr="004A2FE2">
                <w:rPr>
                  <w:rFonts w:cstheme="minorHAnsi"/>
                  <w:sz w:val="20"/>
                  <w:szCs w:val="20"/>
                </w:rPr>
                <w:t>-</w:t>
              </w:r>
            </w:ins>
          </w:p>
        </w:tc>
      </w:tr>
      <w:tr w:rsidR="00EB3342" w:rsidRPr="004A2FE2" w14:paraId="65995AD4" w14:textId="77777777" w:rsidTr="003F46C2">
        <w:trPr>
          <w:trHeight w:val="143"/>
          <w:ins w:id="2905" w:author="Seltzer, Karl" w:date="2024-04-05T09:11:00Z"/>
        </w:trPr>
        <w:tc>
          <w:tcPr>
            <w:tcW w:w="1357" w:type="dxa"/>
          </w:tcPr>
          <w:p w14:paraId="46C8B3D5" w14:textId="0F60A0F2" w:rsidR="00EB3342" w:rsidRPr="004A2FE2" w:rsidRDefault="00EB3342" w:rsidP="00EB3342">
            <w:pPr>
              <w:spacing w:after="0"/>
              <w:jc w:val="center"/>
              <w:rPr>
                <w:ins w:id="2906" w:author="Seltzer, Karl" w:date="2024-04-05T09:11:00Z"/>
                <w:rFonts w:cstheme="minorHAnsi"/>
                <w:sz w:val="20"/>
                <w:szCs w:val="20"/>
              </w:rPr>
            </w:pPr>
            <w:ins w:id="2907" w:author="Seltzer, Karl" w:date="2024-04-05T09:39:00Z">
              <w:r>
                <w:rPr>
                  <w:rFonts w:cstheme="minorHAnsi"/>
                  <w:sz w:val="20"/>
                  <w:szCs w:val="20"/>
                </w:rPr>
                <w:t>V</w:t>
              </w:r>
              <w:r w:rsidRPr="00237230">
                <w:rPr>
                  <w:rFonts w:cstheme="minorHAnsi"/>
                  <w:sz w:val="20"/>
                  <w:szCs w:val="20"/>
                </w:rPr>
                <w:t>ROCP5</w:t>
              </w:r>
              <w:r>
                <w:rPr>
                  <w:rFonts w:cstheme="minorHAnsi"/>
                  <w:sz w:val="20"/>
                  <w:szCs w:val="20"/>
                </w:rPr>
                <w:t>OXY1</w:t>
              </w:r>
            </w:ins>
          </w:p>
        </w:tc>
        <w:tc>
          <w:tcPr>
            <w:tcW w:w="3989" w:type="dxa"/>
            <w:vAlign w:val="center"/>
          </w:tcPr>
          <w:p w14:paraId="1CA7BDAF" w14:textId="559E04BA" w:rsidR="00EB3342" w:rsidRPr="004A2FE2" w:rsidRDefault="00EB3342" w:rsidP="00EB3342">
            <w:pPr>
              <w:spacing w:after="0"/>
              <w:jc w:val="center"/>
              <w:rPr>
                <w:ins w:id="2908" w:author="Seltzer, Karl" w:date="2024-04-05T09:11:00Z"/>
                <w:rFonts w:cstheme="minorHAnsi"/>
                <w:sz w:val="20"/>
                <w:szCs w:val="20"/>
              </w:rPr>
            </w:pPr>
            <w:ins w:id="2909" w:author="Seltzer, Karl" w:date="2024-04-05T09:39:00Z">
              <w:r>
                <w:rPr>
                  <w:rFonts w:cstheme="minorHAnsi"/>
                  <w:sz w:val="20"/>
                  <w:szCs w:val="20"/>
                </w:rPr>
                <w:t xml:space="preserve">ROC; 4.5 &lt; </w:t>
              </w:r>
              <w:r w:rsidRPr="00263072">
                <w:rPr>
                  <w:rFonts w:cstheme="minorHAnsi"/>
                  <w:sz w:val="20"/>
                  <w:szCs w:val="20"/>
                </w:rPr>
                <w:t xml:space="preserve">log(C*) &lt; </w:t>
              </w:r>
              <w:r>
                <w:rPr>
                  <w:rFonts w:cstheme="minorHAnsi"/>
                  <w:sz w:val="20"/>
                  <w:szCs w:val="20"/>
                </w:rPr>
                <w:t>5</w:t>
              </w:r>
              <w:r w:rsidRPr="00263072">
                <w:rPr>
                  <w:rFonts w:cstheme="minorHAnsi"/>
                  <w:sz w:val="20"/>
                  <w:szCs w:val="20"/>
                </w:rPr>
                <w:t>.5</w:t>
              </w:r>
              <w:r>
                <w:rPr>
                  <w:rFonts w:cstheme="minorHAnsi"/>
                  <w:sz w:val="20"/>
                  <w:szCs w:val="20"/>
                </w:rPr>
                <w:t xml:space="preserve"> </w:t>
              </w:r>
            </w:ins>
            <w:ins w:id="2910" w:author="Seltzer, Karl" w:date="2024-04-05T09:38:00Z">
              <w:r>
                <w:rPr>
                  <w:rFonts w:cstheme="minorHAnsi"/>
                  <w:sz w:val="20"/>
                  <w:szCs w:val="20"/>
                </w:rPr>
                <w:t>and O/C &gt; 0.</w:t>
              </w:r>
            </w:ins>
            <w:ins w:id="2911" w:author="Seltzer, Karl" w:date="2024-04-05T09:39:00Z">
              <w:r>
                <w:rPr>
                  <w:rFonts w:cstheme="minorHAnsi"/>
                  <w:sz w:val="20"/>
                  <w:szCs w:val="20"/>
                </w:rPr>
                <w:t>05</w:t>
              </w:r>
            </w:ins>
          </w:p>
        </w:tc>
        <w:tc>
          <w:tcPr>
            <w:tcW w:w="518" w:type="dxa"/>
          </w:tcPr>
          <w:p w14:paraId="6A24AB1A" w14:textId="2E24C408" w:rsidR="00EB3342" w:rsidRPr="00237230" w:rsidRDefault="00EB3342" w:rsidP="00EB3342">
            <w:pPr>
              <w:keepNext/>
              <w:spacing w:after="0"/>
              <w:jc w:val="center"/>
              <w:rPr>
                <w:ins w:id="2912" w:author="Seltzer, Karl" w:date="2024-04-05T09:11:00Z"/>
                <w:rFonts w:cstheme="minorHAnsi"/>
                <w:sz w:val="20"/>
                <w:szCs w:val="20"/>
              </w:rPr>
            </w:pPr>
            <w:ins w:id="2913" w:author="Seltzer, Karl" w:date="2024-04-05T09:39:00Z">
              <w:r>
                <w:rPr>
                  <w:rFonts w:cstheme="minorHAnsi"/>
                  <w:sz w:val="20"/>
                  <w:szCs w:val="20"/>
                </w:rPr>
                <w:t>14</w:t>
              </w:r>
            </w:ins>
          </w:p>
        </w:tc>
        <w:tc>
          <w:tcPr>
            <w:tcW w:w="1070" w:type="dxa"/>
            <w:vAlign w:val="center"/>
          </w:tcPr>
          <w:p w14:paraId="1BC4FE0E" w14:textId="38B776A4" w:rsidR="00EB3342" w:rsidRPr="004A2FE2" w:rsidRDefault="00EB3342" w:rsidP="00EB3342">
            <w:pPr>
              <w:keepNext/>
              <w:spacing w:after="0"/>
              <w:jc w:val="center"/>
              <w:rPr>
                <w:ins w:id="2914" w:author="Seltzer, Karl" w:date="2024-04-05T09:11:00Z"/>
                <w:rFonts w:cstheme="minorHAnsi"/>
                <w:sz w:val="20"/>
                <w:szCs w:val="20"/>
              </w:rPr>
            </w:pPr>
            <w:ins w:id="2915" w:author="Seltzer, Karl" w:date="2024-04-05T09:39:00Z">
              <w:r>
                <w:rPr>
                  <w:rFonts w:cstheme="minorHAnsi"/>
                  <w:sz w:val="20"/>
                  <w:szCs w:val="20"/>
                </w:rPr>
                <w:t>Lumped</w:t>
              </w:r>
            </w:ins>
          </w:p>
        </w:tc>
        <w:tc>
          <w:tcPr>
            <w:tcW w:w="2186" w:type="dxa"/>
            <w:vAlign w:val="center"/>
          </w:tcPr>
          <w:p w14:paraId="6F53315B" w14:textId="714F3DDA" w:rsidR="00EB3342" w:rsidRPr="004A2FE2" w:rsidRDefault="00EB3342" w:rsidP="00EB3342">
            <w:pPr>
              <w:keepNext/>
              <w:spacing w:after="0"/>
              <w:jc w:val="center"/>
              <w:rPr>
                <w:ins w:id="2916" w:author="Seltzer, Karl" w:date="2024-04-05T09:11:00Z"/>
                <w:rFonts w:cstheme="minorHAnsi"/>
                <w:sz w:val="20"/>
                <w:szCs w:val="20"/>
              </w:rPr>
            </w:pPr>
            <w:ins w:id="2917" w:author="Seltzer, Karl" w:date="2024-04-05T09:39:00Z">
              <w:r w:rsidRPr="004A2FE2">
                <w:rPr>
                  <w:rFonts w:cstheme="minorHAnsi"/>
                  <w:sz w:val="20"/>
                  <w:szCs w:val="20"/>
                </w:rPr>
                <w:t>-</w:t>
              </w:r>
            </w:ins>
          </w:p>
        </w:tc>
      </w:tr>
      <w:tr w:rsidR="00632FF3" w:rsidRPr="004A2FE2" w14:paraId="410C0585" w14:textId="77777777" w:rsidTr="003F46C2">
        <w:trPr>
          <w:trHeight w:val="143"/>
          <w:ins w:id="2918" w:author="Seltzer, Karl" w:date="2024-04-05T09:11:00Z"/>
        </w:trPr>
        <w:tc>
          <w:tcPr>
            <w:tcW w:w="1357" w:type="dxa"/>
          </w:tcPr>
          <w:p w14:paraId="473E7113" w14:textId="4FA0DF3C" w:rsidR="00632FF3" w:rsidRPr="004A2FE2" w:rsidRDefault="00632FF3" w:rsidP="00632FF3">
            <w:pPr>
              <w:spacing w:after="0"/>
              <w:jc w:val="center"/>
              <w:rPr>
                <w:ins w:id="2919" w:author="Seltzer, Karl" w:date="2024-04-05T09:11:00Z"/>
                <w:rFonts w:cstheme="minorHAnsi"/>
                <w:sz w:val="20"/>
                <w:szCs w:val="20"/>
              </w:rPr>
            </w:pPr>
            <w:ins w:id="2920" w:author="Seltzer, Karl" w:date="2024-04-05T09:39:00Z">
              <w:r>
                <w:rPr>
                  <w:rFonts w:cstheme="minorHAnsi"/>
                  <w:sz w:val="20"/>
                  <w:szCs w:val="20"/>
                </w:rPr>
                <w:t>V</w:t>
              </w:r>
            </w:ins>
            <w:ins w:id="2921" w:author="Seltzer, Karl" w:date="2024-04-05T09:38:00Z">
              <w:r w:rsidRPr="00237230">
                <w:rPr>
                  <w:rFonts w:cstheme="minorHAnsi"/>
                  <w:sz w:val="20"/>
                  <w:szCs w:val="20"/>
                </w:rPr>
                <w:t>ROCP5ALK</w:t>
              </w:r>
            </w:ins>
          </w:p>
        </w:tc>
        <w:tc>
          <w:tcPr>
            <w:tcW w:w="3989" w:type="dxa"/>
            <w:vAlign w:val="center"/>
          </w:tcPr>
          <w:p w14:paraId="4184BB9F" w14:textId="50F58314" w:rsidR="00632FF3" w:rsidRPr="004A2FE2" w:rsidRDefault="00632FF3" w:rsidP="00632FF3">
            <w:pPr>
              <w:spacing w:after="0"/>
              <w:jc w:val="center"/>
              <w:rPr>
                <w:ins w:id="2922" w:author="Seltzer, Karl" w:date="2024-04-05T09:11:00Z"/>
                <w:rFonts w:cstheme="minorHAnsi"/>
                <w:sz w:val="20"/>
                <w:szCs w:val="20"/>
              </w:rPr>
            </w:pPr>
            <w:ins w:id="2923" w:author="Seltzer, Karl" w:date="2024-04-05T09:38:00Z">
              <w:r>
                <w:rPr>
                  <w:rFonts w:cstheme="minorHAnsi"/>
                  <w:sz w:val="20"/>
                  <w:szCs w:val="20"/>
                </w:rPr>
                <w:t xml:space="preserve">ROC; 4.5 &lt; </w:t>
              </w:r>
              <w:r w:rsidRPr="00263072">
                <w:rPr>
                  <w:rFonts w:cstheme="minorHAnsi"/>
                  <w:sz w:val="20"/>
                  <w:szCs w:val="20"/>
                </w:rPr>
                <w:t xml:space="preserve">log(C*) &lt; </w:t>
              </w:r>
              <w:r>
                <w:rPr>
                  <w:rFonts w:cstheme="minorHAnsi"/>
                  <w:sz w:val="20"/>
                  <w:szCs w:val="20"/>
                </w:rPr>
                <w:t>5</w:t>
              </w:r>
              <w:r w:rsidRPr="00263072">
                <w:rPr>
                  <w:rFonts w:cstheme="minorHAnsi"/>
                  <w:sz w:val="20"/>
                  <w:szCs w:val="20"/>
                </w:rPr>
                <w:t>.5</w:t>
              </w:r>
            </w:ins>
          </w:p>
        </w:tc>
        <w:tc>
          <w:tcPr>
            <w:tcW w:w="518" w:type="dxa"/>
          </w:tcPr>
          <w:p w14:paraId="1C1E94D0" w14:textId="75B26FF4" w:rsidR="00632FF3" w:rsidRPr="00237230" w:rsidRDefault="00632FF3" w:rsidP="00632FF3">
            <w:pPr>
              <w:keepNext/>
              <w:spacing w:after="0"/>
              <w:jc w:val="center"/>
              <w:rPr>
                <w:ins w:id="2924" w:author="Seltzer, Karl" w:date="2024-04-05T09:11:00Z"/>
                <w:rFonts w:cstheme="minorHAnsi"/>
                <w:sz w:val="20"/>
                <w:szCs w:val="20"/>
              </w:rPr>
            </w:pPr>
            <w:ins w:id="2925" w:author="Seltzer, Karl" w:date="2024-04-05T09:38:00Z">
              <w:r w:rsidRPr="00237230">
                <w:rPr>
                  <w:sz w:val="20"/>
                  <w:szCs w:val="20"/>
                </w:rPr>
                <w:t>14</w:t>
              </w:r>
            </w:ins>
          </w:p>
        </w:tc>
        <w:tc>
          <w:tcPr>
            <w:tcW w:w="1070" w:type="dxa"/>
            <w:vAlign w:val="center"/>
          </w:tcPr>
          <w:p w14:paraId="5C3F9F11" w14:textId="597DCDBD" w:rsidR="00632FF3" w:rsidRPr="004A2FE2" w:rsidRDefault="00632FF3" w:rsidP="00632FF3">
            <w:pPr>
              <w:keepNext/>
              <w:spacing w:after="0"/>
              <w:jc w:val="center"/>
              <w:rPr>
                <w:ins w:id="2926" w:author="Seltzer, Karl" w:date="2024-04-05T09:11:00Z"/>
                <w:rFonts w:cstheme="minorHAnsi"/>
                <w:sz w:val="20"/>
                <w:szCs w:val="20"/>
              </w:rPr>
            </w:pPr>
            <w:ins w:id="2927" w:author="Seltzer, Karl" w:date="2024-04-05T09:38:00Z">
              <w:r>
                <w:rPr>
                  <w:rFonts w:cstheme="minorHAnsi"/>
                  <w:sz w:val="20"/>
                  <w:szCs w:val="20"/>
                </w:rPr>
                <w:t>Lumped</w:t>
              </w:r>
            </w:ins>
          </w:p>
        </w:tc>
        <w:tc>
          <w:tcPr>
            <w:tcW w:w="2186" w:type="dxa"/>
            <w:vAlign w:val="center"/>
          </w:tcPr>
          <w:p w14:paraId="0FC62F2A" w14:textId="4A4AAD4B" w:rsidR="00632FF3" w:rsidRPr="004A2FE2" w:rsidRDefault="00632FF3" w:rsidP="00632FF3">
            <w:pPr>
              <w:keepNext/>
              <w:spacing w:after="0"/>
              <w:jc w:val="center"/>
              <w:rPr>
                <w:ins w:id="2928" w:author="Seltzer, Karl" w:date="2024-04-05T09:11:00Z"/>
                <w:rFonts w:cstheme="minorHAnsi"/>
                <w:sz w:val="20"/>
                <w:szCs w:val="20"/>
              </w:rPr>
            </w:pPr>
            <w:ins w:id="2929" w:author="Seltzer, Karl" w:date="2024-04-05T09:38:00Z">
              <w:r w:rsidRPr="004A2FE2">
                <w:rPr>
                  <w:rFonts w:cstheme="minorHAnsi"/>
                  <w:sz w:val="20"/>
                  <w:szCs w:val="20"/>
                </w:rPr>
                <w:t>-</w:t>
              </w:r>
            </w:ins>
          </w:p>
        </w:tc>
      </w:tr>
      <w:tr w:rsidR="00EB3342" w:rsidRPr="004A2FE2" w14:paraId="0051A2BB" w14:textId="77777777" w:rsidTr="003F46C2">
        <w:trPr>
          <w:trHeight w:val="143"/>
          <w:ins w:id="2930" w:author="Seltzer, Karl" w:date="2024-04-05T09:11:00Z"/>
        </w:trPr>
        <w:tc>
          <w:tcPr>
            <w:tcW w:w="1357" w:type="dxa"/>
          </w:tcPr>
          <w:p w14:paraId="053CA00E" w14:textId="0E69EF08" w:rsidR="00EB3342" w:rsidRPr="004A2FE2" w:rsidRDefault="00EB3342" w:rsidP="00EB3342">
            <w:pPr>
              <w:spacing w:after="0"/>
              <w:jc w:val="center"/>
              <w:rPr>
                <w:ins w:id="2931" w:author="Seltzer, Karl" w:date="2024-04-05T09:11:00Z"/>
                <w:rFonts w:cstheme="minorHAnsi"/>
                <w:sz w:val="20"/>
                <w:szCs w:val="20"/>
              </w:rPr>
            </w:pPr>
            <w:ins w:id="2932" w:author="Seltzer, Karl" w:date="2024-04-05T09:39:00Z">
              <w:r>
                <w:rPr>
                  <w:rFonts w:cstheme="minorHAnsi"/>
                  <w:sz w:val="20"/>
                  <w:szCs w:val="20"/>
                </w:rPr>
                <w:t>V</w:t>
              </w:r>
              <w:r w:rsidRPr="00237230">
                <w:rPr>
                  <w:rFonts w:cstheme="minorHAnsi"/>
                  <w:sz w:val="20"/>
                  <w:szCs w:val="20"/>
                </w:rPr>
                <w:t>ROCP</w:t>
              </w:r>
              <w:r>
                <w:rPr>
                  <w:rFonts w:cstheme="minorHAnsi"/>
                  <w:sz w:val="20"/>
                  <w:szCs w:val="20"/>
                </w:rPr>
                <w:t>6OXY1</w:t>
              </w:r>
            </w:ins>
          </w:p>
        </w:tc>
        <w:tc>
          <w:tcPr>
            <w:tcW w:w="3989" w:type="dxa"/>
            <w:vAlign w:val="center"/>
          </w:tcPr>
          <w:p w14:paraId="01D4D94F" w14:textId="2444C181" w:rsidR="00EB3342" w:rsidRPr="004A2FE2" w:rsidRDefault="00EB3342" w:rsidP="00EB3342">
            <w:pPr>
              <w:spacing w:after="0"/>
              <w:jc w:val="center"/>
              <w:rPr>
                <w:ins w:id="2933" w:author="Seltzer, Karl" w:date="2024-04-05T09:11:00Z"/>
                <w:rFonts w:cstheme="minorHAnsi"/>
                <w:sz w:val="20"/>
                <w:szCs w:val="20"/>
              </w:rPr>
            </w:pPr>
            <w:ins w:id="2934" w:author="Seltzer, Karl" w:date="2024-04-05T09:39:00Z">
              <w:r>
                <w:rPr>
                  <w:rFonts w:cstheme="minorHAnsi"/>
                  <w:sz w:val="20"/>
                  <w:szCs w:val="20"/>
                </w:rPr>
                <w:t xml:space="preserve">ROC; 5.5 &lt; </w:t>
              </w:r>
              <w:r w:rsidRPr="00263072">
                <w:rPr>
                  <w:rFonts w:cstheme="minorHAnsi"/>
                  <w:sz w:val="20"/>
                  <w:szCs w:val="20"/>
                </w:rPr>
                <w:t xml:space="preserve">log(C*) &lt; </w:t>
              </w:r>
              <w:r>
                <w:rPr>
                  <w:rFonts w:cstheme="minorHAnsi"/>
                  <w:sz w:val="20"/>
                  <w:szCs w:val="20"/>
                </w:rPr>
                <w:t>6</w:t>
              </w:r>
              <w:r w:rsidRPr="00263072">
                <w:rPr>
                  <w:rFonts w:cstheme="minorHAnsi"/>
                  <w:sz w:val="20"/>
                  <w:szCs w:val="20"/>
                </w:rPr>
                <w:t>.5</w:t>
              </w:r>
              <w:r>
                <w:rPr>
                  <w:rFonts w:cstheme="minorHAnsi"/>
                  <w:sz w:val="20"/>
                  <w:szCs w:val="20"/>
                </w:rPr>
                <w:t xml:space="preserve"> and O/C &gt; 0.05</w:t>
              </w:r>
            </w:ins>
          </w:p>
        </w:tc>
        <w:tc>
          <w:tcPr>
            <w:tcW w:w="518" w:type="dxa"/>
          </w:tcPr>
          <w:p w14:paraId="5DA16338" w14:textId="1B080970" w:rsidR="00EB3342" w:rsidRPr="00237230" w:rsidRDefault="00EB3342" w:rsidP="00EB3342">
            <w:pPr>
              <w:keepNext/>
              <w:spacing w:after="0"/>
              <w:jc w:val="center"/>
              <w:rPr>
                <w:ins w:id="2935" w:author="Seltzer, Karl" w:date="2024-04-05T09:11:00Z"/>
                <w:rFonts w:cstheme="minorHAnsi"/>
                <w:sz w:val="20"/>
                <w:szCs w:val="20"/>
              </w:rPr>
            </w:pPr>
            <w:ins w:id="2936" w:author="Seltzer, Karl" w:date="2024-04-05T09:39:00Z">
              <w:r>
                <w:rPr>
                  <w:rFonts w:cstheme="minorHAnsi"/>
                  <w:sz w:val="20"/>
                  <w:szCs w:val="20"/>
                </w:rPr>
                <w:t>13</w:t>
              </w:r>
            </w:ins>
          </w:p>
        </w:tc>
        <w:tc>
          <w:tcPr>
            <w:tcW w:w="1070" w:type="dxa"/>
            <w:vAlign w:val="center"/>
          </w:tcPr>
          <w:p w14:paraId="13684C0B" w14:textId="078DC016" w:rsidR="00EB3342" w:rsidRPr="004A2FE2" w:rsidRDefault="00EB3342" w:rsidP="00EB3342">
            <w:pPr>
              <w:keepNext/>
              <w:spacing w:after="0"/>
              <w:jc w:val="center"/>
              <w:rPr>
                <w:ins w:id="2937" w:author="Seltzer, Karl" w:date="2024-04-05T09:11:00Z"/>
                <w:rFonts w:cstheme="minorHAnsi"/>
                <w:sz w:val="20"/>
                <w:szCs w:val="20"/>
              </w:rPr>
            </w:pPr>
            <w:ins w:id="2938" w:author="Seltzer, Karl" w:date="2024-04-05T09:39:00Z">
              <w:r>
                <w:rPr>
                  <w:rFonts w:cstheme="minorHAnsi"/>
                  <w:sz w:val="20"/>
                  <w:szCs w:val="20"/>
                </w:rPr>
                <w:t>Lumped</w:t>
              </w:r>
            </w:ins>
          </w:p>
        </w:tc>
        <w:tc>
          <w:tcPr>
            <w:tcW w:w="2186" w:type="dxa"/>
            <w:vAlign w:val="center"/>
          </w:tcPr>
          <w:p w14:paraId="2339ED4F" w14:textId="640ECEC0" w:rsidR="00EB3342" w:rsidRPr="004A2FE2" w:rsidRDefault="00EB3342" w:rsidP="00EB3342">
            <w:pPr>
              <w:keepNext/>
              <w:spacing w:after="0"/>
              <w:jc w:val="center"/>
              <w:rPr>
                <w:ins w:id="2939" w:author="Seltzer, Karl" w:date="2024-04-05T09:11:00Z"/>
                <w:rFonts w:cstheme="minorHAnsi"/>
                <w:sz w:val="20"/>
                <w:szCs w:val="20"/>
              </w:rPr>
            </w:pPr>
            <w:ins w:id="2940" w:author="Seltzer, Karl" w:date="2024-04-05T09:39:00Z">
              <w:r w:rsidRPr="004A2FE2">
                <w:rPr>
                  <w:rFonts w:cstheme="minorHAnsi"/>
                  <w:sz w:val="20"/>
                  <w:szCs w:val="20"/>
                </w:rPr>
                <w:t>-</w:t>
              </w:r>
            </w:ins>
          </w:p>
        </w:tc>
      </w:tr>
      <w:tr w:rsidR="00632FF3" w:rsidRPr="004A2FE2" w14:paraId="41812DA5" w14:textId="77777777" w:rsidTr="003F46C2">
        <w:trPr>
          <w:trHeight w:val="143"/>
          <w:ins w:id="2941" w:author="Seltzer, Karl" w:date="2024-04-05T09:11:00Z"/>
        </w:trPr>
        <w:tc>
          <w:tcPr>
            <w:tcW w:w="1357" w:type="dxa"/>
          </w:tcPr>
          <w:p w14:paraId="56DC87CB" w14:textId="6A28D797" w:rsidR="00632FF3" w:rsidRPr="004A2FE2" w:rsidRDefault="00632FF3" w:rsidP="00632FF3">
            <w:pPr>
              <w:spacing w:after="0"/>
              <w:jc w:val="center"/>
              <w:rPr>
                <w:ins w:id="2942" w:author="Seltzer, Karl" w:date="2024-04-05T09:11:00Z"/>
                <w:rFonts w:cstheme="minorHAnsi"/>
                <w:sz w:val="20"/>
                <w:szCs w:val="20"/>
              </w:rPr>
            </w:pPr>
            <w:ins w:id="2943" w:author="Seltzer, Karl" w:date="2024-04-05T09:39:00Z">
              <w:r>
                <w:rPr>
                  <w:rFonts w:cstheme="minorHAnsi"/>
                  <w:sz w:val="20"/>
                  <w:szCs w:val="20"/>
                </w:rPr>
                <w:t>V</w:t>
              </w:r>
            </w:ins>
            <w:ins w:id="2944" w:author="Seltzer, Karl" w:date="2024-04-05T09:38:00Z">
              <w:r w:rsidRPr="00237230">
                <w:rPr>
                  <w:rFonts w:cstheme="minorHAnsi"/>
                  <w:sz w:val="20"/>
                  <w:szCs w:val="20"/>
                </w:rPr>
                <w:t>ROCP6ALK</w:t>
              </w:r>
            </w:ins>
          </w:p>
        </w:tc>
        <w:tc>
          <w:tcPr>
            <w:tcW w:w="3989" w:type="dxa"/>
            <w:vAlign w:val="center"/>
          </w:tcPr>
          <w:p w14:paraId="655268DD" w14:textId="65197015" w:rsidR="00632FF3" w:rsidRPr="004A2FE2" w:rsidRDefault="00632FF3" w:rsidP="00632FF3">
            <w:pPr>
              <w:spacing w:after="0"/>
              <w:jc w:val="center"/>
              <w:rPr>
                <w:ins w:id="2945" w:author="Seltzer, Karl" w:date="2024-04-05T09:11:00Z"/>
                <w:rFonts w:cstheme="minorHAnsi"/>
                <w:sz w:val="20"/>
                <w:szCs w:val="20"/>
              </w:rPr>
            </w:pPr>
            <w:ins w:id="2946" w:author="Seltzer, Karl" w:date="2024-04-05T09:38:00Z">
              <w:r>
                <w:rPr>
                  <w:rFonts w:cstheme="minorHAnsi"/>
                  <w:sz w:val="20"/>
                  <w:szCs w:val="20"/>
                </w:rPr>
                <w:t xml:space="preserve">ROC; 5.5 &lt; </w:t>
              </w:r>
              <w:r w:rsidRPr="00263072">
                <w:rPr>
                  <w:rFonts w:cstheme="minorHAnsi"/>
                  <w:sz w:val="20"/>
                  <w:szCs w:val="20"/>
                </w:rPr>
                <w:t xml:space="preserve">log(C*) &lt; </w:t>
              </w:r>
              <w:r>
                <w:rPr>
                  <w:rFonts w:cstheme="minorHAnsi"/>
                  <w:sz w:val="20"/>
                  <w:szCs w:val="20"/>
                </w:rPr>
                <w:t>6</w:t>
              </w:r>
              <w:r w:rsidRPr="00263072">
                <w:rPr>
                  <w:rFonts w:cstheme="minorHAnsi"/>
                  <w:sz w:val="20"/>
                  <w:szCs w:val="20"/>
                </w:rPr>
                <w:t>.5</w:t>
              </w:r>
            </w:ins>
          </w:p>
        </w:tc>
        <w:tc>
          <w:tcPr>
            <w:tcW w:w="518" w:type="dxa"/>
          </w:tcPr>
          <w:p w14:paraId="258DC0A7" w14:textId="1BEDCD5E" w:rsidR="00632FF3" w:rsidRPr="00237230" w:rsidRDefault="00632FF3" w:rsidP="00632FF3">
            <w:pPr>
              <w:keepNext/>
              <w:spacing w:after="0"/>
              <w:jc w:val="center"/>
              <w:rPr>
                <w:ins w:id="2947" w:author="Seltzer, Karl" w:date="2024-04-05T09:11:00Z"/>
                <w:rFonts w:cstheme="minorHAnsi"/>
                <w:sz w:val="20"/>
                <w:szCs w:val="20"/>
              </w:rPr>
            </w:pPr>
            <w:ins w:id="2948" w:author="Seltzer, Karl" w:date="2024-04-05T09:38:00Z">
              <w:r w:rsidRPr="00237230">
                <w:rPr>
                  <w:sz w:val="20"/>
                  <w:szCs w:val="20"/>
                </w:rPr>
                <w:t>13</w:t>
              </w:r>
            </w:ins>
          </w:p>
        </w:tc>
        <w:tc>
          <w:tcPr>
            <w:tcW w:w="1070" w:type="dxa"/>
            <w:vAlign w:val="center"/>
          </w:tcPr>
          <w:p w14:paraId="4A247C64" w14:textId="0CEC4CAB" w:rsidR="00632FF3" w:rsidRPr="004A2FE2" w:rsidRDefault="00632FF3" w:rsidP="00632FF3">
            <w:pPr>
              <w:keepNext/>
              <w:spacing w:after="0"/>
              <w:jc w:val="center"/>
              <w:rPr>
                <w:ins w:id="2949" w:author="Seltzer, Karl" w:date="2024-04-05T09:11:00Z"/>
                <w:rFonts w:cstheme="minorHAnsi"/>
                <w:sz w:val="20"/>
                <w:szCs w:val="20"/>
              </w:rPr>
            </w:pPr>
            <w:ins w:id="2950" w:author="Seltzer, Karl" w:date="2024-04-05T09:38:00Z">
              <w:r>
                <w:rPr>
                  <w:rFonts w:cstheme="minorHAnsi"/>
                  <w:sz w:val="20"/>
                  <w:szCs w:val="20"/>
                </w:rPr>
                <w:t>Lumped</w:t>
              </w:r>
            </w:ins>
          </w:p>
        </w:tc>
        <w:tc>
          <w:tcPr>
            <w:tcW w:w="2186" w:type="dxa"/>
            <w:vAlign w:val="center"/>
          </w:tcPr>
          <w:p w14:paraId="74C4EB3B" w14:textId="6045F477" w:rsidR="00632FF3" w:rsidRPr="004A2FE2" w:rsidRDefault="00632FF3" w:rsidP="00632FF3">
            <w:pPr>
              <w:keepNext/>
              <w:spacing w:after="0"/>
              <w:jc w:val="center"/>
              <w:rPr>
                <w:ins w:id="2951" w:author="Seltzer, Karl" w:date="2024-04-05T09:11:00Z"/>
                <w:rFonts w:cstheme="minorHAnsi"/>
                <w:sz w:val="20"/>
                <w:szCs w:val="20"/>
              </w:rPr>
            </w:pPr>
            <w:ins w:id="2952" w:author="Seltzer, Karl" w:date="2024-04-05T09:38:00Z">
              <w:r w:rsidRPr="004A2FE2">
                <w:rPr>
                  <w:rFonts w:cstheme="minorHAnsi"/>
                  <w:sz w:val="20"/>
                  <w:szCs w:val="20"/>
                </w:rPr>
                <w:t>-</w:t>
              </w:r>
            </w:ins>
          </w:p>
        </w:tc>
      </w:tr>
      <w:tr w:rsidR="00632FF3" w:rsidRPr="004A2FE2" w14:paraId="07FC4B12" w14:textId="77777777" w:rsidTr="003F46C2">
        <w:trPr>
          <w:trHeight w:val="143"/>
          <w:ins w:id="2953" w:author="Seltzer, Karl" w:date="2024-04-05T09:11:00Z"/>
        </w:trPr>
        <w:tc>
          <w:tcPr>
            <w:tcW w:w="1357" w:type="dxa"/>
          </w:tcPr>
          <w:p w14:paraId="54EDF75D" w14:textId="768C6ACF" w:rsidR="00632FF3" w:rsidRPr="004A2FE2" w:rsidRDefault="00A15027" w:rsidP="00632FF3">
            <w:pPr>
              <w:spacing w:after="0"/>
              <w:jc w:val="center"/>
              <w:rPr>
                <w:ins w:id="2954" w:author="Seltzer, Karl" w:date="2024-04-05T09:11:00Z"/>
                <w:rFonts w:cstheme="minorHAnsi"/>
                <w:sz w:val="20"/>
                <w:szCs w:val="20"/>
              </w:rPr>
            </w:pPr>
            <w:ins w:id="2955" w:author="Seltzer, Karl" w:date="2024-04-05T14:49:00Z">
              <w:r>
                <w:rPr>
                  <w:rFonts w:cstheme="minorHAnsi"/>
                  <w:sz w:val="20"/>
                  <w:szCs w:val="20"/>
                </w:rPr>
                <w:t>V</w:t>
              </w:r>
            </w:ins>
            <w:ins w:id="2956" w:author="Seltzer, Karl" w:date="2024-04-05T09:38:00Z">
              <w:r w:rsidR="00632FF3" w:rsidRPr="00237230">
                <w:rPr>
                  <w:rFonts w:cstheme="minorHAnsi"/>
                  <w:sz w:val="20"/>
                  <w:szCs w:val="20"/>
                </w:rPr>
                <w:t>ROCP5ARO</w:t>
              </w:r>
            </w:ins>
          </w:p>
        </w:tc>
        <w:tc>
          <w:tcPr>
            <w:tcW w:w="3989" w:type="dxa"/>
            <w:vAlign w:val="center"/>
          </w:tcPr>
          <w:p w14:paraId="48378C7E" w14:textId="1452F49E" w:rsidR="00632FF3" w:rsidRPr="004A2FE2" w:rsidRDefault="00632FF3" w:rsidP="00632FF3">
            <w:pPr>
              <w:spacing w:after="0"/>
              <w:jc w:val="center"/>
              <w:rPr>
                <w:ins w:id="2957" w:author="Seltzer, Karl" w:date="2024-04-05T09:11:00Z"/>
                <w:rFonts w:cstheme="minorHAnsi"/>
                <w:sz w:val="20"/>
                <w:szCs w:val="20"/>
              </w:rPr>
            </w:pPr>
            <w:ins w:id="2958" w:author="Seltzer, Karl" w:date="2024-04-05T09:38:00Z">
              <w:r>
                <w:rPr>
                  <w:rFonts w:cstheme="minorHAnsi"/>
                  <w:sz w:val="20"/>
                  <w:szCs w:val="20"/>
                </w:rPr>
                <w:t xml:space="preserve">Aromatic ROC; 4.5 &lt; </w:t>
              </w:r>
              <w:r w:rsidRPr="00263072">
                <w:rPr>
                  <w:rFonts w:cstheme="minorHAnsi"/>
                  <w:sz w:val="20"/>
                  <w:szCs w:val="20"/>
                </w:rPr>
                <w:t xml:space="preserve">log(C*) &lt; </w:t>
              </w:r>
              <w:r>
                <w:rPr>
                  <w:rFonts w:cstheme="minorHAnsi"/>
                  <w:sz w:val="20"/>
                  <w:szCs w:val="20"/>
                </w:rPr>
                <w:t>5</w:t>
              </w:r>
              <w:r w:rsidRPr="00263072">
                <w:rPr>
                  <w:rFonts w:cstheme="minorHAnsi"/>
                  <w:sz w:val="20"/>
                  <w:szCs w:val="20"/>
                </w:rPr>
                <w:t>.5</w:t>
              </w:r>
            </w:ins>
          </w:p>
        </w:tc>
        <w:tc>
          <w:tcPr>
            <w:tcW w:w="518" w:type="dxa"/>
          </w:tcPr>
          <w:p w14:paraId="16159238" w14:textId="4D7F0D31" w:rsidR="00632FF3" w:rsidRPr="00237230" w:rsidRDefault="00632FF3" w:rsidP="00632FF3">
            <w:pPr>
              <w:keepNext/>
              <w:spacing w:after="0"/>
              <w:jc w:val="center"/>
              <w:rPr>
                <w:ins w:id="2959" w:author="Seltzer, Karl" w:date="2024-04-05T09:11:00Z"/>
                <w:rFonts w:cstheme="minorHAnsi"/>
                <w:sz w:val="20"/>
                <w:szCs w:val="20"/>
              </w:rPr>
            </w:pPr>
            <w:ins w:id="2960" w:author="Seltzer, Karl" w:date="2024-04-05T09:38:00Z">
              <w:r w:rsidRPr="00237230">
                <w:rPr>
                  <w:sz w:val="20"/>
                  <w:szCs w:val="20"/>
                </w:rPr>
                <w:t>14</w:t>
              </w:r>
            </w:ins>
          </w:p>
        </w:tc>
        <w:tc>
          <w:tcPr>
            <w:tcW w:w="1070" w:type="dxa"/>
            <w:vAlign w:val="center"/>
          </w:tcPr>
          <w:p w14:paraId="54973D04" w14:textId="1E29E8B2" w:rsidR="00632FF3" w:rsidRPr="004A2FE2" w:rsidRDefault="00632FF3" w:rsidP="00632FF3">
            <w:pPr>
              <w:keepNext/>
              <w:spacing w:after="0"/>
              <w:jc w:val="center"/>
              <w:rPr>
                <w:ins w:id="2961" w:author="Seltzer, Karl" w:date="2024-04-05T09:11:00Z"/>
                <w:rFonts w:cstheme="minorHAnsi"/>
                <w:sz w:val="20"/>
                <w:szCs w:val="20"/>
              </w:rPr>
            </w:pPr>
            <w:ins w:id="2962" w:author="Seltzer, Karl" w:date="2024-04-05T09:38:00Z">
              <w:r>
                <w:rPr>
                  <w:rFonts w:cstheme="minorHAnsi"/>
                  <w:sz w:val="20"/>
                  <w:szCs w:val="20"/>
                </w:rPr>
                <w:t>Lumped</w:t>
              </w:r>
            </w:ins>
          </w:p>
        </w:tc>
        <w:tc>
          <w:tcPr>
            <w:tcW w:w="2186" w:type="dxa"/>
            <w:vAlign w:val="center"/>
          </w:tcPr>
          <w:p w14:paraId="490CB804" w14:textId="48D0AA9D" w:rsidR="00632FF3" w:rsidRPr="004A2FE2" w:rsidRDefault="00632FF3" w:rsidP="00632FF3">
            <w:pPr>
              <w:keepNext/>
              <w:spacing w:after="0"/>
              <w:jc w:val="center"/>
              <w:rPr>
                <w:ins w:id="2963" w:author="Seltzer, Karl" w:date="2024-04-05T09:11:00Z"/>
                <w:rFonts w:cstheme="minorHAnsi"/>
                <w:sz w:val="20"/>
                <w:szCs w:val="20"/>
              </w:rPr>
            </w:pPr>
            <w:ins w:id="2964" w:author="Seltzer, Karl" w:date="2024-04-05T09:38:00Z">
              <w:r w:rsidRPr="004A2FE2">
                <w:rPr>
                  <w:rFonts w:cstheme="minorHAnsi"/>
                  <w:sz w:val="20"/>
                  <w:szCs w:val="20"/>
                </w:rPr>
                <w:t>-</w:t>
              </w:r>
            </w:ins>
          </w:p>
        </w:tc>
      </w:tr>
      <w:tr w:rsidR="00632FF3" w:rsidRPr="004A2FE2" w14:paraId="67F4B283" w14:textId="77777777" w:rsidTr="003F46C2">
        <w:trPr>
          <w:trHeight w:val="143"/>
          <w:ins w:id="2965" w:author="Seltzer, Karl" w:date="2024-04-05T09:11:00Z"/>
        </w:trPr>
        <w:tc>
          <w:tcPr>
            <w:tcW w:w="1357" w:type="dxa"/>
          </w:tcPr>
          <w:p w14:paraId="74D8AE4E" w14:textId="74EDFDEE" w:rsidR="00632FF3" w:rsidRPr="004A2FE2" w:rsidRDefault="00A15027" w:rsidP="00632FF3">
            <w:pPr>
              <w:spacing w:after="0"/>
              <w:jc w:val="center"/>
              <w:rPr>
                <w:ins w:id="2966" w:author="Seltzer, Karl" w:date="2024-04-05T09:11:00Z"/>
                <w:rFonts w:cstheme="minorHAnsi"/>
                <w:sz w:val="20"/>
                <w:szCs w:val="20"/>
              </w:rPr>
            </w:pPr>
            <w:ins w:id="2967" w:author="Seltzer, Karl" w:date="2024-04-05T14:49:00Z">
              <w:r>
                <w:rPr>
                  <w:rFonts w:cstheme="minorHAnsi"/>
                  <w:sz w:val="20"/>
                  <w:szCs w:val="20"/>
                </w:rPr>
                <w:t>V</w:t>
              </w:r>
            </w:ins>
            <w:ins w:id="2968" w:author="Seltzer, Karl" w:date="2024-04-05T09:11:00Z">
              <w:r w:rsidR="00632FF3" w:rsidRPr="00237230">
                <w:rPr>
                  <w:rFonts w:cstheme="minorHAnsi"/>
                  <w:sz w:val="20"/>
                  <w:szCs w:val="20"/>
                </w:rPr>
                <w:t>ROCP6ARO</w:t>
              </w:r>
            </w:ins>
          </w:p>
        </w:tc>
        <w:tc>
          <w:tcPr>
            <w:tcW w:w="3989" w:type="dxa"/>
            <w:vAlign w:val="center"/>
          </w:tcPr>
          <w:p w14:paraId="37A3CC17" w14:textId="77777777" w:rsidR="00632FF3" w:rsidRPr="004A2FE2" w:rsidRDefault="00632FF3" w:rsidP="00632FF3">
            <w:pPr>
              <w:spacing w:after="0"/>
              <w:jc w:val="center"/>
              <w:rPr>
                <w:ins w:id="2969" w:author="Seltzer, Karl" w:date="2024-04-05T09:11:00Z"/>
                <w:rFonts w:cstheme="minorHAnsi"/>
                <w:sz w:val="20"/>
                <w:szCs w:val="20"/>
              </w:rPr>
            </w:pPr>
            <w:ins w:id="2970" w:author="Seltzer, Karl" w:date="2024-04-05T09:11:00Z">
              <w:r>
                <w:rPr>
                  <w:rFonts w:cstheme="minorHAnsi"/>
                  <w:sz w:val="20"/>
                  <w:szCs w:val="20"/>
                </w:rPr>
                <w:t xml:space="preserve">Aromatic ROC; 5.5 &lt; </w:t>
              </w:r>
              <w:r w:rsidRPr="00263072">
                <w:rPr>
                  <w:rFonts w:cstheme="minorHAnsi"/>
                  <w:sz w:val="20"/>
                  <w:szCs w:val="20"/>
                </w:rPr>
                <w:t xml:space="preserve">log(C*) &lt; </w:t>
              </w:r>
              <w:r>
                <w:rPr>
                  <w:rFonts w:cstheme="minorHAnsi"/>
                  <w:sz w:val="20"/>
                  <w:szCs w:val="20"/>
                </w:rPr>
                <w:t>6</w:t>
              </w:r>
              <w:r w:rsidRPr="00263072">
                <w:rPr>
                  <w:rFonts w:cstheme="minorHAnsi"/>
                  <w:sz w:val="20"/>
                  <w:szCs w:val="20"/>
                </w:rPr>
                <w:t>.5</w:t>
              </w:r>
            </w:ins>
          </w:p>
        </w:tc>
        <w:tc>
          <w:tcPr>
            <w:tcW w:w="518" w:type="dxa"/>
          </w:tcPr>
          <w:p w14:paraId="21D95B9C" w14:textId="77777777" w:rsidR="00632FF3" w:rsidRPr="00237230" w:rsidRDefault="00632FF3" w:rsidP="00632FF3">
            <w:pPr>
              <w:keepNext/>
              <w:spacing w:after="0"/>
              <w:jc w:val="center"/>
              <w:rPr>
                <w:ins w:id="2971" w:author="Seltzer, Karl" w:date="2024-04-05T09:11:00Z"/>
                <w:rFonts w:cstheme="minorHAnsi"/>
                <w:sz w:val="20"/>
                <w:szCs w:val="20"/>
              </w:rPr>
            </w:pPr>
            <w:ins w:id="2972" w:author="Seltzer, Karl" w:date="2024-04-05T09:11:00Z">
              <w:r w:rsidRPr="00237230">
                <w:rPr>
                  <w:sz w:val="20"/>
                  <w:szCs w:val="20"/>
                </w:rPr>
                <w:t>13</w:t>
              </w:r>
            </w:ins>
          </w:p>
        </w:tc>
        <w:tc>
          <w:tcPr>
            <w:tcW w:w="1070" w:type="dxa"/>
            <w:vAlign w:val="center"/>
          </w:tcPr>
          <w:p w14:paraId="2A9C2D90" w14:textId="77777777" w:rsidR="00632FF3" w:rsidRPr="004A2FE2" w:rsidRDefault="00632FF3" w:rsidP="00632FF3">
            <w:pPr>
              <w:keepNext/>
              <w:spacing w:after="0"/>
              <w:jc w:val="center"/>
              <w:rPr>
                <w:ins w:id="2973" w:author="Seltzer, Karl" w:date="2024-04-05T09:11:00Z"/>
                <w:rFonts w:cstheme="minorHAnsi"/>
                <w:sz w:val="20"/>
                <w:szCs w:val="20"/>
              </w:rPr>
            </w:pPr>
            <w:ins w:id="2974" w:author="Seltzer, Karl" w:date="2024-04-05T09:11:00Z">
              <w:r>
                <w:rPr>
                  <w:rFonts w:cstheme="minorHAnsi"/>
                  <w:sz w:val="20"/>
                  <w:szCs w:val="20"/>
                </w:rPr>
                <w:t>Lumped</w:t>
              </w:r>
            </w:ins>
          </w:p>
        </w:tc>
        <w:tc>
          <w:tcPr>
            <w:tcW w:w="2186" w:type="dxa"/>
            <w:vAlign w:val="center"/>
          </w:tcPr>
          <w:p w14:paraId="448CC880" w14:textId="77777777" w:rsidR="00632FF3" w:rsidRPr="004A2FE2" w:rsidRDefault="00632FF3" w:rsidP="00632FF3">
            <w:pPr>
              <w:keepNext/>
              <w:spacing w:after="0"/>
              <w:jc w:val="center"/>
              <w:rPr>
                <w:ins w:id="2975" w:author="Seltzer, Karl" w:date="2024-04-05T09:11:00Z"/>
                <w:rFonts w:cstheme="minorHAnsi"/>
                <w:sz w:val="20"/>
                <w:szCs w:val="20"/>
              </w:rPr>
            </w:pPr>
            <w:ins w:id="2976" w:author="Seltzer, Karl" w:date="2024-04-05T09:11:00Z">
              <w:r w:rsidRPr="004A2FE2">
                <w:rPr>
                  <w:rFonts w:cstheme="minorHAnsi"/>
                  <w:sz w:val="20"/>
                  <w:szCs w:val="20"/>
                </w:rPr>
                <w:t>-</w:t>
              </w:r>
            </w:ins>
          </w:p>
        </w:tc>
      </w:tr>
      <w:tr w:rsidR="00632FF3" w:rsidRPr="004A2FE2" w14:paraId="048BB53A" w14:textId="77777777" w:rsidTr="003F46C2">
        <w:trPr>
          <w:trHeight w:val="143"/>
          <w:ins w:id="2977" w:author="Seltzer, Karl" w:date="2024-04-05T09:11:00Z"/>
        </w:trPr>
        <w:tc>
          <w:tcPr>
            <w:tcW w:w="1357" w:type="dxa"/>
          </w:tcPr>
          <w:p w14:paraId="31712787" w14:textId="77777777" w:rsidR="00632FF3" w:rsidRPr="004A2FE2" w:rsidRDefault="00632FF3" w:rsidP="00632FF3">
            <w:pPr>
              <w:spacing w:after="0"/>
              <w:jc w:val="center"/>
              <w:rPr>
                <w:ins w:id="2978" w:author="Seltzer, Karl" w:date="2024-04-05T09:11:00Z"/>
                <w:rFonts w:cstheme="minorHAnsi"/>
                <w:sz w:val="20"/>
                <w:szCs w:val="20"/>
              </w:rPr>
            </w:pPr>
            <w:ins w:id="2979" w:author="Seltzer, Karl" w:date="2024-04-05T09:11:00Z">
              <w:r w:rsidRPr="00237230">
                <w:rPr>
                  <w:rFonts w:cstheme="minorHAnsi"/>
                  <w:sz w:val="20"/>
                  <w:szCs w:val="20"/>
                </w:rPr>
                <w:t>ROH</w:t>
              </w:r>
            </w:ins>
          </w:p>
        </w:tc>
        <w:tc>
          <w:tcPr>
            <w:tcW w:w="3989" w:type="dxa"/>
            <w:vAlign w:val="center"/>
          </w:tcPr>
          <w:p w14:paraId="5D063B03" w14:textId="77777777" w:rsidR="00632FF3" w:rsidRPr="004A2FE2" w:rsidRDefault="00632FF3" w:rsidP="00632FF3">
            <w:pPr>
              <w:spacing w:after="0"/>
              <w:jc w:val="center"/>
              <w:rPr>
                <w:ins w:id="2980" w:author="Seltzer, Karl" w:date="2024-04-05T09:11:00Z"/>
                <w:rFonts w:cstheme="minorHAnsi"/>
                <w:sz w:val="20"/>
                <w:szCs w:val="20"/>
              </w:rPr>
            </w:pPr>
            <w:ins w:id="2981" w:author="Seltzer, Karl" w:date="2024-04-05T09:11:00Z">
              <w:r>
                <w:rPr>
                  <w:rFonts w:cstheme="minorHAnsi"/>
                  <w:sz w:val="20"/>
                  <w:szCs w:val="20"/>
                </w:rPr>
                <w:t>C3 and higher alcohols</w:t>
              </w:r>
            </w:ins>
          </w:p>
        </w:tc>
        <w:tc>
          <w:tcPr>
            <w:tcW w:w="518" w:type="dxa"/>
          </w:tcPr>
          <w:p w14:paraId="5312BB2E" w14:textId="77777777" w:rsidR="00632FF3" w:rsidRPr="00237230" w:rsidRDefault="00632FF3" w:rsidP="00632FF3">
            <w:pPr>
              <w:keepNext/>
              <w:spacing w:after="0"/>
              <w:jc w:val="center"/>
              <w:rPr>
                <w:ins w:id="2982" w:author="Seltzer, Karl" w:date="2024-04-05T09:11:00Z"/>
                <w:rFonts w:cstheme="minorHAnsi"/>
                <w:sz w:val="20"/>
                <w:szCs w:val="20"/>
              </w:rPr>
            </w:pPr>
            <w:ins w:id="2983" w:author="Seltzer, Karl" w:date="2024-04-05T09:11:00Z">
              <w:r w:rsidRPr="00237230">
                <w:rPr>
                  <w:sz w:val="20"/>
                  <w:szCs w:val="20"/>
                </w:rPr>
                <w:t>3</w:t>
              </w:r>
            </w:ins>
          </w:p>
        </w:tc>
        <w:tc>
          <w:tcPr>
            <w:tcW w:w="1070" w:type="dxa"/>
            <w:vAlign w:val="center"/>
          </w:tcPr>
          <w:p w14:paraId="10A3AC6E" w14:textId="77777777" w:rsidR="00632FF3" w:rsidRPr="004A2FE2" w:rsidRDefault="00632FF3" w:rsidP="00632FF3">
            <w:pPr>
              <w:keepNext/>
              <w:spacing w:after="0"/>
              <w:jc w:val="center"/>
              <w:rPr>
                <w:ins w:id="2984" w:author="Seltzer, Karl" w:date="2024-04-05T09:11:00Z"/>
                <w:rFonts w:cstheme="minorHAnsi"/>
                <w:sz w:val="20"/>
                <w:szCs w:val="20"/>
              </w:rPr>
            </w:pPr>
            <w:ins w:id="2985" w:author="Seltzer, Karl" w:date="2024-04-05T09:11:00Z">
              <w:r>
                <w:rPr>
                  <w:rFonts w:cstheme="minorHAnsi"/>
                  <w:sz w:val="20"/>
                  <w:szCs w:val="20"/>
                </w:rPr>
                <w:t>Lumped</w:t>
              </w:r>
            </w:ins>
          </w:p>
        </w:tc>
        <w:tc>
          <w:tcPr>
            <w:tcW w:w="2186" w:type="dxa"/>
            <w:vAlign w:val="center"/>
          </w:tcPr>
          <w:p w14:paraId="721AADD5" w14:textId="77777777" w:rsidR="00632FF3" w:rsidRPr="004A2FE2" w:rsidRDefault="00632FF3" w:rsidP="00632FF3">
            <w:pPr>
              <w:keepNext/>
              <w:spacing w:after="0"/>
              <w:jc w:val="center"/>
              <w:rPr>
                <w:ins w:id="2986" w:author="Seltzer, Karl" w:date="2024-04-05T09:11:00Z"/>
                <w:rFonts w:cstheme="minorHAnsi"/>
                <w:sz w:val="20"/>
                <w:szCs w:val="20"/>
              </w:rPr>
            </w:pPr>
            <w:ins w:id="2987" w:author="Seltzer, Karl" w:date="2024-04-05T09:11:00Z">
              <w:r w:rsidRPr="004A2FE2">
                <w:rPr>
                  <w:rFonts w:cstheme="minorHAnsi"/>
                  <w:sz w:val="20"/>
                  <w:szCs w:val="20"/>
                </w:rPr>
                <w:t>-</w:t>
              </w:r>
            </w:ins>
          </w:p>
        </w:tc>
      </w:tr>
      <w:tr w:rsidR="00632FF3" w:rsidRPr="004A2FE2" w14:paraId="1262915B" w14:textId="77777777" w:rsidTr="003F46C2">
        <w:trPr>
          <w:trHeight w:val="143"/>
          <w:ins w:id="2988" w:author="Seltzer, Karl" w:date="2024-04-05T09:11:00Z"/>
        </w:trPr>
        <w:tc>
          <w:tcPr>
            <w:tcW w:w="1357" w:type="dxa"/>
          </w:tcPr>
          <w:p w14:paraId="7EB41475" w14:textId="77777777" w:rsidR="00632FF3" w:rsidRPr="004A2FE2" w:rsidRDefault="00632FF3" w:rsidP="00632FF3">
            <w:pPr>
              <w:spacing w:after="0"/>
              <w:jc w:val="center"/>
              <w:rPr>
                <w:ins w:id="2989" w:author="Seltzer, Karl" w:date="2024-04-05T09:11:00Z"/>
                <w:rFonts w:cstheme="minorHAnsi"/>
                <w:sz w:val="20"/>
                <w:szCs w:val="20"/>
              </w:rPr>
            </w:pPr>
            <w:ins w:id="2990" w:author="Seltzer, Karl" w:date="2024-04-05T09:11:00Z">
              <w:r w:rsidRPr="00237230">
                <w:rPr>
                  <w:rFonts w:cstheme="minorHAnsi"/>
                  <w:sz w:val="20"/>
                  <w:szCs w:val="20"/>
                </w:rPr>
                <w:t>SESQ</w:t>
              </w:r>
            </w:ins>
          </w:p>
        </w:tc>
        <w:tc>
          <w:tcPr>
            <w:tcW w:w="3989" w:type="dxa"/>
            <w:vAlign w:val="center"/>
          </w:tcPr>
          <w:p w14:paraId="5D81DB04" w14:textId="77777777" w:rsidR="00632FF3" w:rsidRPr="004A2FE2" w:rsidRDefault="00632FF3" w:rsidP="00632FF3">
            <w:pPr>
              <w:spacing w:after="0"/>
              <w:jc w:val="center"/>
              <w:rPr>
                <w:ins w:id="2991" w:author="Seltzer, Karl" w:date="2024-04-05T09:11:00Z"/>
                <w:rFonts w:cstheme="minorHAnsi"/>
                <w:sz w:val="20"/>
                <w:szCs w:val="20"/>
              </w:rPr>
            </w:pPr>
            <w:ins w:id="2992" w:author="Seltzer, Karl" w:date="2024-04-05T09:11:00Z">
              <w:r>
                <w:rPr>
                  <w:rFonts w:cstheme="minorHAnsi"/>
                  <w:sz w:val="20"/>
                  <w:szCs w:val="20"/>
                </w:rPr>
                <w:t>Sesquiterpenes</w:t>
              </w:r>
            </w:ins>
          </w:p>
        </w:tc>
        <w:tc>
          <w:tcPr>
            <w:tcW w:w="518" w:type="dxa"/>
          </w:tcPr>
          <w:p w14:paraId="59BC14E0" w14:textId="77777777" w:rsidR="00632FF3" w:rsidRPr="00237230" w:rsidRDefault="00632FF3" w:rsidP="00632FF3">
            <w:pPr>
              <w:keepNext/>
              <w:spacing w:after="0"/>
              <w:jc w:val="center"/>
              <w:rPr>
                <w:ins w:id="2993" w:author="Seltzer, Karl" w:date="2024-04-05T09:11:00Z"/>
                <w:rFonts w:cstheme="minorHAnsi"/>
                <w:sz w:val="20"/>
                <w:szCs w:val="20"/>
              </w:rPr>
            </w:pPr>
            <w:ins w:id="2994" w:author="Seltzer, Karl" w:date="2024-04-05T09:11:00Z">
              <w:r w:rsidRPr="00237230">
                <w:rPr>
                  <w:sz w:val="20"/>
                  <w:szCs w:val="20"/>
                </w:rPr>
                <w:t>15</w:t>
              </w:r>
            </w:ins>
          </w:p>
        </w:tc>
        <w:tc>
          <w:tcPr>
            <w:tcW w:w="1070" w:type="dxa"/>
            <w:vAlign w:val="center"/>
          </w:tcPr>
          <w:p w14:paraId="1F79A8D9" w14:textId="77777777" w:rsidR="00632FF3" w:rsidRPr="004A2FE2" w:rsidRDefault="00632FF3" w:rsidP="00632FF3">
            <w:pPr>
              <w:keepNext/>
              <w:spacing w:after="0"/>
              <w:jc w:val="center"/>
              <w:rPr>
                <w:ins w:id="2995" w:author="Seltzer, Karl" w:date="2024-04-05T09:11:00Z"/>
                <w:rFonts w:cstheme="minorHAnsi"/>
                <w:sz w:val="20"/>
                <w:szCs w:val="20"/>
              </w:rPr>
            </w:pPr>
            <w:ins w:id="2996" w:author="Seltzer, Karl" w:date="2024-04-05T09:11:00Z">
              <w:r>
                <w:rPr>
                  <w:rFonts w:cstheme="minorHAnsi"/>
                  <w:sz w:val="20"/>
                  <w:szCs w:val="20"/>
                </w:rPr>
                <w:t>Lumped</w:t>
              </w:r>
            </w:ins>
          </w:p>
        </w:tc>
        <w:tc>
          <w:tcPr>
            <w:tcW w:w="2186" w:type="dxa"/>
            <w:vAlign w:val="center"/>
          </w:tcPr>
          <w:p w14:paraId="194F4DA6" w14:textId="77777777" w:rsidR="00632FF3" w:rsidRPr="004A2FE2" w:rsidRDefault="00632FF3" w:rsidP="00632FF3">
            <w:pPr>
              <w:keepNext/>
              <w:spacing w:after="0"/>
              <w:jc w:val="center"/>
              <w:rPr>
                <w:ins w:id="2997" w:author="Seltzer, Karl" w:date="2024-04-05T09:11:00Z"/>
                <w:rFonts w:cstheme="minorHAnsi"/>
                <w:sz w:val="20"/>
                <w:szCs w:val="20"/>
              </w:rPr>
            </w:pPr>
            <w:ins w:id="2998" w:author="Seltzer, Karl" w:date="2024-04-05T09:11:00Z">
              <w:r w:rsidRPr="004A2FE2">
                <w:rPr>
                  <w:rFonts w:cstheme="minorHAnsi"/>
                  <w:sz w:val="20"/>
                  <w:szCs w:val="20"/>
                </w:rPr>
                <w:t>-</w:t>
              </w:r>
            </w:ins>
          </w:p>
        </w:tc>
      </w:tr>
      <w:tr w:rsidR="00632FF3" w:rsidRPr="004A2FE2" w14:paraId="61AF1132" w14:textId="77777777" w:rsidTr="003F46C2">
        <w:trPr>
          <w:trHeight w:val="143"/>
          <w:ins w:id="2999" w:author="Seltzer, Karl" w:date="2024-04-05T09:11:00Z"/>
        </w:trPr>
        <w:tc>
          <w:tcPr>
            <w:tcW w:w="1357" w:type="dxa"/>
          </w:tcPr>
          <w:p w14:paraId="6A6EFE70" w14:textId="77777777" w:rsidR="00632FF3" w:rsidRPr="004A2FE2" w:rsidRDefault="00632FF3" w:rsidP="00632FF3">
            <w:pPr>
              <w:spacing w:after="0"/>
              <w:jc w:val="center"/>
              <w:rPr>
                <w:ins w:id="3000" w:author="Seltzer, Karl" w:date="2024-04-05T09:11:00Z"/>
                <w:rFonts w:cstheme="minorHAnsi"/>
                <w:sz w:val="20"/>
                <w:szCs w:val="20"/>
              </w:rPr>
            </w:pPr>
            <w:ins w:id="3001" w:author="Seltzer, Karl" w:date="2024-04-05T09:11:00Z">
              <w:r w:rsidRPr="00237230">
                <w:rPr>
                  <w:rFonts w:cstheme="minorHAnsi"/>
                  <w:sz w:val="20"/>
                  <w:szCs w:val="20"/>
                </w:rPr>
                <w:t>SLOWROC</w:t>
              </w:r>
            </w:ins>
          </w:p>
        </w:tc>
        <w:tc>
          <w:tcPr>
            <w:tcW w:w="3989" w:type="dxa"/>
            <w:vAlign w:val="center"/>
          </w:tcPr>
          <w:p w14:paraId="3F23F93C" w14:textId="77777777" w:rsidR="00632FF3" w:rsidRPr="004A2FE2" w:rsidRDefault="00632FF3" w:rsidP="00632FF3">
            <w:pPr>
              <w:spacing w:after="0"/>
              <w:jc w:val="center"/>
              <w:rPr>
                <w:ins w:id="3002" w:author="Seltzer, Karl" w:date="2024-04-05T09:11:00Z"/>
                <w:rFonts w:cstheme="minorHAnsi"/>
                <w:sz w:val="20"/>
                <w:szCs w:val="20"/>
              </w:rPr>
            </w:pPr>
            <w:ins w:id="3003" w:author="Seltzer, Karl" w:date="2024-04-05T09:11:00Z">
              <w:r>
                <w:rPr>
                  <w:rFonts w:cstheme="minorHAnsi"/>
                  <w:sz w:val="20"/>
                  <w:szCs w:val="20"/>
                </w:rPr>
                <w:t>Low reactivity gas</w:t>
              </w:r>
            </w:ins>
          </w:p>
        </w:tc>
        <w:tc>
          <w:tcPr>
            <w:tcW w:w="518" w:type="dxa"/>
          </w:tcPr>
          <w:p w14:paraId="621D57E0" w14:textId="77777777" w:rsidR="00632FF3" w:rsidRPr="00237230" w:rsidRDefault="00632FF3" w:rsidP="00632FF3">
            <w:pPr>
              <w:keepNext/>
              <w:spacing w:after="0"/>
              <w:jc w:val="center"/>
              <w:rPr>
                <w:ins w:id="3004" w:author="Seltzer, Karl" w:date="2024-04-05T09:11:00Z"/>
                <w:rFonts w:cstheme="minorHAnsi"/>
                <w:sz w:val="20"/>
                <w:szCs w:val="20"/>
              </w:rPr>
            </w:pPr>
            <w:ins w:id="3005" w:author="Seltzer, Karl" w:date="2024-04-05T09:11:00Z">
              <w:r w:rsidRPr="00237230">
                <w:rPr>
                  <w:sz w:val="20"/>
                  <w:szCs w:val="20"/>
                </w:rPr>
                <w:t>1</w:t>
              </w:r>
            </w:ins>
          </w:p>
        </w:tc>
        <w:tc>
          <w:tcPr>
            <w:tcW w:w="1070" w:type="dxa"/>
            <w:vAlign w:val="center"/>
          </w:tcPr>
          <w:p w14:paraId="1AC1077E" w14:textId="77777777" w:rsidR="00632FF3" w:rsidRPr="004A2FE2" w:rsidRDefault="00632FF3" w:rsidP="00632FF3">
            <w:pPr>
              <w:keepNext/>
              <w:spacing w:after="0"/>
              <w:jc w:val="center"/>
              <w:rPr>
                <w:ins w:id="3006" w:author="Seltzer, Karl" w:date="2024-04-05T09:11:00Z"/>
                <w:rFonts w:cstheme="minorHAnsi"/>
                <w:sz w:val="20"/>
                <w:szCs w:val="20"/>
              </w:rPr>
            </w:pPr>
            <w:ins w:id="3007" w:author="Seltzer, Karl" w:date="2024-04-05T09:11:00Z">
              <w:r>
                <w:rPr>
                  <w:rFonts w:cstheme="minorHAnsi"/>
                  <w:sz w:val="20"/>
                  <w:szCs w:val="20"/>
                </w:rPr>
                <w:t>Lumped</w:t>
              </w:r>
            </w:ins>
          </w:p>
        </w:tc>
        <w:tc>
          <w:tcPr>
            <w:tcW w:w="2186" w:type="dxa"/>
            <w:vAlign w:val="center"/>
          </w:tcPr>
          <w:p w14:paraId="7A491B73" w14:textId="77777777" w:rsidR="00632FF3" w:rsidRPr="004A2FE2" w:rsidRDefault="00632FF3" w:rsidP="00632FF3">
            <w:pPr>
              <w:keepNext/>
              <w:spacing w:after="0"/>
              <w:jc w:val="center"/>
              <w:rPr>
                <w:ins w:id="3008" w:author="Seltzer, Karl" w:date="2024-04-05T09:11:00Z"/>
                <w:rFonts w:cstheme="minorHAnsi"/>
                <w:sz w:val="20"/>
                <w:szCs w:val="20"/>
              </w:rPr>
            </w:pPr>
            <w:ins w:id="3009" w:author="Seltzer, Karl" w:date="2024-04-05T09:11:00Z">
              <w:r w:rsidRPr="004A2FE2">
                <w:rPr>
                  <w:rFonts w:cstheme="minorHAnsi"/>
                  <w:sz w:val="20"/>
                  <w:szCs w:val="20"/>
                </w:rPr>
                <w:t>-</w:t>
              </w:r>
            </w:ins>
          </w:p>
        </w:tc>
      </w:tr>
      <w:tr w:rsidR="00632FF3" w:rsidRPr="004A2FE2" w14:paraId="4AC11FA3" w14:textId="77777777" w:rsidTr="003F46C2">
        <w:trPr>
          <w:trHeight w:val="143"/>
          <w:ins w:id="3010" w:author="Seltzer, Karl" w:date="2024-04-05T09:16:00Z"/>
        </w:trPr>
        <w:tc>
          <w:tcPr>
            <w:tcW w:w="1357" w:type="dxa"/>
          </w:tcPr>
          <w:p w14:paraId="0DE1A375" w14:textId="19DB36E3" w:rsidR="00632FF3" w:rsidRPr="00237230" w:rsidRDefault="00632FF3" w:rsidP="00632FF3">
            <w:pPr>
              <w:spacing w:after="0"/>
              <w:jc w:val="center"/>
              <w:rPr>
                <w:ins w:id="3011" w:author="Seltzer, Karl" w:date="2024-04-05T09:16:00Z"/>
                <w:rFonts w:cstheme="minorHAnsi"/>
                <w:sz w:val="20"/>
                <w:szCs w:val="20"/>
              </w:rPr>
            </w:pPr>
            <w:ins w:id="3012" w:author="Seltzer, Karl" w:date="2024-04-05T09:16:00Z">
              <w:r>
                <w:rPr>
                  <w:rFonts w:cstheme="minorHAnsi"/>
                  <w:sz w:val="20"/>
                  <w:szCs w:val="20"/>
                </w:rPr>
                <w:t>STY</w:t>
              </w:r>
            </w:ins>
          </w:p>
        </w:tc>
        <w:tc>
          <w:tcPr>
            <w:tcW w:w="3989" w:type="dxa"/>
            <w:vAlign w:val="center"/>
          </w:tcPr>
          <w:p w14:paraId="24488A22" w14:textId="7A91DB53" w:rsidR="00632FF3" w:rsidRDefault="00632FF3" w:rsidP="00632FF3">
            <w:pPr>
              <w:spacing w:after="0"/>
              <w:jc w:val="center"/>
              <w:rPr>
                <w:ins w:id="3013" w:author="Seltzer, Karl" w:date="2024-04-05T09:16:00Z"/>
                <w:rFonts w:cstheme="minorHAnsi"/>
                <w:sz w:val="20"/>
                <w:szCs w:val="20"/>
              </w:rPr>
            </w:pPr>
            <w:ins w:id="3014" w:author="Seltzer, Karl" w:date="2024-04-05T09:16:00Z">
              <w:r>
                <w:rPr>
                  <w:rFonts w:cstheme="minorHAnsi"/>
                  <w:sz w:val="20"/>
                  <w:szCs w:val="20"/>
                </w:rPr>
                <w:t>Styrene</w:t>
              </w:r>
            </w:ins>
          </w:p>
        </w:tc>
        <w:tc>
          <w:tcPr>
            <w:tcW w:w="518" w:type="dxa"/>
          </w:tcPr>
          <w:p w14:paraId="0DE810E6" w14:textId="21E0FFB1" w:rsidR="00632FF3" w:rsidRPr="00237230" w:rsidRDefault="00632FF3" w:rsidP="00632FF3">
            <w:pPr>
              <w:keepNext/>
              <w:spacing w:after="0"/>
              <w:jc w:val="center"/>
              <w:rPr>
                <w:ins w:id="3015" w:author="Seltzer, Karl" w:date="2024-04-05T09:16:00Z"/>
                <w:sz w:val="20"/>
                <w:szCs w:val="20"/>
              </w:rPr>
            </w:pPr>
            <w:ins w:id="3016" w:author="Seltzer, Karl" w:date="2024-04-05T09:16:00Z">
              <w:r>
                <w:rPr>
                  <w:sz w:val="20"/>
                  <w:szCs w:val="20"/>
                </w:rPr>
                <w:t>8</w:t>
              </w:r>
            </w:ins>
          </w:p>
        </w:tc>
        <w:tc>
          <w:tcPr>
            <w:tcW w:w="1070" w:type="dxa"/>
            <w:vAlign w:val="center"/>
          </w:tcPr>
          <w:p w14:paraId="1ADCF32A" w14:textId="035206BA" w:rsidR="00632FF3" w:rsidRDefault="00632FF3" w:rsidP="00632FF3">
            <w:pPr>
              <w:keepNext/>
              <w:spacing w:after="0"/>
              <w:jc w:val="center"/>
              <w:rPr>
                <w:ins w:id="3017" w:author="Seltzer, Karl" w:date="2024-04-05T09:16:00Z"/>
                <w:rFonts w:cstheme="minorHAnsi"/>
                <w:sz w:val="20"/>
                <w:szCs w:val="20"/>
              </w:rPr>
            </w:pPr>
            <w:ins w:id="3018" w:author="Seltzer, Karl" w:date="2024-04-05T09:16:00Z">
              <w:r>
                <w:rPr>
                  <w:rFonts w:cstheme="minorHAnsi"/>
                  <w:sz w:val="20"/>
                  <w:szCs w:val="20"/>
                </w:rPr>
                <w:t>Explicit</w:t>
              </w:r>
            </w:ins>
          </w:p>
        </w:tc>
        <w:tc>
          <w:tcPr>
            <w:tcW w:w="2186" w:type="dxa"/>
            <w:vAlign w:val="center"/>
          </w:tcPr>
          <w:p w14:paraId="29696129" w14:textId="079A0645" w:rsidR="00632FF3" w:rsidRPr="004A2FE2" w:rsidRDefault="00632FF3" w:rsidP="00632FF3">
            <w:pPr>
              <w:keepNext/>
              <w:spacing w:after="0"/>
              <w:jc w:val="center"/>
              <w:rPr>
                <w:ins w:id="3019" w:author="Seltzer, Karl" w:date="2024-04-05T09:16:00Z"/>
                <w:rFonts w:cstheme="minorHAnsi"/>
                <w:sz w:val="20"/>
                <w:szCs w:val="20"/>
              </w:rPr>
            </w:pPr>
            <w:ins w:id="3020" w:author="Seltzer, Karl" w:date="2024-04-05T09:17:00Z">
              <w:r w:rsidRPr="00CC2185">
                <w:rPr>
                  <w:rFonts w:cstheme="minorHAnsi"/>
                  <w:sz w:val="20"/>
                  <w:szCs w:val="20"/>
                </w:rPr>
                <w:t>C=C</w:t>
              </w:r>
              <w:r>
                <w:rPr>
                  <w:rFonts w:cstheme="minorHAnsi"/>
                  <w:sz w:val="20"/>
                  <w:szCs w:val="20"/>
                </w:rPr>
                <w:t>C</w:t>
              </w:r>
              <w:r w:rsidRPr="00CC2185">
                <w:rPr>
                  <w:rFonts w:cstheme="minorHAnsi"/>
                  <w:sz w:val="20"/>
                  <w:szCs w:val="20"/>
                </w:rPr>
                <w:t>1</w:t>
              </w:r>
              <w:r>
                <w:rPr>
                  <w:rFonts w:cstheme="minorHAnsi"/>
                  <w:sz w:val="20"/>
                  <w:szCs w:val="20"/>
                </w:rPr>
                <w:t>CCCCC</w:t>
              </w:r>
              <w:r w:rsidRPr="00CC2185">
                <w:rPr>
                  <w:rFonts w:cstheme="minorHAnsi"/>
                  <w:sz w:val="20"/>
                  <w:szCs w:val="20"/>
                </w:rPr>
                <w:t>1</w:t>
              </w:r>
            </w:ins>
          </w:p>
        </w:tc>
      </w:tr>
      <w:tr w:rsidR="00632FF3" w:rsidRPr="004A2FE2" w14:paraId="1FC4DD64" w14:textId="77777777" w:rsidTr="003F46C2">
        <w:trPr>
          <w:trHeight w:val="143"/>
          <w:ins w:id="3021" w:author="Seltzer, Karl" w:date="2024-04-05T09:11:00Z"/>
        </w:trPr>
        <w:tc>
          <w:tcPr>
            <w:tcW w:w="1357" w:type="dxa"/>
          </w:tcPr>
          <w:p w14:paraId="1433A646" w14:textId="77777777" w:rsidR="00632FF3" w:rsidRPr="004A2FE2" w:rsidRDefault="00632FF3" w:rsidP="00632FF3">
            <w:pPr>
              <w:spacing w:after="0"/>
              <w:jc w:val="center"/>
              <w:rPr>
                <w:ins w:id="3022" w:author="Seltzer, Karl" w:date="2024-04-05T09:11:00Z"/>
                <w:rFonts w:cstheme="minorHAnsi"/>
                <w:sz w:val="20"/>
                <w:szCs w:val="20"/>
              </w:rPr>
            </w:pPr>
            <w:ins w:id="3023" w:author="Seltzer, Karl" w:date="2024-04-05T09:11:00Z">
              <w:r w:rsidRPr="00237230">
                <w:rPr>
                  <w:rFonts w:cstheme="minorHAnsi"/>
                  <w:sz w:val="20"/>
                  <w:szCs w:val="20"/>
                </w:rPr>
                <w:t>TOL</w:t>
              </w:r>
            </w:ins>
          </w:p>
        </w:tc>
        <w:tc>
          <w:tcPr>
            <w:tcW w:w="3989" w:type="dxa"/>
            <w:vAlign w:val="center"/>
          </w:tcPr>
          <w:p w14:paraId="1C7E8F9E" w14:textId="77777777" w:rsidR="00632FF3" w:rsidRPr="004A2FE2" w:rsidRDefault="00632FF3" w:rsidP="00632FF3">
            <w:pPr>
              <w:spacing w:after="0"/>
              <w:jc w:val="center"/>
              <w:rPr>
                <w:ins w:id="3024" w:author="Seltzer, Karl" w:date="2024-04-05T09:11:00Z"/>
                <w:rFonts w:cstheme="minorHAnsi"/>
                <w:sz w:val="20"/>
                <w:szCs w:val="20"/>
              </w:rPr>
            </w:pPr>
            <w:ins w:id="3025" w:author="Seltzer, Karl" w:date="2024-04-05T09:11:00Z">
              <w:r>
                <w:rPr>
                  <w:rFonts w:cstheme="minorHAnsi"/>
                  <w:sz w:val="20"/>
                  <w:szCs w:val="20"/>
                </w:rPr>
                <w:t>Toluene</w:t>
              </w:r>
            </w:ins>
          </w:p>
        </w:tc>
        <w:tc>
          <w:tcPr>
            <w:tcW w:w="518" w:type="dxa"/>
          </w:tcPr>
          <w:p w14:paraId="3E585F1D" w14:textId="77777777" w:rsidR="00632FF3" w:rsidRPr="00237230" w:rsidRDefault="00632FF3" w:rsidP="00632FF3">
            <w:pPr>
              <w:keepNext/>
              <w:spacing w:after="0"/>
              <w:jc w:val="center"/>
              <w:rPr>
                <w:ins w:id="3026" w:author="Seltzer, Karl" w:date="2024-04-05T09:11:00Z"/>
                <w:rFonts w:cstheme="minorHAnsi"/>
                <w:sz w:val="20"/>
                <w:szCs w:val="20"/>
              </w:rPr>
            </w:pPr>
            <w:ins w:id="3027" w:author="Seltzer, Karl" w:date="2024-04-05T09:11:00Z">
              <w:r w:rsidRPr="00237230">
                <w:rPr>
                  <w:sz w:val="20"/>
                  <w:szCs w:val="20"/>
                </w:rPr>
                <w:t>7</w:t>
              </w:r>
            </w:ins>
          </w:p>
        </w:tc>
        <w:tc>
          <w:tcPr>
            <w:tcW w:w="1070" w:type="dxa"/>
            <w:vAlign w:val="center"/>
          </w:tcPr>
          <w:p w14:paraId="5F45B6A5" w14:textId="77777777" w:rsidR="00632FF3" w:rsidRPr="004A2FE2" w:rsidRDefault="00632FF3" w:rsidP="00632FF3">
            <w:pPr>
              <w:keepNext/>
              <w:spacing w:after="0"/>
              <w:jc w:val="center"/>
              <w:rPr>
                <w:ins w:id="3028" w:author="Seltzer, Karl" w:date="2024-04-05T09:11:00Z"/>
                <w:rFonts w:cstheme="minorHAnsi"/>
                <w:sz w:val="20"/>
                <w:szCs w:val="20"/>
              </w:rPr>
            </w:pPr>
            <w:ins w:id="3029" w:author="Seltzer, Karl" w:date="2024-04-05T09:11:00Z">
              <w:r>
                <w:rPr>
                  <w:rFonts w:cstheme="minorHAnsi"/>
                  <w:sz w:val="20"/>
                  <w:szCs w:val="20"/>
                </w:rPr>
                <w:t>Explicit</w:t>
              </w:r>
            </w:ins>
          </w:p>
        </w:tc>
        <w:tc>
          <w:tcPr>
            <w:tcW w:w="2186" w:type="dxa"/>
            <w:vAlign w:val="center"/>
          </w:tcPr>
          <w:p w14:paraId="107CD35A" w14:textId="77777777" w:rsidR="00632FF3" w:rsidRPr="004A2FE2" w:rsidRDefault="00632FF3" w:rsidP="00632FF3">
            <w:pPr>
              <w:keepNext/>
              <w:spacing w:after="0"/>
              <w:jc w:val="center"/>
              <w:rPr>
                <w:ins w:id="3030" w:author="Seltzer, Karl" w:date="2024-04-05T09:11:00Z"/>
                <w:rFonts w:cstheme="minorHAnsi"/>
                <w:sz w:val="20"/>
                <w:szCs w:val="20"/>
              </w:rPr>
            </w:pPr>
            <w:ins w:id="3031" w:author="Seltzer, Karl" w:date="2024-04-05T09:11:00Z">
              <w:r w:rsidRPr="001835A6">
                <w:rPr>
                  <w:rFonts w:cstheme="minorHAnsi"/>
                  <w:sz w:val="20"/>
                  <w:szCs w:val="20"/>
                </w:rPr>
                <w:t>CC1=CC=CC=C1</w:t>
              </w:r>
            </w:ins>
          </w:p>
        </w:tc>
      </w:tr>
      <w:tr w:rsidR="00632FF3" w:rsidRPr="004A2FE2" w14:paraId="7676185C" w14:textId="77777777" w:rsidTr="003F46C2">
        <w:trPr>
          <w:trHeight w:val="143"/>
          <w:ins w:id="3032" w:author="Seltzer, Karl" w:date="2024-04-05T09:11:00Z"/>
        </w:trPr>
        <w:tc>
          <w:tcPr>
            <w:tcW w:w="1357" w:type="dxa"/>
          </w:tcPr>
          <w:p w14:paraId="5E6E19EC" w14:textId="77777777" w:rsidR="00632FF3" w:rsidRPr="004A2FE2" w:rsidRDefault="00632FF3" w:rsidP="00632FF3">
            <w:pPr>
              <w:spacing w:after="0"/>
              <w:jc w:val="center"/>
              <w:rPr>
                <w:ins w:id="3033" w:author="Seltzer, Karl" w:date="2024-04-05T09:11:00Z"/>
                <w:rFonts w:cstheme="minorHAnsi"/>
                <w:sz w:val="20"/>
                <w:szCs w:val="20"/>
              </w:rPr>
            </w:pPr>
            <w:ins w:id="3034" w:author="Seltzer, Karl" w:date="2024-04-05T09:11:00Z">
              <w:r w:rsidRPr="00237230">
                <w:rPr>
                  <w:rFonts w:cstheme="minorHAnsi"/>
                  <w:sz w:val="20"/>
                  <w:szCs w:val="20"/>
                </w:rPr>
                <w:t>UALD</w:t>
              </w:r>
            </w:ins>
          </w:p>
        </w:tc>
        <w:tc>
          <w:tcPr>
            <w:tcW w:w="3989" w:type="dxa"/>
            <w:vAlign w:val="center"/>
          </w:tcPr>
          <w:p w14:paraId="40E54F59" w14:textId="77777777" w:rsidR="00632FF3" w:rsidRPr="004A2FE2" w:rsidRDefault="00632FF3" w:rsidP="00632FF3">
            <w:pPr>
              <w:spacing w:after="0"/>
              <w:jc w:val="center"/>
              <w:rPr>
                <w:ins w:id="3035" w:author="Seltzer, Karl" w:date="2024-04-05T09:11:00Z"/>
                <w:rFonts w:cstheme="minorHAnsi"/>
                <w:sz w:val="20"/>
                <w:szCs w:val="20"/>
              </w:rPr>
            </w:pPr>
            <w:ins w:id="3036" w:author="Seltzer, Karl" w:date="2024-04-05T09:11:00Z">
              <w:r>
                <w:rPr>
                  <w:rFonts w:cstheme="minorHAnsi"/>
                  <w:sz w:val="20"/>
                  <w:szCs w:val="20"/>
                </w:rPr>
                <w:t>Unsaturated aldehydes</w:t>
              </w:r>
            </w:ins>
          </w:p>
        </w:tc>
        <w:tc>
          <w:tcPr>
            <w:tcW w:w="518" w:type="dxa"/>
          </w:tcPr>
          <w:p w14:paraId="3821D04A" w14:textId="77777777" w:rsidR="00632FF3" w:rsidRPr="00237230" w:rsidRDefault="00632FF3" w:rsidP="00632FF3">
            <w:pPr>
              <w:keepNext/>
              <w:spacing w:after="0"/>
              <w:jc w:val="center"/>
              <w:rPr>
                <w:ins w:id="3037" w:author="Seltzer, Karl" w:date="2024-04-05T09:11:00Z"/>
                <w:rFonts w:cstheme="minorHAnsi"/>
                <w:sz w:val="20"/>
                <w:szCs w:val="20"/>
              </w:rPr>
            </w:pPr>
            <w:ins w:id="3038" w:author="Seltzer, Karl" w:date="2024-04-05T09:11:00Z">
              <w:r w:rsidRPr="00237230">
                <w:rPr>
                  <w:sz w:val="20"/>
                  <w:szCs w:val="20"/>
                </w:rPr>
                <w:t>5</w:t>
              </w:r>
            </w:ins>
          </w:p>
        </w:tc>
        <w:tc>
          <w:tcPr>
            <w:tcW w:w="1070" w:type="dxa"/>
            <w:vAlign w:val="center"/>
          </w:tcPr>
          <w:p w14:paraId="04408140" w14:textId="77777777" w:rsidR="00632FF3" w:rsidRPr="004A2FE2" w:rsidRDefault="00632FF3" w:rsidP="00632FF3">
            <w:pPr>
              <w:keepNext/>
              <w:spacing w:after="0"/>
              <w:jc w:val="center"/>
              <w:rPr>
                <w:ins w:id="3039" w:author="Seltzer, Karl" w:date="2024-04-05T09:11:00Z"/>
                <w:rFonts w:cstheme="minorHAnsi"/>
                <w:sz w:val="20"/>
                <w:szCs w:val="20"/>
              </w:rPr>
            </w:pPr>
            <w:ins w:id="3040" w:author="Seltzer, Karl" w:date="2024-04-05T09:11:00Z">
              <w:r>
                <w:rPr>
                  <w:rFonts w:cstheme="minorHAnsi"/>
                  <w:sz w:val="20"/>
                  <w:szCs w:val="20"/>
                </w:rPr>
                <w:t>Lumped</w:t>
              </w:r>
            </w:ins>
          </w:p>
        </w:tc>
        <w:tc>
          <w:tcPr>
            <w:tcW w:w="2186" w:type="dxa"/>
            <w:vAlign w:val="center"/>
          </w:tcPr>
          <w:p w14:paraId="39AB29F9" w14:textId="77777777" w:rsidR="00632FF3" w:rsidRPr="004A2FE2" w:rsidRDefault="00632FF3" w:rsidP="00632FF3">
            <w:pPr>
              <w:keepNext/>
              <w:spacing w:after="0"/>
              <w:jc w:val="center"/>
              <w:rPr>
                <w:ins w:id="3041" w:author="Seltzer, Karl" w:date="2024-04-05T09:11:00Z"/>
                <w:rFonts w:cstheme="minorHAnsi"/>
                <w:sz w:val="20"/>
                <w:szCs w:val="20"/>
              </w:rPr>
            </w:pPr>
            <w:ins w:id="3042" w:author="Seltzer, Karl" w:date="2024-04-05T09:11:00Z">
              <w:r w:rsidRPr="004A2FE2">
                <w:rPr>
                  <w:rFonts w:cstheme="minorHAnsi"/>
                  <w:sz w:val="20"/>
                  <w:szCs w:val="20"/>
                </w:rPr>
                <w:t>-</w:t>
              </w:r>
            </w:ins>
          </w:p>
        </w:tc>
      </w:tr>
      <w:tr w:rsidR="00632FF3" w:rsidRPr="004A2FE2" w14:paraId="5FB3F0B9" w14:textId="77777777" w:rsidTr="003F46C2">
        <w:trPr>
          <w:trHeight w:val="143"/>
          <w:ins w:id="3043" w:author="Seltzer, Karl" w:date="2024-04-05T09:11:00Z"/>
        </w:trPr>
        <w:tc>
          <w:tcPr>
            <w:tcW w:w="1357" w:type="dxa"/>
          </w:tcPr>
          <w:p w14:paraId="2B9178A2" w14:textId="77777777" w:rsidR="00632FF3" w:rsidRPr="004A2FE2" w:rsidRDefault="00632FF3" w:rsidP="00632FF3">
            <w:pPr>
              <w:spacing w:after="0"/>
              <w:jc w:val="center"/>
              <w:rPr>
                <w:ins w:id="3044" w:author="Seltzer, Karl" w:date="2024-04-05T09:11:00Z"/>
                <w:rFonts w:cstheme="minorHAnsi"/>
                <w:sz w:val="20"/>
                <w:szCs w:val="20"/>
              </w:rPr>
            </w:pPr>
            <w:ins w:id="3045" w:author="Seltzer, Karl" w:date="2024-04-05T09:11:00Z">
              <w:r w:rsidRPr="00237230">
                <w:rPr>
                  <w:rFonts w:cstheme="minorHAnsi"/>
                  <w:sz w:val="20"/>
                  <w:szCs w:val="20"/>
                </w:rPr>
                <w:t>UNKCRACMM</w:t>
              </w:r>
            </w:ins>
          </w:p>
        </w:tc>
        <w:tc>
          <w:tcPr>
            <w:tcW w:w="3989" w:type="dxa"/>
            <w:vAlign w:val="center"/>
          </w:tcPr>
          <w:p w14:paraId="06CDB865" w14:textId="77777777" w:rsidR="00632FF3" w:rsidRPr="004A2FE2" w:rsidRDefault="00632FF3" w:rsidP="00632FF3">
            <w:pPr>
              <w:spacing w:after="0"/>
              <w:jc w:val="center"/>
              <w:rPr>
                <w:ins w:id="3046" w:author="Seltzer, Karl" w:date="2024-04-05T09:11:00Z"/>
                <w:rFonts w:cstheme="minorHAnsi"/>
                <w:sz w:val="20"/>
                <w:szCs w:val="20"/>
              </w:rPr>
            </w:pPr>
            <w:ins w:id="3047" w:author="Seltzer, Karl" w:date="2024-04-05T09:11:00Z">
              <w:r>
                <w:rPr>
                  <w:rFonts w:cstheme="minorHAnsi"/>
                  <w:sz w:val="20"/>
                  <w:szCs w:val="20"/>
                </w:rPr>
                <w:t>Unknown</w:t>
              </w:r>
            </w:ins>
          </w:p>
        </w:tc>
        <w:tc>
          <w:tcPr>
            <w:tcW w:w="518" w:type="dxa"/>
          </w:tcPr>
          <w:p w14:paraId="1D27B07E" w14:textId="77777777" w:rsidR="00632FF3" w:rsidRPr="00237230" w:rsidRDefault="00632FF3" w:rsidP="00632FF3">
            <w:pPr>
              <w:keepNext/>
              <w:spacing w:after="0"/>
              <w:jc w:val="center"/>
              <w:rPr>
                <w:ins w:id="3048" w:author="Seltzer, Karl" w:date="2024-04-05T09:11:00Z"/>
                <w:rFonts w:cstheme="minorHAnsi"/>
                <w:sz w:val="20"/>
                <w:szCs w:val="20"/>
              </w:rPr>
            </w:pPr>
            <w:ins w:id="3049" w:author="Seltzer, Karl" w:date="2024-04-05T09:11:00Z">
              <w:r w:rsidRPr="00237230">
                <w:rPr>
                  <w:sz w:val="20"/>
                  <w:szCs w:val="20"/>
                </w:rPr>
                <w:t>1</w:t>
              </w:r>
            </w:ins>
          </w:p>
        </w:tc>
        <w:tc>
          <w:tcPr>
            <w:tcW w:w="1070" w:type="dxa"/>
            <w:vAlign w:val="center"/>
          </w:tcPr>
          <w:p w14:paraId="16AA9549" w14:textId="77777777" w:rsidR="00632FF3" w:rsidRPr="004A2FE2" w:rsidRDefault="00632FF3" w:rsidP="00632FF3">
            <w:pPr>
              <w:keepNext/>
              <w:spacing w:after="0"/>
              <w:jc w:val="center"/>
              <w:rPr>
                <w:ins w:id="3050" w:author="Seltzer, Karl" w:date="2024-04-05T09:11:00Z"/>
                <w:rFonts w:cstheme="minorHAnsi"/>
                <w:sz w:val="20"/>
                <w:szCs w:val="20"/>
              </w:rPr>
            </w:pPr>
            <w:ins w:id="3051" w:author="Seltzer, Karl" w:date="2024-04-05T09:11:00Z">
              <w:r>
                <w:rPr>
                  <w:rFonts w:cstheme="minorHAnsi"/>
                  <w:sz w:val="20"/>
                  <w:szCs w:val="20"/>
                </w:rPr>
                <w:t>Lumped</w:t>
              </w:r>
            </w:ins>
          </w:p>
        </w:tc>
        <w:tc>
          <w:tcPr>
            <w:tcW w:w="2186" w:type="dxa"/>
            <w:vAlign w:val="center"/>
          </w:tcPr>
          <w:p w14:paraId="292DDE3F" w14:textId="77777777" w:rsidR="00632FF3" w:rsidRPr="004A2FE2" w:rsidRDefault="00632FF3" w:rsidP="00632FF3">
            <w:pPr>
              <w:keepNext/>
              <w:spacing w:after="0"/>
              <w:jc w:val="center"/>
              <w:rPr>
                <w:ins w:id="3052" w:author="Seltzer, Karl" w:date="2024-04-05T09:11:00Z"/>
                <w:rFonts w:cstheme="minorHAnsi"/>
                <w:sz w:val="20"/>
                <w:szCs w:val="20"/>
              </w:rPr>
            </w:pPr>
            <w:ins w:id="3053" w:author="Seltzer, Karl" w:date="2024-04-05T09:11:00Z">
              <w:r w:rsidRPr="004A2FE2">
                <w:rPr>
                  <w:rFonts w:cstheme="minorHAnsi"/>
                  <w:sz w:val="20"/>
                  <w:szCs w:val="20"/>
                </w:rPr>
                <w:t>-</w:t>
              </w:r>
            </w:ins>
          </w:p>
        </w:tc>
      </w:tr>
      <w:tr w:rsidR="00632FF3" w:rsidRPr="004A2FE2" w14:paraId="009EAA6A" w14:textId="77777777" w:rsidTr="003F46C2">
        <w:trPr>
          <w:trHeight w:val="143"/>
          <w:ins w:id="3054" w:author="Seltzer, Karl" w:date="2024-04-05T09:11:00Z"/>
        </w:trPr>
        <w:tc>
          <w:tcPr>
            <w:tcW w:w="1357" w:type="dxa"/>
          </w:tcPr>
          <w:p w14:paraId="1526E13F" w14:textId="77777777" w:rsidR="00632FF3" w:rsidRPr="004A2FE2" w:rsidRDefault="00632FF3" w:rsidP="00632FF3">
            <w:pPr>
              <w:spacing w:after="0"/>
              <w:jc w:val="center"/>
              <w:rPr>
                <w:ins w:id="3055" w:author="Seltzer, Karl" w:date="2024-04-05T09:11:00Z"/>
                <w:rFonts w:cstheme="minorHAnsi"/>
                <w:sz w:val="20"/>
                <w:szCs w:val="20"/>
              </w:rPr>
            </w:pPr>
            <w:ins w:id="3056" w:author="Seltzer, Karl" w:date="2024-04-05T09:11:00Z">
              <w:r w:rsidRPr="00237230">
                <w:rPr>
                  <w:rFonts w:cstheme="minorHAnsi"/>
                  <w:sz w:val="20"/>
                  <w:szCs w:val="20"/>
                </w:rPr>
                <w:t>UNKKOH</w:t>
              </w:r>
            </w:ins>
          </w:p>
        </w:tc>
        <w:tc>
          <w:tcPr>
            <w:tcW w:w="3989" w:type="dxa"/>
            <w:vAlign w:val="center"/>
          </w:tcPr>
          <w:p w14:paraId="0F9BE0EB" w14:textId="77777777" w:rsidR="00632FF3" w:rsidRPr="004A2FE2" w:rsidRDefault="00632FF3" w:rsidP="00632FF3">
            <w:pPr>
              <w:spacing w:after="0"/>
              <w:jc w:val="center"/>
              <w:rPr>
                <w:ins w:id="3057" w:author="Seltzer, Karl" w:date="2024-04-05T09:11:00Z"/>
                <w:rFonts w:cstheme="minorHAnsi"/>
                <w:sz w:val="20"/>
                <w:szCs w:val="20"/>
              </w:rPr>
            </w:pPr>
            <w:ins w:id="3058" w:author="Seltzer, Karl" w:date="2024-04-05T09:11:00Z">
              <w:r>
                <w:rPr>
                  <w:rFonts w:cstheme="minorHAnsi"/>
                  <w:sz w:val="20"/>
                  <w:szCs w:val="20"/>
                </w:rPr>
                <w:t xml:space="preserve">Unknown </w:t>
              </w:r>
              <w:proofErr w:type="spellStart"/>
              <w:r>
                <w:rPr>
                  <w:rFonts w:cstheme="minorHAnsi"/>
                  <w:sz w:val="20"/>
                  <w:szCs w:val="20"/>
                </w:rPr>
                <w:t>k</w:t>
              </w:r>
              <w:r w:rsidRPr="00ED3949">
                <w:rPr>
                  <w:rFonts w:cstheme="minorHAnsi"/>
                  <w:sz w:val="20"/>
                  <w:szCs w:val="20"/>
                  <w:vertAlign w:val="subscript"/>
                </w:rPr>
                <w:t>OH</w:t>
              </w:r>
              <w:proofErr w:type="spellEnd"/>
            </w:ins>
          </w:p>
        </w:tc>
        <w:tc>
          <w:tcPr>
            <w:tcW w:w="518" w:type="dxa"/>
          </w:tcPr>
          <w:p w14:paraId="6A103F3B" w14:textId="77777777" w:rsidR="00632FF3" w:rsidRPr="00237230" w:rsidRDefault="00632FF3" w:rsidP="00632FF3">
            <w:pPr>
              <w:keepNext/>
              <w:spacing w:after="0"/>
              <w:jc w:val="center"/>
              <w:rPr>
                <w:ins w:id="3059" w:author="Seltzer, Karl" w:date="2024-04-05T09:11:00Z"/>
                <w:rFonts w:cstheme="minorHAnsi"/>
                <w:sz w:val="20"/>
                <w:szCs w:val="20"/>
              </w:rPr>
            </w:pPr>
            <w:ins w:id="3060" w:author="Seltzer, Karl" w:date="2024-04-05T09:11:00Z">
              <w:r w:rsidRPr="00237230">
                <w:rPr>
                  <w:sz w:val="20"/>
                  <w:szCs w:val="20"/>
                </w:rPr>
                <w:t>1</w:t>
              </w:r>
            </w:ins>
          </w:p>
        </w:tc>
        <w:tc>
          <w:tcPr>
            <w:tcW w:w="1070" w:type="dxa"/>
            <w:vAlign w:val="center"/>
          </w:tcPr>
          <w:p w14:paraId="0C56AC8E" w14:textId="77777777" w:rsidR="00632FF3" w:rsidRPr="004A2FE2" w:rsidRDefault="00632FF3" w:rsidP="00632FF3">
            <w:pPr>
              <w:keepNext/>
              <w:spacing w:after="0"/>
              <w:jc w:val="center"/>
              <w:rPr>
                <w:ins w:id="3061" w:author="Seltzer, Karl" w:date="2024-04-05T09:11:00Z"/>
                <w:rFonts w:cstheme="minorHAnsi"/>
                <w:sz w:val="20"/>
                <w:szCs w:val="20"/>
              </w:rPr>
            </w:pPr>
            <w:ins w:id="3062" w:author="Seltzer, Karl" w:date="2024-04-05T09:11:00Z">
              <w:r>
                <w:rPr>
                  <w:rFonts w:cstheme="minorHAnsi"/>
                  <w:sz w:val="20"/>
                  <w:szCs w:val="20"/>
                </w:rPr>
                <w:t>Lumped</w:t>
              </w:r>
            </w:ins>
          </w:p>
        </w:tc>
        <w:tc>
          <w:tcPr>
            <w:tcW w:w="2186" w:type="dxa"/>
            <w:vAlign w:val="center"/>
          </w:tcPr>
          <w:p w14:paraId="74266932" w14:textId="77777777" w:rsidR="00632FF3" w:rsidRPr="004A2FE2" w:rsidRDefault="00632FF3" w:rsidP="00632FF3">
            <w:pPr>
              <w:keepNext/>
              <w:spacing w:after="0"/>
              <w:jc w:val="center"/>
              <w:rPr>
                <w:ins w:id="3063" w:author="Seltzer, Karl" w:date="2024-04-05T09:11:00Z"/>
                <w:rFonts w:cstheme="minorHAnsi"/>
                <w:sz w:val="20"/>
                <w:szCs w:val="20"/>
              </w:rPr>
            </w:pPr>
            <w:ins w:id="3064" w:author="Seltzer, Karl" w:date="2024-04-05T09:11:00Z">
              <w:r w:rsidRPr="004A2FE2">
                <w:rPr>
                  <w:rFonts w:cstheme="minorHAnsi"/>
                  <w:sz w:val="20"/>
                  <w:szCs w:val="20"/>
                </w:rPr>
                <w:t>-</w:t>
              </w:r>
            </w:ins>
          </w:p>
        </w:tc>
      </w:tr>
      <w:tr w:rsidR="00632FF3" w:rsidRPr="004A2FE2" w14:paraId="5A86FCBE" w14:textId="77777777" w:rsidTr="003F46C2">
        <w:trPr>
          <w:trHeight w:val="143"/>
          <w:ins w:id="3065" w:author="Seltzer, Karl" w:date="2024-04-05T09:11:00Z"/>
        </w:trPr>
        <w:tc>
          <w:tcPr>
            <w:tcW w:w="1357" w:type="dxa"/>
          </w:tcPr>
          <w:p w14:paraId="61FC52BD" w14:textId="77777777" w:rsidR="00632FF3" w:rsidRPr="004A2FE2" w:rsidRDefault="00632FF3" w:rsidP="00632FF3">
            <w:pPr>
              <w:spacing w:after="0"/>
              <w:jc w:val="center"/>
              <w:rPr>
                <w:ins w:id="3066" w:author="Seltzer, Karl" w:date="2024-04-05T09:11:00Z"/>
                <w:rFonts w:cstheme="minorHAnsi"/>
                <w:sz w:val="20"/>
                <w:szCs w:val="20"/>
              </w:rPr>
            </w:pPr>
            <w:ins w:id="3067" w:author="Seltzer, Karl" w:date="2024-04-05T09:11:00Z">
              <w:r w:rsidRPr="00237230">
                <w:rPr>
                  <w:rFonts w:cstheme="minorHAnsi"/>
                  <w:sz w:val="20"/>
                  <w:szCs w:val="20"/>
                </w:rPr>
                <w:t>UNKSMILES</w:t>
              </w:r>
            </w:ins>
          </w:p>
        </w:tc>
        <w:tc>
          <w:tcPr>
            <w:tcW w:w="3989" w:type="dxa"/>
            <w:vAlign w:val="center"/>
          </w:tcPr>
          <w:p w14:paraId="27FEF946" w14:textId="77777777" w:rsidR="00632FF3" w:rsidRPr="004A2FE2" w:rsidRDefault="00632FF3" w:rsidP="00632FF3">
            <w:pPr>
              <w:spacing w:after="0"/>
              <w:jc w:val="center"/>
              <w:rPr>
                <w:ins w:id="3068" w:author="Seltzer, Karl" w:date="2024-04-05T09:11:00Z"/>
                <w:rFonts w:cstheme="minorHAnsi"/>
                <w:sz w:val="20"/>
                <w:szCs w:val="20"/>
              </w:rPr>
            </w:pPr>
            <w:ins w:id="3069" w:author="Seltzer, Karl" w:date="2024-04-05T09:11:00Z">
              <w:r>
                <w:rPr>
                  <w:rFonts w:cstheme="minorHAnsi"/>
                  <w:sz w:val="20"/>
                  <w:szCs w:val="20"/>
                </w:rPr>
                <w:t>Unknown SMILES</w:t>
              </w:r>
            </w:ins>
          </w:p>
        </w:tc>
        <w:tc>
          <w:tcPr>
            <w:tcW w:w="518" w:type="dxa"/>
          </w:tcPr>
          <w:p w14:paraId="7BADC4D9" w14:textId="77777777" w:rsidR="00632FF3" w:rsidRPr="00237230" w:rsidRDefault="00632FF3" w:rsidP="00632FF3">
            <w:pPr>
              <w:keepNext/>
              <w:spacing w:after="0"/>
              <w:jc w:val="center"/>
              <w:rPr>
                <w:ins w:id="3070" w:author="Seltzer, Karl" w:date="2024-04-05T09:11:00Z"/>
                <w:rFonts w:cstheme="minorHAnsi"/>
                <w:sz w:val="20"/>
                <w:szCs w:val="20"/>
              </w:rPr>
            </w:pPr>
            <w:ins w:id="3071" w:author="Seltzer, Karl" w:date="2024-04-05T09:11:00Z">
              <w:r w:rsidRPr="00237230">
                <w:rPr>
                  <w:sz w:val="20"/>
                  <w:szCs w:val="20"/>
                </w:rPr>
                <w:t>1</w:t>
              </w:r>
            </w:ins>
          </w:p>
        </w:tc>
        <w:tc>
          <w:tcPr>
            <w:tcW w:w="1070" w:type="dxa"/>
            <w:vAlign w:val="center"/>
          </w:tcPr>
          <w:p w14:paraId="5465B18A" w14:textId="77777777" w:rsidR="00632FF3" w:rsidRPr="004A2FE2" w:rsidRDefault="00632FF3" w:rsidP="00632FF3">
            <w:pPr>
              <w:keepNext/>
              <w:spacing w:after="0"/>
              <w:jc w:val="center"/>
              <w:rPr>
                <w:ins w:id="3072" w:author="Seltzer, Karl" w:date="2024-04-05T09:11:00Z"/>
                <w:rFonts w:cstheme="minorHAnsi"/>
                <w:sz w:val="20"/>
                <w:szCs w:val="20"/>
              </w:rPr>
            </w:pPr>
            <w:ins w:id="3073" w:author="Seltzer, Karl" w:date="2024-04-05T09:11:00Z">
              <w:r>
                <w:rPr>
                  <w:rFonts w:cstheme="minorHAnsi"/>
                  <w:sz w:val="20"/>
                  <w:szCs w:val="20"/>
                </w:rPr>
                <w:t>Lumped</w:t>
              </w:r>
            </w:ins>
          </w:p>
        </w:tc>
        <w:tc>
          <w:tcPr>
            <w:tcW w:w="2186" w:type="dxa"/>
            <w:vAlign w:val="center"/>
          </w:tcPr>
          <w:p w14:paraId="5C58ECF3" w14:textId="77777777" w:rsidR="00632FF3" w:rsidRPr="004A2FE2" w:rsidRDefault="00632FF3" w:rsidP="00632FF3">
            <w:pPr>
              <w:keepNext/>
              <w:spacing w:after="0"/>
              <w:jc w:val="center"/>
              <w:rPr>
                <w:ins w:id="3074" w:author="Seltzer, Karl" w:date="2024-04-05T09:11:00Z"/>
                <w:rFonts w:cstheme="minorHAnsi"/>
                <w:sz w:val="20"/>
                <w:szCs w:val="20"/>
              </w:rPr>
            </w:pPr>
            <w:ins w:id="3075" w:author="Seltzer, Karl" w:date="2024-04-05T09:11:00Z">
              <w:r w:rsidRPr="004A2FE2">
                <w:rPr>
                  <w:rFonts w:cstheme="minorHAnsi"/>
                  <w:sz w:val="20"/>
                  <w:szCs w:val="20"/>
                </w:rPr>
                <w:t>-</w:t>
              </w:r>
            </w:ins>
          </w:p>
        </w:tc>
      </w:tr>
      <w:tr w:rsidR="00632FF3" w:rsidRPr="004A2FE2" w14:paraId="081063F8" w14:textId="77777777" w:rsidTr="003F46C2">
        <w:trPr>
          <w:trHeight w:val="143"/>
          <w:ins w:id="3076" w:author="Seltzer, Karl" w:date="2024-04-05T09:11:00Z"/>
        </w:trPr>
        <w:tc>
          <w:tcPr>
            <w:tcW w:w="1357" w:type="dxa"/>
          </w:tcPr>
          <w:p w14:paraId="079AF665" w14:textId="6FAE9264" w:rsidR="00632FF3" w:rsidRPr="004A2FE2" w:rsidRDefault="00632FF3" w:rsidP="00632FF3">
            <w:pPr>
              <w:spacing w:after="0"/>
              <w:jc w:val="center"/>
              <w:rPr>
                <w:ins w:id="3077" w:author="Seltzer, Karl" w:date="2024-04-05T09:11:00Z"/>
                <w:rFonts w:cstheme="minorHAnsi"/>
                <w:sz w:val="20"/>
                <w:szCs w:val="20"/>
              </w:rPr>
            </w:pPr>
            <w:ins w:id="3078" w:author="Seltzer, Karl" w:date="2024-04-05T09:11:00Z">
              <w:r w:rsidRPr="00237230">
                <w:rPr>
                  <w:rFonts w:cstheme="minorHAnsi"/>
                  <w:sz w:val="20"/>
                  <w:szCs w:val="20"/>
                </w:rPr>
                <w:t>XY</w:t>
              </w:r>
            </w:ins>
            <w:ins w:id="3079" w:author="Seltzer, Karl" w:date="2024-04-05T09:18:00Z">
              <w:r>
                <w:rPr>
                  <w:rFonts w:cstheme="minorHAnsi"/>
                  <w:sz w:val="20"/>
                  <w:szCs w:val="20"/>
                </w:rPr>
                <w:t>L</w:t>
              </w:r>
            </w:ins>
          </w:p>
        </w:tc>
        <w:tc>
          <w:tcPr>
            <w:tcW w:w="3989" w:type="dxa"/>
            <w:vAlign w:val="center"/>
          </w:tcPr>
          <w:p w14:paraId="5EEB2D59" w14:textId="6EDE776A" w:rsidR="00632FF3" w:rsidRPr="004A2FE2" w:rsidRDefault="00632FF3" w:rsidP="00632FF3">
            <w:pPr>
              <w:spacing w:after="0"/>
              <w:jc w:val="center"/>
              <w:rPr>
                <w:ins w:id="3080" w:author="Seltzer, Karl" w:date="2024-04-05T09:11:00Z"/>
                <w:rFonts w:cstheme="minorHAnsi"/>
                <w:sz w:val="20"/>
                <w:szCs w:val="20"/>
              </w:rPr>
            </w:pPr>
            <w:ins w:id="3081" w:author="Seltzer, Karl" w:date="2024-04-05T09:18:00Z">
              <w:r>
                <w:rPr>
                  <w:rFonts w:cstheme="minorHAnsi"/>
                  <w:sz w:val="20"/>
                  <w:szCs w:val="20"/>
                </w:rPr>
                <w:t>Xylenes and other aromatics</w:t>
              </w:r>
            </w:ins>
          </w:p>
        </w:tc>
        <w:tc>
          <w:tcPr>
            <w:tcW w:w="518" w:type="dxa"/>
          </w:tcPr>
          <w:p w14:paraId="7F37930F" w14:textId="77777777" w:rsidR="00632FF3" w:rsidRPr="00237230" w:rsidRDefault="00632FF3" w:rsidP="00632FF3">
            <w:pPr>
              <w:keepNext/>
              <w:spacing w:after="0"/>
              <w:jc w:val="center"/>
              <w:rPr>
                <w:ins w:id="3082" w:author="Seltzer, Karl" w:date="2024-04-05T09:11:00Z"/>
                <w:rFonts w:cstheme="minorHAnsi"/>
                <w:sz w:val="20"/>
                <w:szCs w:val="20"/>
              </w:rPr>
            </w:pPr>
            <w:ins w:id="3083" w:author="Seltzer, Karl" w:date="2024-04-05T09:11:00Z">
              <w:r w:rsidRPr="00237230">
                <w:rPr>
                  <w:sz w:val="20"/>
                  <w:szCs w:val="20"/>
                </w:rPr>
                <w:t>8</w:t>
              </w:r>
            </w:ins>
          </w:p>
        </w:tc>
        <w:tc>
          <w:tcPr>
            <w:tcW w:w="1070" w:type="dxa"/>
            <w:vAlign w:val="center"/>
          </w:tcPr>
          <w:p w14:paraId="12119D97" w14:textId="77777777" w:rsidR="00632FF3" w:rsidRPr="004A2FE2" w:rsidRDefault="00632FF3" w:rsidP="00632FF3">
            <w:pPr>
              <w:keepNext/>
              <w:spacing w:after="0"/>
              <w:jc w:val="center"/>
              <w:rPr>
                <w:ins w:id="3084" w:author="Seltzer, Karl" w:date="2024-04-05T09:11:00Z"/>
                <w:rFonts w:cstheme="minorHAnsi"/>
                <w:sz w:val="20"/>
                <w:szCs w:val="20"/>
              </w:rPr>
            </w:pPr>
            <w:ins w:id="3085" w:author="Seltzer, Karl" w:date="2024-04-05T09:11:00Z">
              <w:r>
                <w:rPr>
                  <w:rFonts w:cstheme="minorHAnsi"/>
                  <w:sz w:val="20"/>
                  <w:szCs w:val="20"/>
                </w:rPr>
                <w:t>Lumped</w:t>
              </w:r>
            </w:ins>
          </w:p>
        </w:tc>
        <w:tc>
          <w:tcPr>
            <w:tcW w:w="2186" w:type="dxa"/>
            <w:vAlign w:val="center"/>
          </w:tcPr>
          <w:p w14:paraId="48D75623" w14:textId="77777777" w:rsidR="00632FF3" w:rsidRPr="004A2FE2" w:rsidRDefault="00632FF3" w:rsidP="00632FF3">
            <w:pPr>
              <w:keepNext/>
              <w:spacing w:after="0"/>
              <w:jc w:val="center"/>
              <w:rPr>
                <w:ins w:id="3086" w:author="Seltzer, Karl" w:date="2024-04-05T09:11:00Z"/>
                <w:rFonts w:cstheme="minorHAnsi"/>
                <w:sz w:val="20"/>
                <w:szCs w:val="20"/>
              </w:rPr>
            </w:pPr>
            <w:ins w:id="3087" w:author="Seltzer, Karl" w:date="2024-04-05T09:11:00Z">
              <w:r w:rsidRPr="004A2FE2">
                <w:rPr>
                  <w:rFonts w:cstheme="minorHAnsi"/>
                  <w:sz w:val="20"/>
                  <w:szCs w:val="20"/>
                </w:rPr>
                <w:t>-</w:t>
              </w:r>
            </w:ins>
          </w:p>
        </w:tc>
      </w:tr>
    </w:tbl>
    <w:p w14:paraId="0EF3024B" w14:textId="390B071D" w:rsidR="001669CD" w:rsidRPr="00F61BB1" w:rsidRDefault="001669CD" w:rsidP="001669CD">
      <w:pPr>
        <w:pStyle w:val="Caption"/>
        <w:rPr>
          <w:ins w:id="3088" w:author="Seltzer, Karl" w:date="2024-04-05T09:11:00Z"/>
          <w:b/>
          <w:bCs/>
          <w:i w:val="0"/>
          <w:iCs w:val="0"/>
          <w:color w:val="000000" w:themeColor="text1"/>
        </w:rPr>
      </w:pPr>
      <w:bookmarkStart w:id="3089" w:name="_Ref163220192"/>
      <w:bookmarkStart w:id="3090" w:name="_Ref163220201"/>
      <w:ins w:id="3091" w:author="Seltzer, Karl" w:date="2024-04-05T09:11:00Z">
        <w:r w:rsidRPr="00F61BB1">
          <w:rPr>
            <w:b/>
            <w:bCs/>
            <w:i w:val="0"/>
            <w:iCs w:val="0"/>
            <w:color w:val="000000" w:themeColor="text1"/>
          </w:rPr>
          <w:t xml:space="preserve">Table </w:t>
        </w:r>
      </w:ins>
      <w:ins w:id="3092" w:author="Seltzer, Karl" w:date="2024-08-12T11:33:00Z">
        <w:r w:rsidR="00AE789A">
          <w:rPr>
            <w:b/>
            <w:bCs/>
            <w:i w:val="0"/>
            <w:iCs w:val="0"/>
            <w:color w:val="000000" w:themeColor="text1"/>
          </w:rPr>
          <w:fldChar w:fldCharType="begin"/>
        </w:r>
        <w:r w:rsidR="00AE789A">
          <w:rPr>
            <w:b/>
            <w:bCs/>
            <w:i w:val="0"/>
            <w:iCs w:val="0"/>
            <w:color w:val="000000" w:themeColor="text1"/>
          </w:rPr>
          <w:instrText xml:space="preserve"> SEQ Table \* ARABIC </w:instrText>
        </w:r>
      </w:ins>
      <w:r w:rsidR="00AE789A">
        <w:rPr>
          <w:b/>
          <w:bCs/>
          <w:i w:val="0"/>
          <w:iCs w:val="0"/>
          <w:color w:val="000000" w:themeColor="text1"/>
        </w:rPr>
        <w:fldChar w:fldCharType="separate"/>
      </w:r>
      <w:ins w:id="3093" w:author="Seltzer, Karl" w:date="2024-08-12T11:33:00Z">
        <w:r w:rsidR="00AE789A">
          <w:rPr>
            <w:b/>
            <w:bCs/>
            <w:i w:val="0"/>
            <w:iCs w:val="0"/>
            <w:noProof/>
            <w:color w:val="000000" w:themeColor="text1"/>
          </w:rPr>
          <w:t>23</w:t>
        </w:r>
        <w:r w:rsidR="00AE789A">
          <w:rPr>
            <w:b/>
            <w:bCs/>
            <w:i w:val="0"/>
            <w:iCs w:val="0"/>
            <w:color w:val="000000" w:themeColor="text1"/>
          </w:rPr>
          <w:fldChar w:fldCharType="end"/>
        </w:r>
      </w:ins>
      <w:bookmarkEnd w:id="3090"/>
      <w:ins w:id="3094" w:author="Seltzer, Karl" w:date="2024-04-05T09:11:00Z">
        <w:r w:rsidRPr="00F61BB1">
          <w:rPr>
            <w:b/>
            <w:bCs/>
            <w:i w:val="0"/>
            <w:iCs w:val="0"/>
            <w:color w:val="000000" w:themeColor="text1"/>
          </w:rPr>
          <w:t xml:space="preserve">: Model species, description, number of carbons, tracer type, and SMILES string (where applicable) for all emitted organics in the </w:t>
        </w:r>
        <w:r>
          <w:rPr>
            <w:b/>
            <w:bCs/>
            <w:i w:val="0"/>
            <w:iCs w:val="0"/>
            <w:color w:val="000000" w:themeColor="text1"/>
          </w:rPr>
          <w:t>CRACMMv</w:t>
        </w:r>
      </w:ins>
      <w:ins w:id="3095" w:author="Seltzer, Karl" w:date="2024-04-05T09:20:00Z">
        <w:r w:rsidR="00952DD3">
          <w:rPr>
            <w:b/>
            <w:bCs/>
            <w:i w:val="0"/>
            <w:iCs w:val="0"/>
            <w:color w:val="000000" w:themeColor="text1"/>
          </w:rPr>
          <w:t>2</w:t>
        </w:r>
      </w:ins>
      <w:ins w:id="3096" w:author="Seltzer, Karl" w:date="2024-04-05T09:11:00Z">
        <w:r>
          <w:rPr>
            <w:b/>
            <w:bCs/>
            <w:i w:val="0"/>
            <w:iCs w:val="0"/>
            <w:color w:val="000000" w:themeColor="text1"/>
          </w:rPr>
          <w:t xml:space="preserve">.0 </w:t>
        </w:r>
        <w:r w:rsidRPr="00F61BB1">
          <w:rPr>
            <w:b/>
            <w:bCs/>
            <w:i w:val="0"/>
            <w:iCs w:val="0"/>
            <w:color w:val="000000" w:themeColor="text1"/>
          </w:rPr>
          <w:t>chemical mechanism.</w:t>
        </w:r>
      </w:ins>
      <w:ins w:id="3097" w:author="Seltzer, Karl" w:date="2024-04-05T09:31:00Z">
        <w:r w:rsidR="005F3186">
          <w:rPr>
            <w:b/>
            <w:bCs/>
            <w:i w:val="0"/>
            <w:iCs w:val="0"/>
            <w:color w:val="000000" w:themeColor="text1"/>
          </w:rPr>
          <w:t xml:space="preserve"> </w:t>
        </w:r>
      </w:ins>
      <w:ins w:id="3098" w:author="Seltzer, Karl" w:date="2024-04-05T09:41:00Z">
        <w:r w:rsidR="00E942A1">
          <w:rPr>
            <w:b/>
            <w:bCs/>
            <w:i w:val="0"/>
            <w:iCs w:val="0"/>
            <w:color w:val="000000" w:themeColor="text1"/>
          </w:rPr>
          <w:t>A “</w:t>
        </w:r>
      </w:ins>
      <w:ins w:id="3099" w:author="Seltzer, Karl" w:date="2024-04-05T09:31:00Z">
        <w:r w:rsidR="005F3186">
          <w:rPr>
            <w:b/>
            <w:bCs/>
            <w:i w:val="0"/>
            <w:iCs w:val="0"/>
            <w:color w:val="000000" w:themeColor="text1"/>
          </w:rPr>
          <w:t>*</w:t>
        </w:r>
      </w:ins>
      <w:ins w:id="3100" w:author="Seltzer, Karl" w:date="2024-04-05T09:41:00Z">
        <w:r w:rsidR="00E942A1">
          <w:rPr>
            <w:b/>
            <w:bCs/>
            <w:i w:val="0"/>
            <w:iCs w:val="0"/>
            <w:color w:val="000000" w:themeColor="text1"/>
          </w:rPr>
          <w:t>”</w:t>
        </w:r>
      </w:ins>
      <w:ins w:id="3101" w:author="Seltzer, Karl" w:date="2024-04-05T09:31:00Z">
        <w:r w:rsidR="005F3186">
          <w:rPr>
            <w:b/>
            <w:bCs/>
            <w:i w:val="0"/>
            <w:iCs w:val="0"/>
            <w:color w:val="000000" w:themeColor="text1"/>
          </w:rPr>
          <w:t xml:space="preserve"> indicates species can be emitted in the particle (AROC*) or vapor (VROC*) phase.</w:t>
        </w:r>
      </w:ins>
      <w:bookmarkEnd w:id="3089"/>
    </w:p>
    <w:p w14:paraId="1BABB19E" w14:textId="764581E7" w:rsidR="001669CD" w:rsidRPr="00DD208D" w:rsidRDefault="001669CD" w:rsidP="001669CD">
      <w:pPr>
        <w:pStyle w:val="Caption"/>
        <w:jc w:val="both"/>
        <w:rPr>
          <w:ins w:id="3102" w:author="Seltzer, Karl" w:date="2024-04-05T09:11:00Z"/>
          <w:i w:val="0"/>
          <w:iCs w:val="0"/>
          <w:color w:val="auto"/>
          <w:sz w:val="22"/>
          <w:szCs w:val="22"/>
        </w:rPr>
      </w:pPr>
      <w:ins w:id="3103" w:author="Seltzer, Karl" w:date="2024-04-05T09:11:00Z">
        <w:r w:rsidRPr="64C3EE48">
          <w:rPr>
            <w:i w:val="0"/>
            <w:iCs w:val="0"/>
            <w:color w:val="auto"/>
            <w:sz w:val="22"/>
            <w:szCs w:val="22"/>
          </w:rPr>
          <w:t>Below, the order-of-operations for assignment of a target species are outlined and subsequently discussed in more detail.</w:t>
        </w:r>
      </w:ins>
    </w:p>
    <w:p w14:paraId="24C9C0FC" w14:textId="77777777" w:rsidR="001669CD" w:rsidRPr="00DD208D" w:rsidRDefault="001669CD" w:rsidP="001669CD">
      <w:pPr>
        <w:jc w:val="both"/>
        <w:rPr>
          <w:ins w:id="3104" w:author="Seltzer, Karl" w:date="2024-04-05T09:11:00Z"/>
        </w:rPr>
      </w:pPr>
      <w:ins w:id="3105" w:author="Seltzer, Karl" w:date="2024-04-05T09:11:00Z">
        <w:r w:rsidRPr="00DD208D">
          <w:rPr>
            <w:noProof/>
          </w:rPr>
          <w:drawing>
            <wp:inline distT="0" distB="0" distL="0" distR="0" wp14:anchorId="2BC17044" wp14:editId="36FCB4B3">
              <wp:extent cx="5887085" cy="4638675"/>
              <wp:effectExtent l="0" t="38100" r="0" b="2857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ins>
    </w:p>
    <w:p w14:paraId="6AFD3B11" w14:textId="77777777" w:rsidR="001669CD" w:rsidRPr="00DD208D" w:rsidRDefault="001669CD">
      <w:pPr>
        <w:pStyle w:val="Caption"/>
        <w:numPr>
          <w:ilvl w:val="0"/>
          <w:numId w:val="31"/>
        </w:numPr>
        <w:spacing w:after="0"/>
        <w:jc w:val="both"/>
        <w:rPr>
          <w:ins w:id="3106" w:author="Seltzer, Karl" w:date="2024-04-05T09:11:00Z"/>
          <w:i w:val="0"/>
          <w:iCs w:val="0"/>
          <w:color w:val="auto"/>
          <w:sz w:val="22"/>
          <w:szCs w:val="22"/>
        </w:rPr>
        <w:pPrChange w:id="3107" w:author="Seltzer, Karl" w:date="2024-04-05T09:41:00Z">
          <w:pPr>
            <w:pStyle w:val="Caption"/>
            <w:numPr>
              <w:numId w:val="18"/>
            </w:numPr>
            <w:spacing w:after="0"/>
            <w:ind w:left="360" w:hanging="360"/>
            <w:jc w:val="both"/>
          </w:pPr>
        </w:pPrChange>
      </w:pPr>
      <w:ins w:id="3108" w:author="Seltzer, Karl" w:date="2024-04-05T09:11:00Z">
        <w:r w:rsidRPr="00DD208D">
          <w:rPr>
            <w:i w:val="0"/>
            <w:iCs w:val="0"/>
            <w:color w:val="auto"/>
            <w:sz w:val="22"/>
            <w:szCs w:val="22"/>
          </w:rPr>
          <w:t xml:space="preserve">If a target species features no carbon or is elemental carbon, it is assigned to </w:t>
        </w:r>
        <w:r>
          <w:rPr>
            <w:i w:val="0"/>
            <w:iCs w:val="0"/>
            <w:color w:val="auto"/>
            <w:sz w:val="22"/>
            <w:szCs w:val="22"/>
          </w:rPr>
          <w:t>UNKCRACMM</w:t>
        </w:r>
        <w:r w:rsidRPr="00DD208D">
          <w:rPr>
            <w:i w:val="0"/>
            <w:iCs w:val="0"/>
            <w:color w:val="auto"/>
            <w:sz w:val="22"/>
            <w:szCs w:val="22"/>
          </w:rPr>
          <w:t>.</w:t>
        </w:r>
      </w:ins>
    </w:p>
    <w:p w14:paraId="0FCFEBDF" w14:textId="02222CCF" w:rsidR="001669CD" w:rsidRPr="00DD208D" w:rsidRDefault="001669CD">
      <w:pPr>
        <w:pStyle w:val="ListParagraph"/>
        <w:numPr>
          <w:ilvl w:val="0"/>
          <w:numId w:val="31"/>
        </w:numPr>
        <w:jc w:val="both"/>
        <w:rPr>
          <w:ins w:id="3109" w:author="Seltzer, Karl" w:date="2024-04-05T09:11:00Z"/>
        </w:rPr>
        <w:pPrChange w:id="3110" w:author="Seltzer, Karl" w:date="2024-04-05T09:41:00Z">
          <w:pPr>
            <w:pStyle w:val="ListParagraph"/>
            <w:numPr>
              <w:numId w:val="18"/>
            </w:numPr>
            <w:ind w:left="360" w:hanging="360"/>
            <w:jc w:val="both"/>
          </w:pPr>
        </w:pPrChange>
      </w:pPr>
      <w:ins w:id="3111" w:author="Seltzer, Karl" w:date="2024-04-05T09:11:00Z">
        <w:r w:rsidRPr="00DD208D">
          <w:t xml:space="preserve">If a target species is an explicit tracer in the chemical mechanism, it is appropriately assigned. This is determined using the SMILES string and applies to </w:t>
        </w:r>
        <w:r>
          <w:t xml:space="preserve">ACD, ACE, ACT, BEN, </w:t>
        </w:r>
      </w:ins>
      <w:ins w:id="3112" w:author="Seltzer, Karl" w:date="2024-04-05T10:12:00Z">
        <w:r w:rsidR="000A53A0">
          <w:t xml:space="preserve">EBZ, </w:t>
        </w:r>
      </w:ins>
      <w:ins w:id="3113" w:author="Seltzer, Karl" w:date="2024-04-05T09:11:00Z">
        <w:r>
          <w:t xml:space="preserve">ECH4, EOH, ETE, ETEG, ETH, HCHO, ISO, MOH, ORA1, OP1, MEK, MVK, </w:t>
        </w:r>
      </w:ins>
      <w:ins w:id="3114" w:author="Seltzer, Karl" w:date="2024-04-05T10:13:00Z">
        <w:r w:rsidR="000A53A0">
          <w:t xml:space="preserve">STY, </w:t>
        </w:r>
      </w:ins>
      <w:ins w:id="3115" w:author="Seltzer, Karl" w:date="2024-04-05T09:11:00Z">
        <w:r>
          <w:t>TOL, BCE13, ACRO, GLY, and PROG.</w:t>
        </w:r>
      </w:ins>
    </w:p>
    <w:p w14:paraId="369884AE" w14:textId="77777777" w:rsidR="001669CD" w:rsidRPr="00DD208D" w:rsidRDefault="001669CD">
      <w:pPr>
        <w:pStyle w:val="ListParagraph"/>
        <w:numPr>
          <w:ilvl w:val="0"/>
          <w:numId w:val="31"/>
        </w:numPr>
        <w:jc w:val="both"/>
        <w:rPr>
          <w:ins w:id="3116" w:author="Seltzer, Karl" w:date="2024-04-05T09:11:00Z"/>
        </w:rPr>
        <w:pPrChange w:id="3117" w:author="Seltzer, Karl" w:date="2024-04-05T09:41:00Z">
          <w:pPr>
            <w:pStyle w:val="ListParagraph"/>
            <w:numPr>
              <w:numId w:val="18"/>
            </w:numPr>
            <w:ind w:left="360" w:hanging="360"/>
            <w:jc w:val="both"/>
          </w:pPr>
        </w:pPrChange>
      </w:pPr>
      <w:ins w:id="3118" w:author="Seltzer, Karl" w:date="2024-04-05T09:11:00Z">
        <w:r w:rsidRPr="00DD208D">
          <w:t xml:space="preserve">If the </w:t>
        </w:r>
        <w:proofErr w:type="spellStart"/>
        <w:r>
          <w:t>k</w:t>
        </w:r>
        <w:r w:rsidRPr="00CC45F9">
          <w:rPr>
            <w:vertAlign w:val="subscript"/>
          </w:rPr>
          <w:t>OH</w:t>
        </w:r>
        <w:proofErr w:type="spellEnd"/>
        <w:r w:rsidRPr="00DD208D">
          <w:t xml:space="preserve"> of the target species is &lt; 3</w:t>
        </w:r>
        <w:r>
          <w:t>.5</w:t>
        </w:r>
        <w:r w:rsidRPr="00DD208D">
          <w:t>x10</w:t>
        </w:r>
        <w:r>
          <w:rPr>
            <w:vertAlign w:val="superscript"/>
          </w:rPr>
          <w:t>-13</w:t>
        </w:r>
        <w:r w:rsidRPr="00DD208D">
          <w:t xml:space="preserve"> </w:t>
        </w:r>
        <w:r w:rsidRPr="00CC45F9">
          <w:t>cm</w:t>
        </w:r>
        <w:r w:rsidRPr="00CC45F9">
          <w:rPr>
            <w:vertAlign w:val="superscript"/>
          </w:rPr>
          <w:t>3</w:t>
        </w:r>
        <w:r w:rsidRPr="00CC45F9">
          <w:t xml:space="preserve"> </w:t>
        </w:r>
        <w:proofErr w:type="gramStart"/>
        <w:r w:rsidRPr="00CC45F9">
          <w:t>molec.</w:t>
        </w:r>
        <w:r w:rsidRPr="00CC45F9">
          <w:rPr>
            <w:vertAlign w:val="superscript"/>
          </w:rPr>
          <w:t>-</w:t>
        </w:r>
        <w:proofErr w:type="gramEnd"/>
        <w:r w:rsidRPr="00CC45F9">
          <w:rPr>
            <w:vertAlign w:val="superscript"/>
          </w:rPr>
          <w:t>1</w:t>
        </w:r>
        <w:r w:rsidRPr="00CC45F9">
          <w:t xml:space="preserve"> sec</w:t>
        </w:r>
        <w:r w:rsidRPr="00CC45F9">
          <w:rPr>
            <w:vertAlign w:val="superscript"/>
          </w:rPr>
          <w:t>-1</w:t>
        </w:r>
        <w:r w:rsidRPr="00DD208D">
          <w:t xml:space="preserve">, it is assigned to </w:t>
        </w:r>
        <w:r>
          <w:t>SLOWROC</w:t>
        </w:r>
        <w:r w:rsidRPr="00DD208D">
          <w:t>.</w:t>
        </w:r>
      </w:ins>
    </w:p>
    <w:p w14:paraId="1426E9AB" w14:textId="77777777" w:rsidR="001669CD" w:rsidRDefault="001669CD">
      <w:pPr>
        <w:pStyle w:val="ListParagraph"/>
        <w:numPr>
          <w:ilvl w:val="0"/>
          <w:numId w:val="31"/>
        </w:numPr>
        <w:jc w:val="both"/>
        <w:rPr>
          <w:ins w:id="3119" w:author="Seltzer, Karl" w:date="2024-04-05T09:11:00Z"/>
        </w:rPr>
        <w:pPrChange w:id="3120" w:author="Seltzer, Karl" w:date="2024-04-05T09:41:00Z">
          <w:pPr>
            <w:pStyle w:val="ListParagraph"/>
            <w:numPr>
              <w:numId w:val="18"/>
            </w:numPr>
            <w:ind w:left="360" w:hanging="360"/>
            <w:jc w:val="both"/>
          </w:pPr>
        </w:pPrChange>
      </w:pPr>
      <w:ins w:id="3121" w:author="Seltzer, Karl" w:date="2024-04-05T09:11:00Z">
        <w:r w:rsidRPr="00DD208D">
          <w:t>If the target species is a monoterpene</w:t>
        </w:r>
        <w:r>
          <w:t>, do the following order-of-operations:</w:t>
        </w:r>
      </w:ins>
    </w:p>
    <w:p w14:paraId="33DF1286" w14:textId="77777777" w:rsidR="001669CD" w:rsidRDefault="001669CD">
      <w:pPr>
        <w:pStyle w:val="ListParagraph"/>
        <w:numPr>
          <w:ilvl w:val="1"/>
          <w:numId w:val="31"/>
        </w:numPr>
        <w:jc w:val="both"/>
        <w:rPr>
          <w:ins w:id="3122" w:author="Seltzer, Karl" w:date="2024-04-05T09:11:00Z"/>
        </w:rPr>
        <w:pPrChange w:id="3123" w:author="Seltzer, Karl" w:date="2024-04-05T09:41:00Z">
          <w:pPr>
            <w:pStyle w:val="ListParagraph"/>
            <w:numPr>
              <w:ilvl w:val="1"/>
              <w:numId w:val="18"/>
            </w:numPr>
            <w:ind w:left="1080" w:hanging="360"/>
            <w:jc w:val="both"/>
          </w:pPr>
        </w:pPrChange>
      </w:pPr>
      <w:ins w:id="3124" w:author="Seltzer, Karl" w:date="2024-04-05T09:11:00Z">
        <w:r>
          <w:t xml:space="preserve">If the target species has </w:t>
        </w:r>
        <w:proofErr w:type="spellStart"/>
        <w:r w:rsidRPr="00DD208D">
          <w:t>nC</w:t>
        </w:r>
        <w:proofErr w:type="spellEnd"/>
        <w:r w:rsidRPr="00DD208D">
          <w:t xml:space="preserve"> = 1</w:t>
        </w:r>
        <w:r>
          <w:t>5</w:t>
        </w:r>
        <w:r w:rsidRPr="00DD208D">
          <w:t xml:space="preserve">, </w:t>
        </w:r>
        <w:proofErr w:type="spellStart"/>
        <w:r w:rsidRPr="00DD208D">
          <w:t>nH</w:t>
        </w:r>
        <w:proofErr w:type="spellEnd"/>
        <w:r w:rsidRPr="00DD208D">
          <w:t xml:space="preserve"> = </w:t>
        </w:r>
        <w:r>
          <w:t>24</w:t>
        </w:r>
        <w:r w:rsidRPr="00DD208D">
          <w:t xml:space="preserve">, </w:t>
        </w:r>
        <w:r>
          <w:t xml:space="preserve">and the number of </w:t>
        </w:r>
        <w:r>
          <w:rPr>
            <w:rFonts w:cstheme="minorHAnsi"/>
          </w:rPr>
          <w:t>C=C</w:t>
        </w:r>
        <w:r>
          <w:t xml:space="preserve"> </w:t>
        </w:r>
        <w:r>
          <w:rPr>
            <w:rFonts w:cstheme="minorHAnsi"/>
          </w:rPr>
          <w:t xml:space="preserve">≥ 1, </w:t>
        </w:r>
        <w:r w:rsidRPr="00DD208D">
          <w:t xml:space="preserve">it is assigned to </w:t>
        </w:r>
        <w:r>
          <w:t>SESQ</w:t>
        </w:r>
        <w:r w:rsidRPr="00DD208D">
          <w:t>.</w:t>
        </w:r>
      </w:ins>
    </w:p>
    <w:p w14:paraId="0FD66A83" w14:textId="77777777" w:rsidR="001669CD" w:rsidRDefault="001669CD">
      <w:pPr>
        <w:pStyle w:val="ListParagraph"/>
        <w:numPr>
          <w:ilvl w:val="1"/>
          <w:numId w:val="31"/>
        </w:numPr>
        <w:jc w:val="both"/>
        <w:rPr>
          <w:ins w:id="3125" w:author="Seltzer, Karl" w:date="2024-04-05T09:11:00Z"/>
        </w:rPr>
        <w:pPrChange w:id="3126" w:author="Seltzer, Karl" w:date="2024-04-05T09:41:00Z">
          <w:pPr>
            <w:pStyle w:val="ListParagraph"/>
            <w:numPr>
              <w:ilvl w:val="1"/>
              <w:numId w:val="18"/>
            </w:numPr>
            <w:ind w:left="1080" w:hanging="360"/>
            <w:jc w:val="both"/>
          </w:pPr>
        </w:pPrChange>
      </w:pPr>
      <w:ins w:id="3127" w:author="Seltzer, Karl" w:date="2024-04-05T09:11:00Z">
        <w:r>
          <w:t xml:space="preserve">If the target species is a monoterpene and the number of </w:t>
        </w:r>
        <w:r>
          <w:rPr>
            <w:rFonts w:cstheme="minorHAnsi"/>
          </w:rPr>
          <w:t>C=C</w:t>
        </w:r>
        <w:r>
          <w:t xml:space="preserve"> </w:t>
        </w:r>
        <w:r>
          <w:rPr>
            <w:rFonts w:cstheme="minorHAnsi"/>
          </w:rPr>
          <w:t xml:space="preserve">= 1, </w:t>
        </w:r>
        <w:r w:rsidRPr="00DD208D">
          <w:t xml:space="preserve">it is assigned to </w:t>
        </w:r>
        <w:r>
          <w:t>API</w:t>
        </w:r>
        <w:r w:rsidRPr="00DD208D">
          <w:t>.</w:t>
        </w:r>
      </w:ins>
    </w:p>
    <w:p w14:paraId="2FC0D02C" w14:textId="77777777" w:rsidR="001669CD" w:rsidRDefault="001669CD">
      <w:pPr>
        <w:pStyle w:val="ListParagraph"/>
        <w:numPr>
          <w:ilvl w:val="1"/>
          <w:numId w:val="31"/>
        </w:numPr>
        <w:jc w:val="both"/>
        <w:rPr>
          <w:ins w:id="3128" w:author="Seltzer, Karl" w:date="2024-04-05T09:11:00Z"/>
        </w:rPr>
        <w:pPrChange w:id="3129" w:author="Seltzer, Karl" w:date="2024-04-05T09:41:00Z">
          <w:pPr>
            <w:pStyle w:val="ListParagraph"/>
            <w:numPr>
              <w:ilvl w:val="1"/>
              <w:numId w:val="18"/>
            </w:numPr>
            <w:ind w:left="1080" w:hanging="360"/>
            <w:jc w:val="both"/>
          </w:pPr>
        </w:pPrChange>
      </w:pPr>
      <w:ins w:id="3130" w:author="Seltzer, Karl" w:date="2024-04-05T09:11:00Z">
        <w:r>
          <w:t xml:space="preserve">If the target species is a monoterpene and the number of </w:t>
        </w:r>
        <w:r>
          <w:rPr>
            <w:rFonts w:cstheme="minorHAnsi"/>
          </w:rPr>
          <w:t>C=C</w:t>
        </w:r>
        <w:r>
          <w:t xml:space="preserve"> </w:t>
        </w:r>
        <w:r>
          <w:rPr>
            <w:rFonts w:cstheme="minorHAnsi"/>
          </w:rPr>
          <w:t xml:space="preserve">&gt; 1, </w:t>
        </w:r>
        <w:r w:rsidRPr="00DD208D">
          <w:t xml:space="preserve">it is assigned to </w:t>
        </w:r>
        <w:r>
          <w:t>LIM</w:t>
        </w:r>
        <w:r w:rsidRPr="00DD208D">
          <w:t>.</w:t>
        </w:r>
      </w:ins>
    </w:p>
    <w:p w14:paraId="12FF04C0" w14:textId="77777777" w:rsidR="001669CD" w:rsidRPr="00DD208D" w:rsidRDefault="001669CD">
      <w:pPr>
        <w:pStyle w:val="ListParagraph"/>
        <w:numPr>
          <w:ilvl w:val="0"/>
          <w:numId w:val="31"/>
        </w:numPr>
        <w:jc w:val="both"/>
        <w:rPr>
          <w:ins w:id="3131" w:author="Seltzer, Karl" w:date="2024-04-05T09:11:00Z"/>
        </w:rPr>
        <w:pPrChange w:id="3132" w:author="Seltzer, Karl" w:date="2024-04-05T09:41:00Z">
          <w:pPr>
            <w:pStyle w:val="ListParagraph"/>
            <w:numPr>
              <w:numId w:val="18"/>
            </w:numPr>
            <w:ind w:left="360" w:hanging="360"/>
            <w:jc w:val="both"/>
          </w:pPr>
        </w:pPrChange>
      </w:pPr>
      <w:ins w:id="3133" w:author="Seltzer, Karl" w:date="2024-04-05T09:11:00Z">
        <w:r w:rsidRPr="00DD208D">
          <w:t xml:space="preserve">If the target </w:t>
        </w:r>
        <w:r>
          <w:t xml:space="preserve">is a furan other than 1,3-butadiene, </w:t>
        </w:r>
        <w:r w:rsidRPr="00DD208D">
          <w:t xml:space="preserve">it is assigned to </w:t>
        </w:r>
        <w:r>
          <w:t>FURAN</w:t>
        </w:r>
        <w:r w:rsidRPr="00DD208D">
          <w:t>.</w:t>
        </w:r>
      </w:ins>
    </w:p>
    <w:p w14:paraId="5C65E847" w14:textId="77777777" w:rsidR="001669CD" w:rsidRPr="00DD208D" w:rsidRDefault="001669CD">
      <w:pPr>
        <w:pStyle w:val="ListParagraph"/>
        <w:numPr>
          <w:ilvl w:val="0"/>
          <w:numId w:val="31"/>
        </w:numPr>
        <w:jc w:val="both"/>
        <w:rPr>
          <w:ins w:id="3134" w:author="Seltzer, Karl" w:date="2024-04-05T09:11:00Z"/>
        </w:rPr>
        <w:pPrChange w:id="3135" w:author="Seltzer, Karl" w:date="2024-04-05T09:41:00Z">
          <w:pPr>
            <w:pStyle w:val="ListParagraph"/>
            <w:numPr>
              <w:numId w:val="18"/>
            </w:numPr>
            <w:ind w:left="360" w:hanging="360"/>
            <w:jc w:val="both"/>
          </w:pPr>
        </w:pPrChange>
      </w:pPr>
      <w:ins w:id="3136" w:author="Seltzer, Karl" w:date="2024-04-05T09:11:00Z">
        <w:r w:rsidRPr="00DD208D">
          <w:t xml:space="preserve">If the target </w:t>
        </w:r>
        <w:r>
          <w:t xml:space="preserve">has more than one benzene ring and </w:t>
        </w:r>
        <w:proofErr w:type="spellStart"/>
        <w:r>
          <w:t>nO</w:t>
        </w:r>
        <w:proofErr w:type="spellEnd"/>
        <w:r>
          <w:t xml:space="preserve"> = 0, </w:t>
        </w:r>
        <w:r w:rsidRPr="00DD208D">
          <w:t xml:space="preserve">it is assigned to </w:t>
        </w:r>
        <w:r>
          <w:t>NAPH</w:t>
        </w:r>
        <w:r w:rsidRPr="00DD208D">
          <w:t>.</w:t>
        </w:r>
      </w:ins>
    </w:p>
    <w:p w14:paraId="4C8CE447" w14:textId="77777777" w:rsidR="001669CD" w:rsidRDefault="001669CD">
      <w:pPr>
        <w:pStyle w:val="ListParagraph"/>
        <w:numPr>
          <w:ilvl w:val="0"/>
          <w:numId w:val="31"/>
        </w:numPr>
        <w:jc w:val="both"/>
        <w:rPr>
          <w:ins w:id="3137" w:author="Seltzer, Karl" w:date="2024-04-05T09:11:00Z"/>
        </w:rPr>
        <w:pPrChange w:id="3138" w:author="Seltzer, Karl" w:date="2024-04-05T09:41:00Z">
          <w:pPr>
            <w:pStyle w:val="ListParagraph"/>
            <w:numPr>
              <w:numId w:val="18"/>
            </w:numPr>
            <w:ind w:left="360" w:hanging="360"/>
            <w:jc w:val="both"/>
          </w:pPr>
        </w:pPrChange>
      </w:pPr>
      <w:ins w:id="3139" w:author="Seltzer, Karl" w:date="2024-04-05T09:11:00Z">
        <w:r>
          <w:t>If the C* of the target species is &lt;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it is assigned to a semi-volatile organic compound model species:</w:t>
        </w:r>
      </w:ins>
    </w:p>
    <w:p w14:paraId="541E54A1" w14:textId="4906CEF3" w:rsidR="001669CD" w:rsidRDefault="001669CD" w:rsidP="00E942A1">
      <w:pPr>
        <w:pStyle w:val="ListParagraph"/>
        <w:numPr>
          <w:ilvl w:val="1"/>
          <w:numId w:val="31"/>
        </w:numPr>
        <w:jc w:val="both"/>
        <w:rPr>
          <w:ins w:id="3140" w:author="Seltzer, Karl" w:date="2024-04-05T14:30:00Z"/>
        </w:rPr>
      </w:pPr>
      <w:ins w:id="3141" w:author="Seltzer, Karl" w:date="2024-04-05T09:11:00Z">
        <w:r>
          <w:t>If C* &lt;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ins>
      <w:ins w:id="3142" w:author="Seltzer, Karl" w:date="2024-04-05T14:29:00Z">
        <w:r w:rsidR="009E0552">
          <w:t xml:space="preserve"> and</w:t>
        </w:r>
      </w:ins>
      <w:ins w:id="3143" w:author="Seltzer, Karl" w:date="2024-04-05T14:30:00Z">
        <w:r w:rsidR="009E0552">
          <w:t xml:space="preserve"> O/C &gt; 0.6,</w:t>
        </w:r>
      </w:ins>
      <w:ins w:id="3144" w:author="Seltzer, Karl" w:date="2024-04-05T09:11:00Z">
        <w:r>
          <w:t xml:space="preserve"> it is assigned to ROCN2</w:t>
        </w:r>
      </w:ins>
      <w:ins w:id="3145" w:author="Seltzer, Karl" w:date="2024-04-05T14:30:00Z">
        <w:r w:rsidR="009E0552">
          <w:t>OXY8</w:t>
        </w:r>
      </w:ins>
      <w:ins w:id="3146" w:author="Seltzer, Karl" w:date="2024-04-05T09:11:00Z">
        <w:r>
          <w:t>.</w:t>
        </w:r>
      </w:ins>
    </w:p>
    <w:p w14:paraId="1859BDE0" w14:textId="6E4C3D56" w:rsidR="009E0552" w:rsidRPr="002F7B4A" w:rsidRDefault="009E0552" w:rsidP="009E0552">
      <w:pPr>
        <w:pStyle w:val="ListParagraph"/>
        <w:numPr>
          <w:ilvl w:val="1"/>
          <w:numId w:val="31"/>
        </w:numPr>
        <w:jc w:val="both"/>
        <w:rPr>
          <w:ins w:id="3147" w:author="Seltzer, Karl" w:date="2024-04-05T14:30:00Z"/>
        </w:rPr>
      </w:pPr>
      <w:ins w:id="3148" w:author="Seltzer, Karl" w:date="2024-04-05T14:30:00Z">
        <w:r>
          <w:t>If C* &lt;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xml:space="preserve"> and O/C &gt; 0.3, it is assigned to ROCN2OXY4.</w:t>
        </w:r>
      </w:ins>
    </w:p>
    <w:p w14:paraId="484C1AF4" w14:textId="18060C34" w:rsidR="009E0552" w:rsidRPr="002F7B4A" w:rsidRDefault="009E0552" w:rsidP="009E0552">
      <w:pPr>
        <w:pStyle w:val="ListParagraph"/>
        <w:numPr>
          <w:ilvl w:val="1"/>
          <w:numId w:val="31"/>
        </w:numPr>
        <w:jc w:val="both"/>
        <w:rPr>
          <w:ins w:id="3149" w:author="Seltzer, Karl" w:date="2024-04-05T14:30:00Z"/>
        </w:rPr>
      </w:pPr>
      <w:ins w:id="3150" w:author="Seltzer, Karl" w:date="2024-04-05T14:30:00Z">
        <w:r>
          <w:t>If C* &lt;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xml:space="preserve"> and O/C &gt; 0.1, it is assigned to ROCN2OXY2.</w:t>
        </w:r>
      </w:ins>
    </w:p>
    <w:p w14:paraId="39997CC9" w14:textId="27C452F4" w:rsidR="009E0552" w:rsidRPr="002F7B4A" w:rsidRDefault="009E0552" w:rsidP="009E0552">
      <w:pPr>
        <w:pStyle w:val="ListParagraph"/>
        <w:numPr>
          <w:ilvl w:val="1"/>
          <w:numId w:val="31"/>
        </w:numPr>
        <w:jc w:val="both"/>
        <w:rPr>
          <w:ins w:id="3151" w:author="Seltzer, Karl" w:date="2024-04-05T14:30:00Z"/>
        </w:rPr>
      </w:pPr>
      <w:ins w:id="3152" w:author="Seltzer, Karl" w:date="2024-04-05T14:30:00Z">
        <w:r>
          <w:t>If C* &lt;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it is assigned to ROCN2ALK.</w:t>
        </w:r>
      </w:ins>
    </w:p>
    <w:p w14:paraId="76EFFC18" w14:textId="3F27EC0F" w:rsidR="009E0552" w:rsidRDefault="009E0552" w:rsidP="009E0552">
      <w:pPr>
        <w:pStyle w:val="ListParagraph"/>
        <w:numPr>
          <w:ilvl w:val="1"/>
          <w:numId w:val="31"/>
        </w:numPr>
        <w:jc w:val="both"/>
        <w:rPr>
          <w:ins w:id="3153" w:author="Seltzer, Karl" w:date="2024-04-05T14:31:00Z"/>
        </w:rPr>
      </w:pPr>
      <w:ins w:id="3154" w:author="Seltzer, Karl" w:date="2024-04-05T14:31:00Z">
        <w:r>
          <w:t>If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Pr>
            <w:vertAlign w:val="superscript"/>
          </w:rPr>
          <w:t>-1</w:t>
        </w:r>
        <w:r>
          <w:t xml:space="preserve"> μg m</w:t>
        </w:r>
        <w:r w:rsidRPr="00F40EBC">
          <w:rPr>
            <w:rFonts w:ascii="Calibri" w:eastAsia="Calibri" w:hAnsi="Calibri" w:cs="Calibri"/>
            <w:vertAlign w:val="superscript"/>
          </w:rPr>
          <w:t>-</w:t>
        </w:r>
        <w:r w:rsidRPr="00F40EBC">
          <w:rPr>
            <w:vertAlign w:val="superscript"/>
          </w:rPr>
          <w:t>3</w:t>
        </w:r>
        <w:r>
          <w:t xml:space="preserve"> and</w:t>
        </w:r>
      </w:ins>
      <w:ins w:id="3155" w:author="Seltzer, Karl" w:date="2024-04-05T14:32:00Z">
        <w:r>
          <w:t xml:space="preserve"> O/C &gt; 0.45,</w:t>
        </w:r>
      </w:ins>
      <w:ins w:id="3156" w:author="Seltzer, Karl" w:date="2024-04-05T14:31:00Z">
        <w:r>
          <w:t xml:space="preserve"> it is assigned to ROCN1</w:t>
        </w:r>
      </w:ins>
      <w:ins w:id="3157" w:author="Seltzer, Karl" w:date="2024-04-05T14:32:00Z">
        <w:r>
          <w:t>OXY6</w:t>
        </w:r>
      </w:ins>
      <w:ins w:id="3158" w:author="Seltzer, Karl" w:date="2024-04-05T14:31:00Z">
        <w:r>
          <w:t>.</w:t>
        </w:r>
      </w:ins>
    </w:p>
    <w:p w14:paraId="451D74D9" w14:textId="79927305" w:rsidR="009E0552" w:rsidRDefault="009E0552" w:rsidP="009E0552">
      <w:pPr>
        <w:pStyle w:val="ListParagraph"/>
        <w:numPr>
          <w:ilvl w:val="1"/>
          <w:numId w:val="31"/>
        </w:numPr>
        <w:jc w:val="both"/>
        <w:rPr>
          <w:ins w:id="3159" w:author="Seltzer, Karl" w:date="2024-04-05T14:32:00Z"/>
        </w:rPr>
      </w:pPr>
      <w:ins w:id="3160" w:author="Seltzer, Karl" w:date="2024-04-05T14:32:00Z">
        <w:r>
          <w:t>If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Pr>
            <w:vertAlign w:val="superscript"/>
          </w:rPr>
          <w:t>-1</w:t>
        </w:r>
        <w:r>
          <w:t xml:space="preserve"> μg m</w:t>
        </w:r>
        <w:r w:rsidRPr="00F40EBC">
          <w:rPr>
            <w:rFonts w:ascii="Calibri" w:eastAsia="Calibri" w:hAnsi="Calibri" w:cs="Calibri"/>
            <w:vertAlign w:val="superscript"/>
          </w:rPr>
          <w:t>-</w:t>
        </w:r>
        <w:r w:rsidRPr="00F40EBC">
          <w:rPr>
            <w:vertAlign w:val="superscript"/>
          </w:rPr>
          <w:t>3</w:t>
        </w:r>
        <w:r>
          <w:t xml:space="preserve"> and O/C &gt; 0.2, it is assigned to ROCN1OXY3.</w:t>
        </w:r>
      </w:ins>
    </w:p>
    <w:p w14:paraId="0AB27747" w14:textId="0439E62F" w:rsidR="009E0552" w:rsidRDefault="009E0552" w:rsidP="009E0552">
      <w:pPr>
        <w:pStyle w:val="ListParagraph"/>
        <w:numPr>
          <w:ilvl w:val="1"/>
          <w:numId w:val="31"/>
        </w:numPr>
        <w:jc w:val="both"/>
        <w:rPr>
          <w:ins w:id="3161" w:author="Seltzer, Karl" w:date="2024-04-05T14:32:00Z"/>
        </w:rPr>
      </w:pPr>
      <w:ins w:id="3162" w:author="Seltzer, Karl" w:date="2024-04-05T14:32:00Z">
        <w:r>
          <w:t>If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Pr>
            <w:vertAlign w:val="superscript"/>
          </w:rPr>
          <w:t>-1</w:t>
        </w:r>
        <w:r>
          <w:t xml:space="preserve"> μg m</w:t>
        </w:r>
        <w:r w:rsidRPr="00F40EBC">
          <w:rPr>
            <w:rFonts w:ascii="Calibri" w:eastAsia="Calibri" w:hAnsi="Calibri" w:cs="Calibri"/>
            <w:vertAlign w:val="superscript"/>
          </w:rPr>
          <w:t>-</w:t>
        </w:r>
        <w:r w:rsidRPr="00F40EBC">
          <w:rPr>
            <w:vertAlign w:val="superscript"/>
          </w:rPr>
          <w:t>3</w:t>
        </w:r>
        <w:r>
          <w:t xml:space="preserve"> and O/C &gt; 0.05, it is assigned to ROCN1OXY1.</w:t>
        </w:r>
      </w:ins>
    </w:p>
    <w:p w14:paraId="2AA1805A" w14:textId="77777777" w:rsidR="001669CD" w:rsidRDefault="001669CD">
      <w:pPr>
        <w:pStyle w:val="ListParagraph"/>
        <w:numPr>
          <w:ilvl w:val="1"/>
          <w:numId w:val="31"/>
        </w:numPr>
        <w:jc w:val="both"/>
        <w:rPr>
          <w:ins w:id="3163" w:author="Seltzer, Karl" w:date="2024-04-05T09:11:00Z"/>
        </w:rPr>
        <w:pPrChange w:id="3164" w:author="Seltzer, Karl" w:date="2024-04-05T09:41:00Z">
          <w:pPr>
            <w:pStyle w:val="ListParagraph"/>
            <w:numPr>
              <w:ilvl w:val="1"/>
              <w:numId w:val="18"/>
            </w:numPr>
            <w:ind w:left="1080" w:hanging="360"/>
            <w:jc w:val="both"/>
          </w:pPr>
        </w:pPrChange>
      </w:pPr>
      <w:ins w:id="3165" w:author="Seltzer, Karl" w:date="2024-04-05T09:11:00Z">
        <w:r>
          <w:t>If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Pr>
            <w:vertAlign w:val="superscript"/>
          </w:rPr>
          <w:t>-1</w:t>
        </w:r>
        <w:r>
          <w:t xml:space="preserve"> μg m</w:t>
        </w:r>
        <w:r w:rsidRPr="00F40EBC">
          <w:rPr>
            <w:rFonts w:ascii="Calibri" w:eastAsia="Calibri" w:hAnsi="Calibri" w:cs="Calibri"/>
            <w:vertAlign w:val="superscript"/>
          </w:rPr>
          <w:t>-</w:t>
        </w:r>
        <w:r w:rsidRPr="00F40EBC">
          <w:rPr>
            <w:vertAlign w:val="superscript"/>
          </w:rPr>
          <w:t>3</w:t>
        </w:r>
        <w:r>
          <w:t>, it is assigned to ROCN1ALK.</w:t>
        </w:r>
      </w:ins>
    </w:p>
    <w:p w14:paraId="10C5CAB3" w14:textId="6DEC51C6" w:rsidR="001669CD" w:rsidRDefault="001669CD" w:rsidP="00E942A1">
      <w:pPr>
        <w:pStyle w:val="ListParagraph"/>
        <w:numPr>
          <w:ilvl w:val="1"/>
          <w:numId w:val="31"/>
        </w:numPr>
        <w:jc w:val="both"/>
        <w:rPr>
          <w:ins w:id="3166" w:author="Seltzer, Karl" w:date="2024-04-05T14:32:00Z"/>
        </w:rPr>
      </w:pPr>
      <w:ins w:id="3167" w:author="Seltzer, Karl" w:date="2024-04-05T09:11:00Z">
        <w:r>
          <w:t>If 3x10</w:t>
        </w:r>
        <w:r>
          <w:rPr>
            <w:vertAlign w:val="superscript"/>
          </w:rPr>
          <w:t>-1</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Pr>
            <w:vertAlign w:val="superscript"/>
          </w:rPr>
          <w:t>0</w:t>
        </w:r>
        <w:r>
          <w:t xml:space="preserve"> μg m</w:t>
        </w:r>
        <w:r w:rsidRPr="00741803">
          <w:rPr>
            <w:rFonts w:ascii="Calibri" w:eastAsia="Calibri" w:hAnsi="Calibri" w:cs="Calibri"/>
            <w:vertAlign w:val="superscript"/>
          </w:rPr>
          <w:t>-</w:t>
        </w:r>
        <w:r w:rsidRPr="00741803">
          <w:rPr>
            <w:vertAlign w:val="superscript"/>
          </w:rPr>
          <w:t>3</w:t>
        </w:r>
      </w:ins>
      <w:ins w:id="3168" w:author="Seltzer, Karl" w:date="2024-04-05T14:32:00Z">
        <w:r w:rsidR="009E0552">
          <w:t xml:space="preserve"> and O/C &gt; 0.3,</w:t>
        </w:r>
      </w:ins>
      <w:ins w:id="3169" w:author="Seltzer, Karl" w:date="2024-04-05T09:11:00Z">
        <w:r>
          <w:t xml:space="preserve"> it is assigned to ROCP0</w:t>
        </w:r>
      </w:ins>
      <w:ins w:id="3170" w:author="Seltzer, Karl" w:date="2024-04-05T14:33:00Z">
        <w:r w:rsidR="009E0552">
          <w:t>OXY4</w:t>
        </w:r>
      </w:ins>
      <w:ins w:id="3171" w:author="Seltzer, Karl" w:date="2024-04-05T09:11:00Z">
        <w:r>
          <w:t>.</w:t>
        </w:r>
      </w:ins>
    </w:p>
    <w:p w14:paraId="2F1DBF6E" w14:textId="62D8AB02" w:rsidR="009E0552" w:rsidRDefault="009E0552" w:rsidP="009E0552">
      <w:pPr>
        <w:pStyle w:val="ListParagraph"/>
        <w:numPr>
          <w:ilvl w:val="1"/>
          <w:numId w:val="31"/>
        </w:numPr>
        <w:jc w:val="both"/>
        <w:rPr>
          <w:ins w:id="3172" w:author="Seltzer, Karl" w:date="2024-04-05T14:33:00Z"/>
        </w:rPr>
      </w:pPr>
      <w:ins w:id="3173" w:author="Seltzer, Karl" w:date="2024-04-05T14:33:00Z">
        <w:r>
          <w:t>If 3x10</w:t>
        </w:r>
        <w:r>
          <w:rPr>
            <w:vertAlign w:val="superscript"/>
          </w:rPr>
          <w:t>-1</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Pr>
            <w:vertAlign w:val="superscript"/>
          </w:rPr>
          <w:t>0</w:t>
        </w:r>
        <w:r>
          <w:t xml:space="preserve"> μg m</w:t>
        </w:r>
        <w:r w:rsidRPr="00741803">
          <w:rPr>
            <w:rFonts w:ascii="Calibri" w:eastAsia="Calibri" w:hAnsi="Calibri" w:cs="Calibri"/>
            <w:vertAlign w:val="superscript"/>
          </w:rPr>
          <w:t>-</w:t>
        </w:r>
        <w:r w:rsidRPr="00741803">
          <w:rPr>
            <w:vertAlign w:val="superscript"/>
          </w:rPr>
          <w:t>3</w:t>
        </w:r>
        <w:r>
          <w:t xml:space="preserve"> and O/C &gt; 0.1, it is assigned to ROCP0OXY2.</w:t>
        </w:r>
      </w:ins>
    </w:p>
    <w:p w14:paraId="69863F27" w14:textId="77777777" w:rsidR="009E0552" w:rsidRDefault="009E0552" w:rsidP="009E0552">
      <w:pPr>
        <w:pStyle w:val="ListParagraph"/>
        <w:numPr>
          <w:ilvl w:val="1"/>
          <w:numId w:val="31"/>
        </w:numPr>
        <w:jc w:val="both"/>
        <w:rPr>
          <w:ins w:id="3174" w:author="Seltzer, Karl" w:date="2024-04-05T14:32:00Z"/>
        </w:rPr>
      </w:pPr>
      <w:ins w:id="3175" w:author="Seltzer, Karl" w:date="2024-04-05T14:32:00Z">
        <w:r>
          <w:t>If 3x10</w:t>
        </w:r>
        <w:r>
          <w:rPr>
            <w:vertAlign w:val="superscript"/>
          </w:rPr>
          <w:t>-1</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Pr>
            <w:vertAlign w:val="superscript"/>
          </w:rPr>
          <w:t>0</w:t>
        </w:r>
        <w:r>
          <w:t xml:space="preserve"> μg m</w:t>
        </w:r>
        <w:r w:rsidRPr="00741803">
          <w:rPr>
            <w:rFonts w:ascii="Calibri" w:eastAsia="Calibri" w:hAnsi="Calibri" w:cs="Calibri"/>
            <w:vertAlign w:val="superscript"/>
          </w:rPr>
          <w:t>-</w:t>
        </w:r>
        <w:r w:rsidRPr="00741803">
          <w:rPr>
            <w:vertAlign w:val="superscript"/>
          </w:rPr>
          <w:t>3</w:t>
        </w:r>
        <w:r>
          <w:t>, it is assigned to ROCP0ALK.</w:t>
        </w:r>
      </w:ins>
    </w:p>
    <w:p w14:paraId="0EFDEBE1" w14:textId="7B46A332" w:rsidR="001669CD" w:rsidRDefault="001669CD" w:rsidP="00E942A1">
      <w:pPr>
        <w:pStyle w:val="ListParagraph"/>
        <w:numPr>
          <w:ilvl w:val="1"/>
          <w:numId w:val="31"/>
        </w:numPr>
        <w:jc w:val="both"/>
        <w:rPr>
          <w:ins w:id="3176" w:author="Seltzer, Karl" w:date="2024-04-05T14:33:00Z"/>
        </w:rPr>
      </w:pPr>
      <w:ins w:id="3177" w:author="Seltzer, Karl" w:date="2024-04-05T09:11:00Z">
        <w:r>
          <w:t>If 3x10</w:t>
        </w:r>
        <w:r>
          <w:rPr>
            <w:vertAlign w:val="superscript"/>
          </w:rPr>
          <w:t>0</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Pr>
            <w:vertAlign w:val="superscript"/>
          </w:rPr>
          <w:t>1</w:t>
        </w:r>
        <w:r>
          <w:t xml:space="preserve"> μg m</w:t>
        </w:r>
        <w:r w:rsidRPr="00741803">
          <w:rPr>
            <w:rFonts w:ascii="Calibri" w:eastAsia="Calibri" w:hAnsi="Calibri" w:cs="Calibri"/>
            <w:vertAlign w:val="superscript"/>
          </w:rPr>
          <w:t>-</w:t>
        </w:r>
        <w:r w:rsidRPr="00741803">
          <w:rPr>
            <w:vertAlign w:val="superscript"/>
          </w:rPr>
          <w:t>3</w:t>
        </w:r>
      </w:ins>
      <w:ins w:id="3178" w:author="Seltzer, Karl" w:date="2024-04-05T14:34:00Z">
        <w:r w:rsidR="009E0552">
          <w:t xml:space="preserve"> and O/C &gt; 0.2,</w:t>
        </w:r>
      </w:ins>
      <w:ins w:id="3179" w:author="Seltzer, Karl" w:date="2024-04-05T09:11:00Z">
        <w:r>
          <w:t xml:space="preserve"> it is assigned to ROCP1</w:t>
        </w:r>
      </w:ins>
      <w:ins w:id="3180" w:author="Seltzer, Karl" w:date="2024-04-05T14:34:00Z">
        <w:r w:rsidR="009E0552">
          <w:t>OXY3</w:t>
        </w:r>
      </w:ins>
      <w:ins w:id="3181" w:author="Seltzer, Karl" w:date="2024-04-05T09:11:00Z">
        <w:r>
          <w:t>.</w:t>
        </w:r>
      </w:ins>
    </w:p>
    <w:p w14:paraId="146119C1" w14:textId="15BAE5C7" w:rsidR="009E0552" w:rsidRDefault="009E0552" w:rsidP="009E0552">
      <w:pPr>
        <w:pStyle w:val="ListParagraph"/>
        <w:numPr>
          <w:ilvl w:val="1"/>
          <w:numId w:val="31"/>
        </w:numPr>
        <w:jc w:val="both"/>
        <w:rPr>
          <w:ins w:id="3182" w:author="Seltzer, Karl" w:date="2024-04-05T14:33:00Z"/>
        </w:rPr>
      </w:pPr>
      <w:ins w:id="3183" w:author="Seltzer, Karl" w:date="2024-04-05T14:33:00Z">
        <w:r>
          <w:t>If 3x10</w:t>
        </w:r>
        <w:r>
          <w:rPr>
            <w:vertAlign w:val="superscript"/>
          </w:rPr>
          <w:t>0</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Pr>
            <w:vertAlign w:val="superscript"/>
          </w:rPr>
          <w:t>1</w:t>
        </w:r>
        <w:r>
          <w:t xml:space="preserve"> μg m</w:t>
        </w:r>
        <w:r w:rsidRPr="00741803">
          <w:rPr>
            <w:rFonts w:ascii="Calibri" w:eastAsia="Calibri" w:hAnsi="Calibri" w:cs="Calibri"/>
            <w:vertAlign w:val="superscript"/>
          </w:rPr>
          <w:t>-</w:t>
        </w:r>
        <w:r w:rsidRPr="00741803">
          <w:rPr>
            <w:vertAlign w:val="superscript"/>
          </w:rPr>
          <w:t>3</w:t>
        </w:r>
      </w:ins>
      <w:ins w:id="3184" w:author="Seltzer, Karl" w:date="2024-04-05T14:34:00Z">
        <w:r>
          <w:t xml:space="preserve"> and O/C &gt; 0.05,</w:t>
        </w:r>
      </w:ins>
      <w:ins w:id="3185" w:author="Seltzer, Karl" w:date="2024-04-05T14:33:00Z">
        <w:r>
          <w:t xml:space="preserve"> it is assigned to ROCP1</w:t>
        </w:r>
      </w:ins>
      <w:ins w:id="3186" w:author="Seltzer, Karl" w:date="2024-04-05T14:34:00Z">
        <w:r>
          <w:t>OXY1</w:t>
        </w:r>
      </w:ins>
      <w:ins w:id="3187" w:author="Seltzer, Karl" w:date="2024-04-05T14:35:00Z">
        <w:r w:rsidR="002F0AE1">
          <w:t>.</w:t>
        </w:r>
      </w:ins>
    </w:p>
    <w:p w14:paraId="09939391" w14:textId="77777777" w:rsidR="009E0552" w:rsidRDefault="009E0552" w:rsidP="009E0552">
      <w:pPr>
        <w:pStyle w:val="ListParagraph"/>
        <w:numPr>
          <w:ilvl w:val="1"/>
          <w:numId w:val="31"/>
        </w:numPr>
        <w:jc w:val="both"/>
        <w:rPr>
          <w:ins w:id="3188" w:author="Seltzer, Karl" w:date="2024-04-05T14:33:00Z"/>
        </w:rPr>
      </w:pPr>
      <w:ins w:id="3189" w:author="Seltzer, Karl" w:date="2024-04-05T14:33:00Z">
        <w:r>
          <w:t>If 3x10</w:t>
        </w:r>
        <w:r>
          <w:rPr>
            <w:vertAlign w:val="superscript"/>
          </w:rPr>
          <w:t>0</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Pr>
            <w:vertAlign w:val="superscript"/>
          </w:rPr>
          <w:t>1</w:t>
        </w:r>
        <w:r>
          <w:t xml:space="preserve"> μg m</w:t>
        </w:r>
        <w:r w:rsidRPr="00741803">
          <w:rPr>
            <w:rFonts w:ascii="Calibri" w:eastAsia="Calibri" w:hAnsi="Calibri" w:cs="Calibri"/>
            <w:vertAlign w:val="superscript"/>
          </w:rPr>
          <w:t>-</w:t>
        </w:r>
        <w:r w:rsidRPr="00741803">
          <w:rPr>
            <w:vertAlign w:val="superscript"/>
          </w:rPr>
          <w:t>3</w:t>
        </w:r>
        <w:r>
          <w:t>, it is assigned to ROCP1ALK.</w:t>
        </w:r>
      </w:ins>
    </w:p>
    <w:p w14:paraId="3E4EC8B7" w14:textId="3D97A22F" w:rsidR="001669CD" w:rsidRDefault="001669CD" w:rsidP="00E942A1">
      <w:pPr>
        <w:pStyle w:val="ListParagraph"/>
        <w:numPr>
          <w:ilvl w:val="1"/>
          <w:numId w:val="31"/>
        </w:numPr>
        <w:jc w:val="both"/>
        <w:rPr>
          <w:ins w:id="3190" w:author="Seltzer, Karl" w:date="2024-04-05T14:33:00Z"/>
        </w:rPr>
      </w:pPr>
      <w:ins w:id="3191" w:author="Seltzer, Karl" w:date="2024-04-05T09:11:00Z">
        <w:r>
          <w:t>If 3x10</w:t>
        </w:r>
        <w:r>
          <w:rPr>
            <w:vertAlign w:val="superscript"/>
          </w:rPr>
          <w:t>1</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Pr>
            <w:vertAlign w:val="superscript"/>
          </w:rPr>
          <w:t>2</w:t>
        </w:r>
        <w:r>
          <w:t xml:space="preserve"> μg m</w:t>
        </w:r>
        <w:r w:rsidRPr="00741803">
          <w:rPr>
            <w:rFonts w:ascii="Calibri" w:eastAsia="Calibri" w:hAnsi="Calibri" w:cs="Calibri"/>
            <w:vertAlign w:val="superscript"/>
          </w:rPr>
          <w:t>-</w:t>
        </w:r>
        <w:r w:rsidRPr="00741803">
          <w:rPr>
            <w:vertAlign w:val="superscript"/>
          </w:rPr>
          <w:t>3</w:t>
        </w:r>
        <w:r>
          <w:t xml:space="preserve"> </w:t>
        </w:r>
      </w:ins>
      <w:ins w:id="3192" w:author="Seltzer, Karl" w:date="2024-04-05T14:33:00Z">
        <w:r w:rsidR="009E0552">
          <w:t xml:space="preserve">and O/C &gt; 0.1, </w:t>
        </w:r>
      </w:ins>
      <w:ins w:id="3193" w:author="Seltzer, Karl" w:date="2024-04-05T09:11:00Z">
        <w:r>
          <w:t>it is assigned to ROCP2</w:t>
        </w:r>
      </w:ins>
      <w:ins w:id="3194" w:author="Seltzer, Karl" w:date="2024-04-05T14:33:00Z">
        <w:r w:rsidR="009E0552">
          <w:t>OXY2</w:t>
        </w:r>
      </w:ins>
      <w:ins w:id="3195" w:author="Seltzer, Karl" w:date="2024-04-05T09:11:00Z">
        <w:r>
          <w:t>.</w:t>
        </w:r>
      </w:ins>
    </w:p>
    <w:p w14:paraId="0EE46905" w14:textId="01BAFC43" w:rsidR="009E0552" w:rsidRDefault="009E0552">
      <w:pPr>
        <w:pStyle w:val="ListParagraph"/>
        <w:numPr>
          <w:ilvl w:val="1"/>
          <w:numId w:val="31"/>
        </w:numPr>
        <w:jc w:val="both"/>
        <w:rPr>
          <w:ins w:id="3196" w:author="Seltzer, Karl" w:date="2024-04-05T09:11:00Z"/>
        </w:rPr>
        <w:pPrChange w:id="3197" w:author="Seltzer, Karl" w:date="2024-04-05T09:41:00Z">
          <w:pPr>
            <w:pStyle w:val="ListParagraph"/>
            <w:numPr>
              <w:ilvl w:val="1"/>
              <w:numId w:val="18"/>
            </w:numPr>
            <w:ind w:left="1080" w:hanging="360"/>
            <w:jc w:val="both"/>
          </w:pPr>
        </w:pPrChange>
      </w:pPr>
      <w:ins w:id="3198" w:author="Seltzer, Karl" w:date="2024-04-05T14:33:00Z">
        <w:r>
          <w:t>If 3x10</w:t>
        </w:r>
        <w:r w:rsidRPr="009E0552">
          <w:rPr>
            <w:vertAlign w:val="superscript"/>
          </w:rPr>
          <w:t>1</w:t>
        </w:r>
        <w:r>
          <w:t xml:space="preserve"> μg m</w:t>
        </w:r>
        <w:r w:rsidRPr="009E0552">
          <w:rPr>
            <w:rFonts w:ascii="Calibri" w:eastAsia="Calibri" w:hAnsi="Calibri" w:cs="Calibri"/>
            <w:vertAlign w:val="superscript"/>
          </w:rPr>
          <w:t>-</w:t>
        </w:r>
        <w:r w:rsidRPr="009E0552">
          <w:rPr>
            <w:vertAlign w:val="superscript"/>
          </w:rPr>
          <w:t>3</w:t>
        </w:r>
        <w:r>
          <w:t xml:space="preserve"> &lt; C* &lt; 3x10</w:t>
        </w:r>
        <w:r w:rsidRPr="009E0552">
          <w:rPr>
            <w:vertAlign w:val="superscript"/>
          </w:rPr>
          <w:t>2</w:t>
        </w:r>
        <w:r>
          <w:t xml:space="preserve"> μg m</w:t>
        </w:r>
        <w:r w:rsidRPr="009E0552">
          <w:rPr>
            <w:rFonts w:ascii="Calibri" w:eastAsia="Calibri" w:hAnsi="Calibri" w:cs="Calibri"/>
            <w:vertAlign w:val="superscript"/>
          </w:rPr>
          <w:t>-</w:t>
        </w:r>
        <w:r w:rsidRPr="009E0552">
          <w:rPr>
            <w:vertAlign w:val="superscript"/>
          </w:rPr>
          <w:t>3</w:t>
        </w:r>
        <w:r>
          <w:t>, it is assigned to ROCP2ALK.</w:t>
        </w:r>
      </w:ins>
    </w:p>
    <w:p w14:paraId="6F76F43C" w14:textId="77777777" w:rsidR="001669CD" w:rsidRDefault="001669CD">
      <w:pPr>
        <w:pStyle w:val="ListParagraph"/>
        <w:numPr>
          <w:ilvl w:val="0"/>
          <w:numId w:val="31"/>
        </w:numPr>
        <w:jc w:val="both"/>
        <w:rPr>
          <w:ins w:id="3199" w:author="Seltzer, Karl" w:date="2024-04-05T09:11:00Z"/>
        </w:rPr>
        <w:pPrChange w:id="3200" w:author="Seltzer, Karl" w:date="2024-04-05T09:41:00Z">
          <w:pPr>
            <w:pStyle w:val="ListParagraph"/>
            <w:numPr>
              <w:numId w:val="18"/>
            </w:numPr>
            <w:ind w:left="360" w:hanging="360"/>
            <w:jc w:val="both"/>
          </w:pPr>
        </w:pPrChange>
      </w:pPr>
      <w:ins w:id="3201" w:author="Seltzer, Karl" w:date="2024-04-05T09:11:00Z">
        <w:r>
          <w:t>If the target species is a single-ring aromatic, do the following order-of-operations:</w:t>
        </w:r>
      </w:ins>
    </w:p>
    <w:p w14:paraId="4184A73F" w14:textId="77777777" w:rsidR="001669CD" w:rsidRPr="002F7B4A" w:rsidRDefault="001669CD">
      <w:pPr>
        <w:pStyle w:val="ListParagraph"/>
        <w:numPr>
          <w:ilvl w:val="1"/>
          <w:numId w:val="31"/>
        </w:numPr>
        <w:jc w:val="both"/>
        <w:rPr>
          <w:ins w:id="3202" w:author="Seltzer, Karl" w:date="2024-04-05T09:11:00Z"/>
        </w:rPr>
        <w:pPrChange w:id="3203" w:author="Seltzer, Karl" w:date="2024-04-05T09:41:00Z">
          <w:pPr>
            <w:pStyle w:val="ListParagraph"/>
            <w:numPr>
              <w:ilvl w:val="1"/>
              <w:numId w:val="18"/>
            </w:numPr>
            <w:ind w:left="1080" w:hanging="360"/>
            <w:jc w:val="both"/>
          </w:pPr>
        </w:pPrChange>
      </w:pPr>
      <w:ins w:id="3204" w:author="Seltzer, Karl" w:date="2024-04-05T09:11:00Z">
        <w:r>
          <w:t>If the target species contains an aldehyde, it is assigned to BALD.</w:t>
        </w:r>
      </w:ins>
    </w:p>
    <w:p w14:paraId="1910E2B2" w14:textId="77777777" w:rsidR="001669CD" w:rsidRPr="002F7B4A" w:rsidRDefault="001669CD">
      <w:pPr>
        <w:pStyle w:val="ListParagraph"/>
        <w:numPr>
          <w:ilvl w:val="1"/>
          <w:numId w:val="31"/>
        </w:numPr>
        <w:jc w:val="both"/>
        <w:rPr>
          <w:ins w:id="3205" w:author="Seltzer, Karl" w:date="2024-04-05T09:11:00Z"/>
        </w:rPr>
        <w:pPrChange w:id="3206" w:author="Seltzer, Karl" w:date="2024-04-05T09:41:00Z">
          <w:pPr>
            <w:pStyle w:val="ListParagraph"/>
            <w:numPr>
              <w:ilvl w:val="1"/>
              <w:numId w:val="18"/>
            </w:numPr>
            <w:ind w:left="1080" w:hanging="360"/>
            <w:jc w:val="both"/>
          </w:pPr>
        </w:pPrChange>
      </w:pPr>
      <w:ins w:id="3207" w:author="Seltzer, Karl" w:date="2024-04-05T09:11:00Z">
        <w:r>
          <w:t xml:space="preserve">If the target species contains 2 or more alcohol and </w:t>
        </w:r>
        <w:proofErr w:type="spellStart"/>
        <w:r>
          <w:t>nC</w:t>
        </w:r>
        <w:proofErr w:type="spellEnd"/>
        <w:r>
          <w:t xml:space="preserve"> </w:t>
        </w:r>
        <w:r w:rsidRPr="00520942">
          <w:rPr>
            <w:rFonts w:cstheme="minorHAnsi"/>
          </w:rPr>
          <w:t>≥</w:t>
        </w:r>
        <w:r w:rsidRPr="00520942">
          <w:t xml:space="preserve"> </w:t>
        </w:r>
        <w:r>
          <w:t>7, it is assigned to MCT.</w:t>
        </w:r>
      </w:ins>
    </w:p>
    <w:p w14:paraId="37D59317" w14:textId="77777777" w:rsidR="001669CD" w:rsidRPr="002F7B4A" w:rsidRDefault="001669CD">
      <w:pPr>
        <w:pStyle w:val="ListParagraph"/>
        <w:numPr>
          <w:ilvl w:val="1"/>
          <w:numId w:val="31"/>
        </w:numPr>
        <w:jc w:val="both"/>
        <w:rPr>
          <w:ins w:id="3208" w:author="Seltzer, Karl" w:date="2024-04-05T09:11:00Z"/>
        </w:rPr>
        <w:pPrChange w:id="3209" w:author="Seltzer, Karl" w:date="2024-04-05T09:41:00Z">
          <w:pPr>
            <w:pStyle w:val="ListParagraph"/>
            <w:numPr>
              <w:ilvl w:val="1"/>
              <w:numId w:val="18"/>
            </w:numPr>
            <w:ind w:left="1080" w:hanging="360"/>
            <w:jc w:val="both"/>
          </w:pPr>
        </w:pPrChange>
      </w:pPr>
      <w:ins w:id="3210" w:author="Seltzer, Karl" w:date="2024-04-05T09:11:00Z">
        <w:r>
          <w:t xml:space="preserve">If the target species contains 1 alcohol and </w:t>
        </w:r>
        <w:proofErr w:type="spellStart"/>
        <w:r>
          <w:t>nC</w:t>
        </w:r>
        <w:proofErr w:type="spellEnd"/>
        <w:r>
          <w:t xml:space="preserve"> </w:t>
        </w:r>
        <w:r w:rsidRPr="00520942">
          <w:rPr>
            <w:rFonts w:cstheme="minorHAnsi"/>
          </w:rPr>
          <w:t>≥</w:t>
        </w:r>
        <w:r w:rsidRPr="00520942">
          <w:t xml:space="preserve"> </w:t>
        </w:r>
        <w:r>
          <w:t>7, it is assigned to CSL.</w:t>
        </w:r>
      </w:ins>
    </w:p>
    <w:p w14:paraId="1778BDB0" w14:textId="77777777" w:rsidR="001669CD" w:rsidRPr="002F7B4A" w:rsidRDefault="001669CD">
      <w:pPr>
        <w:pStyle w:val="ListParagraph"/>
        <w:numPr>
          <w:ilvl w:val="1"/>
          <w:numId w:val="31"/>
        </w:numPr>
        <w:jc w:val="both"/>
        <w:rPr>
          <w:ins w:id="3211" w:author="Seltzer, Karl" w:date="2024-04-05T09:11:00Z"/>
        </w:rPr>
        <w:pPrChange w:id="3212" w:author="Seltzer, Karl" w:date="2024-04-05T09:41:00Z">
          <w:pPr>
            <w:pStyle w:val="ListParagraph"/>
            <w:numPr>
              <w:ilvl w:val="1"/>
              <w:numId w:val="18"/>
            </w:numPr>
            <w:ind w:left="1080" w:hanging="360"/>
            <w:jc w:val="both"/>
          </w:pPr>
        </w:pPrChange>
      </w:pPr>
      <w:ins w:id="3213" w:author="Seltzer, Karl" w:date="2024-04-05T09:11:00Z">
        <w:r>
          <w:t xml:space="preserve">If the target species contains 1 or more alcohol and </w:t>
        </w:r>
        <w:proofErr w:type="spellStart"/>
        <w:r>
          <w:t>nC</w:t>
        </w:r>
        <w:proofErr w:type="spellEnd"/>
        <w:r>
          <w:t xml:space="preserve"> </w:t>
        </w:r>
        <w:r>
          <w:rPr>
            <w:rFonts w:cstheme="minorHAnsi"/>
          </w:rPr>
          <w:t>=</w:t>
        </w:r>
        <w:r w:rsidRPr="00520942">
          <w:t xml:space="preserve"> </w:t>
        </w:r>
        <w:r>
          <w:t>6, it is assigned to PHEN.</w:t>
        </w:r>
      </w:ins>
    </w:p>
    <w:p w14:paraId="0E11C4BC" w14:textId="77777777" w:rsidR="001669CD" w:rsidRDefault="001669CD">
      <w:pPr>
        <w:pStyle w:val="ListParagraph"/>
        <w:numPr>
          <w:ilvl w:val="1"/>
          <w:numId w:val="31"/>
        </w:numPr>
        <w:jc w:val="both"/>
        <w:rPr>
          <w:ins w:id="3214" w:author="Seltzer, Karl" w:date="2024-04-05T09:11:00Z"/>
        </w:rPr>
        <w:pPrChange w:id="3215" w:author="Seltzer, Karl" w:date="2024-04-05T09:41:00Z">
          <w:pPr>
            <w:pStyle w:val="ListParagraph"/>
            <w:numPr>
              <w:ilvl w:val="1"/>
              <w:numId w:val="18"/>
            </w:numPr>
            <w:ind w:left="1080" w:hanging="360"/>
            <w:jc w:val="both"/>
          </w:pPr>
        </w:pPrChange>
      </w:pPr>
      <w:ins w:id="3216" w:author="Seltzer, Karl" w:date="2024-04-05T09:11:00Z">
        <w:r>
          <w:t>If C* &lt; 3x10</w:t>
        </w:r>
        <w:r>
          <w:rPr>
            <w:vertAlign w:val="superscript"/>
          </w:rPr>
          <w:t>5</w:t>
        </w:r>
        <w:r>
          <w:t xml:space="preserve"> μg m</w:t>
        </w:r>
        <w:r w:rsidRPr="00741803">
          <w:rPr>
            <w:rFonts w:ascii="Calibri" w:eastAsia="Calibri" w:hAnsi="Calibri" w:cs="Calibri"/>
            <w:vertAlign w:val="superscript"/>
          </w:rPr>
          <w:t>-</w:t>
        </w:r>
        <w:r w:rsidRPr="00741803">
          <w:rPr>
            <w:vertAlign w:val="superscript"/>
          </w:rPr>
          <w:t>3</w:t>
        </w:r>
        <w:r>
          <w:t>, it is assigned to ROCP5ARO.</w:t>
        </w:r>
      </w:ins>
    </w:p>
    <w:p w14:paraId="5AB511D3" w14:textId="77777777" w:rsidR="001669CD" w:rsidRDefault="001669CD">
      <w:pPr>
        <w:pStyle w:val="ListParagraph"/>
        <w:numPr>
          <w:ilvl w:val="1"/>
          <w:numId w:val="31"/>
        </w:numPr>
        <w:jc w:val="both"/>
        <w:rPr>
          <w:ins w:id="3217" w:author="Seltzer, Karl" w:date="2024-04-05T09:11:00Z"/>
        </w:rPr>
        <w:pPrChange w:id="3218" w:author="Seltzer, Karl" w:date="2024-04-05T09:41:00Z">
          <w:pPr>
            <w:pStyle w:val="ListParagraph"/>
            <w:numPr>
              <w:ilvl w:val="1"/>
              <w:numId w:val="18"/>
            </w:numPr>
            <w:ind w:left="1080" w:hanging="360"/>
            <w:jc w:val="both"/>
          </w:pPr>
        </w:pPrChange>
      </w:pPr>
      <w:ins w:id="3219" w:author="Seltzer, Karl" w:date="2024-04-05T09:11:00Z">
        <w:r>
          <w:t>If 3x10</w:t>
        </w:r>
        <w:r>
          <w:rPr>
            <w:vertAlign w:val="superscript"/>
          </w:rPr>
          <w:t>5</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Pr>
            <w:vertAlign w:val="superscript"/>
          </w:rPr>
          <w:t>6</w:t>
        </w:r>
        <w:r>
          <w:t xml:space="preserve"> μg m</w:t>
        </w:r>
        <w:r w:rsidRPr="00741803">
          <w:rPr>
            <w:rFonts w:ascii="Calibri" w:eastAsia="Calibri" w:hAnsi="Calibri" w:cs="Calibri"/>
            <w:vertAlign w:val="superscript"/>
          </w:rPr>
          <w:t>-</w:t>
        </w:r>
        <w:r w:rsidRPr="00741803">
          <w:rPr>
            <w:vertAlign w:val="superscript"/>
          </w:rPr>
          <w:t>3</w:t>
        </w:r>
        <w:r>
          <w:t>, it is assigned to ROCP6ARO.</w:t>
        </w:r>
      </w:ins>
    </w:p>
    <w:p w14:paraId="292D802E" w14:textId="50C01C64" w:rsidR="001669CD" w:rsidRDefault="001669CD">
      <w:pPr>
        <w:pStyle w:val="ListParagraph"/>
        <w:numPr>
          <w:ilvl w:val="1"/>
          <w:numId w:val="31"/>
        </w:numPr>
        <w:jc w:val="both"/>
        <w:rPr>
          <w:ins w:id="3220" w:author="Seltzer, Karl" w:date="2024-04-05T09:11:00Z"/>
        </w:rPr>
        <w:pPrChange w:id="3221" w:author="Seltzer, Karl" w:date="2024-04-05T09:41:00Z">
          <w:pPr>
            <w:pStyle w:val="ListParagraph"/>
            <w:numPr>
              <w:ilvl w:val="1"/>
              <w:numId w:val="18"/>
            </w:numPr>
            <w:ind w:left="1080" w:hanging="360"/>
            <w:jc w:val="both"/>
          </w:pPr>
        </w:pPrChange>
      </w:pPr>
      <w:ins w:id="3222" w:author="Seltzer, Karl" w:date="2024-04-05T09:11:00Z">
        <w:r>
          <w:t>Else, it is assigned to XY</w:t>
        </w:r>
      </w:ins>
      <w:ins w:id="3223" w:author="Seltzer, Karl" w:date="2024-04-05T10:14:00Z">
        <w:r w:rsidR="001A7720">
          <w:t>L.</w:t>
        </w:r>
      </w:ins>
    </w:p>
    <w:p w14:paraId="519B2945" w14:textId="77777777" w:rsidR="001669CD" w:rsidRDefault="001669CD">
      <w:pPr>
        <w:pStyle w:val="ListParagraph"/>
        <w:numPr>
          <w:ilvl w:val="0"/>
          <w:numId w:val="31"/>
        </w:numPr>
        <w:jc w:val="both"/>
        <w:rPr>
          <w:ins w:id="3224" w:author="Seltzer, Karl" w:date="2024-04-05T09:11:00Z"/>
        </w:rPr>
        <w:pPrChange w:id="3225" w:author="Seltzer, Karl" w:date="2024-04-05T09:41:00Z">
          <w:pPr>
            <w:pStyle w:val="ListParagraph"/>
            <w:numPr>
              <w:numId w:val="18"/>
            </w:numPr>
            <w:ind w:left="360" w:hanging="360"/>
            <w:jc w:val="both"/>
          </w:pPr>
        </w:pPrChange>
      </w:pPr>
      <w:ins w:id="3226" w:author="Seltzer, Karl" w:date="2024-04-05T09:11:00Z">
        <w:r>
          <w:t xml:space="preserve">If the number of </w:t>
        </w:r>
        <w:r>
          <w:rPr>
            <w:rFonts w:cstheme="minorHAnsi"/>
          </w:rPr>
          <w:t>C=C</w:t>
        </w:r>
        <w:r>
          <w:t xml:space="preserve"> </w:t>
        </w:r>
        <w:r>
          <w:rPr>
            <w:rFonts w:cstheme="minorHAnsi"/>
          </w:rPr>
          <w:t>≥ 1 for the target species, do the following order-of-operations</w:t>
        </w:r>
        <w:r>
          <w:t xml:space="preserve">: </w:t>
        </w:r>
      </w:ins>
    </w:p>
    <w:p w14:paraId="488B1D9F" w14:textId="77777777" w:rsidR="001669CD" w:rsidRDefault="001669CD">
      <w:pPr>
        <w:pStyle w:val="ListParagraph"/>
        <w:numPr>
          <w:ilvl w:val="1"/>
          <w:numId w:val="31"/>
        </w:numPr>
        <w:jc w:val="both"/>
        <w:rPr>
          <w:ins w:id="3227" w:author="Seltzer, Karl" w:date="2024-04-05T09:11:00Z"/>
        </w:rPr>
        <w:pPrChange w:id="3228" w:author="Seltzer, Karl" w:date="2024-04-05T09:41:00Z">
          <w:pPr>
            <w:pStyle w:val="ListParagraph"/>
            <w:numPr>
              <w:ilvl w:val="1"/>
              <w:numId w:val="18"/>
            </w:numPr>
            <w:ind w:left="1080" w:hanging="360"/>
            <w:jc w:val="both"/>
          </w:pPr>
        </w:pPrChange>
      </w:pPr>
      <w:ins w:id="3229" w:author="Seltzer, Karl" w:date="2024-04-05T09:11:00Z">
        <w:r>
          <w:t>If C* &lt; 3x10</w:t>
        </w:r>
        <w:r>
          <w:rPr>
            <w:vertAlign w:val="superscript"/>
          </w:rPr>
          <w:t>5</w:t>
        </w:r>
        <w:r>
          <w:t xml:space="preserve"> μg m</w:t>
        </w:r>
        <w:r w:rsidRPr="00741803">
          <w:rPr>
            <w:rFonts w:ascii="Calibri" w:eastAsia="Calibri" w:hAnsi="Calibri" w:cs="Calibri"/>
            <w:vertAlign w:val="superscript"/>
          </w:rPr>
          <w:t>-</w:t>
        </w:r>
        <w:r w:rsidRPr="00741803">
          <w:rPr>
            <w:vertAlign w:val="superscript"/>
          </w:rPr>
          <w:t>3</w:t>
        </w:r>
        <w:r>
          <w:t>, it is assigned to ROCP5ARO.</w:t>
        </w:r>
      </w:ins>
    </w:p>
    <w:p w14:paraId="1BFC49A3" w14:textId="77777777" w:rsidR="001669CD" w:rsidRDefault="001669CD">
      <w:pPr>
        <w:pStyle w:val="ListParagraph"/>
        <w:numPr>
          <w:ilvl w:val="1"/>
          <w:numId w:val="31"/>
        </w:numPr>
        <w:jc w:val="both"/>
        <w:rPr>
          <w:ins w:id="3230" w:author="Seltzer, Karl" w:date="2024-04-05T09:11:00Z"/>
        </w:rPr>
        <w:pPrChange w:id="3231" w:author="Seltzer, Karl" w:date="2024-04-05T09:41:00Z">
          <w:pPr>
            <w:pStyle w:val="ListParagraph"/>
            <w:numPr>
              <w:ilvl w:val="1"/>
              <w:numId w:val="18"/>
            </w:numPr>
            <w:ind w:left="1080" w:hanging="360"/>
            <w:jc w:val="both"/>
          </w:pPr>
        </w:pPrChange>
      </w:pPr>
      <w:ins w:id="3232" w:author="Seltzer, Karl" w:date="2024-04-05T09:11:00Z">
        <w:r>
          <w:t>If 3x10</w:t>
        </w:r>
        <w:r>
          <w:rPr>
            <w:vertAlign w:val="superscript"/>
          </w:rPr>
          <w:t>5</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Pr>
            <w:vertAlign w:val="superscript"/>
          </w:rPr>
          <w:t>6</w:t>
        </w:r>
        <w:r>
          <w:t xml:space="preserve"> μg m</w:t>
        </w:r>
        <w:r w:rsidRPr="00741803">
          <w:rPr>
            <w:rFonts w:ascii="Calibri" w:eastAsia="Calibri" w:hAnsi="Calibri" w:cs="Calibri"/>
            <w:vertAlign w:val="superscript"/>
          </w:rPr>
          <w:t>-</w:t>
        </w:r>
        <w:r w:rsidRPr="00741803">
          <w:rPr>
            <w:vertAlign w:val="superscript"/>
          </w:rPr>
          <w:t>3</w:t>
        </w:r>
        <w:r>
          <w:t>, it is assigned to ROCP6ARO.</w:t>
        </w:r>
      </w:ins>
    </w:p>
    <w:p w14:paraId="38A1A2C5" w14:textId="77777777" w:rsidR="001669CD" w:rsidRPr="00D83414" w:rsidRDefault="001669CD">
      <w:pPr>
        <w:pStyle w:val="ListParagraph"/>
        <w:numPr>
          <w:ilvl w:val="1"/>
          <w:numId w:val="31"/>
        </w:numPr>
        <w:jc w:val="both"/>
        <w:rPr>
          <w:ins w:id="3233" w:author="Seltzer, Karl" w:date="2024-04-05T09:11:00Z"/>
        </w:rPr>
        <w:pPrChange w:id="3234" w:author="Seltzer, Karl" w:date="2024-04-05T09:41:00Z">
          <w:pPr>
            <w:pStyle w:val="ListParagraph"/>
            <w:numPr>
              <w:ilvl w:val="1"/>
              <w:numId w:val="18"/>
            </w:numPr>
            <w:ind w:left="1080" w:hanging="360"/>
            <w:jc w:val="both"/>
          </w:pPr>
        </w:pPrChange>
      </w:pPr>
      <w:ins w:id="3235" w:author="Seltzer, Karl" w:date="2024-04-05T09:11:00Z">
        <w:r>
          <w:t xml:space="preserve">If the number of </w:t>
        </w:r>
        <w:r>
          <w:rPr>
            <w:rFonts w:cstheme="minorHAnsi"/>
          </w:rPr>
          <w:t>C=C</w:t>
        </w:r>
        <w:r>
          <w:t xml:space="preserve"> </w:t>
        </w:r>
        <w:r>
          <w:rPr>
            <w:rFonts w:cstheme="minorHAnsi"/>
          </w:rPr>
          <w:t>≥ 2 for the target species, it is assigned to FURAN.</w:t>
        </w:r>
      </w:ins>
    </w:p>
    <w:p w14:paraId="2BEE2E05" w14:textId="77777777" w:rsidR="001669CD" w:rsidRPr="003A2DAD" w:rsidRDefault="001669CD">
      <w:pPr>
        <w:pStyle w:val="ListParagraph"/>
        <w:numPr>
          <w:ilvl w:val="1"/>
          <w:numId w:val="31"/>
        </w:numPr>
        <w:jc w:val="both"/>
        <w:rPr>
          <w:ins w:id="3236" w:author="Seltzer, Karl" w:date="2024-04-05T09:11:00Z"/>
        </w:rPr>
        <w:pPrChange w:id="3237" w:author="Seltzer, Karl" w:date="2024-04-05T09:41:00Z">
          <w:pPr>
            <w:pStyle w:val="ListParagraph"/>
            <w:numPr>
              <w:ilvl w:val="1"/>
              <w:numId w:val="18"/>
            </w:numPr>
            <w:ind w:left="1080" w:hanging="360"/>
            <w:jc w:val="both"/>
          </w:pPr>
        </w:pPrChange>
      </w:pPr>
      <w:ins w:id="3238" w:author="Seltzer, Karl" w:date="2024-04-05T09:11:00Z">
        <w:r>
          <w:t xml:space="preserve">If the number of </w:t>
        </w:r>
        <w:r>
          <w:rPr>
            <w:rFonts w:cstheme="minorHAnsi"/>
          </w:rPr>
          <w:t>C=C</w:t>
        </w:r>
        <w:r>
          <w:t xml:space="preserve"> </w:t>
        </w:r>
        <w:r>
          <w:rPr>
            <w:rFonts w:cstheme="minorHAnsi"/>
          </w:rPr>
          <w:t>= 1 and there are more than 1 carbonyl groups, it is assigned to DCB1.</w:t>
        </w:r>
      </w:ins>
    </w:p>
    <w:p w14:paraId="6B68301C" w14:textId="77777777" w:rsidR="001669CD" w:rsidRDefault="001669CD">
      <w:pPr>
        <w:pStyle w:val="ListParagraph"/>
        <w:numPr>
          <w:ilvl w:val="1"/>
          <w:numId w:val="31"/>
        </w:numPr>
        <w:jc w:val="both"/>
        <w:rPr>
          <w:ins w:id="3239" w:author="Seltzer, Karl" w:date="2024-04-05T09:11:00Z"/>
        </w:rPr>
        <w:pPrChange w:id="3240" w:author="Seltzer, Karl" w:date="2024-04-05T09:41:00Z">
          <w:pPr>
            <w:pStyle w:val="ListParagraph"/>
            <w:numPr>
              <w:ilvl w:val="1"/>
              <w:numId w:val="18"/>
            </w:numPr>
            <w:ind w:left="1080" w:hanging="360"/>
            <w:jc w:val="both"/>
          </w:pPr>
        </w:pPrChange>
      </w:pPr>
      <w:ins w:id="3241" w:author="Seltzer, Karl" w:date="2024-04-05T09:11:00Z">
        <w:r>
          <w:t xml:space="preserve">If the number of </w:t>
        </w:r>
        <w:r>
          <w:rPr>
            <w:rFonts w:cstheme="minorHAnsi"/>
          </w:rPr>
          <w:t>C=C</w:t>
        </w:r>
        <w:r>
          <w:t xml:space="preserve"> </w:t>
        </w:r>
        <w:r>
          <w:rPr>
            <w:rFonts w:cstheme="minorHAnsi"/>
          </w:rPr>
          <w:t xml:space="preserve">= 1, </w:t>
        </w:r>
        <w:proofErr w:type="spellStart"/>
        <w:r>
          <w:rPr>
            <w:rFonts w:cstheme="minorHAnsi"/>
          </w:rPr>
          <w:t>nC</w:t>
        </w:r>
        <w:proofErr w:type="spellEnd"/>
        <w:r>
          <w:rPr>
            <w:rFonts w:cstheme="minorHAnsi"/>
          </w:rPr>
          <w:t xml:space="preserve"> =4, and there is one aldehyde group, it is assigned to MACR.</w:t>
        </w:r>
      </w:ins>
    </w:p>
    <w:p w14:paraId="170A8827" w14:textId="77777777" w:rsidR="001669CD" w:rsidRDefault="001669CD">
      <w:pPr>
        <w:pStyle w:val="ListParagraph"/>
        <w:numPr>
          <w:ilvl w:val="1"/>
          <w:numId w:val="31"/>
        </w:numPr>
        <w:jc w:val="both"/>
        <w:rPr>
          <w:ins w:id="3242" w:author="Seltzer, Karl" w:date="2024-04-05T09:11:00Z"/>
        </w:rPr>
        <w:pPrChange w:id="3243" w:author="Seltzer, Karl" w:date="2024-04-05T09:41:00Z">
          <w:pPr>
            <w:pStyle w:val="ListParagraph"/>
            <w:numPr>
              <w:ilvl w:val="1"/>
              <w:numId w:val="18"/>
            </w:numPr>
            <w:ind w:left="1080" w:hanging="360"/>
            <w:jc w:val="both"/>
          </w:pPr>
        </w:pPrChange>
      </w:pPr>
      <w:ins w:id="3244" w:author="Seltzer, Karl" w:date="2024-04-05T09:11:00Z">
        <w:r>
          <w:t xml:space="preserve">If the number of </w:t>
        </w:r>
        <w:r>
          <w:rPr>
            <w:rFonts w:cstheme="minorHAnsi"/>
          </w:rPr>
          <w:t>C=C</w:t>
        </w:r>
        <w:r>
          <w:t xml:space="preserve"> </w:t>
        </w:r>
        <w:r>
          <w:rPr>
            <w:rFonts w:cstheme="minorHAnsi"/>
          </w:rPr>
          <w:t>= 1 and there is one or more aldehyde group, it is assigned to UALD.</w:t>
        </w:r>
      </w:ins>
    </w:p>
    <w:p w14:paraId="0A15FBE4" w14:textId="77777777" w:rsidR="001669CD" w:rsidRDefault="001669CD">
      <w:pPr>
        <w:pStyle w:val="ListParagraph"/>
        <w:numPr>
          <w:ilvl w:val="1"/>
          <w:numId w:val="31"/>
        </w:numPr>
        <w:jc w:val="both"/>
        <w:rPr>
          <w:ins w:id="3245" w:author="Seltzer, Karl" w:date="2024-04-05T09:11:00Z"/>
        </w:rPr>
        <w:pPrChange w:id="3246" w:author="Seltzer, Karl" w:date="2024-04-05T09:41:00Z">
          <w:pPr>
            <w:pStyle w:val="ListParagraph"/>
            <w:numPr>
              <w:ilvl w:val="1"/>
              <w:numId w:val="18"/>
            </w:numPr>
            <w:ind w:left="1080" w:hanging="360"/>
            <w:jc w:val="both"/>
          </w:pPr>
        </w:pPrChange>
      </w:pPr>
      <w:ins w:id="3247" w:author="Seltzer, Karl" w:date="2024-04-05T09:11:00Z">
        <w:r>
          <w:t xml:space="preserve">If the number of </w:t>
        </w:r>
        <w:r>
          <w:rPr>
            <w:rFonts w:cstheme="minorHAnsi"/>
          </w:rPr>
          <w:t>C=C</w:t>
        </w:r>
        <w:r>
          <w:t xml:space="preserve"> </w:t>
        </w:r>
        <w:r>
          <w:rPr>
            <w:rFonts w:cstheme="minorHAnsi"/>
          </w:rPr>
          <w:t>= 1 and it is a terminal olefin carbon bond, it is assigned to OLT.</w:t>
        </w:r>
      </w:ins>
    </w:p>
    <w:p w14:paraId="086D0464" w14:textId="77777777" w:rsidR="001669CD" w:rsidRDefault="001669CD">
      <w:pPr>
        <w:pStyle w:val="ListParagraph"/>
        <w:numPr>
          <w:ilvl w:val="1"/>
          <w:numId w:val="31"/>
        </w:numPr>
        <w:jc w:val="both"/>
        <w:rPr>
          <w:ins w:id="3248" w:author="Seltzer, Karl" w:date="2024-04-05T09:11:00Z"/>
        </w:rPr>
        <w:pPrChange w:id="3249" w:author="Seltzer, Karl" w:date="2024-04-05T09:41:00Z">
          <w:pPr>
            <w:pStyle w:val="ListParagraph"/>
            <w:numPr>
              <w:ilvl w:val="1"/>
              <w:numId w:val="18"/>
            </w:numPr>
            <w:ind w:left="1080" w:hanging="360"/>
            <w:jc w:val="both"/>
          </w:pPr>
        </w:pPrChange>
      </w:pPr>
      <w:ins w:id="3250" w:author="Seltzer, Karl" w:date="2024-04-05T09:11:00Z">
        <w:r>
          <w:t xml:space="preserve">If the number of </w:t>
        </w:r>
        <w:r w:rsidRPr="00833D10">
          <w:rPr>
            <w:rFonts w:cstheme="minorHAnsi"/>
          </w:rPr>
          <w:t>C=C</w:t>
        </w:r>
        <w:r>
          <w:t xml:space="preserve"> </w:t>
        </w:r>
        <w:r w:rsidRPr="00833D10">
          <w:rPr>
            <w:rFonts w:cstheme="minorHAnsi"/>
          </w:rPr>
          <w:t>= 1</w:t>
        </w:r>
        <w:r>
          <w:rPr>
            <w:rFonts w:cstheme="minorHAnsi"/>
          </w:rPr>
          <w:t xml:space="preserve">, </w:t>
        </w:r>
        <w:r w:rsidRPr="00833D10">
          <w:rPr>
            <w:rFonts w:cstheme="minorHAnsi"/>
          </w:rPr>
          <w:t xml:space="preserve">it is assigned to </w:t>
        </w:r>
        <w:r>
          <w:rPr>
            <w:rFonts w:cstheme="minorHAnsi"/>
          </w:rPr>
          <w:t>OLI</w:t>
        </w:r>
        <w:r w:rsidRPr="00833D10">
          <w:rPr>
            <w:rFonts w:cstheme="minorHAnsi"/>
          </w:rPr>
          <w:t>.</w:t>
        </w:r>
      </w:ins>
    </w:p>
    <w:p w14:paraId="594E2A65" w14:textId="77777777" w:rsidR="001669CD" w:rsidRDefault="001669CD">
      <w:pPr>
        <w:pStyle w:val="ListParagraph"/>
        <w:numPr>
          <w:ilvl w:val="0"/>
          <w:numId w:val="31"/>
        </w:numPr>
        <w:jc w:val="both"/>
        <w:rPr>
          <w:ins w:id="3251" w:author="Seltzer, Karl" w:date="2024-04-05T09:11:00Z"/>
        </w:rPr>
        <w:pPrChange w:id="3252" w:author="Seltzer, Karl" w:date="2024-04-05T09:41:00Z">
          <w:pPr>
            <w:pStyle w:val="ListParagraph"/>
            <w:numPr>
              <w:numId w:val="18"/>
            </w:numPr>
            <w:ind w:left="360" w:hanging="360"/>
            <w:jc w:val="both"/>
          </w:pPr>
        </w:pPrChange>
      </w:pPr>
      <w:ins w:id="3253" w:author="Seltzer, Karl" w:date="2024-04-05T09:11:00Z">
        <w:r w:rsidRPr="00DD208D">
          <w:t>If the C* of the target species is C* &lt; 3x10</w:t>
        </w:r>
        <w:r w:rsidRPr="00DD208D">
          <w:rPr>
            <w:vertAlign w:val="superscript"/>
          </w:rPr>
          <w:t>6</w:t>
        </w:r>
        <w:r w:rsidRPr="00DD208D">
          <w:t xml:space="preserve"> μg m</w:t>
        </w:r>
        <w:r w:rsidRPr="00DD208D">
          <w:rPr>
            <w:rFonts w:ascii="Calibri" w:eastAsia="Calibri" w:hAnsi="Calibri" w:cs="Calibri"/>
            <w:vertAlign w:val="superscript"/>
          </w:rPr>
          <w:t>-</w:t>
        </w:r>
        <w:r w:rsidRPr="00DD208D">
          <w:rPr>
            <w:vertAlign w:val="superscript"/>
          </w:rPr>
          <w:t>3</w:t>
        </w:r>
        <w:r w:rsidRPr="00DD208D">
          <w:t xml:space="preserve">, </w:t>
        </w:r>
        <w:r>
          <w:t>do the following order-of-operations:</w:t>
        </w:r>
      </w:ins>
    </w:p>
    <w:p w14:paraId="26BD5C21" w14:textId="77777777" w:rsidR="001669CD" w:rsidRPr="002F7B4A" w:rsidRDefault="001669CD">
      <w:pPr>
        <w:pStyle w:val="ListParagraph"/>
        <w:numPr>
          <w:ilvl w:val="1"/>
          <w:numId w:val="31"/>
        </w:numPr>
        <w:jc w:val="both"/>
        <w:rPr>
          <w:ins w:id="3254" w:author="Seltzer, Karl" w:date="2024-04-05T09:11:00Z"/>
        </w:rPr>
        <w:pPrChange w:id="3255" w:author="Seltzer, Karl" w:date="2024-04-05T09:41:00Z">
          <w:pPr>
            <w:pStyle w:val="ListParagraph"/>
            <w:numPr>
              <w:ilvl w:val="1"/>
              <w:numId w:val="18"/>
            </w:numPr>
            <w:ind w:left="1080" w:hanging="360"/>
            <w:jc w:val="both"/>
          </w:pPr>
        </w:pPrChange>
      </w:pPr>
      <w:ins w:id="3256" w:author="Seltzer, Karl" w:date="2024-04-05T09:11:00Z">
        <w:r>
          <w:t>If C* &lt; 3x10</w:t>
        </w:r>
        <w:r>
          <w:rPr>
            <w:vertAlign w:val="superscript"/>
          </w:rPr>
          <w:t>6</w:t>
        </w:r>
        <w:r>
          <w:t xml:space="preserve"> μg m</w:t>
        </w:r>
        <w:r w:rsidRPr="00F40EBC">
          <w:rPr>
            <w:rFonts w:ascii="Calibri" w:eastAsia="Calibri" w:hAnsi="Calibri" w:cs="Calibri"/>
            <w:vertAlign w:val="superscript"/>
          </w:rPr>
          <w:t>-</w:t>
        </w:r>
        <w:r w:rsidRPr="00F40EBC">
          <w:rPr>
            <w:vertAlign w:val="superscript"/>
          </w:rPr>
          <w:t>3</w:t>
        </w:r>
        <w:r>
          <w:t xml:space="preserve"> and </w:t>
        </w:r>
        <w:proofErr w:type="spellStart"/>
        <w:r>
          <w:t>nO</w:t>
        </w:r>
        <w:proofErr w:type="spellEnd"/>
        <w:r>
          <w:t>/</w:t>
        </w:r>
        <w:proofErr w:type="spellStart"/>
        <w:r>
          <w:t>nC</w:t>
        </w:r>
        <w:proofErr w:type="spellEnd"/>
        <w:r>
          <w:t xml:space="preserve"> </w:t>
        </w:r>
        <w:r>
          <w:rPr>
            <w:rFonts w:cstheme="minorHAnsi"/>
          </w:rPr>
          <w:t xml:space="preserve">≥ 0.1, or if </w:t>
        </w:r>
        <w:proofErr w:type="spellStart"/>
        <w:r>
          <w:rPr>
            <w:rFonts w:cstheme="minorHAnsi"/>
          </w:rPr>
          <w:t>nSi</w:t>
        </w:r>
        <w:proofErr w:type="spellEnd"/>
        <w:r>
          <w:rPr>
            <w:rFonts w:cstheme="minorHAnsi"/>
          </w:rPr>
          <w:t xml:space="preserve"> &gt; 0,</w:t>
        </w:r>
        <w:r>
          <w:t xml:space="preserve"> it is assigned to ROCIOXY.</w:t>
        </w:r>
      </w:ins>
    </w:p>
    <w:p w14:paraId="498425FE" w14:textId="3E2AA268" w:rsidR="001669CD" w:rsidRDefault="001669CD" w:rsidP="00E942A1">
      <w:pPr>
        <w:pStyle w:val="ListParagraph"/>
        <w:numPr>
          <w:ilvl w:val="1"/>
          <w:numId w:val="31"/>
        </w:numPr>
        <w:jc w:val="both"/>
        <w:rPr>
          <w:ins w:id="3257" w:author="Seltzer, Karl" w:date="2024-04-05T14:38:00Z"/>
        </w:rPr>
      </w:pPr>
      <w:ins w:id="3258" w:author="Seltzer, Karl" w:date="2024-04-05T09:11:00Z">
        <w:r>
          <w:t>If C* &lt; 3x10</w:t>
        </w:r>
        <w:r>
          <w:rPr>
            <w:vertAlign w:val="superscript"/>
          </w:rPr>
          <w:t>3</w:t>
        </w:r>
        <w:r>
          <w:t xml:space="preserve"> μg m</w:t>
        </w:r>
        <w:r w:rsidRPr="00741803">
          <w:rPr>
            <w:rFonts w:ascii="Calibri" w:eastAsia="Calibri" w:hAnsi="Calibri" w:cs="Calibri"/>
            <w:vertAlign w:val="superscript"/>
          </w:rPr>
          <w:t>-</w:t>
        </w:r>
        <w:r w:rsidRPr="00741803">
          <w:rPr>
            <w:vertAlign w:val="superscript"/>
          </w:rPr>
          <w:t>3</w:t>
        </w:r>
      </w:ins>
      <w:ins w:id="3259" w:author="Seltzer, Karl" w:date="2024-04-05T14:39:00Z">
        <w:r w:rsidR="00814857">
          <w:t xml:space="preserve"> and O/C &gt; 0.1,</w:t>
        </w:r>
      </w:ins>
      <w:ins w:id="3260" w:author="Seltzer, Karl" w:date="2024-04-05T09:11:00Z">
        <w:r>
          <w:t xml:space="preserve"> it is assigned to ROCP3</w:t>
        </w:r>
      </w:ins>
      <w:ins w:id="3261" w:author="Seltzer, Karl" w:date="2024-04-05T14:39:00Z">
        <w:r w:rsidR="00814857">
          <w:t>OXY2</w:t>
        </w:r>
      </w:ins>
      <w:ins w:id="3262" w:author="Seltzer, Karl" w:date="2024-04-05T09:11:00Z">
        <w:r>
          <w:t>.</w:t>
        </w:r>
      </w:ins>
    </w:p>
    <w:p w14:paraId="181568D1" w14:textId="77777777" w:rsidR="00814857" w:rsidRDefault="00814857" w:rsidP="00814857">
      <w:pPr>
        <w:pStyle w:val="ListParagraph"/>
        <w:numPr>
          <w:ilvl w:val="1"/>
          <w:numId w:val="31"/>
        </w:numPr>
        <w:jc w:val="both"/>
        <w:rPr>
          <w:ins w:id="3263" w:author="Seltzer, Karl" w:date="2024-04-05T14:38:00Z"/>
        </w:rPr>
      </w:pPr>
      <w:ins w:id="3264" w:author="Seltzer, Karl" w:date="2024-04-05T14:38:00Z">
        <w:r>
          <w:t>If C* &lt; 3x10</w:t>
        </w:r>
        <w:r>
          <w:rPr>
            <w:vertAlign w:val="superscript"/>
          </w:rPr>
          <w:t>3</w:t>
        </w:r>
        <w:r>
          <w:t xml:space="preserve"> μg m</w:t>
        </w:r>
        <w:r w:rsidRPr="00741803">
          <w:rPr>
            <w:rFonts w:ascii="Calibri" w:eastAsia="Calibri" w:hAnsi="Calibri" w:cs="Calibri"/>
            <w:vertAlign w:val="superscript"/>
          </w:rPr>
          <w:t>-</w:t>
        </w:r>
        <w:r w:rsidRPr="00741803">
          <w:rPr>
            <w:vertAlign w:val="superscript"/>
          </w:rPr>
          <w:t>3</w:t>
        </w:r>
        <w:r>
          <w:t>, it is assigned to ROCP3ALK.</w:t>
        </w:r>
      </w:ins>
    </w:p>
    <w:p w14:paraId="149FC182" w14:textId="3CB1758D" w:rsidR="00814857" w:rsidRDefault="00814857">
      <w:pPr>
        <w:pStyle w:val="ListParagraph"/>
        <w:numPr>
          <w:ilvl w:val="1"/>
          <w:numId w:val="31"/>
        </w:numPr>
        <w:jc w:val="both"/>
        <w:rPr>
          <w:ins w:id="3265" w:author="Seltzer, Karl" w:date="2024-04-05T09:11:00Z"/>
        </w:rPr>
        <w:pPrChange w:id="3266" w:author="Seltzer, Karl" w:date="2024-04-05T09:41:00Z">
          <w:pPr>
            <w:pStyle w:val="ListParagraph"/>
            <w:numPr>
              <w:ilvl w:val="1"/>
              <w:numId w:val="18"/>
            </w:numPr>
            <w:ind w:left="1080" w:hanging="360"/>
            <w:jc w:val="both"/>
          </w:pPr>
        </w:pPrChange>
      </w:pPr>
      <w:ins w:id="3267" w:author="Seltzer, Karl" w:date="2024-04-05T14:39:00Z">
        <w:r>
          <w:t>If 3x10</w:t>
        </w:r>
        <w:r w:rsidRPr="00814857">
          <w:rPr>
            <w:vertAlign w:val="superscript"/>
          </w:rPr>
          <w:t>3</w:t>
        </w:r>
        <w:r>
          <w:t xml:space="preserve"> μg m</w:t>
        </w:r>
        <w:r w:rsidRPr="00814857">
          <w:rPr>
            <w:rFonts w:ascii="Calibri" w:eastAsia="Calibri" w:hAnsi="Calibri" w:cs="Calibri"/>
            <w:vertAlign w:val="superscript"/>
          </w:rPr>
          <w:t>-</w:t>
        </w:r>
        <w:r w:rsidRPr="00814857">
          <w:rPr>
            <w:vertAlign w:val="superscript"/>
          </w:rPr>
          <w:t>3</w:t>
        </w:r>
        <w:r>
          <w:t xml:space="preserve"> &lt; C* &lt; 3x10</w:t>
        </w:r>
        <w:r w:rsidRPr="00814857">
          <w:rPr>
            <w:vertAlign w:val="superscript"/>
          </w:rPr>
          <w:t>4</w:t>
        </w:r>
        <w:r>
          <w:t xml:space="preserve"> μg m</w:t>
        </w:r>
        <w:r w:rsidRPr="00814857">
          <w:rPr>
            <w:rFonts w:ascii="Calibri" w:eastAsia="Calibri" w:hAnsi="Calibri" w:cs="Calibri"/>
            <w:vertAlign w:val="superscript"/>
          </w:rPr>
          <w:t>-</w:t>
        </w:r>
        <w:r w:rsidRPr="00814857">
          <w:rPr>
            <w:vertAlign w:val="superscript"/>
          </w:rPr>
          <w:t>3</w:t>
        </w:r>
        <w:r>
          <w:t xml:space="preserve"> and O/C &gt; 0.1, it is assigned to VROCP4OXY2.</w:t>
        </w:r>
      </w:ins>
    </w:p>
    <w:p w14:paraId="6DB27077" w14:textId="4382D89E" w:rsidR="001669CD" w:rsidRDefault="001669CD">
      <w:pPr>
        <w:pStyle w:val="ListParagraph"/>
        <w:numPr>
          <w:ilvl w:val="1"/>
          <w:numId w:val="31"/>
        </w:numPr>
        <w:jc w:val="both"/>
        <w:rPr>
          <w:ins w:id="3268" w:author="Seltzer, Karl" w:date="2024-04-05T09:11:00Z"/>
        </w:rPr>
        <w:pPrChange w:id="3269" w:author="Seltzer, Karl" w:date="2024-04-05T09:41:00Z">
          <w:pPr>
            <w:pStyle w:val="ListParagraph"/>
            <w:numPr>
              <w:ilvl w:val="1"/>
              <w:numId w:val="18"/>
            </w:numPr>
            <w:ind w:left="1080" w:hanging="360"/>
            <w:jc w:val="both"/>
          </w:pPr>
        </w:pPrChange>
      </w:pPr>
      <w:ins w:id="3270" w:author="Seltzer, Karl" w:date="2024-04-05T09:11:00Z">
        <w:r>
          <w:t>If 3x10</w:t>
        </w:r>
        <w:r>
          <w:rPr>
            <w:vertAlign w:val="superscript"/>
          </w:rPr>
          <w:t>3</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Pr>
            <w:vertAlign w:val="superscript"/>
          </w:rPr>
          <w:t>4</w:t>
        </w:r>
        <w:r>
          <w:t xml:space="preserve"> μg m</w:t>
        </w:r>
        <w:r w:rsidRPr="00F40EBC">
          <w:rPr>
            <w:rFonts w:ascii="Calibri" w:eastAsia="Calibri" w:hAnsi="Calibri" w:cs="Calibri"/>
            <w:vertAlign w:val="superscript"/>
          </w:rPr>
          <w:t>-</w:t>
        </w:r>
        <w:r w:rsidRPr="00F40EBC">
          <w:rPr>
            <w:vertAlign w:val="superscript"/>
          </w:rPr>
          <w:t>3</w:t>
        </w:r>
        <w:r>
          <w:t xml:space="preserve">, it is assigned to </w:t>
        </w:r>
      </w:ins>
      <w:ins w:id="3271" w:author="Seltzer, Karl" w:date="2024-04-05T14:39:00Z">
        <w:r w:rsidR="00814857">
          <w:t>V</w:t>
        </w:r>
      </w:ins>
      <w:ins w:id="3272" w:author="Seltzer, Karl" w:date="2024-04-05T09:11:00Z">
        <w:r>
          <w:t>ROCP4ALK.</w:t>
        </w:r>
      </w:ins>
    </w:p>
    <w:p w14:paraId="71917459" w14:textId="2762FED5" w:rsidR="001669CD" w:rsidRDefault="001669CD" w:rsidP="00E942A1">
      <w:pPr>
        <w:pStyle w:val="ListParagraph"/>
        <w:numPr>
          <w:ilvl w:val="1"/>
          <w:numId w:val="31"/>
        </w:numPr>
        <w:jc w:val="both"/>
        <w:rPr>
          <w:ins w:id="3273" w:author="Seltzer, Karl" w:date="2024-04-05T14:39:00Z"/>
        </w:rPr>
      </w:pPr>
      <w:ins w:id="3274" w:author="Seltzer, Karl" w:date="2024-04-05T09:11:00Z">
        <w:r>
          <w:t>If 3x10</w:t>
        </w:r>
        <w:r>
          <w:rPr>
            <w:vertAlign w:val="superscript"/>
          </w:rPr>
          <w:t>4</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Pr>
            <w:vertAlign w:val="superscript"/>
          </w:rPr>
          <w:t>5</w:t>
        </w:r>
        <w:r>
          <w:t xml:space="preserve"> μg m</w:t>
        </w:r>
        <w:r w:rsidRPr="00741803">
          <w:rPr>
            <w:rFonts w:ascii="Calibri" w:eastAsia="Calibri" w:hAnsi="Calibri" w:cs="Calibri"/>
            <w:vertAlign w:val="superscript"/>
          </w:rPr>
          <w:t>-</w:t>
        </w:r>
        <w:r w:rsidRPr="00741803">
          <w:rPr>
            <w:vertAlign w:val="superscript"/>
          </w:rPr>
          <w:t>3</w:t>
        </w:r>
      </w:ins>
      <w:ins w:id="3275" w:author="Seltzer, Karl" w:date="2024-04-05T14:40:00Z">
        <w:r w:rsidR="00814857">
          <w:t xml:space="preserve"> and O/C &gt; 0.</w:t>
        </w:r>
      </w:ins>
      <w:ins w:id="3276" w:author="Seltzer, Karl" w:date="2024-04-05T14:41:00Z">
        <w:r w:rsidR="00814857">
          <w:t>05</w:t>
        </w:r>
      </w:ins>
      <w:ins w:id="3277" w:author="Seltzer, Karl" w:date="2024-04-05T14:40:00Z">
        <w:r w:rsidR="00814857">
          <w:t>,</w:t>
        </w:r>
      </w:ins>
      <w:ins w:id="3278" w:author="Seltzer, Karl" w:date="2024-04-05T09:11:00Z">
        <w:r>
          <w:t xml:space="preserve"> it is assigned to </w:t>
        </w:r>
      </w:ins>
      <w:ins w:id="3279" w:author="Seltzer, Karl" w:date="2024-04-05T14:39:00Z">
        <w:r w:rsidR="00814857">
          <w:t>V</w:t>
        </w:r>
      </w:ins>
      <w:ins w:id="3280" w:author="Seltzer, Karl" w:date="2024-04-05T09:11:00Z">
        <w:r>
          <w:t>ROCP5</w:t>
        </w:r>
      </w:ins>
      <w:ins w:id="3281" w:author="Seltzer, Karl" w:date="2024-04-05T14:41:00Z">
        <w:r w:rsidR="00814857">
          <w:t>OXY1</w:t>
        </w:r>
      </w:ins>
      <w:ins w:id="3282" w:author="Seltzer, Karl" w:date="2024-04-05T09:11:00Z">
        <w:r>
          <w:t>.</w:t>
        </w:r>
      </w:ins>
    </w:p>
    <w:p w14:paraId="6F5D8BCB" w14:textId="63F6C89F" w:rsidR="00814857" w:rsidRDefault="00814857" w:rsidP="00814857">
      <w:pPr>
        <w:pStyle w:val="ListParagraph"/>
        <w:numPr>
          <w:ilvl w:val="1"/>
          <w:numId w:val="31"/>
        </w:numPr>
        <w:jc w:val="both"/>
        <w:rPr>
          <w:ins w:id="3283" w:author="Seltzer, Karl" w:date="2024-04-05T14:39:00Z"/>
        </w:rPr>
      </w:pPr>
      <w:ins w:id="3284" w:author="Seltzer, Karl" w:date="2024-04-05T14:39:00Z">
        <w:r>
          <w:t>If 3x10</w:t>
        </w:r>
        <w:r>
          <w:rPr>
            <w:vertAlign w:val="superscript"/>
          </w:rPr>
          <w:t>4</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Pr>
            <w:vertAlign w:val="superscript"/>
          </w:rPr>
          <w:t>5</w:t>
        </w:r>
        <w:r>
          <w:t xml:space="preserve"> μg m</w:t>
        </w:r>
        <w:r w:rsidRPr="00741803">
          <w:rPr>
            <w:rFonts w:ascii="Calibri" w:eastAsia="Calibri" w:hAnsi="Calibri" w:cs="Calibri"/>
            <w:vertAlign w:val="superscript"/>
          </w:rPr>
          <w:t>-</w:t>
        </w:r>
        <w:r w:rsidRPr="00741803">
          <w:rPr>
            <w:vertAlign w:val="superscript"/>
          </w:rPr>
          <w:t>3</w:t>
        </w:r>
        <w:r>
          <w:t>, it is assigned to VROCP5ALK.</w:t>
        </w:r>
      </w:ins>
    </w:p>
    <w:p w14:paraId="50CF422E" w14:textId="66505953" w:rsidR="00814857" w:rsidRPr="00DD208D" w:rsidRDefault="00814857" w:rsidP="00814857">
      <w:pPr>
        <w:pStyle w:val="ListParagraph"/>
        <w:numPr>
          <w:ilvl w:val="1"/>
          <w:numId w:val="31"/>
        </w:numPr>
        <w:jc w:val="both"/>
        <w:rPr>
          <w:ins w:id="3285" w:author="Seltzer, Karl" w:date="2024-04-05T14:39:00Z"/>
        </w:rPr>
      </w:pPr>
      <w:ins w:id="3286" w:author="Seltzer, Karl" w:date="2024-04-05T14:39:00Z">
        <w:r>
          <w:t>If 3x10</w:t>
        </w:r>
        <w:r>
          <w:rPr>
            <w:vertAlign w:val="superscript"/>
          </w:rPr>
          <w:t>5</w:t>
        </w:r>
        <w:r>
          <w:t xml:space="preserve"> μg m</w:t>
        </w:r>
        <w:r w:rsidRPr="006D1CF6">
          <w:rPr>
            <w:rFonts w:ascii="Calibri" w:eastAsia="Calibri" w:hAnsi="Calibri" w:cs="Calibri"/>
            <w:vertAlign w:val="superscript"/>
          </w:rPr>
          <w:t>-</w:t>
        </w:r>
        <w:r w:rsidRPr="006D1CF6">
          <w:rPr>
            <w:vertAlign w:val="superscript"/>
          </w:rPr>
          <w:t>3</w:t>
        </w:r>
        <w:r>
          <w:t xml:space="preserve"> &lt; C* &lt; 3x10</w:t>
        </w:r>
        <w:r w:rsidRPr="006D1CF6">
          <w:rPr>
            <w:vertAlign w:val="superscript"/>
          </w:rPr>
          <w:t>6</w:t>
        </w:r>
        <w:r>
          <w:t xml:space="preserve"> μg m</w:t>
        </w:r>
        <w:r w:rsidRPr="006D1CF6">
          <w:rPr>
            <w:rFonts w:ascii="Calibri" w:eastAsia="Calibri" w:hAnsi="Calibri" w:cs="Calibri"/>
            <w:vertAlign w:val="superscript"/>
          </w:rPr>
          <w:t>-</w:t>
        </w:r>
        <w:r w:rsidRPr="006D1CF6">
          <w:rPr>
            <w:vertAlign w:val="superscript"/>
          </w:rPr>
          <w:t>3</w:t>
        </w:r>
      </w:ins>
      <w:ins w:id="3287" w:author="Seltzer, Karl" w:date="2024-04-05T14:40:00Z">
        <w:r>
          <w:t xml:space="preserve"> and O/C &gt; 0.05,</w:t>
        </w:r>
      </w:ins>
      <w:ins w:id="3288" w:author="Seltzer, Karl" w:date="2024-04-05T14:39:00Z">
        <w:r>
          <w:t xml:space="preserve"> it is assigned to VROCP6</w:t>
        </w:r>
      </w:ins>
      <w:ins w:id="3289" w:author="Seltzer, Karl" w:date="2024-04-05T14:41:00Z">
        <w:r>
          <w:t>OXY1</w:t>
        </w:r>
      </w:ins>
      <w:ins w:id="3290" w:author="Seltzer, Karl" w:date="2024-04-05T14:39:00Z">
        <w:r>
          <w:t>.</w:t>
        </w:r>
      </w:ins>
    </w:p>
    <w:p w14:paraId="7429628E" w14:textId="6E80D8FC" w:rsidR="001669CD" w:rsidRPr="00DD208D" w:rsidRDefault="001669CD">
      <w:pPr>
        <w:pStyle w:val="ListParagraph"/>
        <w:numPr>
          <w:ilvl w:val="1"/>
          <w:numId w:val="31"/>
        </w:numPr>
        <w:jc w:val="both"/>
        <w:rPr>
          <w:ins w:id="3291" w:author="Seltzer, Karl" w:date="2024-04-05T09:11:00Z"/>
        </w:rPr>
        <w:pPrChange w:id="3292" w:author="Seltzer, Karl" w:date="2024-04-05T09:41:00Z">
          <w:pPr>
            <w:pStyle w:val="ListParagraph"/>
            <w:numPr>
              <w:ilvl w:val="1"/>
              <w:numId w:val="18"/>
            </w:numPr>
            <w:ind w:left="1080" w:hanging="360"/>
            <w:jc w:val="both"/>
          </w:pPr>
        </w:pPrChange>
      </w:pPr>
      <w:ins w:id="3293" w:author="Seltzer, Karl" w:date="2024-04-05T09:11:00Z">
        <w:r>
          <w:t>If 3x10</w:t>
        </w:r>
        <w:r>
          <w:rPr>
            <w:vertAlign w:val="superscript"/>
          </w:rPr>
          <w:t>5</w:t>
        </w:r>
        <w:r>
          <w:t xml:space="preserve"> μg m</w:t>
        </w:r>
        <w:r w:rsidRPr="006D1CF6">
          <w:rPr>
            <w:rFonts w:ascii="Calibri" w:eastAsia="Calibri" w:hAnsi="Calibri" w:cs="Calibri"/>
            <w:vertAlign w:val="superscript"/>
          </w:rPr>
          <w:t>-</w:t>
        </w:r>
        <w:r w:rsidRPr="006D1CF6">
          <w:rPr>
            <w:vertAlign w:val="superscript"/>
          </w:rPr>
          <w:t>3</w:t>
        </w:r>
        <w:r>
          <w:t xml:space="preserve"> &lt; C* &lt; 3x10</w:t>
        </w:r>
        <w:r w:rsidRPr="006D1CF6">
          <w:rPr>
            <w:vertAlign w:val="superscript"/>
          </w:rPr>
          <w:t>6</w:t>
        </w:r>
        <w:r>
          <w:t xml:space="preserve"> μg m</w:t>
        </w:r>
        <w:r w:rsidRPr="006D1CF6">
          <w:rPr>
            <w:rFonts w:ascii="Calibri" w:eastAsia="Calibri" w:hAnsi="Calibri" w:cs="Calibri"/>
            <w:vertAlign w:val="superscript"/>
          </w:rPr>
          <w:t>-</w:t>
        </w:r>
        <w:r w:rsidRPr="006D1CF6">
          <w:rPr>
            <w:vertAlign w:val="superscript"/>
          </w:rPr>
          <w:t>3</w:t>
        </w:r>
        <w:r>
          <w:t xml:space="preserve">, it is assigned to </w:t>
        </w:r>
      </w:ins>
      <w:ins w:id="3294" w:author="Seltzer, Karl" w:date="2024-04-05T14:39:00Z">
        <w:r w:rsidR="00814857">
          <w:t>V</w:t>
        </w:r>
      </w:ins>
      <w:ins w:id="3295" w:author="Seltzer, Karl" w:date="2024-04-05T09:11:00Z">
        <w:r>
          <w:t>ROCP6ALK.</w:t>
        </w:r>
      </w:ins>
    </w:p>
    <w:p w14:paraId="72B6D4E6" w14:textId="77777777" w:rsidR="001669CD" w:rsidRPr="00DD208D" w:rsidRDefault="001669CD">
      <w:pPr>
        <w:pStyle w:val="ListParagraph"/>
        <w:numPr>
          <w:ilvl w:val="0"/>
          <w:numId w:val="31"/>
        </w:numPr>
        <w:jc w:val="both"/>
        <w:rPr>
          <w:ins w:id="3296" w:author="Seltzer, Karl" w:date="2024-04-05T09:11:00Z"/>
        </w:rPr>
        <w:pPrChange w:id="3297" w:author="Seltzer, Karl" w:date="2024-04-05T09:41:00Z">
          <w:pPr>
            <w:pStyle w:val="ListParagraph"/>
            <w:numPr>
              <w:numId w:val="18"/>
            </w:numPr>
            <w:ind w:left="360" w:hanging="360"/>
            <w:jc w:val="both"/>
          </w:pPr>
        </w:pPrChange>
      </w:pPr>
      <w:ins w:id="3298" w:author="Seltzer, Karl" w:date="2024-04-05T09:11:00Z">
        <w:r w:rsidRPr="00DD208D">
          <w:t xml:space="preserve">If the </w:t>
        </w:r>
        <w:r w:rsidRPr="008C1DD1">
          <w:t xml:space="preserve">number of ketone groups </w:t>
        </w:r>
        <w:r>
          <w:rPr>
            <w:rFonts w:cstheme="minorHAnsi"/>
          </w:rPr>
          <w:t>≥</w:t>
        </w:r>
        <w:r w:rsidRPr="008C1DD1">
          <w:t xml:space="preserve"> 1</w:t>
        </w:r>
        <w:r>
          <w:t xml:space="preserve"> and </w:t>
        </w:r>
        <w:r w:rsidRPr="008C1DD1">
          <w:t xml:space="preserve">number of aldehyde groups </w:t>
        </w:r>
        <w:r>
          <w:rPr>
            <w:rFonts w:cstheme="minorHAnsi"/>
          </w:rPr>
          <w:t xml:space="preserve">≥ 1 in the </w:t>
        </w:r>
        <w:r w:rsidRPr="00DD208D">
          <w:t xml:space="preserve">target species, it is assigned to </w:t>
        </w:r>
        <w:r>
          <w:t>MGLY</w:t>
        </w:r>
        <w:r w:rsidRPr="00DD208D">
          <w:t>.</w:t>
        </w:r>
      </w:ins>
    </w:p>
    <w:p w14:paraId="6B126A5F" w14:textId="77777777" w:rsidR="001669CD" w:rsidRPr="00DD208D" w:rsidRDefault="001669CD">
      <w:pPr>
        <w:pStyle w:val="ListParagraph"/>
        <w:numPr>
          <w:ilvl w:val="0"/>
          <w:numId w:val="31"/>
        </w:numPr>
        <w:jc w:val="both"/>
        <w:rPr>
          <w:ins w:id="3299" w:author="Seltzer, Karl" w:date="2024-04-05T09:11:00Z"/>
        </w:rPr>
        <w:pPrChange w:id="3300" w:author="Seltzer, Karl" w:date="2024-04-05T09:41:00Z">
          <w:pPr>
            <w:pStyle w:val="ListParagraph"/>
            <w:numPr>
              <w:numId w:val="18"/>
            </w:numPr>
            <w:ind w:left="360" w:hanging="360"/>
            <w:jc w:val="both"/>
          </w:pPr>
        </w:pPrChange>
      </w:pPr>
      <w:ins w:id="3301" w:author="Seltzer, Karl" w:date="2024-04-05T09:11:00Z">
        <w:r w:rsidRPr="00DD208D">
          <w:t xml:space="preserve">If the </w:t>
        </w:r>
        <w:r w:rsidRPr="008C1DD1">
          <w:t xml:space="preserve">number of aldehyde groups </w:t>
        </w:r>
        <w:r>
          <w:rPr>
            <w:rFonts w:cstheme="minorHAnsi"/>
          </w:rPr>
          <w:t xml:space="preserve">≥ 1 in the </w:t>
        </w:r>
        <w:r w:rsidRPr="00DD208D">
          <w:t xml:space="preserve">target species, it is assigned to </w:t>
        </w:r>
        <w:r>
          <w:t>ALD</w:t>
        </w:r>
        <w:r w:rsidRPr="00DD208D">
          <w:t>.</w:t>
        </w:r>
      </w:ins>
    </w:p>
    <w:p w14:paraId="3C87B13A" w14:textId="77777777" w:rsidR="001669CD" w:rsidRPr="00DD208D" w:rsidRDefault="001669CD">
      <w:pPr>
        <w:pStyle w:val="ListParagraph"/>
        <w:numPr>
          <w:ilvl w:val="0"/>
          <w:numId w:val="31"/>
        </w:numPr>
        <w:jc w:val="both"/>
        <w:rPr>
          <w:ins w:id="3302" w:author="Seltzer, Karl" w:date="2024-04-05T09:11:00Z"/>
        </w:rPr>
        <w:pPrChange w:id="3303" w:author="Seltzer, Karl" w:date="2024-04-05T09:41:00Z">
          <w:pPr>
            <w:pStyle w:val="ListParagraph"/>
            <w:numPr>
              <w:numId w:val="18"/>
            </w:numPr>
            <w:ind w:left="360" w:hanging="360"/>
            <w:jc w:val="both"/>
          </w:pPr>
        </w:pPrChange>
      </w:pPr>
      <w:ins w:id="3304" w:author="Seltzer, Karl" w:date="2024-04-05T09:11:00Z">
        <w:r w:rsidRPr="00DD208D">
          <w:t xml:space="preserve">If the </w:t>
        </w:r>
        <w:r w:rsidRPr="008C1DD1">
          <w:t xml:space="preserve">number of </w:t>
        </w:r>
        <w:r>
          <w:t>peroxide</w:t>
        </w:r>
        <w:r w:rsidRPr="008C1DD1">
          <w:t xml:space="preserve"> groups </w:t>
        </w:r>
        <w:r>
          <w:rPr>
            <w:rFonts w:cstheme="minorHAnsi"/>
          </w:rPr>
          <w:t>≥</w:t>
        </w:r>
        <w:r w:rsidRPr="008C1DD1">
          <w:t xml:space="preserve"> 1</w:t>
        </w:r>
        <w:r>
          <w:t xml:space="preserve"> </w:t>
        </w:r>
        <w:r>
          <w:rPr>
            <w:rFonts w:cstheme="minorHAnsi"/>
          </w:rPr>
          <w:t xml:space="preserve">in the </w:t>
        </w:r>
        <w:r w:rsidRPr="00DD208D">
          <w:t xml:space="preserve">target species, it is assigned to </w:t>
        </w:r>
        <w:r>
          <w:t>OP2</w:t>
        </w:r>
        <w:r w:rsidRPr="00DD208D">
          <w:t>.</w:t>
        </w:r>
      </w:ins>
    </w:p>
    <w:p w14:paraId="3CA6DB82" w14:textId="77777777" w:rsidR="001669CD" w:rsidRPr="00DD208D" w:rsidRDefault="001669CD">
      <w:pPr>
        <w:pStyle w:val="ListParagraph"/>
        <w:numPr>
          <w:ilvl w:val="0"/>
          <w:numId w:val="31"/>
        </w:numPr>
        <w:jc w:val="both"/>
        <w:rPr>
          <w:ins w:id="3305" w:author="Seltzer, Karl" w:date="2024-04-05T09:11:00Z"/>
        </w:rPr>
        <w:pPrChange w:id="3306" w:author="Seltzer, Karl" w:date="2024-04-05T09:41:00Z">
          <w:pPr>
            <w:pStyle w:val="ListParagraph"/>
            <w:numPr>
              <w:numId w:val="18"/>
            </w:numPr>
            <w:ind w:left="360" w:hanging="360"/>
            <w:jc w:val="both"/>
          </w:pPr>
        </w:pPrChange>
      </w:pPr>
      <w:ins w:id="3307" w:author="Seltzer, Karl" w:date="2024-04-05T09:11:00Z">
        <w:r w:rsidRPr="00DD208D">
          <w:t xml:space="preserve">If the </w:t>
        </w:r>
        <w:r w:rsidRPr="008C1DD1">
          <w:t xml:space="preserve">number of </w:t>
        </w:r>
        <w:r>
          <w:t>alcohol</w:t>
        </w:r>
        <w:r w:rsidRPr="008C1DD1">
          <w:t xml:space="preserve"> groups </w:t>
        </w:r>
        <w:r>
          <w:rPr>
            <w:rFonts w:cstheme="minorHAnsi"/>
          </w:rPr>
          <w:t>≥</w:t>
        </w:r>
        <w:r w:rsidRPr="008C1DD1">
          <w:t xml:space="preserve"> 1</w:t>
        </w:r>
        <w:r>
          <w:t xml:space="preserve"> and </w:t>
        </w:r>
        <w:r w:rsidRPr="008C1DD1">
          <w:t xml:space="preserve">number of </w:t>
        </w:r>
        <w:r>
          <w:t>ketone</w:t>
        </w:r>
        <w:r w:rsidRPr="008C1DD1">
          <w:t xml:space="preserve"> groups </w:t>
        </w:r>
        <w:r>
          <w:rPr>
            <w:rFonts w:cstheme="minorHAnsi"/>
          </w:rPr>
          <w:t xml:space="preserve">≥ 1 in the </w:t>
        </w:r>
        <w:r w:rsidRPr="00DD208D">
          <w:t xml:space="preserve">target species, it is assigned to </w:t>
        </w:r>
        <w:r>
          <w:t>HKET</w:t>
        </w:r>
        <w:r w:rsidRPr="00DD208D">
          <w:t>.</w:t>
        </w:r>
      </w:ins>
    </w:p>
    <w:p w14:paraId="683FD11B" w14:textId="77777777" w:rsidR="001669CD" w:rsidRPr="00DD208D" w:rsidRDefault="001669CD">
      <w:pPr>
        <w:pStyle w:val="ListParagraph"/>
        <w:numPr>
          <w:ilvl w:val="0"/>
          <w:numId w:val="31"/>
        </w:numPr>
        <w:jc w:val="both"/>
        <w:rPr>
          <w:ins w:id="3308" w:author="Seltzer, Karl" w:date="2024-04-05T09:11:00Z"/>
        </w:rPr>
        <w:pPrChange w:id="3309" w:author="Seltzer, Karl" w:date="2024-04-05T09:41:00Z">
          <w:pPr>
            <w:pStyle w:val="ListParagraph"/>
            <w:numPr>
              <w:numId w:val="18"/>
            </w:numPr>
            <w:ind w:left="360" w:hanging="360"/>
            <w:jc w:val="both"/>
          </w:pPr>
        </w:pPrChange>
      </w:pPr>
      <w:ins w:id="3310" w:author="Seltzer, Karl" w:date="2024-04-05T09:11:00Z">
        <w:r w:rsidRPr="00DD208D">
          <w:t xml:space="preserve">If the </w:t>
        </w:r>
        <w:r w:rsidRPr="008C1DD1">
          <w:t xml:space="preserve">number of ketone groups </w:t>
        </w:r>
        <w:r>
          <w:rPr>
            <w:rFonts w:cstheme="minorHAnsi"/>
          </w:rPr>
          <w:t>≥</w:t>
        </w:r>
        <w:r w:rsidRPr="008C1DD1">
          <w:t xml:space="preserve"> 1</w:t>
        </w:r>
        <w:r>
          <w:t xml:space="preserve"> </w:t>
        </w:r>
        <w:r>
          <w:rPr>
            <w:rFonts w:cstheme="minorHAnsi"/>
          </w:rPr>
          <w:t xml:space="preserve">in the </w:t>
        </w:r>
        <w:r w:rsidRPr="00DD208D">
          <w:t xml:space="preserve">target species, it is assigned to </w:t>
        </w:r>
        <w:r>
          <w:t>KET</w:t>
        </w:r>
        <w:r w:rsidRPr="00DD208D">
          <w:t>.</w:t>
        </w:r>
      </w:ins>
    </w:p>
    <w:p w14:paraId="7345F290" w14:textId="77777777" w:rsidR="001669CD" w:rsidRPr="00DD208D" w:rsidRDefault="001669CD">
      <w:pPr>
        <w:pStyle w:val="ListParagraph"/>
        <w:numPr>
          <w:ilvl w:val="0"/>
          <w:numId w:val="31"/>
        </w:numPr>
        <w:jc w:val="both"/>
        <w:rPr>
          <w:ins w:id="3311" w:author="Seltzer, Karl" w:date="2024-04-05T09:11:00Z"/>
        </w:rPr>
        <w:pPrChange w:id="3312" w:author="Seltzer, Karl" w:date="2024-04-05T09:41:00Z">
          <w:pPr>
            <w:pStyle w:val="ListParagraph"/>
            <w:numPr>
              <w:numId w:val="18"/>
            </w:numPr>
            <w:ind w:left="360" w:hanging="360"/>
            <w:jc w:val="both"/>
          </w:pPr>
        </w:pPrChange>
      </w:pPr>
      <w:ins w:id="3313" w:author="Seltzer, Karl" w:date="2024-04-05T09:11:00Z">
        <w:r w:rsidRPr="00DD208D">
          <w:t xml:space="preserve">If the </w:t>
        </w:r>
        <w:r w:rsidRPr="008C1DD1">
          <w:t xml:space="preserve">number of </w:t>
        </w:r>
        <w:r>
          <w:t>nitrate</w:t>
        </w:r>
        <w:r w:rsidRPr="008C1DD1">
          <w:t xml:space="preserve"> groups </w:t>
        </w:r>
        <w:r>
          <w:rPr>
            <w:rFonts w:cstheme="minorHAnsi"/>
          </w:rPr>
          <w:t>≥</w:t>
        </w:r>
        <w:r w:rsidRPr="008C1DD1">
          <w:t xml:space="preserve"> 1</w:t>
        </w:r>
        <w:r>
          <w:t xml:space="preserve"> </w:t>
        </w:r>
        <w:r>
          <w:rPr>
            <w:rFonts w:cstheme="minorHAnsi"/>
          </w:rPr>
          <w:t xml:space="preserve">in the </w:t>
        </w:r>
        <w:r w:rsidRPr="00DD208D">
          <w:t xml:space="preserve">target species, it is assigned to </w:t>
        </w:r>
        <w:r>
          <w:t>ONIT</w:t>
        </w:r>
        <w:r w:rsidRPr="00DD208D">
          <w:t>.</w:t>
        </w:r>
      </w:ins>
    </w:p>
    <w:p w14:paraId="5D7784E2" w14:textId="77777777" w:rsidR="001669CD" w:rsidRPr="00DD208D" w:rsidRDefault="001669CD">
      <w:pPr>
        <w:pStyle w:val="ListParagraph"/>
        <w:numPr>
          <w:ilvl w:val="0"/>
          <w:numId w:val="31"/>
        </w:numPr>
        <w:jc w:val="both"/>
        <w:rPr>
          <w:ins w:id="3314" w:author="Seltzer, Karl" w:date="2024-04-05T09:11:00Z"/>
        </w:rPr>
        <w:pPrChange w:id="3315" w:author="Seltzer, Karl" w:date="2024-04-05T09:41:00Z">
          <w:pPr>
            <w:pStyle w:val="ListParagraph"/>
            <w:numPr>
              <w:numId w:val="18"/>
            </w:numPr>
            <w:ind w:left="360" w:hanging="360"/>
            <w:jc w:val="both"/>
          </w:pPr>
        </w:pPrChange>
      </w:pPr>
      <w:ins w:id="3316" w:author="Seltzer, Karl" w:date="2024-04-05T09:11:00Z">
        <w:r w:rsidRPr="00DD208D">
          <w:t xml:space="preserve">If the </w:t>
        </w:r>
        <w:r w:rsidRPr="008C1DD1">
          <w:t xml:space="preserve">number of </w:t>
        </w:r>
        <w:r>
          <w:t>alcohol</w:t>
        </w:r>
        <w:r w:rsidRPr="008C1DD1">
          <w:t xml:space="preserve"> groups </w:t>
        </w:r>
        <w:r>
          <w:rPr>
            <w:rFonts w:cstheme="minorHAnsi"/>
          </w:rPr>
          <w:t>≥</w:t>
        </w:r>
        <w:r w:rsidRPr="008C1DD1">
          <w:t xml:space="preserve"> 1</w:t>
        </w:r>
        <w:r>
          <w:t xml:space="preserve"> </w:t>
        </w:r>
        <w:r>
          <w:rPr>
            <w:rFonts w:cstheme="minorHAnsi"/>
          </w:rPr>
          <w:t xml:space="preserve">in the </w:t>
        </w:r>
        <w:r w:rsidRPr="00DD208D">
          <w:t xml:space="preserve">target species, it is assigned to </w:t>
        </w:r>
        <w:r>
          <w:t>ROH</w:t>
        </w:r>
        <w:r w:rsidRPr="00DD208D">
          <w:t>.</w:t>
        </w:r>
      </w:ins>
    </w:p>
    <w:p w14:paraId="4D31B4A2" w14:textId="77777777" w:rsidR="001669CD" w:rsidRPr="00DD208D" w:rsidRDefault="001669CD">
      <w:pPr>
        <w:pStyle w:val="ListParagraph"/>
        <w:numPr>
          <w:ilvl w:val="0"/>
          <w:numId w:val="31"/>
        </w:numPr>
        <w:jc w:val="both"/>
        <w:rPr>
          <w:ins w:id="3317" w:author="Seltzer, Karl" w:date="2024-04-05T09:11:00Z"/>
        </w:rPr>
        <w:pPrChange w:id="3318" w:author="Seltzer, Karl" w:date="2024-04-05T09:41:00Z">
          <w:pPr>
            <w:pStyle w:val="ListParagraph"/>
            <w:numPr>
              <w:numId w:val="18"/>
            </w:numPr>
            <w:ind w:left="360" w:hanging="360"/>
            <w:jc w:val="both"/>
          </w:pPr>
        </w:pPrChange>
      </w:pPr>
      <w:ins w:id="3319" w:author="Seltzer, Karl" w:date="2024-04-05T09:11:00Z">
        <w:r w:rsidRPr="00DD208D">
          <w:t xml:space="preserve">If the </w:t>
        </w:r>
        <w:r w:rsidRPr="008C1DD1">
          <w:t xml:space="preserve">number of </w:t>
        </w:r>
        <w:r>
          <w:t>acid</w:t>
        </w:r>
        <w:r w:rsidRPr="008C1DD1">
          <w:t xml:space="preserve"> groups </w:t>
        </w:r>
        <w:r>
          <w:rPr>
            <w:rFonts w:cstheme="minorHAnsi"/>
          </w:rPr>
          <w:t>≥</w:t>
        </w:r>
        <w:r w:rsidRPr="008C1DD1">
          <w:t xml:space="preserve"> 1</w:t>
        </w:r>
        <w:r>
          <w:t xml:space="preserve"> </w:t>
        </w:r>
        <w:r>
          <w:rPr>
            <w:rFonts w:cstheme="minorHAnsi"/>
          </w:rPr>
          <w:t xml:space="preserve">in the </w:t>
        </w:r>
        <w:r w:rsidRPr="00DD208D">
          <w:t xml:space="preserve">target species, it is assigned to </w:t>
        </w:r>
        <w:r>
          <w:t>ORA2</w:t>
        </w:r>
        <w:r w:rsidRPr="00DD208D">
          <w:t>.</w:t>
        </w:r>
      </w:ins>
    </w:p>
    <w:p w14:paraId="06EB7F3A" w14:textId="77777777" w:rsidR="001669CD" w:rsidRPr="00865910" w:rsidRDefault="001669CD">
      <w:pPr>
        <w:pStyle w:val="ListParagraph"/>
        <w:numPr>
          <w:ilvl w:val="0"/>
          <w:numId w:val="31"/>
        </w:numPr>
        <w:jc w:val="both"/>
        <w:rPr>
          <w:ins w:id="3320" w:author="Seltzer, Karl" w:date="2024-04-05T09:11:00Z"/>
        </w:rPr>
        <w:pPrChange w:id="3321" w:author="Seltzer, Karl" w:date="2024-04-05T09:41:00Z">
          <w:pPr>
            <w:pStyle w:val="ListParagraph"/>
            <w:numPr>
              <w:numId w:val="18"/>
            </w:numPr>
            <w:ind w:left="360" w:hanging="360"/>
            <w:jc w:val="both"/>
          </w:pPr>
        </w:pPrChange>
      </w:pPr>
      <w:ins w:id="3322" w:author="Seltzer, Karl" w:date="2024-04-05T09:11:00Z">
        <w:r w:rsidRPr="00865910">
          <w:t>For all remaining target species, do the following order-of-operations:</w:t>
        </w:r>
      </w:ins>
    </w:p>
    <w:p w14:paraId="137C756B" w14:textId="77777777" w:rsidR="001669CD" w:rsidRDefault="001669CD">
      <w:pPr>
        <w:pStyle w:val="ListParagraph"/>
        <w:numPr>
          <w:ilvl w:val="1"/>
          <w:numId w:val="31"/>
        </w:numPr>
        <w:jc w:val="both"/>
        <w:rPr>
          <w:ins w:id="3323" w:author="Seltzer, Karl" w:date="2024-04-05T09:11:00Z"/>
        </w:rPr>
        <w:pPrChange w:id="3324" w:author="Seltzer, Karl" w:date="2024-04-05T09:41:00Z">
          <w:pPr>
            <w:pStyle w:val="ListParagraph"/>
            <w:numPr>
              <w:ilvl w:val="1"/>
              <w:numId w:val="18"/>
            </w:numPr>
            <w:ind w:left="1080" w:hanging="360"/>
            <w:jc w:val="both"/>
          </w:pPr>
        </w:pPrChange>
      </w:pPr>
      <w:ins w:id="3325" w:author="Seltzer, Karl" w:date="2024-04-05T09:11:00Z">
        <w:r w:rsidRPr="00865910">
          <w:t xml:space="preserve">If the </w:t>
        </w:r>
        <w:proofErr w:type="spellStart"/>
        <w:r w:rsidRPr="00865910">
          <w:t>k</w:t>
        </w:r>
        <w:r w:rsidRPr="00865910">
          <w:rPr>
            <w:vertAlign w:val="subscript"/>
          </w:rPr>
          <w:t>OH</w:t>
        </w:r>
        <w:proofErr w:type="spellEnd"/>
        <w:r w:rsidRPr="00865910">
          <w:t xml:space="preserve"> of the target species</w:t>
        </w:r>
        <w:r w:rsidRPr="001467B2">
          <w:t xml:space="preserve"> is </w:t>
        </w:r>
        <w:r>
          <w:t>&lt; 3.4</w:t>
        </w:r>
        <w:r w:rsidRPr="00DD208D">
          <w:t>x10</w:t>
        </w:r>
        <w:r>
          <w:rPr>
            <w:vertAlign w:val="superscript"/>
          </w:rPr>
          <w:t>-12</w:t>
        </w:r>
        <w:r w:rsidRPr="00DD208D">
          <w:t xml:space="preserve"> </w:t>
        </w:r>
        <w:r w:rsidRPr="00CC45F9">
          <w:t>cm</w:t>
        </w:r>
        <w:r w:rsidRPr="00CC45F9">
          <w:rPr>
            <w:vertAlign w:val="superscript"/>
          </w:rPr>
          <w:t>3</w:t>
        </w:r>
        <w:r w:rsidRPr="00CC45F9">
          <w:t xml:space="preserve"> </w:t>
        </w:r>
        <w:proofErr w:type="gramStart"/>
        <w:r w:rsidRPr="00CC45F9">
          <w:t>molec.</w:t>
        </w:r>
        <w:r w:rsidRPr="00CC45F9">
          <w:rPr>
            <w:vertAlign w:val="superscript"/>
          </w:rPr>
          <w:t>-</w:t>
        </w:r>
        <w:proofErr w:type="gramEnd"/>
        <w:r w:rsidRPr="00CC45F9">
          <w:rPr>
            <w:vertAlign w:val="superscript"/>
          </w:rPr>
          <w:t>1</w:t>
        </w:r>
        <w:r w:rsidRPr="00CC45F9">
          <w:t xml:space="preserve"> sec</w:t>
        </w:r>
        <w:r w:rsidRPr="00CC45F9">
          <w:rPr>
            <w:vertAlign w:val="superscript"/>
          </w:rPr>
          <w:t>-1</w:t>
        </w:r>
        <w:r w:rsidRPr="00DD208D">
          <w:t xml:space="preserve">, </w:t>
        </w:r>
        <w:r w:rsidRPr="001467B2">
          <w:t xml:space="preserve">it is assigned to </w:t>
        </w:r>
        <w:r>
          <w:t>HC3</w:t>
        </w:r>
        <w:r w:rsidRPr="001467B2">
          <w:t>.</w:t>
        </w:r>
      </w:ins>
    </w:p>
    <w:p w14:paraId="28B136D4" w14:textId="77777777" w:rsidR="001669CD" w:rsidRPr="001467B2" w:rsidRDefault="001669CD">
      <w:pPr>
        <w:pStyle w:val="ListParagraph"/>
        <w:numPr>
          <w:ilvl w:val="1"/>
          <w:numId w:val="31"/>
        </w:numPr>
        <w:jc w:val="both"/>
        <w:rPr>
          <w:ins w:id="3326" w:author="Seltzer, Karl" w:date="2024-04-05T09:11:00Z"/>
        </w:rPr>
        <w:pPrChange w:id="3327" w:author="Seltzer, Karl" w:date="2024-04-05T09:41:00Z">
          <w:pPr>
            <w:pStyle w:val="ListParagraph"/>
            <w:numPr>
              <w:ilvl w:val="1"/>
              <w:numId w:val="18"/>
            </w:numPr>
            <w:ind w:left="1080" w:hanging="360"/>
            <w:jc w:val="both"/>
          </w:pPr>
        </w:pPrChange>
      </w:pPr>
      <w:ins w:id="3328" w:author="Seltzer, Karl" w:date="2024-04-05T09:11:00Z">
        <w:r w:rsidRPr="00865910">
          <w:t xml:space="preserve">If the </w:t>
        </w:r>
        <w:proofErr w:type="spellStart"/>
        <w:r w:rsidRPr="00865910">
          <w:t>k</w:t>
        </w:r>
        <w:r w:rsidRPr="00865910">
          <w:rPr>
            <w:vertAlign w:val="subscript"/>
          </w:rPr>
          <w:t>OH</w:t>
        </w:r>
        <w:proofErr w:type="spellEnd"/>
        <w:r w:rsidRPr="00865910">
          <w:t xml:space="preserve"> of the target species</w:t>
        </w:r>
        <w:r w:rsidRPr="001467B2">
          <w:t xml:space="preserve"> is</w:t>
        </w:r>
        <w:r>
          <w:t xml:space="preserve"> 3.4</w:t>
        </w:r>
        <w:r w:rsidRPr="00DD208D">
          <w:t>x10</w:t>
        </w:r>
        <w:r>
          <w:rPr>
            <w:vertAlign w:val="superscript"/>
          </w:rPr>
          <w:t>-12</w:t>
        </w:r>
        <w:r w:rsidRPr="00DD208D">
          <w:t xml:space="preserve"> </w:t>
        </w:r>
        <w:r w:rsidRPr="001467B2">
          <w:rPr>
            <w:rFonts w:cstheme="minorHAnsi"/>
          </w:rPr>
          <w:t>≤</w:t>
        </w:r>
        <w:r>
          <w:rPr>
            <w:rFonts w:cstheme="minorHAnsi"/>
          </w:rPr>
          <w:t xml:space="preserve"> </w:t>
        </w:r>
        <w:proofErr w:type="spellStart"/>
        <w:r>
          <w:rPr>
            <w:rFonts w:cstheme="minorHAnsi"/>
          </w:rPr>
          <w:t>k</w:t>
        </w:r>
        <w:r w:rsidRPr="00E15160">
          <w:rPr>
            <w:rFonts w:cstheme="minorHAnsi"/>
            <w:vertAlign w:val="subscript"/>
          </w:rPr>
          <w:t>OH</w:t>
        </w:r>
        <w:proofErr w:type="spellEnd"/>
        <w:r>
          <w:rPr>
            <w:rFonts w:cstheme="minorHAnsi"/>
          </w:rPr>
          <w:t xml:space="preserve"> </w:t>
        </w:r>
        <w:r w:rsidRPr="001467B2">
          <w:rPr>
            <w:rFonts w:cstheme="minorHAnsi"/>
          </w:rPr>
          <w:t>≤</w:t>
        </w:r>
        <w:r w:rsidRPr="001467B2">
          <w:t xml:space="preserve"> </w:t>
        </w:r>
        <w:r>
          <w:t>6.8</w:t>
        </w:r>
        <w:r w:rsidRPr="00DD208D">
          <w:t>x10</w:t>
        </w:r>
        <w:r>
          <w:rPr>
            <w:vertAlign w:val="superscript"/>
          </w:rPr>
          <w:t>-12</w:t>
        </w:r>
        <w:r w:rsidRPr="00DD208D">
          <w:t xml:space="preserve"> </w:t>
        </w:r>
        <w:r w:rsidRPr="00CC45F9">
          <w:t>cm</w:t>
        </w:r>
        <w:r w:rsidRPr="00CC45F9">
          <w:rPr>
            <w:vertAlign w:val="superscript"/>
          </w:rPr>
          <w:t>3</w:t>
        </w:r>
        <w:r w:rsidRPr="00CC45F9">
          <w:t xml:space="preserve"> </w:t>
        </w:r>
        <w:proofErr w:type="gramStart"/>
        <w:r w:rsidRPr="00CC45F9">
          <w:t>molec.</w:t>
        </w:r>
        <w:r w:rsidRPr="00CC45F9">
          <w:rPr>
            <w:vertAlign w:val="superscript"/>
          </w:rPr>
          <w:t>-</w:t>
        </w:r>
        <w:proofErr w:type="gramEnd"/>
        <w:r w:rsidRPr="00CC45F9">
          <w:rPr>
            <w:vertAlign w:val="superscript"/>
          </w:rPr>
          <w:t>1</w:t>
        </w:r>
        <w:r w:rsidRPr="00CC45F9">
          <w:t xml:space="preserve"> sec</w:t>
        </w:r>
        <w:r w:rsidRPr="00CC45F9">
          <w:rPr>
            <w:vertAlign w:val="superscript"/>
          </w:rPr>
          <w:t>-1</w:t>
        </w:r>
        <w:r w:rsidRPr="001467B2">
          <w:t>,</w:t>
        </w:r>
        <w:r>
          <w:t xml:space="preserve"> it is assigned to HC5.</w:t>
        </w:r>
      </w:ins>
    </w:p>
    <w:p w14:paraId="31913C42" w14:textId="77777777" w:rsidR="001669CD" w:rsidRDefault="001669CD" w:rsidP="00E942A1">
      <w:pPr>
        <w:pStyle w:val="ListParagraph"/>
        <w:numPr>
          <w:ilvl w:val="1"/>
          <w:numId w:val="31"/>
        </w:numPr>
        <w:jc w:val="both"/>
        <w:rPr>
          <w:ins w:id="3329" w:author="Seltzer, Karl" w:date="2024-04-05T14:35:00Z"/>
        </w:rPr>
      </w:pPr>
      <w:ins w:id="3330" w:author="Seltzer, Karl" w:date="2024-04-05T09:11:00Z">
        <w:r w:rsidRPr="00865910">
          <w:t xml:space="preserve">If the </w:t>
        </w:r>
        <w:proofErr w:type="spellStart"/>
        <w:r w:rsidRPr="00865910">
          <w:t>k</w:t>
        </w:r>
        <w:r w:rsidRPr="00F81C39">
          <w:rPr>
            <w:vertAlign w:val="subscript"/>
          </w:rPr>
          <w:t>OH</w:t>
        </w:r>
        <w:proofErr w:type="spellEnd"/>
        <w:r w:rsidRPr="00865910">
          <w:t xml:space="preserve"> of the target species</w:t>
        </w:r>
        <w:r w:rsidRPr="001467B2">
          <w:t xml:space="preserve"> is </w:t>
        </w:r>
        <w:r w:rsidRPr="00F81C39">
          <w:rPr>
            <w:rFonts w:cstheme="minorHAnsi"/>
          </w:rPr>
          <w:t>&gt;</w:t>
        </w:r>
        <w:r w:rsidRPr="001467B2">
          <w:t xml:space="preserve"> </w:t>
        </w:r>
        <w:r>
          <w:t>6.8</w:t>
        </w:r>
        <w:r w:rsidRPr="00DD208D">
          <w:t>x10</w:t>
        </w:r>
        <w:r w:rsidRPr="00F81C39">
          <w:rPr>
            <w:vertAlign w:val="superscript"/>
          </w:rPr>
          <w:t>-12</w:t>
        </w:r>
        <w:r w:rsidRPr="00DD208D">
          <w:t xml:space="preserve"> </w:t>
        </w:r>
        <w:r w:rsidRPr="00CC45F9">
          <w:t>cm</w:t>
        </w:r>
        <w:r w:rsidRPr="00F81C39">
          <w:rPr>
            <w:vertAlign w:val="superscript"/>
          </w:rPr>
          <w:t>3</w:t>
        </w:r>
        <w:r w:rsidRPr="00CC45F9">
          <w:t xml:space="preserve"> </w:t>
        </w:r>
        <w:proofErr w:type="gramStart"/>
        <w:r w:rsidRPr="00CC45F9">
          <w:t>molec.</w:t>
        </w:r>
        <w:r w:rsidRPr="00F81C39">
          <w:rPr>
            <w:vertAlign w:val="superscript"/>
          </w:rPr>
          <w:t>-</w:t>
        </w:r>
        <w:proofErr w:type="gramEnd"/>
        <w:r w:rsidRPr="00F81C39">
          <w:rPr>
            <w:vertAlign w:val="superscript"/>
          </w:rPr>
          <w:t>1</w:t>
        </w:r>
        <w:r w:rsidRPr="00CC45F9">
          <w:t xml:space="preserve"> sec</w:t>
        </w:r>
        <w:r w:rsidRPr="00F81C39">
          <w:rPr>
            <w:vertAlign w:val="superscript"/>
          </w:rPr>
          <w:t>-1</w:t>
        </w:r>
        <w:r w:rsidRPr="001467B2">
          <w:t>,</w:t>
        </w:r>
        <w:r>
          <w:t xml:space="preserve"> it is assigned to HC10.</w:t>
        </w:r>
      </w:ins>
    </w:p>
    <w:p w14:paraId="57D25E68" w14:textId="7D1487CA" w:rsidR="002F0AE1" w:rsidRPr="001467B2" w:rsidRDefault="002F0AE1">
      <w:pPr>
        <w:pStyle w:val="ListParagraph"/>
        <w:numPr>
          <w:ilvl w:val="0"/>
          <w:numId w:val="31"/>
        </w:numPr>
        <w:jc w:val="both"/>
        <w:rPr>
          <w:ins w:id="3331" w:author="Seltzer, Karl" w:date="2024-04-05T09:11:00Z"/>
        </w:rPr>
        <w:pPrChange w:id="3332" w:author="Seltzer, Karl" w:date="2024-04-05T14:35:00Z">
          <w:pPr>
            <w:pStyle w:val="ListParagraph"/>
            <w:numPr>
              <w:ilvl w:val="1"/>
              <w:numId w:val="18"/>
            </w:numPr>
            <w:ind w:left="1080" w:hanging="360"/>
            <w:jc w:val="both"/>
          </w:pPr>
        </w:pPrChange>
      </w:pPr>
      <w:ins w:id="3333" w:author="Seltzer, Karl" w:date="2024-04-05T14:35:00Z">
        <w:r w:rsidRPr="002F0AE1">
          <w:t>A</w:t>
        </w:r>
        <w:r>
          <w:t xml:space="preserve">s noted in </w:t>
        </w:r>
      </w:ins>
      <w:ins w:id="3334" w:author="Seltzer, Karl" w:date="2024-04-05T14:36:00Z">
        <w:r w:rsidRPr="002F0AE1">
          <w:fldChar w:fldCharType="begin"/>
        </w:r>
        <w:r w:rsidRPr="002F0AE1">
          <w:instrText xml:space="preserve"> REF _Ref163220201 \h </w:instrText>
        </w:r>
      </w:ins>
      <w:r w:rsidRPr="002F0AE1">
        <w:rPr>
          <w:rPrChange w:id="3335" w:author="Seltzer, Karl" w:date="2024-04-05T14:36:00Z">
            <w:rPr>
              <w:b/>
              <w:bCs/>
            </w:rPr>
          </w:rPrChange>
        </w:rPr>
        <w:instrText xml:space="preserve"> \* MERGEFORMAT </w:instrText>
      </w:r>
      <w:r w:rsidRPr="002F0AE1">
        <w:fldChar w:fldCharType="separate"/>
      </w:r>
      <w:ins w:id="3336" w:author="Seltzer, Karl" w:date="2024-04-05T14:36:00Z">
        <w:r w:rsidRPr="002F0AE1">
          <w:rPr>
            <w:color w:val="000000" w:themeColor="text1"/>
            <w:rPrChange w:id="3337" w:author="Seltzer, Karl" w:date="2024-04-05T14:36:00Z">
              <w:rPr>
                <w:b/>
                <w:bCs/>
                <w:color w:val="000000" w:themeColor="text1"/>
              </w:rPr>
            </w:rPrChange>
          </w:rPr>
          <w:t xml:space="preserve">Table </w:t>
        </w:r>
        <w:r w:rsidRPr="002F0AE1">
          <w:rPr>
            <w:noProof/>
            <w:color w:val="000000" w:themeColor="text1"/>
            <w:rPrChange w:id="3338" w:author="Seltzer, Karl" w:date="2024-04-05T14:36:00Z">
              <w:rPr>
                <w:b/>
                <w:bCs/>
                <w:i/>
                <w:iCs/>
                <w:noProof/>
                <w:color w:val="000000" w:themeColor="text1"/>
              </w:rPr>
            </w:rPrChange>
          </w:rPr>
          <w:t>22</w:t>
        </w:r>
        <w:r w:rsidRPr="002F0AE1">
          <w:fldChar w:fldCharType="end"/>
        </w:r>
      </w:ins>
      <w:ins w:id="3339" w:author="Seltzer, Karl" w:date="2024-04-05T14:37:00Z">
        <w:r w:rsidR="009D3DC9">
          <w:t xml:space="preserve">, several ROC species can </w:t>
        </w:r>
      </w:ins>
      <w:ins w:id="3340" w:author="Seltzer, Karl" w:date="2024-04-05T14:35:00Z">
        <w:r w:rsidRPr="002F0AE1">
          <w:t>be emitted in the particle (AROC*) or vapor (VROC*) phase.</w:t>
        </w:r>
      </w:ins>
      <w:ins w:id="3341" w:author="Seltzer, Karl" w:date="2024-04-05T14:37:00Z">
        <w:r w:rsidR="009D3DC9">
          <w:t xml:space="preserve"> Updates </w:t>
        </w:r>
      </w:ins>
      <w:ins w:id="3342" w:author="Seltzer, Karl" w:date="2024-04-05T14:38:00Z">
        <w:r w:rsidR="009D3DC9">
          <w:t>are then made to applicable ROC species at the end of the mapper.</w:t>
        </w:r>
      </w:ins>
    </w:p>
    <w:p w14:paraId="7459E789" w14:textId="2011DF08" w:rsidR="000A3451" w:rsidRDefault="000A3451" w:rsidP="00487912">
      <w:pPr>
        <w:pStyle w:val="Heading3"/>
      </w:pPr>
      <w:bookmarkStart w:id="3343" w:name="_Toc174099322"/>
      <w:r>
        <w:t>SAPRC07TC_AE7</w:t>
      </w:r>
      <w:bookmarkEnd w:id="2188"/>
      <w:bookmarkEnd w:id="2189"/>
      <w:bookmarkEnd w:id="3343"/>
    </w:p>
    <w:p w14:paraId="6AC5DDB2" w14:textId="1D1B25A8" w:rsidR="008501EF" w:rsidRDefault="001D6E4A" w:rsidP="00B13885">
      <w:pPr>
        <w:jc w:val="both"/>
      </w:pPr>
      <w:del w:id="3344" w:author="Seltzer, Karl" w:date="2024-04-05T15:23:00Z">
        <w:r w:rsidRPr="00FD5AB9" w:rsidDel="00DF5DAB">
          <w:delText xml:space="preserve">Prior to Speciation Tool v5.0, there was no mechanism mapping for SAPRC07TC. </w:delText>
        </w:r>
      </w:del>
      <w:r w:rsidR="005A6E92" w:rsidRPr="00FD5AB9">
        <w:t xml:space="preserve">When compared to SAPRC07, SAPRC07TC added explicit model species, largely to better represent air toxics. These additional model species include 1,3-butadiene, acrolein, a-pinene, 1,2,4-trimethy benzene, ethanol, o-, m-, p-xylene, propane, sesquiterpenes, and toluene. </w:t>
      </w:r>
      <w:r w:rsidR="00B13885" w:rsidRPr="00FD5AB9">
        <w:t>As with other chemical mechanism that feature the AE7 aerosol-phase module within CMAQ, the</w:t>
      </w:r>
      <w:r w:rsidR="001C3814" w:rsidRPr="00FD5AB9">
        <w:t xml:space="preserve"> NVOL and IVOC </w:t>
      </w:r>
      <w:r w:rsidR="00B13885" w:rsidRPr="00FD5AB9">
        <w:t xml:space="preserve">tracers </w:t>
      </w:r>
      <w:r w:rsidR="001C3814" w:rsidRPr="00FD5AB9">
        <w:t>were defined to include semi-volatile organic compounds</w:t>
      </w:r>
      <w:r w:rsidR="00B13885" w:rsidRPr="00FD5AB9">
        <w:t xml:space="preserve"> </w:t>
      </w:r>
      <w:r w:rsidR="001C3814" w:rsidRPr="00FD5AB9">
        <w:t xml:space="preserve">and intermediate-volatility organic compounds, respectively. A description and various properties for all emitted organics from the </w:t>
      </w:r>
      <w:r w:rsidR="00DD22CF" w:rsidRPr="00FD5AB9">
        <w:t>SAPRC07TC_AE7</w:t>
      </w:r>
      <w:r w:rsidR="001C3814" w:rsidRPr="00FD5AB9">
        <w:t xml:space="preserve"> chemical mechanism </w:t>
      </w:r>
      <w:r w:rsidR="00DD22CF" w:rsidRPr="00FD5AB9">
        <w:t>are shown below</w:t>
      </w:r>
      <w:r w:rsidR="001C3814" w:rsidRPr="00FD5AB9">
        <w:t>.</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1"/>
        <w:gridCol w:w="4304"/>
        <w:gridCol w:w="574"/>
        <w:gridCol w:w="875"/>
        <w:gridCol w:w="2186"/>
      </w:tblGrid>
      <w:tr w:rsidR="000A3451" w:rsidRPr="000A3451" w14:paraId="3EDEF295" w14:textId="77777777" w:rsidTr="000A3451">
        <w:trPr>
          <w:trHeight w:val="143"/>
          <w:tblHeader/>
        </w:trPr>
        <w:tc>
          <w:tcPr>
            <w:tcW w:w="1181" w:type="dxa"/>
            <w:shd w:val="clear" w:color="auto" w:fill="D9D9D9" w:themeFill="background1" w:themeFillShade="D9"/>
            <w:vAlign w:val="center"/>
          </w:tcPr>
          <w:p w14:paraId="0A40A8EA" w14:textId="77777777" w:rsidR="000A3451" w:rsidRPr="000A3451" w:rsidRDefault="000A3451" w:rsidP="000A3451">
            <w:pPr>
              <w:spacing w:after="0"/>
              <w:jc w:val="center"/>
              <w:rPr>
                <w:rFonts w:cstheme="minorHAnsi"/>
                <w:b/>
                <w:sz w:val="20"/>
                <w:szCs w:val="20"/>
              </w:rPr>
            </w:pPr>
            <w:r w:rsidRPr="000A3451">
              <w:rPr>
                <w:rFonts w:cstheme="minorHAnsi"/>
                <w:b/>
                <w:sz w:val="20"/>
                <w:szCs w:val="20"/>
              </w:rPr>
              <w:t>Model Species</w:t>
            </w:r>
          </w:p>
        </w:tc>
        <w:tc>
          <w:tcPr>
            <w:tcW w:w="4304" w:type="dxa"/>
            <w:shd w:val="clear" w:color="auto" w:fill="D9D9D9" w:themeFill="background1" w:themeFillShade="D9"/>
            <w:vAlign w:val="center"/>
          </w:tcPr>
          <w:p w14:paraId="6D9CC13E" w14:textId="77777777" w:rsidR="000A3451" w:rsidRPr="000A3451" w:rsidRDefault="000A3451" w:rsidP="000A3451">
            <w:pPr>
              <w:spacing w:after="0"/>
              <w:jc w:val="center"/>
              <w:rPr>
                <w:rFonts w:cstheme="minorHAnsi"/>
                <w:b/>
                <w:sz w:val="20"/>
                <w:szCs w:val="20"/>
              </w:rPr>
            </w:pPr>
            <w:r w:rsidRPr="000A3451">
              <w:rPr>
                <w:rFonts w:cstheme="minorHAnsi"/>
                <w:b/>
                <w:sz w:val="20"/>
                <w:szCs w:val="20"/>
              </w:rPr>
              <w:t>Description</w:t>
            </w:r>
          </w:p>
        </w:tc>
        <w:tc>
          <w:tcPr>
            <w:tcW w:w="574" w:type="dxa"/>
            <w:shd w:val="clear" w:color="auto" w:fill="D9D9D9" w:themeFill="background1" w:themeFillShade="D9"/>
            <w:vAlign w:val="center"/>
          </w:tcPr>
          <w:p w14:paraId="31AE561E" w14:textId="77777777" w:rsidR="000A3451" w:rsidRPr="000A3451" w:rsidRDefault="000A3451" w:rsidP="000A3451">
            <w:pPr>
              <w:spacing w:after="0"/>
              <w:jc w:val="center"/>
              <w:rPr>
                <w:rFonts w:cstheme="minorHAnsi"/>
                <w:b/>
                <w:sz w:val="20"/>
                <w:szCs w:val="20"/>
              </w:rPr>
            </w:pPr>
            <w:proofErr w:type="spellStart"/>
            <w:r w:rsidRPr="000A3451">
              <w:rPr>
                <w:rFonts w:cstheme="minorHAnsi"/>
                <w:b/>
                <w:sz w:val="20"/>
                <w:szCs w:val="20"/>
              </w:rPr>
              <w:t>nC</w:t>
            </w:r>
            <w:proofErr w:type="spellEnd"/>
          </w:p>
        </w:tc>
        <w:tc>
          <w:tcPr>
            <w:tcW w:w="875" w:type="dxa"/>
            <w:shd w:val="clear" w:color="auto" w:fill="D9D9D9" w:themeFill="background1" w:themeFillShade="D9"/>
            <w:vAlign w:val="center"/>
          </w:tcPr>
          <w:p w14:paraId="082A9AA3" w14:textId="77777777" w:rsidR="000A3451" w:rsidRPr="000A3451" w:rsidRDefault="000A3451" w:rsidP="000A3451">
            <w:pPr>
              <w:spacing w:after="0"/>
              <w:jc w:val="center"/>
              <w:rPr>
                <w:rFonts w:cstheme="minorHAnsi"/>
                <w:b/>
                <w:sz w:val="20"/>
                <w:szCs w:val="20"/>
              </w:rPr>
            </w:pPr>
            <w:r w:rsidRPr="000A3451">
              <w:rPr>
                <w:rFonts w:cstheme="minorHAnsi"/>
                <w:b/>
                <w:sz w:val="20"/>
                <w:szCs w:val="20"/>
              </w:rPr>
              <w:t>Tracer Type</w:t>
            </w:r>
          </w:p>
        </w:tc>
        <w:tc>
          <w:tcPr>
            <w:tcW w:w="2186" w:type="dxa"/>
            <w:shd w:val="clear" w:color="auto" w:fill="D9D9D9" w:themeFill="background1" w:themeFillShade="D9"/>
            <w:vAlign w:val="center"/>
          </w:tcPr>
          <w:p w14:paraId="657B1B9B" w14:textId="77777777" w:rsidR="000A3451" w:rsidRPr="000A3451" w:rsidRDefault="000A3451" w:rsidP="000A3451">
            <w:pPr>
              <w:spacing w:after="0"/>
              <w:jc w:val="center"/>
              <w:rPr>
                <w:rFonts w:cstheme="minorHAnsi"/>
                <w:b/>
                <w:sz w:val="20"/>
                <w:szCs w:val="20"/>
              </w:rPr>
            </w:pPr>
            <w:r w:rsidRPr="000A3451">
              <w:rPr>
                <w:rFonts w:cstheme="minorHAnsi"/>
                <w:b/>
                <w:sz w:val="20"/>
                <w:szCs w:val="20"/>
              </w:rPr>
              <w:t>SMILES</w:t>
            </w:r>
          </w:p>
        </w:tc>
      </w:tr>
      <w:tr w:rsidR="000A3451" w:rsidRPr="000A3451" w14:paraId="3D96B6C6" w14:textId="77777777" w:rsidTr="000A3451">
        <w:trPr>
          <w:trHeight w:val="143"/>
        </w:trPr>
        <w:tc>
          <w:tcPr>
            <w:tcW w:w="1181" w:type="dxa"/>
            <w:vAlign w:val="center"/>
          </w:tcPr>
          <w:p w14:paraId="0A0D1FD7" w14:textId="62F7B027" w:rsidR="000A3451" w:rsidRPr="000A3451" w:rsidRDefault="000A3451" w:rsidP="000A3451">
            <w:pPr>
              <w:spacing w:after="0"/>
              <w:jc w:val="center"/>
              <w:rPr>
                <w:rFonts w:cstheme="minorHAnsi"/>
                <w:sz w:val="20"/>
                <w:szCs w:val="20"/>
              </w:rPr>
            </w:pPr>
            <w:r w:rsidRPr="000A3451">
              <w:rPr>
                <w:rFonts w:cstheme="minorHAnsi"/>
                <w:sz w:val="20"/>
                <w:szCs w:val="20"/>
              </w:rPr>
              <w:t>AACD</w:t>
            </w:r>
          </w:p>
        </w:tc>
        <w:tc>
          <w:tcPr>
            <w:tcW w:w="4304" w:type="dxa"/>
            <w:vAlign w:val="center"/>
          </w:tcPr>
          <w:p w14:paraId="348B2930" w14:textId="532DAE98" w:rsidR="000A3451" w:rsidRPr="000A3451" w:rsidRDefault="000A3451" w:rsidP="000A3451">
            <w:pPr>
              <w:spacing w:after="0"/>
              <w:jc w:val="center"/>
              <w:rPr>
                <w:rFonts w:cstheme="minorHAnsi"/>
                <w:sz w:val="20"/>
                <w:szCs w:val="20"/>
              </w:rPr>
            </w:pPr>
            <w:r w:rsidRPr="000A3451">
              <w:rPr>
                <w:rFonts w:cstheme="minorHAnsi"/>
                <w:sz w:val="20"/>
                <w:szCs w:val="20"/>
              </w:rPr>
              <w:t>Acetic Acid</w:t>
            </w:r>
          </w:p>
        </w:tc>
        <w:tc>
          <w:tcPr>
            <w:tcW w:w="574" w:type="dxa"/>
            <w:vAlign w:val="center"/>
          </w:tcPr>
          <w:p w14:paraId="59B7E51C" w14:textId="1A8FE2AD" w:rsidR="000A3451" w:rsidRPr="000A3451" w:rsidRDefault="000A3451" w:rsidP="000A3451">
            <w:pPr>
              <w:spacing w:after="0"/>
              <w:jc w:val="center"/>
              <w:rPr>
                <w:rFonts w:cstheme="minorHAnsi"/>
                <w:sz w:val="20"/>
                <w:szCs w:val="20"/>
              </w:rPr>
            </w:pPr>
            <w:r w:rsidRPr="000A3451">
              <w:rPr>
                <w:rFonts w:cstheme="minorHAnsi"/>
                <w:sz w:val="20"/>
                <w:szCs w:val="20"/>
              </w:rPr>
              <w:t>2</w:t>
            </w:r>
          </w:p>
        </w:tc>
        <w:tc>
          <w:tcPr>
            <w:tcW w:w="875" w:type="dxa"/>
            <w:vAlign w:val="center"/>
          </w:tcPr>
          <w:p w14:paraId="7EDD58BB" w14:textId="1CF7B814"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0CA1FDEA" w14:textId="665D97B4" w:rsidR="000A3451" w:rsidRPr="000A3451" w:rsidRDefault="000A3451" w:rsidP="000A3451">
            <w:pPr>
              <w:spacing w:after="0"/>
              <w:jc w:val="center"/>
              <w:rPr>
                <w:rFonts w:cstheme="minorHAnsi"/>
                <w:sz w:val="20"/>
                <w:szCs w:val="20"/>
              </w:rPr>
            </w:pPr>
            <w:r w:rsidRPr="000A3451">
              <w:rPr>
                <w:rFonts w:cstheme="minorHAnsi"/>
                <w:sz w:val="20"/>
                <w:szCs w:val="20"/>
              </w:rPr>
              <w:t>CC(O)=O</w:t>
            </w:r>
          </w:p>
        </w:tc>
      </w:tr>
      <w:tr w:rsidR="000A3451" w:rsidRPr="000A3451" w14:paraId="2BF7CC82" w14:textId="77777777" w:rsidTr="000A3451">
        <w:trPr>
          <w:trHeight w:val="143"/>
        </w:trPr>
        <w:tc>
          <w:tcPr>
            <w:tcW w:w="1181" w:type="dxa"/>
            <w:vAlign w:val="center"/>
          </w:tcPr>
          <w:p w14:paraId="59EEAFAE" w14:textId="2F91B653" w:rsidR="000A3451" w:rsidRPr="000A3451" w:rsidRDefault="000A3451" w:rsidP="000A3451">
            <w:pPr>
              <w:spacing w:after="0"/>
              <w:jc w:val="center"/>
              <w:rPr>
                <w:rFonts w:cstheme="minorHAnsi"/>
                <w:sz w:val="20"/>
                <w:szCs w:val="20"/>
              </w:rPr>
            </w:pPr>
            <w:r w:rsidRPr="000A3451">
              <w:rPr>
                <w:rFonts w:cstheme="minorHAnsi"/>
                <w:sz w:val="20"/>
                <w:szCs w:val="20"/>
              </w:rPr>
              <w:t>ACET</w:t>
            </w:r>
          </w:p>
        </w:tc>
        <w:tc>
          <w:tcPr>
            <w:tcW w:w="4304" w:type="dxa"/>
            <w:vAlign w:val="center"/>
          </w:tcPr>
          <w:p w14:paraId="34D699AD" w14:textId="040C5124" w:rsidR="000A3451" w:rsidRPr="000A3451" w:rsidRDefault="000A3451" w:rsidP="000A3451">
            <w:pPr>
              <w:spacing w:after="0"/>
              <w:jc w:val="center"/>
              <w:rPr>
                <w:rFonts w:cstheme="minorHAnsi"/>
                <w:sz w:val="20"/>
                <w:szCs w:val="20"/>
              </w:rPr>
            </w:pPr>
            <w:r w:rsidRPr="000A3451">
              <w:rPr>
                <w:rFonts w:cstheme="minorHAnsi"/>
                <w:sz w:val="20"/>
                <w:szCs w:val="20"/>
              </w:rPr>
              <w:t>Acetone</w:t>
            </w:r>
          </w:p>
        </w:tc>
        <w:tc>
          <w:tcPr>
            <w:tcW w:w="574" w:type="dxa"/>
            <w:vAlign w:val="center"/>
          </w:tcPr>
          <w:p w14:paraId="27D2582B" w14:textId="67919463" w:rsidR="000A3451" w:rsidRPr="000A3451" w:rsidRDefault="000A3451" w:rsidP="000A3451">
            <w:pPr>
              <w:spacing w:after="0"/>
              <w:jc w:val="center"/>
              <w:rPr>
                <w:rFonts w:cstheme="minorHAnsi"/>
                <w:sz w:val="20"/>
                <w:szCs w:val="20"/>
              </w:rPr>
            </w:pPr>
            <w:r w:rsidRPr="000A3451">
              <w:rPr>
                <w:rFonts w:cstheme="minorHAnsi"/>
                <w:sz w:val="20"/>
                <w:szCs w:val="20"/>
              </w:rPr>
              <w:t>3</w:t>
            </w:r>
          </w:p>
        </w:tc>
        <w:tc>
          <w:tcPr>
            <w:tcW w:w="875" w:type="dxa"/>
            <w:vAlign w:val="center"/>
          </w:tcPr>
          <w:p w14:paraId="4B8D26B0" w14:textId="56F690A6"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01120934" w14:textId="4C1825B8" w:rsidR="000A3451" w:rsidRPr="000A3451" w:rsidRDefault="000A3451" w:rsidP="000A3451">
            <w:pPr>
              <w:spacing w:after="0"/>
              <w:jc w:val="center"/>
              <w:rPr>
                <w:rFonts w:cstheme="minorHAnsi"/>
                <w:sz w:val="20"/>
                <w:szCs w:val="20"/>
              </w:rPr>
            </w:pPr>
            <w:r w:rsidRPr="000A3451">
              <w:rPr>
                <w:rFonts w:cstheme="minorHAnsi"/>
                <w:sz w:val="20"/>
                <w:szCs w:val="20"/>
              </w:rPr>
              <w:t>CC(C)=O</w:t>
            </w:r>
          </w:p>
        </w:tc>
      </w:tr>
      <w:tr w:rsidR="000A3451" w:rsidRPr="000A3451" w14:paraId="6D1F2E4A" w14:textId="77777777" w:rsidTr="000A3451">
        <w:trPr>
          <w:trHeight w:val="143"/>
        </w:trPr>
        <w:tc>
          <w:tcPr>
            <w:tcW w:w="1181" w:type="dxa"/>
            <w:vAlign w:val="center"/>
          </w:tcPr>
          <w:p w14:paraId="5C6D6F0B" w14:textId="556BCF85" w:rsidR="000A3451" w:rsidRPr="000A3451" w:rsidRDefault="000A3451" w:rsidP="000A3451">
            <w:pPr>
              <w:spacing w:after="0"/>
              <w:jc w:val="center"/>
              <w:rPr>
                <w:rFonts w:cstheme="minorHAnsi"/>
                <w:sz w:val="20"/>
                <w:szCs w:val="20"/>
              </w:rPr>
            </w:pPr>
            <w:r w:rsidRPr="000A3451">
              <w:rPr>
                <w:rFonts w:cstheme="minorHAnsi"/>
                <w:sz w:val="20"/>
                <w:szCs w:val="20"/>
              </w:rPr>
              <w:t>ACRO</w:t>
            </w:r>
          </w:p>
        </w:tc>
        <w:tc>
          <w:tcPr>
            <w:tcW w:w="4304" w:type="dxa"/>
            <w:vAlign w:val="center"/>
          </w:tcPr>
          <w:p w14:paraId="6D49D9D7" w14:textId="24050CB1" w:rsidR="000A3451" w:rsidRPr="000A3451" w:rsidRDefault="000A3451" w:rsidP="000A3451">
            <w:pPr>
              <w:spacing w:after="0"/>
              <w:jc w:val="center"/>
              <w:rPr>
                <w:rFonts w:cstheme="minorHAnsi"/>
                <w:sz w:val="20"/>
                <w:szCs w:val="20"/>
              </w:rPr>
            </w:pPr>
            <w:r w:rsidRPr="000A3451">
              <w:rPr>
                <w:rFonts w:cstheme="minorHAnsi"/>
                <w:sz w:val="20"/>
                <w:szCs w:val="20"/>
              </w:rPr>
              <w:t>Acrolein</w:t>
            </w:r>
          </w:p>
        </w:tc>
        <w:tc>
          <w:tcPr>
            <w:tcW w:w="574" w:type="dxa"/>
            <w:vAlign w:val="center"/>
          </w:tcPr>
          <w:p w14:paraId="4536F15C" w14:textId="70C4A0F0" w:rsidR="000A3451" w:rsidRPr="000A3451" w:rsidRDefault="000A3451" w:rsidP="000A3451">
            <w:pPr>
              <w:spacing w:after="0"/>
              <w:jc w:val="center"/>
              <w:rPr>
                <w:rFonts w:cstheme="minorHAnsi"/>
                <w:sz w:val="20"/>
                <w:szCs w:val="20"/>
              </w:rPr>
            </w:pPr>
            <w:r w:rsidRPr="000A3451">
              <w:rPr>
                <w:rFonts w:cstheme="minorHAnsi"/>
                <w:sz w:val="20"/>
                <w:szCs w:val="20"/>
              </w:rPr>
              <w:t>3</w:t>
            </w:r>
          </w:p>
        </w:tc>
        <w:tc>
          <w:tcPr>
            <w:tcW w:w="875" w:type="dxa"/>
            <w:vAlign w:val="center"/>
          </w:tcPr>
          <w:p w14:paraId="67D631C2" w14:textId="425F11B2"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1F3FC96D" w14:textId="5436B2E7" w:rsidR="000A3451" w:rsidRPr="000A3451" w:rsidRDefault="000A3451" w:rsidP="000A3451">
            <w:pPr>
              <w:spacing w:after="0"/>
              <w:jc w:val="center"/>
              <w:rPr>
                <w:rFonts w:cstheme="minorHAnsi"/>
                <w:sz w:val="20"/>
                <w:szCs w:val="20"/>
              </w:rPr>
            </w:pPr>
            <w:r w:rsidRPr="000A3451">
              <w:rPr>
                <w:rFonts w:cstheme="minorHAnsi"/>
                <w:sz w:val="20"/>
                <w:szCs w:val="20"/>
              </w:rPr>
              <w:t>C=CC=O</w:t>
            </w:r>
          </w:p>
        </w:tc>
      </w:tr>
      <w:tr w:rsidR="000A3451" w:rsidRPr="000A3451" w14:paraId="40049A85" w14:textId="77777777" w:rsidTr="000A3451">
        <w:trPr>
          <w:trHeight w:val="143"/>
        </w:trPr>
        <w:tc>
          <w:tcPr>
            <w:tcW w:w="1181" w:type="dxa"/>
            <w:vAlign w:val="center"/>
          </w:tcPr>
          <w:p w14:paraId="603FC8F6" w14:textId="517A2E92" w:rsidR="000A3451" w:rsidRPr="000A3451" w:rsidRDefault="000A3451" w:rsidP="000A3451">
            <w:pPr>
              <w:spacing w:after="0"/>
              <w:jc w:val="center"/>
              <w:rPr>
                <w:rFonts w:cstheme="minorHAnsi"/>
                <w:sz w:val="20"/>
                <w:szCs w:val="20"/>
              </w:rPr>
            </w:pPr>
            <w:r w:rsidRPr="000A3451">
              <w:rPr>
                <w:rFonts w:cstheme="minorHAnsi"/>
                <w:sz w:val="20"/>
                <w:szCs w:val="20"/>
              </w:rPr>
              <w:t>ACYE</w:t>
            </w:r>
          </w:p>
        </w:tc>
        <w:tc>
          <w:tcPr>
            <w:tcW w:w="4304" w:type="dxa"/>
            <w:vAlign w:val="center"/>
          </w:tcPr>
          <w:p w14:paraId="0A0D7DC8" w14:textId="57596B08" w:rsidR="000A3451" w:rsidRPr="000A3451" w:rsidRDefault="000A3451" w:rsidP="000A3451">
            <w:pPr>
              <w:spacing w:after="0"/>
              <w:jc w:val="center"/>
              <w:rPr>
                <w:rFonts w:cstheme="minorHAnsi"/>
                <w:sz w:val="20"/>
                <w:szCs w:val="20"/>
              </w:rPr>
            </w:pPr>
            <w:r w:rsidRPr="000A3451">
              <w:rPr>
                <w:rFonts w:cstheme="minorHAnsi"/>
                <w:sz w:val="20"/>
                <w:szCs w:val="20"/>
              </w:rPr>
              <w:t>Acetylene</w:t>
            </w:r>
          </w:p>
        </w:tc>
        <w:tc>
          <w:tcPr>
            <w:tcW w:w="574" w:type="dxa"/>
            <w:vAlign w:val="center"/>
          </w:tcPr>
          <w:p w14:paraId="429F1129" w14:textId="1C6C0380" w:rsidR="000A3451" w:rsidRPr="000A3451" w:rsidRDefault="000A3451" w:rsidP="000A3451">
            <w:pPr>
              <w:spacing w:after="0"/>
              <w:jc w:val="center"/>
              <w:rPr>
                <w:rFonts w:cstheme="minorHAnsi"/>
                <w:sz w:val="20"/>
                <w:szCs w:val="20"/>
              </w:rPr>
            </w:pPr>
            <w:r w:rsidRPr="000A3451">
              <w:rPr>
                <w:rFonts w:cstheme="minorHAnsi"/>
                <w:sz w:val="20"/>
                <w:szCs w:val="20"/>
              </w:rPr>
              <w:t>2</w:t>
            </w:r>
          </w:p>
        </w:tc>
        <w:tc>
          <w:tcPr>
            <w:tcW w:w="875" w:type="dxa"/>
            <w:vAlign w:val="center"/>
          </w:tcPr>
          <w:p w14:paraId="6B6231E0" w14:textId="76CF070F"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3120525D" w14:textId="7F4EC82D" w:rsidR="000A3451" w:rsidRPr="000A3451" w:rsidRDefault="000A3451" w:rsidP="000A3451">
            <w:pPr>
              <w:spacing w:after="0"/>
              <w:jc w:val="center"/>
              <w:rPr>
                <w:rFonts w:cstheme="minorHAnsi"/>
                <w:sz w:val="20"/>
                <w:szCs w:val="20"/>
              </w:rPr>
            </w:pPr>
            <w:r w:rsidRPr="000A3451">
              <w:rPr>
                <w:rFonts w:cstheme="minorHAnsi"/>
                <w:sz w:val="20"/>
                <w:szCs w:val="20"/>
              </w:rPr>
              <w:t>C#C</w:t>
            </w:r>
          </w:p>
        </w:tc>
      </w:tr>
      <w:tr w:rsidR="000A3451" w:rsidRPr="000A3451" w14:paraId="11CC8115" w14:textId="77777777" w:rsidTr="000A3451">
        <w:trPr>
          <w:trHeight w:val="143"/>
        </w:trPr>
        <w:tc>
          <w:tcPr>
            <w:tcW w:w="1181" w:type="dxa"/>
            <w:vAlign w:val="center"/>
          </w:tcPr>
          <w:p w14:paraId="0BA8A6E7" w14:textId="0C625EC3" w:rsidR="000A3451" w:rsidRPr="000A3451" w:rsidRDefault="000A3451" w:rsidP="000A3451">
            <w:pPr>
              <w:spacing w:after="0"/>
              <w:jc w:val="center"/>
              <w:rPr>
                <w:rFonts w:cstheme="minorHAnsi"/>
                <w:sz w:val="20"/>
                <w:szCs w:val="20"/>
              </w:rPr>
            </w:pPr>
            <w:r w:rsidRPr="000A3451">
              <w:rPr>
                <w:rFonts w:cstheme="minorHAnsi"/>
                <w:sz w:val="20"/>
                <w:szCs w:val="20"/>
              </w:rPr>
              <w:t>APIN</w:t>
            </w:r>
          </w:p>
        </w:tc>
        <w:tc>
          <w:tcPr>
            <w:tcW w:w="4304" w:type="dxa"/>
            <w:vAlign w:val="center"/>
          </w:tcPr>
          <w:p w14:paraId="6017A370" w14:textId="34DA0E6C" w:rsidR="000A3451" w:rsidRPr="000A3451" w:rsidRDefault="000A3451" w:rsidP="000A3451">
            <w:pPr>
              <w:spacing w:after="0"/>
              <w:jc w:val="center"/>
              <w:rPr>
                <w:rFonts w:cstheme="minorHAnsi"/>
                <w:sz w:val="20"/>
                <w:szCs w:val="20"/>
              </w:rPr>
            </w:pPr>
            <w:r w:rsidRPr="000A3451">
              <w:rPr>
                <w:rFonts w:cstheme="minorHAnsi"/>
                <w:sz w:val="20"/>
                <w:szCs w:val="20"/>
              </w:rPr>
              <w:t>alpha-Pinene</w:t>
            </w:r>
          </w:p>
        </w:tc>
        <w:tc>
          <w:tcPr>
            <w:tcW w:w="574" w:type="dxa"/>
            <w:vAlign w:val="center"/>
          </w:tcPr>
          <w:p w14:paraId="05E5F062" w14:textId="2C6805D3" w:rsidR="000A3451" w:rsidRPr="000A3451" w:rsidRDefault="000A3451" w:rsidP="000A3451">
            <w:pPr>
              <w:spacing w:after="0"/>
              <w:jc w:val="center"/>
              <w:rPr>
                <w:rFonts w:cstheme="minorHAnsi"/>
                <w:sz w:val="20"/>
                <w:szCs w:val="20"/>
              </w:rPr>
            </w:pPr>
            <w:r w:rsidRPr="000A3451">
              <w:rPr>
                <w:rFonts w:cstheme="minorHAnsi"/>
                <w:sz w:val="20"/>
                <w:szCs w:val="20"/>
              </w:rPr>
              <w:t>10</w:t>
            </w:r>
          </w:p>
        </w:tc>
        <w:tc>
          <w:tcPr>
            <w:tcW w:w="875" w:type="dxa"/>
            <w:vAlign w:val="center"/>
          </w:tcPr>
          <w:p w14:paraId="61439A45" w14:textId="2DB43929"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79822B85" w14:textId="760194A3" w:rsidR="000A3451" w:rsidRPr="000A3451" w:rsidRDefault="000A3451" w:rsidP="000A3451">
            <w:pPr>
              <w:spacing w:after="0"/>
              <w:jc w:val="center"/>
              <w:rPr>
                <w:rFonts w:cstheme="minorHAnsi"/>
                <w:sz w:val="20"/>
                <w:szCs w:val="20"/>
              </w:rPr>
            </w:pPr>
            <w:r w:rsidRPr="000A3451">
              <w:rPr>
                <w:rFonts w:cstheme="minorHAnsi"/>
                <w:sz w:val="20"/>
                <w:szCs w:val="20"/>
              </w:rPr>
              <w:t>CC1=CCC2CC1C2(C)C</w:t>
            </w:r>
          </w:p>
        </w:tc>
      </w:tr>
      <w:tr w:rsidR="000A3451" w:rsidRPr="000A3451" w14:paraId="188CCFA7" w14:textId="77777777" w:rsidTr="000A3451">
        <w:trPr>
          <w:trHeight w:val="143"/>
        </w:trPr>
        <w:tc>
          <w:tcPr>
            <w:tcW w:w="1181" w:type="dxa"/>
            <w:vAlign w:val="center"/>
          </w:tcPr>
          <w:p w14:paraId="6D80CE87" w14:textId="35B01AA4" w:rsidR="000A3451" w:rsidRPr="000A3451" w:rsidRDefault="000A3451" w:rsidP="000A3451">
            <w:pPr>
              <w:spacing w:after="0"/>
              <w:jc w:val="center"/>
              <w:rPr>
                <w:rFonts w:cstheme="minorHAnsi"/>
                <w:sz w:val="20"/>
                <w:szCs w:val="20"/>
              </w:rPr>
            </w:pPr>
            <w:r w:rsidRPr="000A3451">
              <w:rPr>
                <w:rFonts w:cstheme="minorHAnsi"/>
                <w:sz w:val="20"/>
                <w:szCs w:val="20"/>
              </w:rPr>
              <w:t>B124</w:t>
            </w:r>
          </w:p>
        </w:tc>
        <w:tc>
          <w:tcPr>
            <w:tcW w:w="4304" w:type="dxa"/>
            <w:vAlign w:val="center"/>
          </w:tcPr>
          <w:p w14:paraId="01801153" w14:textId="3FFACEEF" w:rsidR="000A3451" w:rsidRPr="000A3451" w:rsidRDefault="000A3451" w:rsidP="000A3451">
            <w:pPr>
              <w:spacing w:after="0"/>
              <w:jc w:val="center"/>
              <w:rPr>
                <w:rFonts w:cstheme="minorHAnsi"/>
                <w:sz w:val="20"/>
                <w:szCs w:val="20"/>
              </w:rPr>
            </w:pPr>
            <w:r w:rsidRPr="000A3451">
              <w:rPr>
                <w:rFonts w:cstheme="minorHAnsi"/>
                <w:sz w:val="20"/>
                <w:szCs w:val="20"/>
              </w:rPr>
              <w:t>1,2,4-trimethyl benzene</w:t>
            </w:r>
          </w:p>
        </w:tc>
        <w:tc>
          <w:tcPr>
            <w:tcW w:w="574" w:type="dxa"/>
            <w:vAlign w:val="center"/>
          </w:tcPr>
          <w:p w14:paraId="29254F6E" w14:textId="13E179FF" w:rsidR="000A3451" w:rsidRPr="000A3451" w:rsidRDefault="000A3451" w:rsidP="000A3451">
            <w:pPr>
              <w:spacing w:after="0"/>
              <w:jc w:val="center"/>
              <w:rPr>
                <w:rFonts w:cstheme="minorHAnsi"/>
                <w:sz w:val="20"/>
                <w:szCs w:val="20"/>
              </w:rPr>
            </w:pPr>
            <w:r w:rsidRPr="000A3451">
              <w:rPr>
                <w:rFonts w:cstheme="minorHAnsi"/>
                <w:sz w:val="20"/>
                <w:szCs w:val="20"/>
              </w:rPr>
              <w:t>9</w:t>
            </w:r>
          </w:p>
        </w:tc>
        <w:tc>
          <w:tcPr>
            <w:tcW w:w="875" w:type="dxa"/>
            <w:vAlign w:val="center"/>
          </w:tcPr>
          <w:p w14:paraId="1765043C" w14:textId="4C11F6F0"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1960258A" w14:textId="683B4414" w:rsidR="000A3451" w:rsidRPr="000A3451" w:rsidRDefault="000A3451" w:rsidP="000A3451">
            <w:pPr>
              <w:spacing w:after="0"/>
              <w:jc w:val="center"/>
              <w:rPr>
                <w:rFonts w:cstheme="minorHAnsi"/>
                <w:sz w:val="20"/>
                <w:szCs w:val="20"/>
              </w:rPr>
            </w:pPr>
            <w:r w:rsidRPr="000A3451">
              <w:rPr>
                <w:rFonts w:cstheme="minorHAnsi"/>
                <w:sz w:val="20"/>
                <w:szCs w:val="20"/>
              </w:rPr>
              <w:t>CC1=CC(C)=C(C)C=C1</w:t>
            </w:r>
          </w:p>
        </w:tc>
      </w:tr>
      <w:tr w:rsidR="000A3451" w:rsidRPr="000A3451" w14:paraId="7BB69B38" w14:textId="77777777" w:rsidTr="000A3451">
        <w:trPr>
          <w:trHeight w:val="143"/>
        </w:trPr>
        <w:tc>
          <w:tcPr>
            <w:tcW w:w="1181" w:type="dxa"/>
            <w:vAlign w:val="center"/>
          </w:tcPr>
          <w:p w14:paraId="6D06F173" w14:textId="44AFACE0" w:rsidR="000A3451" w:rsidRPr="000A3451" w:rsidRDefault="000A3451" w:rsidP="000A3451">
            <w:pPr>
              <w:spacing w:after="0"/>
              <w:jc w:val="center"/>
              <w:rPr>
                <w:rFonts w:cstheme="minorHAnsi"/>
                <w:sz w:val="20"/>
                <w:szCs w:val="20"/>
              </w:rPr>
            </w:pPr>
            <w:r w:rsidRPr="000A3451">
              <w:rPr>
                <w:rFonts w:cstheme="minorHAnsi"/>
                <w:sz w:val="20"/>
                <w:szCs w:val="20"/>
              </w:rPr>
              <w:t>BACL</w:t>
            </w:r>
          </w:p>
        </w:tc>
        <w:tc>
          <w:tcPr>
            <w:tcW w:w="4304" w:type="dxa"/>
            <w:vAlign w:val="center"/>
          </w:tcPr>
          <w:p w14:paraId="3E69BEAD" w14:textId="2287DFA6" w:rsidR="000A3451" w:rsidRPr="000A3451" w:rsidRDefault="000A3451" w:rsidP="000A3451">
            <w:pPr>
              <w:spacing w:after="0"/>
              <w:jc w:val="center"/>
              <w:rPr>
                <w:rFonts w:cstheme="minorHAnsi"/>
                <w:sz w:val="20"/>
                <w:szCs w:val="20"/>
              </w:rPr>
            </w:pPr>
            <w:proofErr w:type="spellStart"/>
            <w:r w:rsidRPr="000A3451">
              <w:rPr>
                <w:rFonts w:cstheme="minorHAnsi"/>
                <w:sz w:val="20"/>
                <w:szCs w:val="20"/>
              </w:rPr>
              <w:t>Biacetyl</w:t>
            </w:r>
            <w:proofErr w:type="spellEnd"/>
          </w:p>
        </w:tc>
        <w:tc>
          <w:tcPr>
            <w:tcW w:w="574" w:type="dxa"/>
            <w:vAlign w:val="center"/>
          </w:tcPr>
          <w:p w14:paraId="79C4D8AC" w14:textId="519BA7B7" w:rsidR="000A3451" w:rsidRPr="000A3451" w:rsidRDefault="000A3451" w:rsidP="000A3451">
            <w:pPr>
              <w:spacing w:after="0"/>
              <w:jc w:val="center"/>
              <w:rPr>
                <w:rFonts w:cstheme="minorHAnsi"/>
                <w:sz w:val="20"/>
                <w:szCs w:val="20"/>
              </w:rPr>
            </w:pPr>
            <w:r w:rsidRPr="000A3451">
              <w:rPr>
                <w:rFonts w:cstheme="minorHAnsi"/>
                <w:sz w:val="20"/>
                <w:szCs w:val="20"/>
              </w:rPr>
              <w:t>4</w:t>
            </w:r>
          </w:p>
        </w:tc>
        <w:tc>
          <w:tcPr>
            <w:tcW w:w="875" w:type="dxa"/>
            <w:vAlign w:val="center"/>
          </w:tcPr>
          <w:p w14:paraId="0FB938EC" w14:textId="5B7DEB19"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4FC961B7" w14:textId="08B11333" w:rsidR="000A3451" w:rsidRPr="000A3451" w:rsidRDefault="000A3451" w:rsidP="000A3451">
            <w:pPr>
              <w:spacing w:after="0"/>
              <w:jc w:val="center"/>
              <w:rPr>
                <w:rFonts w:cstheme="minorHAnsi"/>
                <w:sz w:val="20"/>
                <w:szCs w:val="20"/>
              </w:rPr>
            </w:pPr>
            <w:r w:rsidRPr="000A3451">
              <w:rPr>
                <w:rFonts w:cstheme="minorHAnsi"/>
                <w:sz w:val="20"/>
                <w:szCs w:val="20"/>
              </w:rPr>
              <w:t>CC(=</w:t>
            </w:r>
            <w:proofErr w:type="gramStart"/>
            <w:r w:rsidRPr="000A3451">
              <w:rPr>
                <w:rFonts w:cstheme="minorHAnsi"/>
                <w:sz w:val="20"/>
                <w:szCs w:val="20"/>
              </w:rPr>
              <w:t>O)C</w:t>
            </w:r>
            <w:proofErr w:type="gramEnd"/>
            <w:r w:rsidRPr="000A3451">
              <w:rPr>
                <w:rFonts w:cstheme="minorHAnsi"/>
                <w:sz w:val="20"/>
                <w:szCs w:val="20"/>
              </w:rPr>
              <w:t>(C)=O</w:t>
            </w:r>
          </w:p>
        </w:tc>
      </w:tr>
      <w:tr w:rsidR="000A3451" w:rsidRPr="000A3451" w14:paraId="026EC3E7" w14:textId="77777777" w:rsidTr="000A3451">
        <w:trPr>
          <w:trHeight w:val="143"/>
        </w:trPr>
        <w:tc>
          <w:tcPr>
            <w:tcW w:w="1181" w:type="dxa"/>
            <w:vAlign w:val="center"/>
          </w:tcPr>
          <w:p w14:paraId="276DA935" w14:textId="0C3A3B56" w:rsidR="000A3451" w:rsidRPr="000A3451" w:rsidRDefault="000A3451" w:rsidP="000A3451">
            <w:pPr>
              <w:spacing w:after="0"/>
              <w:jc w:val="center"/>
              <w:rPr>
                <w:rFonts w:cstheme="minorHAnsi"/>
                <w:sz w:val="20"/>
                <w:szCs w:val="20"/>
              </w:rPr>
            </w:pPr>
            <w:r w:rsidRPr="000A3451">
              <w:rPr>
                <w:rFonts w:cstheme="minorHAnsi"/>
                <w:sz w:val="20"/>
                <w:szCs w:val="20"/>
              </w:rPr>
              <w:t>BDE13</w:t>
            </w:r>
          </w:p>
        </w:tc>
        <w:tc>
          <w:tcPr>
            <w:tcW w:w="4304" w:type="dxa"/>
            <w:vAlign w:val="center"/>
          </w:tcPr>
          <w:p w14:paraId="35012574" w14:textId="31030160" w:rsidR="000A3451" w:rsidRPr="000A3451" w:rsidRDefault="000A3451" w:rsidP="000A3451">
            <w:pPr>
              <w:spacing w:after="0"/>
              <w:jc w:val="center"/>
              <w:rPr>
                <w:rFonts w:cstheme="minorHAnsi"/>
                <w:sz w:val="20"/>
                <w:szCs w:val="20"/>
              </w:rPr>
            </w:pPr>
            <w:r w:rsidRPr="000A3451">
              <w:rPr>
                <w:rFonts w:cstheme="minorHAnsi"/>
                <w:sz w:val="20"/>
                <w:szCs w:val="20"/>
              </w:rPr>
              <w:t>1,3-butadiene</w:t>
            </w:r>
          </w:p>
        </w:tc>
        <w:tc>
          <w:tcPr>
            <w:tcW w:w="574" w:type="dxa"/>
            <w:vAlign w:val="center"/>
          </w:tcPr>
          <w:p w14:paraId="0806ACC2" w14:textId="5B587D04" w:rsidR="000A3451" w:rsidRPr="000A3451" w:rsidRDefault="000A3451" w:rsidP="000A3451">
            <w:pPr>
              <w:spacing w:after="0"/>
              <w:jc w:val="center"/>
              <w:rPr>
                <w:rFonts w:cstheme="minorHAnsi"/>
                <w:sz w:val="20"/>
                <w:szCs w:val="20"/>
              </w:rPr>
            </w:pPr>
            <w:r w:rsidRPr="000A3451">
              <w:rPr>
                <w:rFonts w:cstheme="minorHAnsi"/>
                <w:sz w:val="20"/>
                <w:szCs w:val="20"/>
              </w:rPr>
              <w:t>4</w:t>
            </w:r>
          </w:p>
        </w:tc>
        <w:tc>
          <w:tcPr>
            <w:tcW w:w="875" w:type="dxa"/>
            <w:vAlign w:val="center"/>
          </w:tcPr>
          <w:p w14:paraId="031E4B3F" w14:textId="6CC0E4AF"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3C396F47" w14:textId="3F11EC6F" w:rsidR="000A3451" w:rsidRPr="000A3451" w:rsidRDefault="000A3451" w:rsidP="000A3451">
            <w:pPr>
              <w:spacing w:after="0"/>
              <w:jc w:val="center"/>
              <w:rPr>
                <w:rFonts w:cstheme="minorHAnsi"/>
                <w:sz w:val="20"/>
                <w:szCs w:val="20"/>
              </w:rPr>
            </w:pPr>
            <w:r w:rsidRPr="000A3451">
              <w:rPr>
                <w:rFonts w:cstheme="minorHAnsi"/>
                <w:sz w:val="20"/>
                <w:szCs w:val="20"/>
              </w:rPr>
              <w:t>C=CC=C</w:t>
            </w:r>
          </w:p>
        </w:tc>
      </w:tr>
      <w:tr w:rsidR="000A3451" w:rsidRPr="000A3451" w14:paraId="7CFE2889" w14:textId="77777777" w:rsidTr="000A3451">
        <w:trPr>
          <w:trHeight w:val="143"/>
        </w:trPr>
        <w:tc>
          <w:tcPr>
            <w:tcW w:w="1181" w:type="dxa"/>
            <w:vAlign w:val="center"/>
          </w:tcPr>
          <w:p w14:paraId="6E5E1582" w14:textId="2DA836AB" w:rsidR="000A3451" w:rsidRPr="000A3451" w:rsidRDefault="000A3451" w:rsidP="000A3451">
            <w:pPr>
              <w:spacing w:after="0"/>
              <w:jc w:val="center"/>
              <w:rPr>
                <w:rFonts w:cstheme="minorHAnsi"/>
                <w:sz w:val="20"/>
                <w:szCs w:val="20"/>
              </w:rPr>
            </w:pPr>
            <w:r w:rsidRPr="000A3451">
              <w:rPr>
                <w:rFonts w:cstheme="minorHAnsi"/>
                <w:sz w:val="20"/>
                <w:szCs w:val="20"/>
              </w:rPr>
              <w:t>BENZ</w:t>
            </w:r>
          </w:p>
        </w:tc>
        <w:tc>
          <w:tcPr>
            <w:tcW w:w="4304" w:type="dxa"/>
            <w:vAlign w:val="center"/>
          </w:tcPr>
          <w:p w14:paraId="2A6C1CF5" w14:textId="2945F785" w:rsidR="000A3451" w:rsidRPr="000A3451" w:rsidRDefault="000A3451" w:rsidP="000A3451">
            <w:pPr>
              <w:spacing w:after="0"/>
              <w:jc w:val="center"/>
              <w:rPr>
                <w:rFonts w:cstheme="minorHAnsi"/>
                <w:sz w:val="20"/>
                <w:szCs w:val="20"/>
              </w:rPr>
            </w:pPr>
            <w:r w:rsidRPr="000A3451">
              <w:rPr>
                <w:rFonts w:cstheme="minorHAnsi"/>
                <w:sz w:val="20"/>
                <w:szCs w:val="20"/>
              </w:rPr>
              <w:t>Benzene</w:t>
            </w:r>
          </w:p>
        </w:tc>
        <w:tc>
          <w:tcPr>
            <w:tcW w:w="574" w:type="dxa"/>
            <w:vAlign w:val="center"/>
          </w:tcPr>
          <w:p w14:paraId="109FAFCF" w14:textId="7C356209" w:rsidR="000A3451" w:rsidRPr="000A3451" w:rsidRDefault="000A3451" w:rsidP="000A3451">
            <w:pPr>
              <w:spacing w:after="0"/>
              <w:jc w:val="center"/>
              <w:rPr>
                <w:rFonts w:cstheme="minorHAnsi"/>
                <w:sz w:val="20"/>
                <w:szCs w:val="20"/>
              </w:rPr>
            </w:pPr>
            <w:r w:rsidRPr="000A3451">
              <w:rPr>
                <w:rFonts w:cstheme="minorHAnsi"/>
                <w:sz w:val="20"/>
                <w:szCs w:val="20"/>
              </w:rPr>
              <w:t>6</w:t>
            </w:r>
          </w:p>
        </w:tc>
        <w:tc>
          <w:tcPr>
            <w:tcW w:w="875" w:type="dxa"/>
            <w:vAlign w:val="center"/>
          </w:tcPr>
          <w:p w14:paraId="592852A4" w14:textId="26FEE05E"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7AF7517D" w14:textId="1AF23B9C" w:rsidR="000A3451" w:rsidRPr="000A3451" w:rsidRDefault="000A3451" w:rsidP="000A3451">
            <w:pPr>
              <w:spacing w:after="0"/>
              <w:jc w:val="center"/>
              <w:rPr>
                <w:rFonts w:cstheme="minorHAnsi"/>
                <w:sz w:val="20"/>
                <w:szCs w:val="20"/>
              </w:rPr>
            </w:pPr>
            <w:r w:rsidRPr="000A3451">
              <w:rPr>
                <w:rFonts w:cstheme="minorHAnsi"/>
                <w:sz w:val="20"/>
                <w:szCs w:val="20"/>
              </w:rPr>
              <w:t>C1=CC=CC=C1</w:t>
            </w:r>
          </w:p>
        </w:tc>
      </w:tr>
      <w:tr w:rsidR="000A3451" w:rsidRPr="000A3451" w14:paraId="338E2C9B" w14:textId="77777777" w:rsidTr="000A3451">
        <w:trPr>
          <w:trHeight w:val="143"/>
        </w:trPr>
        <w:tc>
          <w:tcPr>
            <w:tcW w:w="1181" w:type="dxa"/>
            <w:vAlign w:val="center"/>
          </w:tcPr>
          <w:p w14:paraId="3D6600FD" w14:textId="59E591C2" w:rsidR="000A3451" w:rsidRPr="000A3451" w:rsidRDefault="000A3451" w:rsidP="000A3451">
            <w:pPr>
              <w:spacing w:after="0"/>
              <w:jc w:val="center"/>
              <w:rPr>
                <w:rFonts w:cstheme="minorHAnsi"/>
                <w:sz w:val="20"/>
                <w:szCs w:val="20"/>
              </w:rPr>
            </w:pPr>
            <w:r w:rsidRPr="000A3451">
              <w:rPr>
                <w:rFonts w:cstheme="minorHAnsi"/>
                <w:sz w:val="20"/>
                <w:szCs w:val="20"/>
              </w:rPr>
              <w:t>CCHO</w:t>
            </w:r>
          </w:p>
        </w:tc>
        <w:tc>
          <w:tcPr>
            <w:tcW w:w="4304" w:type="dxa"/>
            <w:vAlign w:val="center"/>
          </w:tcPr>
          <w:p w14:paraId="0D40AF13" w14:textId="5715A142" w:rsidR="000A3451" w:rsidRPr="000A3451" w:rsidRDefault="000A3451" w:rsidP="000A3451">
            <w:pPr>
              <w:spacing w:after="0"/>
              <w:jc w:val="center"/>
              <w:rPr>
                <w:rFonts w:cstheme="minorHAnsi"/>
                <w:sz w:val="20"/>
                <w:szCs w:val="20"/>
              </w:rPr>
            </w:pPr>
            <w:r w:rsidRPr="000A3451">
              <w:rPr>
                <w:rFonts w:cstheme="minorHAnsi"/>
                <w:sz w:val="20"/>
                <w:szCs w:val="20"/>
              </w:rPr>
              <w:t>Acetaldehyde</w:t>
            </w:r>
          </w:p>
        </w:tc>
        <w:tc>
          <w:tcPr>
            <w:tcW w:w="574" w:type="dxa"/>
            <w:vAlign w:val="center"/>
          </w:tcPr>
          <w:p w14:paraId="0589121F" w14:textId="73D83C63" w:rsidR="000A3451" w:rsidRPr="000A3451" w:rsidRDefault="000A3451" w:rsidP="000A3451">
            <w:pPr>
              <w:spacing w:after="0"/>
              <w:jc w:val="center"/>
              <w:rPr>
                <w:rFonts w:cstheme="minorHAnsi"/>
                <w:sz w:val="20"/>
                <w:szCs w:val="20"/>
              </w:rPr>
            </w:pPr>
            <w:r w:rsidRPr="000A3451">
              <w:rPr>
                <w:rFonts w:cstheme="minorHAnsi"/>
                <w:sz w:val="20"/>
                <w:szCs w:val="20"/>
              </w:rPr>
              <w:t>2</w:t>
            </w:r>
          </w:p>
        </w:tc>
        <w:tc>
          <w:tcPr>
            <w:tcW w:w="875" w:type="dxa"/>
            <w:vAlign w:val="center"/>
          </w:tcPr>
          <w:p w14:paraId="7688D4CC" w14:textId="499192E2"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7A589662" w14:textId="70BCB7BF" w:rsidR="000A3451" w:rsidRPr="000A3451" w:rsidRDefault="000A3451" w:rsidP="000A3451">
            <w:pPr>
              <w:spacing w:after="0"/>
              <w:jc w:val="center"/>
              <w:rPr>
                <w:rFonts w:cstheme="minorHAnsi"/>
                <w:sz w:val="20"/>
                <w:szCs w:val="20"/>
              </w:rPr>
            </w:pPr>
            <w:r w:rsidRPr="000A3451">
              <w:rPr>
                <w:rFonts w:cstheme="minorHAnsi"/>
                <w:sz w:val="20"/>
                <w:szCs w:val="20"/>
              </w:rPr>
              <w:t>CC=O</w:t>
            </w:r>
          </w:p>
        </w:tc>
      </w:tr>
      <w:tr w:rsidR="000A3451" w:rsidRPr="000A3451" w14:paraId="4BA5C247" w14:textId="77777777" w:rsidTr="000A3451">
        <w:trPr>
          <w:trHeight w:val="143"/>
        </w:trPr>
        <w:tc>
          <w:tcPr>
            <w:tcW w:w="1181" w:type="dxa"/>
            <w:vAlign w:val="center"/>
          </w:tcPr>
          <w:p w14:paraId="70520BA6" w14:textId="12E21DD0" w:rsidR="000A3451" w:rsidRPr="000A3451" w:rsidRDefault="000A3451" w:rsidP="000A3451">
            <w:pPr>
              <w:spacing w:after="0"/>
              <w:jc w:val="center"/>
              <w:rPr>
                <w:rFonts w:cstheme="minorHAnsi"/>
                <w:sz w:val="20"/>
                <w:szCs w:val="20"/>
              </w:rPr>
            </w:pPr>
            <w:r w:rsidRPr="000A3451">
              <w:rPr>
                <w:rFonts w:cstheme="minorHAnsi"/>
                <w:sz w:val="20"/>
                <w:szCs w:val="20"/>
              </w:rPr>
              <w:t>CH4</w:t>
            </w:r>
          </w:p>
        </w:tc>
        <w:tc>
          <w:tcPr>
            <w:tcW w:w="4304" w:type="dxa"/>
            <w:vAlign w:val="center"/>
          </w:tcPr>
          <w:p w14:paraId="1695DB3D" w14:textId="079E7F1F" w:rsidR="000A3451" w:rsidRPr="000A3451" w:rsidRDefault="000A3451" w:rsidP="000A3451">
            <w:pPr>
              <w:spacing w:after="0"/>
              <w:jc w:val="center"/>
              <w:rPr>
                <w:rFonts w:cstheme="minorHAnsi"/>
                <w:sz w:val="20"/>
                <w:szCs w:val="20"/>
              </w:rPr>
            </w:pPr>
            <w:r w:rsidRPr="000A3451">
              <w:rPr>
                <w:rFonts w:cstheme="minorHAnsi"/>
                <w:sz w:val="20"/>
                <w:szCs w:val="20"/>
              </w:rPr>
              <w:t>Methane</w:t>
            </w:r>
          </w:p>
        </w:tc>
        <w:tc>
          <w:tcPr>
            <w:tcW w:w="574" w:type="dxa"/>
            <w:vAlign w:val="center"/>
          </w:tcPr>
          <w:p w14:paraId="0E08776C" w14:textId="667F7178" w:rsidR="000A3451" w:rsidRPr="000A3451" w:rsidRDefault="000A3451" w:rsidP="000A3451">
            <w:pPr>
              <w:spacing w:after="0"/>
              <w:jc w:val="center"/>
              <w:rPr>
                <w:rFonts w:cstheme="minorHAnsi"/>
                <w:sz w:val="20"/>
                <w:szCs w:val="20"/>
              </w:rPr>
            </w:pPr>
            <w:r w:rsidRPr="000A3451">
              <w:rPr>
                <w:rFonts w:cstheme="minorHAnsi"/>
                <w:sz w:val="20"/>
                <w:szCs w:val="20"/>
              </w:rPr>
              <w:t>1</w:t>
            </w:r>
          </w:p>
        </w:tc>
        <w:tc>
          <w:tcPr>
            <w:tcW w:w="875" w:type="dxa"/>
            <w:vAlign w:val="center"/>
          </w:tcPr>
          <w:p w14:paraId="75DA2FEA" w14:textId="4231050D"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4E6D215D" w14:textId="6D9B923F" w:rsidR="000A3451" w:rsidRPr="000A3451" w:rsidRDefault="000A3451" w:rsidP="000A3451">
            <w:pPr>
              <w:spacing w:after="0"/>
              <w:jc w:val="center"/>
              <w:rPr>
                <w:rFonts w:cstheme="minorHAnsi"/>
                <w:sz w:val="20"/>
                <w:szCs w:val="20"/>
              </w:rPr>
            </w:pPr>
            <w:r w:rsidRPr="000A3451">
              <w:rPr>
                <w:rFonts w:cstheme="minorHAnsi"/>
                <w:sz w:val="20"/>
                <w:szCs w:val="20"/>
              </w:rPr>
              <w:t>C</w:t>
            </w:r>
          </w:p>
        </w:tc>
      </w:tr>
      <w:tr w:rsidR="000A3451" w:rsidRPr="000A3451" w14:paraId="6B5EB8B1" w14:textId="77777777" w:rsidTr="000A3451">
        <w:trPr>
          <w:trHeight w:val="143"/>
        </w:trPr>
        <w:tc>
          <w:tcPr>
            <w:tcW w:w="1181" w:type="dxa"/>
            <w:vAlign w:val="center"/>
          </w:tcPr>
          <w:p w14:paraId="311B014D" w14:textId="04466284" w:rsidR="000A3451" w:rsidRPr="000A3451" w:rsidRDefault="000A3451" w:rsidP="000A3451">
            <w:pPr>
              <w:spacing w:after="0"/>
              <w:jc w:val="center"/>
              <w:rPr>
                <w:rFonts w:cstheme="minorHAnsi"/>
                <w:sz w:val="20"/>
                <w:szCs w:val="20"/>
              </w:rPr>
            </w:pPr>
            <w:r w:rsidRPr="000A3451">
              <w:rPr>
                <w:rFonts w:cstheme="minorHAnsi"/>
                <w:sz w:val="20"/>
                <w:szCs w:val="20"/>
              </w:rPr>
              <w:t>ETHE</w:t>
            </w:r>
          </w:p>
        </w:tc>
        <w:tc>
          <w:tcPr>
            <w:tcW w:w="4304" w:type="dxa"/>
            <w:vAlign w:val="center"/>
          </w:tcPr>
          <w:p w14:paraId="740DA2D6" w14:textId="1B3E1D86" w:rsidR="000A3451" w:rsidRPr="000A3451" w:rsidRDefault="000A3451" w:rsidP="000A3451">
            <w:pPr>
              <w:spacing w:after="0"/>
              <w:jc w:val="center"/>
              <w:rPr>
                <w:rFonts w:cstheme="minorHAnsi"/>
                <w:sz w:val="20"/>
                <w:szCs w:val="20"/>
              </w:rPr>
            </w:pPr>
            <w:r w:rsidRPr="000A3451">
              <w:rPr>
                <w:rFonts w:cstheme="minorHAnsi"/>
                <w:sz w:val="20"/>
                <w:szCs w:val="20"/>
              </w:rPr>
              <w:t>Ethene</w:t>
            </w:r>
          </w:p>
        </w:tc>
        <w:tc>
          <w:tcPr>
            <w:tcW w:w="574" w:type="dxa"/>
            <w:vAlign w:val="center"/>
          </w:tcPr>
          <w:p w14:paraId="4A2CF0F7" w14:textId="38FF60AB" w:rsidR="000A3451" w:rsidRPr="000A3451" w:rsidRDefault="000A3451" w:rsidP="000A3451">
            <w:pPr>
              <w:spacing w:after="0"/>
              <w:jc w:val="center"/>
              <w:rPr>
                <w:rFonts w:cstheme="minorHAnsi"/>
                <w:sz w:val="20"/>
                <w:szCs w:val="20"/>
              </w:rPr>
            </w:pPr>
            <w:r w:rsidRPr="000A3451">
              <w:rPr>
                <w:rFonts w:cstheme="minorHAnsi"/>
                <w:sz w:val="20"/>
                <w:szCs w:val="20"/>
              </w:rPr>
              <w:t>2</w:t>
            </w:r>
          </w:p>
        </w:tc>
        <w:tc>
          <w:tcPr>
            <w:tcW w:w="875" w:type="dxa"/>
            <w:vAlign w:val="center"/>
          </w:tcPr>
          <w:p w14:paraId="39250C12" w14:textId="382C426F"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5D4CEE4C" w14:textId="14FD6CA6" w:rsidR="000A3451" w:rsidRPr="000A3451" w:rsidRDefault="000A3451" w:rsidP="000A3451">
            <w:pPr>
              <w:spacing w:after="0"/>
              <w:jc w:val="center"/>
              <w:rPr>
                <w:rFonts w:cstheme="minorHAnsi"/>
                <w:sz w:val="20"/>
                <w:szCs w:val="20"/>
              </w:rPr>
            </w:pPr>
            <w:r w:rsidRPr="000A3451">
              <w:rPr>
                <w:rFonts w:cstheme="minorHAnsi"/>
                <w:sz w:val="20"/>
                <w:szCs w:val="20"/>
              </w:rPr>
              <w:t>C=C</w:t>
            </w:r>
          </w:p>
        </w:tc>
      </w:tr>
      <w:tr w:rsidR="000A3451" w:rsidRPr="000A3451" w14:paraId="204B894A" w14:textId="77777777" w:rsidTr="000A3451">
        <w:trPr>
          <w:trHeight w:val="143"/>
        </w:trPr>
        <w:tc>
          <w:tcPr>
            <w:tcW w:w="1181" w:type="dxa"/>
            <w:vAlign w:val="center"/>
          </w:tcPr>
          <w:p w14:paraId="2BE04B66" w14:textId="593DEB5A" w:rsidR="000A3451" w:rsidRPr="000A3451" w:rsidRDefault="000A3451" w:rsidP="000A3451">
            <w:pPr>
              <w:spacing w:after="0"/>
              <w:jc w:val="center"/>
              <w:rPr>
                <w:rFonts w:cstheme="minorHAnsi"/>
                <w:sz w:val="20"/>
                <w:szCs w:val="20"/>
              </w:rPr>
            </w:pPr>
            <w:r w:rsidRPr="000A3451">
              <w:rPr>
                <w:rFonts w:cstheme="minorHAnsi"/>
                <w:sz w:val="20"/>
                <w:szCs w:val="20"/>
              </w:rPr>
              <w:t>ETOH</w:t>
            </w:r>
          </w:p>
        </w:tc>
        <w:tc>
          <w:tcPr>
            <w:tcW w:w="4304" w:type="dxa"/>
            <w:vAlign w:val="center"/>
          </w:tcPr>
          <w:p w14:paraId="56B94D83" w14:textId="377ACDBD" w:rsidR="000A3451" w:rsidRPr="000A3451" w:rsidRDefault="000A3451" w:rsidP="000A3451">
            <w:pPr>
              <w:spacing w:after="0"/>
              <w:jc w:val="center"/>
              <w:rPr>
                <w:rFonts w:cstheme="minorHAnsi"/>
                <w:sz w:val="20"/>
                <w:szCs w:val="20"/>
              </w:rPr>
            </w:pPr>
            <w:r w:rsidRPr="000A3451">
              <w:rPr>
                <w:rFonts w:cstheme="minorHAnsi"/>
                <w:sz w:val="20"/>
                <w:szCs w:val="20"/>
              </w:rPr>
              <w:t>Ethanol</w:t>
            </w:r>
          </w:p>
        </w:tc>
        <w:tc>
          <w:tcPr>
            <w:tcW w:w="574" w:type="dxa"/>
            <w:vAlign w:val="center"/>
          </w:tcPr>
          <w:p w14:paraId="1DDF830B" w14:textId="7D3390AA" w:rsidR="000A3451" w:rsidRPr="000A3451" w:rsidRDefault="000A3451" w:rsidP="000A3451">
            <w:pPr>
              <w:spacing w:after="0"/>
              <w:jc w:val="center"/>
              <w:rPr>
                <w:rFonts w:cstheme="minorHAnsi"/>
                <w:sz w:val="20"/>
                <w:szCs w:val="20"/>
              </w:rPr>
            </w:pPr>
            <w:r w:rsidRPr="000A3451">
              <w:rPr>
                <w:rFonts w:cstheme="minorHAnsi"/>
                <w:sz w:val="20"/>
                <w:szCs w:val="20"/>
              </w:rPr>
              <w:t>2</w:t>
            </w:r>
          </w:p>
        </w:tc>
        <w:tc>
          <w:tcPr>
            <w:tcW w:w="875" w:type="dxa"/>
            <w:vAlign w:val="center"/>
          </w:tcPr>
          <w:p w14:paraId="22B2F86B" w14:textId="3E41D520"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46F0D5EC" w14:textId="7E9A00C4" w:rsidR="000A3451" w:rsidRPr="000A3451" w:rsidRDefault="000A3451" w:rsidP="000A3451">
            <w:pPr>
              <w:spacing w:after="0"/>
              <w:jc w:val="center"/>
              <w:rPr>
                <w:rFonts w:cstheme="minorHAnsi"/>
                <w:sz w:val="20"/>
                <w:szCs w:val="20"/>
              </w:rPr>
            </w:pPr>
            <w:r w:rsidRPr="000A3451">
              <w:rPr>
                <w:rFonts w:cstheme="minorHAnsi"/>
                <w:sz w:val="20"/>
                <w:szCs w:val="20"/>
              </w:rPr>
              <w:t>CCO</w:t>
            </w:r>
          </w:p>
        </w:tc>
      </w:tr>
      <w:tr w:rsidR="000A3451" w:rsidRPr="000A3451" w14:paraId="13023F18" w14:textId="77777777" w:rsidTr="000A3451">
        <w:trPr>
          <w:trHeight w:val="143"/>
        </w:trPr>
        <w:tc>
          <w:tcPr>
            <w:tcW w:w="1181" w:type="dxa"/>
            <w:vAlign w:val="center"/>
          </w:tcPr>
          <w:p w14:paraId="0CDEAB76" w14:textId="751C5EBA" w:rsidR="000A3451" w:rsidRPr="000A3451" w:rsidRDefault="000A3451" w:rsidP="000A3451">
            <w:pPr>
              <w:spacing w:after="0"/>
              <w:jc w:val="center"/>
              <w:rPr>
                <w:rFonts w:cstheme="minorHAnsi"/>
                <w:sz w:val="20"/>
                <w:szCs w:val="20"/>
              </w:rPr>
            </w:pPr>
            <w:r w:rsidRPr="000A3451">
              <w:rPr>
                <w:rFonts w:cstheme="minorHAnsi"/>
                <w:sz w:val="20"/>
                <w:szCs w:val="20"/>
              </w:rPr>
              <w:t>FACD</w:t>
            </w:r>
          </w:p>
        </w:tc>
        <w:tc>
          <w:tcPr>
            <w:tcW w:w="4304" w:type="dxa"/>
            <w:vAlign w:val="center"/>
          </w:tcPr>
          <w:p w14:paraId="55647D98" w14:textId="5C6B0BC4" w:rsidR="000A3451" w:rsidRPr="000A3451" w:rsidRDefault="000A3451" w:rsidP="000A3451">
            <w:pPr>
              <w:spacing w:after="0"/>
              <w:jc w:val="center"/>
              <w:rPr>
                <w:rFonts w:cstheme="minorHAnsi"/>
                <w:sz w:val="20"/>
                <w:szCs w:val="20"/>
              </w:rPr>
            </w:pPr>
            <w:r w:rsidRPr="000A3451">
              <w:rPr>
                <w:rFonts w:cstheme="minorHAnsi"/>
                <w:sz w:val="20"/>
                <w:szCs w:val="20"/>
              </w:rPr>
              <w:t>Formic Acid</w:t>
            </w:r>
          </w:p>
        </w:tc>
        <w:tc>
          <w:tcPr>
            <w:tcW w:w="574" w:type="dxa"/>
            <w:vAlign w:val="center"/>
          </w:tcPr>
          <w:p w14:paraId="0B33251C" w14:textId="11AF4455" w:rsidR="000A3451" w:rsidRPr="000A3451" w:rsidRDefault="000A3451" w:rsidP="000A3451">
            <w:pPr>
              <w:spacing w:after="0"/>
              <w:jc w:val="center"/>
              <w:rPr>
                <w:rFonts w:cstheme="minorHAnsi"/>
                <w:sz w:val="20"/>
                <w:szCs w:val="20"/>
              </w:rPr>
            </w:pPr>
            <w:r w:rsidRPr="000A3451">
              <w:rPr>
                <w:rFonts w:cstheme="minorHAnsi"/>
                <w:sz w:val="20"/>
                <w:szCs w:val="20"/>
              </w:rPr>
              <w:t>1</w:t>
            </w:r>
          </w:p>
        </w:tc>
        <w:tc>
          <w:tcPr>
            <w:tcW w:w="875" w:type="dxa"/>
            <w:vAlign w:val="center"/>
          </w:tcPr>
          <w:p w14:paraId="4423646F" w14:textId="0BDD3A76"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1CD0D82F" w14:textId="41188294" w:rsidR="000A3451" w:rsidRPr="000A3451" w:rsidRDefault="000A3451" w:rsidP="000A3451">
            <w:pPr>
              <w:spacing w:after="0"/>
              <w:jc w:val="center"/>
              <w:rPr>
                <w:rFonts w:cstheme="minorHAnsi"/>
                <w:sz w:val="20"/>
                <w:szCs w:val="20"/>
              </w:rPr>
            </w:pPr>
            <w:r w:rsidRPr="000A3451">
              <w:rPr>
                <w:rFonts w:cstheme="minorHAnsi"/>
                <w:sz w:val="20"/>
                <w:szCs w:val="20"/>
              </w:rPr>
              <w:t>OC=O</w:t>
            </w:r>
          </w:p>
        </w:tc>
      </w:tr>
      <w:tr w:rsidR="000A3451" w:rsidRPr="000A3451" w14:paraId="326B3147" w14:textId="77777777" w:rsidTr="000A3451">
        <w:trPr>
          <w:trHeight w:val="143"/>
        </w:trPr>
        <w:tc>
          <w:tcPr>
            <w:tcW w:w="1181" w:type="dxa"/>
            <w:vAlign w:val="center"/>
          </w:tcPr>
          <w:p w14:paraId="583B4226" w14:textId="64564D11" w:rsidR="000A3451" w:rsidRPr="000A3451" w:rsidRDefault="000A3451" w:rsidP="000A3451">
            <w:pPr>
              <w:spacing w:after="0"/>
              <w:jc w:val="center"/>
              <w:rPr>
                <w:rFonts w:cstheme="minorHAnsi"/>
                <w:sz w:val="20"/>
                <w:szCs w:val="20"/>
              </w:rPr>
            </w:pPr>
            <w:r w:rsidRPr="000A3451">
              <w:rPr>
                <w:rFonts w:cstheme="minorHAnsi"/>
                <w:sz w:val="20"/>
                <w:szCs w:val="20"/>
              </w:rPr>
              <w:t>GLY</w:t>
            </w:r>
          </w:p>
        </w:tc>
        <w:tc>
          <w:tcPr>
            <w:tcW w:w="4304" w:type="dxa"/>
            <w:vAlign w:val="center"/>
          </w:tcPr>
          <w:p w14:paraId="7465A21D" w14:textId="5DD77531" w:rsidR="000A3451" w:rsidRPr="000A3451" w:rsidRDefault="000A3451" w:rsidP="000A3451">
            <w:pPr>
              <w:spacing w:after="0"/>
              <w:jc w:val="center"/>
              <w:rPr>
                <w:rFonts w:cstheme="minorHAnsi"/>
                <w:sz w:val="20"/>
                <w:szCs w:val="20"/>
              </w:rPr>
            </w:pPr>
            <w:r w:rsidRPr="000A3451">
              <w:rPr>
                <w:rFonts w:cstheme="minorHAnsi"/>
                <w:sz w:val="20"/>
                <w:szCs w:val="20"/>
              </w:rPr>
              <w:t>Glyoxal</w:t>
            </w:r>
          </w:p>
        </w:tc>
        <w:tc>
          <w:tcPr>
            <w:tcW w:w="574" w:type="dxa"/>
            <w:vAlign w:val="center"/>
          </w:tcPr>
          <w:p w14:paraId="7A092B77" w14:textId="2DB7C7D9" w:rsidR="000A3451" w:rsidRPr="000A3451" w:rsidRDefault="000A3451" w:rsidP="000A3451">
            <w:pPr>
              <w:spacing w:after="0"/>
              <w:jc w:val="center"/>
              <w:rPr>
                <w:rFonts w:cstheme="minorHAnsi"/>
                <w:sz w:val="20"/>
                <w:szCs w:val="20"/>
              </w:rPr>
            </w:pPr>
            <w:r w:rsidRPr="000A3451">
              <w:rPr>
                <w:rFonts w:cstheme="minorHAnsi"/>
                <w:sz w:val="20"/>
                <w:szCs w:val="20"/>
              </w:rPr>
              <w:t>2</w:t>
            </w:r>
          </w:p>
        </w:tc>
        <w:tc>
          <w:tcPr>
            <w:tcW w:w="875" w:type="dxa"/>
            <w:vAlign w:val="center"/>
          </w:tcPr>
          <w:p w14:paraId="4CD57B07" w14:textId="7E7A8AA6"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34DD8CB1" w14:textId="3E25F2B3" w:rsidR="000A3451" w:rsidRPr="000A3451" w:rsidRDefault="000A3451" w:rsidP="000A3451">
            <w:pPr>
              <w:spacing w:after="0"/>
              <w:jc w:val="center"/>
              <w:rPr>
                <w:rFonts w:cstheme="minorHAnsi"/>
                <w:sz w:val="20"/>
                <w:szCs w:val="20"/>
              </w:rPr>
            </w:pPr>
            <w:r w:rsidRPr="000A3451">
              <w:rPr>
                <w:rFonts w:cstheme="minorHAnsi"/>
                <w:sz w:val="20"/>
                <w:szCs w:val="20"/>
              </w:rPr>
              <w:t>O=CC=O</w:t>
            </w:r>
          </w:p>
        </w:tc>
      </w:tr>
      <w:tr w:rsidR="000A3451" w:rsidRPr="000A3451" w14:paraId="7122111B" w14:textId="77777777" w:rsidTr="000A3451">
        <w:trPr>
          <w:trHeight w:val="143"/>
        </w:trPr>
        <w:tc>
          <w:tcPr>
            <w:tcW w:w="1181" w:type="dxa"/>
            <w:vAlign w:val="center"/>
          </w:tcPr>
          <w:p w14:paraId="554E3580" w14:textId="50DC822F" w:rsidR="000A3451" w:rsidRPr="000A3451" w:rsidRDefault="000A3451" w:rsidP="000A3451">
            <w:pPr>
              <w:spacing w:after="0"/>
              <w:jc w:val="center"/>
              <w:rPr>
                <w:rFonts w:cstheme="minorHAnsi"/>
                <w:sz w:val="20"/>
                <w:szCs w:val="20"/>
              </w:rPr>
            </w:pPr>
            <w:r w:rsidRPr="000A3451">
              <w:rPr>
                <w:rFonts w:cstheme="minorHAnsi"/>
                <w:sz w:val="20"/>
                <w:szCs w:val="20"/>
              </w:rPr>
              <w:t>HCHO</w:t>
            </w:r>
          </w:p>
        </w:tc>
        <w:tc>
          <w:tcPr>
            <w:tcW w:w="4304" w:type="dxa"/>
            <w:vAlign w:val="center"/>
          </w:tcPr>
          <w:p w14:paraId="34675EFF" w14:textId="367B3804" w:rsidR="000A3451" w:rsidRPr="000A3451" w:rsidRDefault="000A3451" w:rsidP="000A3451">
            <w:pPr>
              <w:spacing w:after="0"/>
              <w:jc w:val="center"/>
              <w:rPr>
                <w:rFonts w:cstheme="minorHAnsi"/>
                <w:sz w:val="20"/>
                <w:szCs w:val="20"/>
              </w:rPr>
            </w:pPr>
            <w:r w:rsidRPr="000A3451">
              <w:rPr>
                <w:rFonts w:cstheme="minorHAnsi"/>
                <w:sz w:val="20"/>
                <w:szCs w:val="20"/>
              </w:rPr>
              <w:t>Formaldehyde</w:t>
            </w:r>
          </w:p>
        </w:tc>
        <w:tc>
          <w:tcPr>
            <w:tcW w:w="574" w:type="dxa"/>
            <w:vAlign w:val="center"/>
          </w:tcPr>
          <w:p w14:paraId="7CB41AE6" w14:textId="3020BD5B" w:rsidR="000A3451" w:rsidRPr="000A3451" w:rsidRDefault="000A3451" w:rsidP="000A3451">
            <w:pPr>
              <w:spacing w:after="0"/>
              <w:jc w:val="center"/>
              <w:rPr>
                <w:rFonts w:cstheme="minorHAnsi"/>
                <w:sz w:val="20"/>
                <w:szCs w:val="20"/>
              </w:rPr>
            </w:pPr>
            <w:r w:rsidRPr="000A3451">
              <w:rPr>
                <w:rFonts w:cstheme="minorHAnsi"/>
                <w:sz w:val="20"/>
                <w:szCs w:val="20"/>
              </w:rPr>
              <w:t>1</w:t>
            </w:r>
          </w:p>
        </w:tc>
        <w:tc>
          <w:tcPr>
            <w:tcW w:w="875" w:type="dxa"/>
            <w:vAlign w:val="center"/>
          </w:tcPr>
          <w:p w14:paraId="2478E796" w14:textId="730D25F8"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4D592D0C" w14:textId="5A769A19" w:rsidR="000A3451" w:rsidRPr="000A3451" w:rsidRDefault="000A3451" w:rsidP="000A3451">
            <w:pPr>
              <w:spacing w:after="0"/>
              <w:jc w:val="center"/>
              <w:rPr>
                <w:rFonts w:cstheme="minorHAnsi"/>
                <w:sz w:val="20"/>
                <w:szCs w:val="20"/>
              </w:rPr>
            </w:pPr>
            <w:r w:rsidRPr="000A3451">
              <w:rPr>
                <w:rFonts w:cstheme="minorHAnsi"/>
                <w:sz w:val="20"/>
                <w:szCs w:val="20"/>
              </w:rPr>
              <w:t>C=O</w:t>
            </w:r>
          </w:p>
        </w:tc>
      </w:tr>
      <w:tr w:rsidR="000A3451" w:rsidRPr="000A3451" w14:paraId="7FFDA082" w14:textId="77777777" w:rsidTr="000A3451">
        <w:trPr>
          <w:trHeight w:val="143"/>
        </w:trPr>
        <w:tc>
          <w:tcPr>
            <w:tcW w:w="1181" w:type="dxa"/>
            <w:vAlign w:val="center"/>
          </w:tcPr>
          <w:p w14:paraId="42F71A4A" w14:textId="1302866E" w:rsidR="000A3451" w:rsidRPr="000A3451" w:rsidRDefault="000A3451" w:rsidP="000A3451">
            <w:pPr>
              <w:spacing w:after="0"/>
              <w:jc w:val="center"/>
              <w:rPr>
                <w:rFonts w:cstheme="minorHAnsi"/>
                <w:sz w:val="20"/>
                <w:szCs w:val="20"/>
              </w:rPr>
            </w:pPr>
            <w:r w:rsidRPr="000A3451">
              <w:rPr>
                <w:rFonts w:cstheme="minorHAnsi"/>
                <w:sz w:val="20"/>
                <w:szCs w:val="20"/>
              </w:rPr>
              <w:t>ISOP</w:t>
            </w:r>
          </w:p>
        </w:tc>
        <w:tc>
          <w:tcPr>
            <w:tcW w:w="4304" w:type="dxa"/>
            <w:vAlign w:val="center"/>
          </w:tcPr>
          <w:p w14:paraId="1CB86EDD" w14:textId="62EBD92A" w:rsidR="000A3451" w:rsidRPr="000A3451" w:rsidRDefault="000A3451" w:rsidP="000A3451">
            <w:pPr>
              <w:spacing w:after="0"/>
              <w:jc w:val="center"/>
              <w:rPr>
                <w:rFonts w:cstheme="minorHAnsi"/>
                <w:sz w:val="20"/>
                <w:szCs w:val="20"/>
              </w:rPr>
            </w:pPr>
            <w:r w:rsidRPr="000A3451">
              <w:rPr>
                <w:rFonts w:cstheme="minorHAnsi"/>
                <w:sz w:val="20"/>
                <w:szCs w:val="20"/>
              </w:rPr>
              <w:t>Isoprene</w:t>
            </w:r>
          </w:p>
        </w:tc>
        <w:tc>
          <w:tcPr>
            <w:tcW w:w="574" w:type="dxa"/>
            <w:vAlign w:val="center"/>
          </w:tcPr>
          <w:p w14:paraId="6A81CFED" w14:textId="0CF70ABC" w:rsidR="000A3451" w:rsidRPr="000A3451" w:rsidRDefault="000A3451" w:rsidP="000A3451">
            <w:pPr>
              <w:spacing w:after="0"/>
              <w:jc w:val="center"/>
              <w:rPr>
                <w:rFonts w:cstheme="minorHAnsi"/>
                <w:sz w:val="20"/>
                <w:szCs w:val="20"/>
              </w:rPr>
            </w:pPr>
            <w:r w:rsidRPr="000A3451">
              <w:rPr>
                <w:rFonts w:cstheme="minorHAnsi"/>
                <w:sz w:val="20"/>
                <w:szCs w:val="20"/>
              </w:rPr>
              <w:t>5</w:t>
            </w:r>
          </w:p>
        </w:tc>
        <w:tc>
          <w:tcPr>
            <w:tcW w:w="875" w:type="dxa"/>
            <w:vAlign w:val="center"/>
          </w:tcPr>
          <w:p w14:paraId="1112A76B" w14:textId="7C63860A"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13AD7211" w14:textId="111A333C" w:rsidR="000A3451" w:rsidRPr="000A3451" w:rsidRDefault="000A3451" w:rsidP="000A3451">
            <w:pPr>
              <w:spacing w:after="0"/>
              <w:jc w:val="center"/>
              <w:rPr>
                <w:rFonts w:cstheme="minorHAnsi"/>
                <w:sz w:val="20"/>
                <w:szCs w:val="20"/>
              </w:rPr>
            </w:pPr>
            <w:r w:rsidRPr="000A3451">
              <w:rPr>
                <w:rFonts w:cstheme="minorHAnsi"/>
                <w:sz w:val="20"/>
                <w:szCs w:val="20"/>
              </w:rPr>
              <w:t>CC(=</w:t>
            </w:r>
            <w:proofErr w:type="gramStart"/>
            <w:r w:rsidRPr="000A3451">
              <w:rPr>
                <w:rFonts w:cstheme="minorHAnsi"/>
                <w:sz w:val="20"/>
                <w:szCs w:val="20"/>
              </w:rPr>
              <w:t>C)C</w:t>
            </w:r>
            <w:proofErr w:type="gramEnd"/>
            <w:r w:rsidRPr="000A3451">
              <w:rPr>
                <w:rFonts w:cstheme="minorHAnsi"/>
                <w:sz w:val="20"/>
                <w:szCs w:val="20"/>
              </w:rPr>
              <w:t>=C</w:t>
            </w:r>
          </w:p>
        </w:tc>
      </w:tr>
      <w:tr w:rsidR="000A3451" w:rsidRPr="000A3451" w14:paraId="554FB6B6" w14:textId="77777777" w:rsidTr="000A3451">
        <w:trPr>
          <w:trHeight w:val="143"/>
        </w:trPr>
        <w:tc>
          <w:tcPr>
            <w:tcW w:w="1181" w:type="dxa"/>
            <w:vAlign w:val="center"/>
          </w:tcPr>
          <w:p w14:paraId="40038D1E" w14:textId="352C332E" w:rsidR="000A3451" w:rsidRPr="000A3451" w:rsidRDefault="000A3451" w:rsidP="000A3451">
            <w:pPr>
              <w:spacing w:after="0"/>
              <w:jc w:val="center"/>
              <w:rPr>
                <w:rFonts w:cstheme="minorHAnsi"/>
                <w:sz w:val="20"/>
                <w:szCs w:val="20"/>
              </w:rPr>
            </w:pPr>
            <w:r w:rsidRPr="000A3451">
              <w:rPr>
                <w:rFonts w:cstheme="minorHAnsi"/>
                <w:sz w:val="20"/>
                <w:szCs w:val="20"/>
              </w:rPr>
              <w:t>MACR</w:t>
            </w:r>
          </w:p>
        </w:tc>
        <w:tc>
          <w:tcPr>
            <w:tcW w:w="4304" w:type="dxa"/>
            <w:vAlign w:val="center"/>
          </w:tcPr>
          <w:p w14:paraId="63499555" w14:textId="7BB42FE4" w:rsidR="000A3451" w:rsidRPr="000A3451" w:rsidRDefault="000A3451" w:rsidP="000A3451">
            <w:pPr>
              <w:spacing w:after="0"/>
              <w:jc w:val="center"/>
              <w:rPr>
                <w:rFonts w:cstheme="minorHAnsi"/>
                <w:sz w:val="20"/>
                <w:szCs w:val="20"/>
              </w:rPr>
            </w:pPr>
            <w:r w:rsidRPr="000A3451">
              <w:rPr>
                <w:rFonts w:cstheme="minorHAnsi"/>
                <w:sz w:val="20"/>
                <w:szCs w:val="20"/>
              </w:rPr>
              <w:t>Methacrolein</w:t>
            </w:r>
          </w:p>
        </w:tc>
        <w:tc>
          <w:tcPr>
            <w:tcW w:w="574" w:type="dxa"/>
            <w:vAlign w:val="center"/>
          </w:tcPr>
          <w:p w14:paraId="18F2CB21" w14:textId="4A9E4945" w:rsidR="000A3451" w:rsidRPr="000A3451" w:rsidRDefault="000A3451" w:rsidP="000A3451">
            <w:pPr>
              <w:keepNext/>
              <w:spacing w:after="0"/>
              <w:jc w:val="center"/>
              <w:rPr>
                <w:rFonts w:cstheme="minorHAnsi"/>
                <w:sz w:val="20"/>
                <w:szCs w:val="20"/>
              </w:rPr>
            </w:pPr>
            <w:r w:rsidRPr="000A3451">
              <w:rPr>
                <w:rFonts w:cstheme="minorHAnsi"/>
                <w:sz w:val="20"/>
                <w:szCs w:val="20"/>
              </w:rPr>
              <w:t>4</w:t>
            </w:r>
          </w:p>
        </w:tc>
        <w:tc>
          <w:tcPr>
            <w:tcW w:w="875" w:type="dxa"/>
            <w:vAlign w:val="center"/>
          </w:tcPr>
          <w:p w14:paraId="35675E05" w14:textId="356DB741"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598EC606" w14:textId="4D1C14A0" w:rsidR="000A3451" w:rsidRPr="000A3451" w:rsidRDefault="000A3451" w:rsidP="000A3451">
            <w:pPr>
              <w:keepNext/>
              <w:spacing w:after="0"/>
              <w:jc w:val="center"/>
              <w:rPr>
                <w:rFonts w:cstheme="minorHAnsi"/>
                <w:sz w:val="20"/>
                <w:szCs w:val="20"/>
              </w:rPr>
            </w:pPr>
            <w:r w:rsidRPr="000A3451">
              <w:rPr>
                <w:rFonts w:cstheme="minorHAnsi"/>
                <w:sz w:val="20"/>
                <w:szCs w:val="20"/>
              </w:rPr>
              <w:t>CC(=</w:t>
            </w:r>
            <w:proofErr w:type="gramStart"/>
            <w:r w:rsidRPr="000A3451">
              <w:rPr>
                <w:rFonts w:cstheme="minorHAnsi"/>
                <w:sz w:val="20"/>
                <w:szCs w:val="20"/>
              </w:rPr>
              <w:t>C)C</w:t>
            </w:r>
            <w:proofErr w:type="gramEnd"/>
            <w:r w:rsidRPr="000A3451">
              <w:rPr>
                <w:rFonts w:cstheme="minorHAnsi"/>
                <w:sz w:val="20"/>
                <w:szCs w:val="20"/>
              </w:rPr>
              <w:t>=O</w:t>
            </w:r>
          </w:p>
        </w:tc>
      </w:tr>
      <w:tr w:rsidR="000A3451" w:rsidRPr="000A3451" w14:paraId="6B4B78DA" w14:textId="77777777" w:rsidTr="000A3451">
        <w:trPr>
          <w:trHeight w:val="143"/>
        </w:trPr>
        <w:tc>
          <w:tcPr>
            <w:tcW w:w="1181" w:type="dxa"/>
            <w:vAlign w:val="center"/>
          </w:tcPr>
          <w:p w14:paraId="6E21387C" w14:textId="49501A10" w:rsidR="000A3451" w:rsidRPr="000A3451" w:rsidRDefault="000A3451" w:rsidP="000A3451">
            <w:pPr>
              <w:spacing w:after="0"/>
              <w:jc w:val="center"/>
              <w:rPr>
                <w:rFonts w:cstheme="minorHAnsi"/>
                <w:sz w:val="20"/>
                <w:szCs w:val="20"/>
              </w:rPr>
            </w:pPr>
            <w:r w:rsidRPr="000A3451">
              <w:rPr>
                <w:rFonts w:cstheme="minorHAnsi"/>
                <w:sz w:val="20"/>
                <w:szCs w:val="20"/>
              </w:rPr>
              <w:t>MEOH</w:t>
            </w:r>
          </w:p>
        </w:tc>
        <w:tc>
          <w:tcPr>
            <w:tcW w:w="4304" w:type="dxa"/>
            <w:vAlign w:val="center"/>
          </w:tcPr>
          <w:p w14:paraId="0B80DB1F" w14:textId="2104ACC9" w:rsidR="000A3451" w:rsidRPr="000A3451" w:rsidRDefault="000A3451" w:rsidP="000A3451">
            <w:pPr>
              <w:spacing w:after="0"/>
              <w:jc w:val="center"/>
              <w:rPr>
                <w:rFonts w:cstheme="minorHAnsi"/>
                <w:sz w:val="20"/>
                <w:szCs w:val="20"/>
              </w:rPr>
            </w:pPr>
            <w:r w:rsidRPr="000A3451">
              <w:rPr>
                <w:rFonts w:cstheme="minorHAnsi"/>
                <w:sz w:val="20"/>
                <w:szCs w:val="20"/>
              </w:rPr>
              <w:t>Methanol</w:t>
            </w:r>
          </w:p>
        </w:tc>
        <w:tc>
          <w:tcPr>
            <w:tcW w:w="574" w:type="dxa"/>
            <w:vAlign w:val="center"/>
          </w:tcPr>
          <w:p w14:paraId="6962E14B" w14:textId="4B654DBF" w:rsidR="000A3451" w:rsidRPr="000A3451" w:rsidRDefault="000A3451" w:rsidP="000A3451">
            <w:pPr>
              <w:keepNext/>
              <w:spacing w:after="0"/>
              <w:jc w:val="center"/>
              <w:rPr>
                <w:rFonts w:cstheme="minorHAnsi"/>
                <w:sz w:val="20"/>
                <w:szCs w:val="20"/>
              </w:rPr>
            </w:pPr>
            <w:r w:rsidRPr="000A3451">
              <w:rPr>
                <w:rFonts w:cstheme="minorHAnsi"/>
                <w:sz w:val="20"/>
                <w:szCs w:val="20"/>
              </w:rPr>
              <w:t>1</w:t>
            </w:r>
          </w:p>
        </w:tc>
        <w:tc>
          <w:tcPr>
            <w:tcW w:w="875" w:type="dxa"/>
            <w:vAlign w:val="center"/>
          </w:tcPr>
          <w:p w14:paraId="1169DA75" w14:textId="0864711B"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24EE76AC" w14:textId="1053CEAF" w:rsidR="000A3451" w:rsidRPr="000A3451" w:rsidRDefault="000A3451" w:rsidP="000A3451">
            <w:pPr>
              <w:keepNext/>
              <w:spacing w:after="0"/>
              <w:jc w:val="center"/>
              <w:rPr>
                <w:rFonts w:cstheme="minorHAnsi"/>
                <w:sz w:val="20"/>
                <w:szCs w:val="20"/>
              </w:rPr>
            </w:pPr>
            <w:r w:rsidRPr="000A3451">
              <w:rPr>
                <w:rFonts w:cstheme="minorHAnsi"/>
                <w:sz w:val="20"/>
                <w:szCs w:val="20"/>
              </w:rPr>
              <w:t>CO</w:t>
            </w:r>
          </w:p>
        </w:tc>
      </w:tr>
      <w:tr w:rsidR="000A3451" w:rsidRPr="000A3451" w14:paraId="2FADBA51" w14:textId="77777777" w:rsidTr="000A3451">
        <w:trPr>
          <w:trHeight w:val="143"/>
        </w:trPr>
        <w:tc>
          <w:tcPr>
            <w:tcW w:w="1181" w:type="dxa"/>
            <w:vAlign w:val="center"/>
          </w:tcPr>
          <w:p w14:paraId="49683144" w14:textId="7A2CDA0D" w:rsidR="000A3451" w:rsidRPr="000A3451" w:rsidRDefault="000A3451" w:rsidP="000A3451">
            <w:pPr>
              <w:spacing w:after="0"/>
              <w:jc w:val="center"/>
              <w:rPr>
                <w:rFonts w:cstheme="minorHAnsi"/>
                <w:sz w:val="20"/>
                <w:szCs w:val="20"/>
              </w:rPr>
            </w:pPr>
            <w:r w:rsidRPr="000A3451">
              <w:rPr>
                <w:rFonts w:cstheme="minorHAnsi"/>
                <w:sz w:val="20"/>
                <w:szCs w:val="20"/>
              </w:rPr>
              <w:t>MGLY</w:t>
            </w:r>
          </w:p>
        </w:tc>
        <w:tc>
          <w:tcPr>
            <w:tcW w:w="4304" w:type="dxa"/>
            <w:vAlign w:val="center"/>
          </w:tcPr>
          <w:p w14:paraId="3D36D119" w14:textId="25B613B2" w:rsidR="000A3451" w:rsidRPr="000A3451" w:rsidRDefault="000A3451" w:rsidP="000A3451">
            <w:pPr>
              <w:spacing w:after="0"/>
              <w:jc w:val="center"/>
              <w:rPr>
                <w:rFonts w:cstheme="minorHAnsi"/>
                <w:sz w:val="20"/>
                <w:szCs w:val="20"/>
              </w:rPr>
            </w:pPr>
            <w:r w:rsidRPr="000A3451">
              <w:rPr>
                <w:rFonts w:cstheme="minorHAnsi"/>
                <w:sz w:val="20"/>
                <w:szCs w:val="20"/>
              </w:rPr>
              <w:t>Methyl Glyoxal</w:t>
            </w:r>
          </w:p>
        </w:tc>
        <w:tc>
          <w:tcPr>
            <w:tcW w:w="574" w:type="dxa"/>
            <w:vAlign w:val="center"/>
          </w:tcPr>
          <w:p w14:paraId="7B008C49" w14:textId="551E4797" w:rsidR="000A3451" w:rsidRPr="000A3451" w:rsidRDefault="000A3451" w:rsidP="000A3451">
            <w:pPr>
              <w:keepNext/>
              <w:spacing w:after="0"/>
              <w:jc w:val="center"/>
              <w:rPr>
                <w:rFonts w:cstheme="minorHAnsi"/>
                <w:sz w:val="20"/>
                <w:szCs w:val="20"/>
              </w:rPr>
            </w:pPr>
            <w:r w:rsidRPr="000A3451">
              <w:rPr>
                <w:rFonts w:cstheme="minorHAnsi"/>
                <w:sz w:val="20"/>
                <w:szCs w:val="20"/>
              </w:rPr>
              <w:t>3</w:t>
            </w:r>
          </w:p>
        </w:tc>
        <w:tc>
          <w:tcPr>
            <w:tcW w:w="875" w:type="dxa"/>
            <w:vAlign w:val="center"/>
          </w:tcPr>
          <w:p w14:paraId="5F12D569" w14:textId="05AD40FA"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709217F3" w14:textId="62A2777B" w:rsidR="000A3451" w:rsidRPr="000A3451" w:rsidRDefault="000A3451" w:rsidP="000A3451">
            <w:pPr>
              <w:keepNext/>
              <w:spacing w:after="0"/>
              <w:jc w:val="center"/>
              <w:rPr>
                <w:rFonts w:cstheme="minorHAnsi"/>
                <w:sz w:val="20"/>
                <w:szCs w:val="20"/>
              </w:rPr>
            </w:pPr>
            <w:r w:rsidRPr="000A3451">
              <w:rPr>
                <w:rFonts w:cstheme="minorHAnsi"/>
                <w:sz w:val="20"/>
                <w:szCs w:val="20"/>
              </w:rPr>
              <w:t>CC(=</w:t>
            </w:r>
            <w:proofErr w:type="gramStart"/>
            <w:r w:rsidRPr="000A3451">
              <w:rPr>
                <w:rFonts w:cstheme="minorHAnsi"/>
                <w:sz w:val="20"/>
                <w:szCs w:val="20"/>
              </w:rPr>
              <w:t>O)C</w:t>
            </w:r>
            <w:proofErr w:type="gramEnd"/>
            <w:r w:rsidRPr="000A3451">
              <w:rPr>
                <w:rFonts w:cstheme="minorHAnsi"/>
                <w:sz w:val="20"/>
                <w:szCs w:val="20"/>
              </w:rPr>
              <w:t>=O</w:t>
            </w:r>
          </w:p>
        </w:tc>
      </w:tr>
      <w:tr w:rsidR="000A3451" w:rsidRPr="000A3451" w14:paraId="0EDEFE6D" w14:textId="77777777" w:rsidTr="000A3451">
        <w:trPr>
          <w:trHeight w:val="143"/>
        </w:trPr>
        <w:tc>
          <w:tcPr>
            <w:tcW w:w="1181" w:type="dxa"/>
            <w:vAlign w:val="center"/>
          </w:tcPr>
          <w:p w14:paraId="36D184C7" w14:textId="0DCEA086" w:rsidR="000A3451" w:rsidRPr="000A3451" w:rsidRDefault="000A3451" w:rsidP="000A3451">
            <w:pPr>
              <w:spacing w:after="0"/>
              <w:jc w:val="center"/>
              <w:rPr>
                <w:rFonts w:cstheme="minorHAnsi"/>
                <w:sz w:val="20"/>
                <w:szCs w:val="20"/>
              </w:rPr>
            </w:pPr>
            <w:r w:rsidRPr="000A3451">
              <w:rPr>
                <w:rFonts w:cstheme="minorHAnsi"/>
                <w:sz w:val="20"/>
                <w:szCs w:val="20"/>
              </w:rPr>
              <w:t>MVK</w:t>
            </w:r>
          </w:p>
        </w:tc>
        <w:tc>
          <w:tcPr>
            <w:tcW w:w="4304" w:type="dxa"/>
            <w:vAlign w:val="center"/>
          </w:tcPr>
          <w:p w14:paraId="1EDF877C" w14:textId="4AF0EB4D" w:rsidR="000A3451" w:rsidRPr="000A3451" w:rsidRDefault="000A3451" w:rsidP="000A3451">
            <w:pPr>
              <w:spacing w:after="0"/>
              <w:jc w:val="center"/>
              <w:rPr>
                <w:rFonts w:cstheme="minorHAnsi"/>
                <w:sz w:val="20"/>
                <w:szCs w:val="20"/>
              </w:rPr>
            </w:pPr>
            <w:r w:rsidRPr="000A3451">
              <w:rPr>
                <w:rFonts w:cstheme="minorHAnsi"/>
                <w:sz w:val="20"/>
                <w:szCs w:val="20"/>
              </w:rPr>
              <w:t>Methyl Vinyl Ketone</w:t>
            </w:r>
          </w:p>
        </w:tc>
        <w:tc>
          <w:tcPr>
            <w:tcW w:w="574" w:type="dxa"/>
            <w:vAlign w:val="center"/>
          </w:tcPr>
          <w:p w14:paraId="005D5493" w14:textId="177FD2C6" w:rsidR="000A3451" w:rsidRPr="000A3451" w:rsidRDefault="000A3451" w:rsidP="000A3451">
            <w:pPr>
              <w:keepNext/>
              <w:spacing w:after="0"/>
              <w:jc w:val="center"/>
              <w:rPr>
                <w:rFonts w:cstheme="minorHAnsi"/>
                <w:sz w:val="20"/>
                <w:szCs w:val="20"/>
              </w:rPr>
            </w:pPr>
            <w:r w:rsidRPr="000A3451">
              <w:rPr>
                <w:rFonts w:cstheme="minorHAnsi"/>
                <w:sz w:val="20"/>
                <w:szCs w:val="20"/>
              </w:rPr>
              <w:t>4</w:t>
            </w:r>
          </w:p>
        </w:tc>
        <w:tc>
          <w:tcPr>
            <w:tcW w:w="875" w:type="dxa"/>
            <w:vAlign w:val="center"/>
          </w:tcPr>
          <w:p w14:paraId="17824B8B" w14:textId="1DC5BBB1"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7C98D98D" w14:textId="45BE2CE6" w:rsidR="000A3451" w:rsidRPr="000A3451" w:rsidRDefault="000A3451" w:rsidP="000A3451">
            <w:pPr>
              <w:keepNext/>
              <w:spacing w:after="0"/>
              <w:jc w:val="center"/>
              <w:rPr>
                <w:rFonts w:cstheme="minorHAnsi"/>
                <w:sz w:val="20"/>
                <w:szCs w:val="20"/>
              </w:rPr>
            </w:pPr>
            <w:r w:rsidRPr="000A3451">
              <w:rPr>
                <w:rFonts w:cstheme="minorHAnsi"/>
                <w:sz w:val="20"/>
                <w:szCs w:val="20"/>
              </w:rPr>
              <w:t>CC(=</w:t>
            </w:r>
            <w:proofErr w:type="gramStart"/>
            <w:r w:rsidRPr="000A3451">
              <w:rPr>
                <w:rFonts w:cstheme="minorHAnsi"/>
                <w:sz w:val="20"/>
                <w:szCs w:val="20"/>
              </w:rPr>
              <w:t>O)C</w:t>
            </w:r>
            <w:proofErr w:type="gramEnd"/>
            <w:r w:rsidRPr="000A3451">
              <w:rPr>
                <w:rFonts w:cstheme="minorHAnsi"/>
                <w:sz w:val="20"/>
                <w:szCs w:val="20"/>
              </w:rPr>
              <w:t>=C</w:t>
            </w:r>
          </w:p>
        </w:tc>
      </w:tr>
      <w:tr w:rsidR="000A3451" w:rsidRPr="000A3451" w14:paraId="17D99D04" w14:textId="77777777" w:rsidTr="000A3451">
        <w:trPr>
          <w:trHeight w:val="143"/>
        </w:trPr>
        <w:tc>
          <w:tcPr>
            <w:tcW w:w="1181" w:type="dxa"/>
            <w:vAlign w:val="center"/>
          </w:tcPr>
          <w:p w14:paraId="1BD35F8F" w14:textId="2BCD44DA" w:rsidR="000A3451" w:rsidRPr="000A3451" w:rsidRDefault="000A3451" w:rsidP="000A3451">
            <w:pPr>
              <w:spacing w:after="0"/>
              <w:jc w:val="center"/>
              <w:rPr>
                <w:rFonts w:cstheme="minorHAnsi"/>
                <w:sz w:val="20"/>
                <w:szCs w:val="20"/>
              </w:rPr>
            </w:pPr>
            <w:r w:rsidRPr="000A3451">
              <w:rPr>
                <w:rFonts w:cstheme="minorHAnsi"/>
                <w:sz w:val="20"/>
                <w:szCs w:val="20"/>
              </w:rPr>
              <w:t>MXYL</w:t>
            </w:r>
          </w:p>
        </w:tc>
        <w:tc>
          <w:tcPr>
            <w:tcW w:w="4304" w:type="dxa"/>
            <w:vAlign w:val="center"/>
          </w:tcPr>
          <w:p w14:paraId="1705C120" w14:textId="7CD73C1A" w:rsidR="000A3451" w:rsidRPr="000A3451" w:rsidRDefault="000A3451" w:rsidP="000A3451">
            <w:pPr>
              <w:spacing w:after="0"/>
              <w:jc w:val="center"/>
              <w:rPr>
                <w:rFonts w:cstheme="minorHAnsi"/>
                <w:sz w:val="20"/>
                <w:szCs w:val="20"/>
              </w:rPr>
            </w:pPr>
            <w:r w:rsidRPr="000A3451">
              <w:rPr>
                <w:rFonts w:cstheme="minorHAnsi"/>
                <w:sz w:val="20"/>
                <w:szCs w:val="20"/>
              </w:rPr>
              <w:t>m-Xylene</w:t>
            </w:r>
          </w:p>
        </w:tc>
        <w:tc>
          <w:tcPr>
            <w:tcW w:w="574" w:type="dxa"/>
            <w:vAlign w:val="center"/>
          </w:tcPr>
          <w:p w14:paraId="52CEA9BD" w14:textId="6829BAA3" w:rsidR="000A3451" w:rsidRPr="000A3451" w:rsidRDefault="000A3451" w:rsidP="000A3451">
            <w:pPr>
              <w:keepNext/>
              <w:spacing w:after="0"/>
              <w:jc w:val="center"/>
              <w:rPr>
                <w:rFonts w:cstheme="minorHAnsi"/>
                <w:sz w:val="20"/>
                <w:szCs w:val="20"/>
              </w:rPr>
            </w:pPr>
            <w:r w:rsidRPr="000A3451">
              <w:rPr>
                <w:rFonts w:cstheme="minorHAnsi"/>
                <w:sz w:val="20"/>
                <w:szCs w:val="20"/>
              </w:rPr>
              <w:t>8</w:t>
            </w:r>
          </w:p>
        </w:tc>
        <w:tc>
          <w:tcPr>
            <w:tcW w:w="875" w:type="dxa"/>
            <w:vAlign w:val="center"/>
          </w:tcPr>
          <w:p w14:paraId="5D528B94" w14:textId="23E9EF89"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42C19764" w14:textId="609718F5" w:rsidR="000A3451" w:rsidRPr="000A3451" w:rsidRDefault="000A3451" w:rsidP="000A3451">
            <w:pPr>
              <w:keepNext/>
              <w:spacing w:after="0"/>
              <w:jc w:val="center"/>
              <w:rPr>
                <w:rFonts w:cstheme="minorHAnsi"/>
                <w:sz w:val="20"/>
                <w:szCs w:val="20"/>
              </w:rPr>
            </w:pPr>
            <w:r w:rsidRPr="000A3451">
              <w:rPr>
                <w:rFonts w:cstheme="minorHAnsi"/>
                <w:sz w:val="20"/>
                <w:szCs w:val="20"/>
              </w:rPr>
              <w:t>CC1=CC(C)=CC=C1</w:t>
            </w:r>
          </w:p>
        </w:tc>
      </w:tr>
      <w:tr w:rsidR="000A3451" w:rsidRPr="000A3451" w14:paraId="48DAA5BB" w14:textId="77777777" w:rsidTr="000A3451">
        <w:trPr>
          <w:trHeight w:val="143"/>
        </w:trPr>
        <w:tc>
          <w:tcPr>
            <w:tcW w:w="1181" w:type="dxa"/>
            <w:vAlign w:val="center"/>
          </w:tcPr>
          <w:p w14:paraId="12695316" w14:textId="1FA56611" w:rsidR="000A3451" w:rsidRPr="000A3451" w:rsidRDefault="000A3451" w:rsidP="000A3451">
            <w:pPr>
              <w:spacing w:after="0"/>
              <w:jc w:val="center"/>
              <w:rPr>
                <w:rFonts w:cstheme="minorHAnsi"/>
                <w:sz w:val="20"/>
                <w:szCs w:val="20"/>
              </w:rPr>
            </w:pPr>
            <w:r w:rsidRPr="000A3451">
              <w:rPr>
                <w:rFonts w:cstheme="minorHAnsi"/>
                <w:sz w:val="20"/>
                <w:szCs w:val="20"/>
              </w:rPr>
              <w:t>NAPH</w:t>
            </w:r>
          </w:p>
        </w:tc>
        <w:tc>
          <w:tcPr>
            <w:tcW w:w="4304" w:type="dxa"/>
            <w:vAlign w:val="center"/>
          </w:tcPr>
          <w:p w14:paraId="6DA5220B" w14:textId="274965B5" w:rsidR="000A3451" w:rsidRPr="000A3451" w:rsidRDefault="000A3451" w:rsidP="000A3451">
            <w:pPr>
              <w:spacing w:after="0"/>
              <w:jc w:val="center"/>
              <w:rPr>
                <w:rFonts w:cstheme="minorHAnsi"/>
                <w:sz w:val="20"/>
                <w:szCs w:val="20"/>
              </w:rPr>
            </w:pPr>
            <w:r w:rsidRPr="000A3451">
              <w:rPr>
                <w:rFonts w:cstheme="minorHAnsi"/>
                <w:sz w:val="20"/>
                <w:szCs w:val="20"/>
              </w:rPr>
              <w:t>Naphthalene</w:t>
            </w:r>
          </w:p>
        </w:tc>
        <w:tc>
          <w:tcPr>
            <w:tcW w:w="574" w:type="dxa"/>
            <w:vAlign w:val="center"/>
          </w:tcPr>
          <w:p w14:paraId="731802E5" w14:textId="45CF87D4" w:rsidR="000A3451" w:rsidRPr="000A3451" w:rsidRDefault="000A3451" w:rsidP="000A3451">
            <w:pPr>
              <w:keepNext/>
              <w:spacing w:after="0"/>
              <w:jc w:val="center"/>
              <w:rPr>
                <w:rFonts w:cstheme="minorHAnsi"/>
                <w:sz w:val="20"/>
                <w:szCs w:val="20"/>
              </w:rPr>
            </w:pPr>
            <w:r w:rsidRPr="000A3451">
              <w:rPr>
                <w:rFonts w:cstheme="minorHAnsi"/>
                <w:sz w:val="20"/>
                <w:szCs w:val="20"/>
              </w:rPr>
              <w:t>10</w:t>
            </w:r>
          </w:p>
        </w:tc>
        <w:tc>
          <w:tcPr>
            <w:tcW w:w="875" w:type="dxa"/>
            <w:vAlign w:val="center"/>
          </w:tcPr>
          <w:p w14:paraId="7B33F19D" w14:textId="459A96E6"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12C91FEE" w14:textId="569BC8F3" w:rsidR="000A3451" w:rsidRPr="000A3451" w:rsidRDefault="000A3451" w:rsidP="000A3451">
            <w:pPr>
              <w:keepNext/>
              <w:spacing w:after="0"/>
              <w:jc w:val="center"/>
              <w:rPr>
                <w:rFonts w:cstheme="minorHAnsi"/>
                <w:sz w:val="20"/>
                <w:szCs w:val="20"/>
              </w:rPr>
            </w:pPr>
            <w:r w:rsidRPr="000A3451">
              <w:rPr>
                <w:rFonts w:cstheme="minorHAnsi"/>
                <w:sz w:val="20"/>
                <w:szCs w:val="20"/>
              </w:rPr>
              <w:t>C1=CC2=CC=CC=C2C=C1</w:t>
            </w:r>
          </w:p>
        </w:tc>
      </w:tr>
      <w:tr w:rsidR="000A3451" w:rsidRPr="000A3451" w14:paraId="0DCFC992" w14:textId="77777777" w:rsidTr="000A3451">
        <w:trPr>
          <w:trHeight w:val="143"/>
        </w:trPr>
        <w:tc>
          <w:tcPr>
            <w:tcW w:w="1181" w:type="dxa"/>
            <w:vAlign w:val="center"/>
          </w:tcPr>
          <w:p w14:paraId="0714E096" w14:textId="3178F27D" w:rsidR="000A3451" w:rsidRPr="000A3451" w:rsidRDefault="000A3451" w:rsidP="000A3451">
            <w:pPr>
              <w:spacing w:after="0"/>
              <w:jc w:val="center"/>
              <w:rPr>
                <w:rFonts w:cstheme="minorHAnsi"/>
                <w:sz w:val="20"/>
                <w:szCs w:val="20"/>
              </w:rPr>
            </w:pPr>
            <w:r w:rsidRPr="000A3451">
              <w:rPr>
                <w:rFonts w:cstheme="minorHAnsi"/>
                <w:sz w:val="20"/>
                <w:szCs w:val="20"/>
              </w:rPr>
              <w:t>OXYL</w:t>
            </w:r>
          </w:p>
        </w:tc>
        <w:tc>
          <w:tcPr>
            <w:tcW w:w="4304" w:type="dxa"/>
            <w:vAlign w:val="center"/>
          </w:tcPr>
          <w:p w14:paraId="46F89250" w14:textId="07FB6195" w:rsidR="000A3451" w:rsidRPr="000A3451" w:rsidRDefault="000A3451" w:rsidP="000A3451">
            <w:pPr>
              <w:spacing w:after="0"/>
              <w:jc w:val="center"/>
              <w:rPr>
                <w:rFonts w:cstheme="minorHAnsi"/>
                <w:sz w:val="20"/>
                <w:szCs w:val="20"/>
              </w:rPr>
            </w:pPr>
            <w:r w:rsidRPr="000A3451">
              <w:rPr>
                <w:rFonts w:cstheme="minorHAnsi"/>
                <w:sz w:val="20"/>
                <w:szCs w:val="20"/>
              </w:rPr>
              <w:t>o-Xylene</w:t>
            </w:r>
          </w:p>
        </w:tc>
        <w:tc>
          <w:tcPr>
            <w:tcW w:w="574" w:type="dxa"/>
            <w:vAlign w:val="center"/>
          </w:tcPr>
          <w:p w14:paraId="4911ED44" w14:textId="51DB3F22" w:rsidR="000A3451" w:rsidRPr="000A3451" w:rsidRDefault="000A3451" w:rsidP="000A3451">
            <w:pPr>
              <w:keepNext/>
              <w:spacing w:after="0"/>
              <w:jc w:val="center"/>
              <w:rPr>
                <w:rFonts w:cstheme="minorHAnsi"/>
                <w:sz w:val="20"/>
                <w:szCs w:val="20"/>
              </w:rPr>
            </w:pPr>
            <w:r w:rsidRPr="000A3451">
              <w:rPr>
                <w:rFonts w:cstheme="minorHAnsi"/>
                <w:sz w:val="20"/>
                <w:szCs w:val="20"/>
              </w:rPr>
              <w:t>8</w:t>
            </w:r>
          </w:p>
        </w:tc>
        <w:tc>
          <w:tcPr>
            <w:tcW w:w="875" w:type="dxa"/>
            <w:vAlign w:val="center"/>
          </w:tcPr>
          <w:p w14:paraId="4FC81A40" w14:textId="6311E96B"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4AA3ED34" w14:textId="4134A78E" w:rsidR="000A3451" w:rsidRPr="000A3451" w:rsidRDefault="000A3451" w:rsidP="000A3451">
            <w:pPr>
              <w:keepNext/>
              <w:spacing w:after="0"/>
              <w:jc w:val="center"/>
              <w:rPr>
                <w:rFonts w:cstheme="minorHAnsi"/>
                <w:sz w:val="20"/>
                <w:szCs w:val="20"/>
              </w:rPr>
            </w:pPr>
            <w:r w:rsidRPr="000A3451">
              <w:rPr>
                <w:rFonts w:cstheme="minorHAnsi"/>
                <w:sz w:val="20"/>
                <w:szCs w:val="20"/>
              </w:rPr>
              <w:t>CC1=C(C)C=CC=C1</w:t>
            </w:r>
          </w:p>
        </w:tc>
      </w:tr>
      <w:tr w:rsidR="000A3451" w:rsidRPr="000A3451" w14:paraId="5F86681D" w14:textId="77777777" w:rsidTr="000A3451">
        <w:trPr>
          <w:trHeight w:val="143"/>
        </w:trPr>
        <w:tc>
          <w:tcPr>
            <w:tcW w:w="1181" w:type="dxa"/>
            <w:vAlign w:val="center"/>
          </w:tcPr>
          <w:p w14:paraId="7774AC2B" w14:textId="1C0CCBD4" w:rsidR="000A3451" w:rsidRPr="000A3451" w:rsidRDefault="000A3451" w:rsidP="000A3451">
            <w:pPr>
              <w:spacing w:after="0"/>
              <w:jc w:val="center"/>
              <w:rPr>
                <w:rFonts w:cstheme="minorHAnsi"/>
                <w:sz w:val="20"/>
                <w:szCs w:val="20"/>
              </w:rPr>
            </w:pPr>
            <w:r w:rsidRPr="000A3451">
              <w:rPr>
                <w:rFonts w:cstheme="minorHAnsi"/>
                <w:sz w:val="20"/>
                <w:szCs w:val="20"/>
              </w:rPr>
              <w:t>PRPE</w:t>
            </w:r>
          </w:p>
        </w:tc>
        <w:tc>
          <w:tcPr>
            <w:tcW w:w="4304" w:type="dxa"/>
            <w:vAlign w:val="center"/>
          </w:tcPr>
          <w:p w14:paraId="51FDEE6C" w14:textId="31F4444E" w:rsidR="000A3451" w:rsidRPr="000A3451" w:rsidRDefault="000A3451" w:rsidP="000A3451">
            <w:pPr>
              <w:spacing w:after="0"/>
              <w:jc w:val="center"/>
              <w:rPr>
                <w:rFonts w:cstheme="minorHAnsi"/>
                <w:sz w:val="20"/>
                <w:szCs w:val="20"/>
              </w:rPr>
            </w:pPr>
            <w:r w:rsidRPr="000A3451">
              <w:rPr>
                <w:rFonts w:cstheme="minorHAnsi"/>
                <w:sz w:val="20"/>
                <w:szCs w:val="20"/>
              </w:rPr>
              <w:t>Propane</w:t>
            </w:r>
          </w:p>
        </w:tc>
        <w:tc>
          <w:tcPr>
            <w:tcW w:w="574" w:type="dxa"/>
            <w:vAlign w:val="center"/>
          </w:tcPr>
          <w:p w14:paraId="15B0885E" w14:textId="02ED3856" w:rsidR="000A3451" w:rsidRPr="000A3451" w:rsidRDefault="000A3451" w:rsidP="000A3451">
            <w:pPr>
              <w:keepNext/>
              <w:spacing w:after="0"/>
              <w:jc w:val="center"/>
              <w:rPr>
                <w:rFonts w:cstheme="minorHAnsi"/>
                <w:sz w:val="20"/>
                <w:szCs w:val="20"/>
              </w:rPr>
            </w:pPr>
            <w:r w:rsidRPr="000A3451">
              <w:rPr>
                <w:rFonts w:cstheme="minorHAnsi"/>
                <w:sz w:val="20"/>
                <w:szCs w:val="20"/>
              </w:rPr>
              <w:t>3</w:t>
            </w:r>
          </w:p>
        </w:tc>
        <w:tc>
          <w:tcPr>
            <w:tcW w:w="875" w:type="dxa"/>
            <w:vAlign w:val="center"/>
          </w:tcPr>
          <w:p w14:paraId="306C3D8A" w14:textId="6196E01B"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4381A43C" w14:textId="742053BC" w:rsidR="000A3451" w:rsidRPr="000A3451" w:rsidRDefault="000A3451" w:rsidP="000A3451">
            <w:pPr>
              <w:keepNext/>
              <w:spacing w:after="0"/>
              <w:jc w:val="center"/>
              <w:rPr>
                <w:rFonts w:cstheme="minorHAnsi"/>
                <w:sz w:val="20"/>
                <w:szCs w:val="20"/>
              </w:rPr>
            </w:pPr>
            <w:r w:rsidRPr="000A3451">
              <w:rPr>
                <w:rFonts w:cstheme="minorHAnsi"/>
                <w:sz w:val="20"/>
                <w:szCs w:val="20"/>
              </w:rPr>
              <w:t>CCC</w:t>
            </w:r>
          </w:p>
        </w:tc>
      </w:tr>
      <w:tr w:rsidR="000A3451" w:rsidRPr="000A3451" w14:paraId="6E47B3E7" w14:textId="77777777" w:rsidTr="000A3451">
        <w:trPr>
          <w:trHeight w:val="143"/>
        </w:trPr>
        <w:tc>
          <w:tcPr>
            <w:tcW w:w="1181" w:type="dxa"/>
            <w:vAlign w:val="center"/>
          </w:tcPr>
          <w:p w14:paraId="425503F7" w14:textId="173941AB" w:rsidR="000A3451" w:rsidRPr="000A3451" w:rsidRDefault="000A3451" w:rsidP="000A3451">
            <w:pPr>
              <w:spacing w:after="0"/>
              <w:jc w:val="center"/>
              <w:rPr>
                <w:rFonts w:cstheme="minorHAnsi"/>
                <w:sz w:val="20"/>
                <w:szCs w:val="20"/>
              </w:rPr>
            </w:pPr>
            <w:r w:rsidRPr="000A3451">
              <w:rPr>
                <w:rFonts w:cstheme="minorHAnsi"/>
                <w:sz w:val="20"/>
                <w:szCs w:val="20"/>
              </w:rPr>
              <w:t>PXYL</w:t>
            </w:r>
          </w:p>
        </w:tc>
        <w:tc>
          <w:tcPr>
            <w:tcW w:w="4304" w:type="dxa"/>
            <w:vAlign w:val="center"/>
          </w:tcPr>
          <w:p w14:paraId="5285F5FE" w14:textId="0A990608" w:rsidR="000A3451" w:rsidRPr="000A3451" w:rsidRDefault="000A3451" w:rsidP="000A3451">
            <w:pPr>
              <w:spacing w:after="0"/>
              <w:jc w:val="center"/>
              <w:rPr>
                <w:rFonts w:cstheme="minorHAnsi"/>
                <w:sz w:val="20"/>
                <w:szCs w:val="20"/>
              </w:rPr>
            </w:pPr>
            <w:r w:rsidRPr="000A3451">
              <w:rPr>
                <w:rFonts w:cstheme="minorHAnsi"/>
                <w:sz w:val="20"/>
                <w:szCs w:val="20"/>
              </w:rPr>
              <w:t>p-Xylene</w:t>
            </w:r>
          </w:p>
        </w:tc>
        <w:tc>
          <w:tcPr>
            <w:tcW w:w="574" w:type="dxa"/>
            <w:vAlign w:val="center"/>
          </w:tcPr>
          <w:p w14:paraId="783AF440" w14:textId="2B890A45" w:rsidR="000A3451" w:rsidRPr="000A3451" w:rsidRDefault="000A3451" w:rsidP="000A3451">
            <w:pPr>
              <w:keepNext/>
              <w:spacing w:after="0"/>
              <w:jc w:val="center"/>
              <w:rPr>
                <w:rFonts w:cstheme="minorHAnsi"/>
                <w:sz w:val="20"/>
                <w:szCs w:val="20"/>
              </w:rPr>
            </w:pPr>
            <w:r w:rsidRPr="000A3451">
              <w:rPr>
                <w:rFonts w:cstheme="minorHAnsi"/>
                <w:sz w:val="20"/>
                <w:szCs w:val="20"/>
              </w:rPr>
              <w:t>8</w:t>
            </w:r>
          </w:p>
        </w:tc>
        <w:tc>
          <w:tcPr>
            <w:tcW w:w="875" w:type="dxa"/>
            <w:vAlign w:val="center"/>
          </w:tcPr>
          <w:p w14:paraId="08B9396F" w14:textId="435BB6BC"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44DD064E" w14:textId="307E1095" w:rsidR="000A3451" w:rsidRPr="000A3451" w:rsidRDefault="000A3451" w:rsidP="000A3451">
            <w:pPr>
              <w:keepNext/>
              <w:spacing w:after="0"/>
              <w:jc w:val="center"/>
              <w:rPr>
                <w:rFonts w:cstheme="minorHAnsi"/>
                <w:sz w:val="20"/>
                <w:szCs w:val="20"/>
              </w:rPr>
            </w:pPr>
            <w:r w:rsidRPr="000A3451">
              <w:rPr>
                <w:rFonts w:cstheme="minorHAnsi"/>
                <w:sz w:val="20"/>
                <w:szCs w:val="20"/>
              </w:rPr>
              <w:t>CC1=CC=C(C)C=C1</w:t>
            </w:r>
          </w:p>
        </w:tc>
      </w:tr>
      <w:tr w:rsidR="000A3451" w:rsidRPr="000A3451" w14:paraId="60DBA334" w14:textId="77777777" w:rsidTr="000A3451">
        <w:trPr>
          <w:trHeight w:val="143"/>
        </w:trPr>
        <w:tc>
          <w:tcPr>
            <w:tcW w:w="1181" w:type="dxa"/>
            <w:vAlign w:val="center"/>
          </w:tcPr>
          <w:p w14:paraId="4FCD8F64" w14:textId="6F4EE623" w:rsidR="000A3451" w:rsidRPr="000A3451" w:rsidRDefault="000A3451" w:rsidP="000A3451">
            <w:pPr>
              <w:spacing w:after="0"/>
              <w:jc w:val="center"/>
              <w:rPr>
                <w:rFonts w:cstheme="minorHAnsi"/>
                <w:sz w:val="20"/>
                <w:szCs w:val="20"/>
              </w:rPr>
            </w:pPr>
            <w:r w:rsidRPr="000A3451">
              <w:rPr>
                <w:rFonts w:cstheme="minorHAnsi"/>
                <w:sz w:val="20"/>
                <w:szCs w:val="20"/>
              </w:rPr>
              <w:t>TOLU</w:t>
            </w:r>
          </w:p>
        </w:tc>
        <w:tc>
          <w:tcPr>
            <w:tcW w:w="4304" w:type="dxa"/>
            <w:vAlign w:val="center"/>
          </w:tcPr>
          <w:p w14:paraId="1C02CD84" w14:textId="40DFCDE4" w:rsidR="000A3451" w:rsidRPr="000A3451" w:rsidRDefault="000A3451" w:rsidP="000A3451">
            <w:pPr>
              <w:spacing w:after="0"/>
              <w:jc w:val="center"/>
              <w:rPr>
                <w:rFonts w:cstheme="minorHAnsi"/>
                <w:sz w:val="20"/>
                <w:szCs w:val="20"/>
              </w:rPr>
            </w:pPr>
            <w:r w:rsidRPr="000A3451">
              <w:rPr>
                <w:rFonts w:cstheme="minorHAnsi"/>
                <w:sz w:val="20"/>
                <w:szCs w:val="20"/>
              </w:rPr>
              <w:t>Toluene</w:t>
            </w:r>
          </w:p>
        </w:tc>
        <w:tc>
          <w:tcPr>
            <w:tcW w:w="574" w:type="dxa"/>
            <w:vAlign w:val="center"/>
          </w:tcPr>
          <w:p w14:paraId="329300CB" w14:textId="0EAEFF86" w:rsidR="000A3451" w:rsidRPr="000A3451" w:rsidRDefault="0054639D" w:rsidP="000A3451">
            <w:pPr>
              <w:keepNext/>
              <w:spacing w:after="0"/>
              <w:jc w:val="center"/>
              <w:rPr>
                <w:rFonts w:cstheme="minorHAnsi"/>
                <w:sz w:val="20"/>
                <w:szCs w:val="20"/>
              </w:rPr>
            </w:pPr>
            <w:r>
              <w:rPr>
                <w:rFonts w:cstheme="minorHAnsi"/>
                <w:sz w:val="20"/>
                <w:szCs w:val="20"/>
              </w:rPr>
              <w:t>7</w:t>
            </w:r>
          </w:p>
        </w:tc>
        <w:tc>
          <w:tcPr>
            <w:tcW w:w="875" w:type="dxa"/>
            <w:vAlign w:val="center"/>
          </w:tcPr>
          <w:p w14:paraId="4C923C4B" w14:textId="13BE50F8"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211FED34" w14:textId="0734E6D4" w:rsidR="000A3451" w:rsidRPr="000A3451" w:rsidRDefault="000A3451" w:rsidP="000A3451">
            <w:pPr>
              <w:keepNext/>
              <w:spacing w:after="0"/>
              <w:jc w:val="center"/>
              <w:rPr>
                <w:rFonts w:cstheme="minorHAnsi"/>
                <w:sz w:val="20"/>
                <w:szCs w:val="20"/>
              </w:rPr>
            </w:pPr>
            <w:r w:rsidRPr="000A3451">
              <w:rPr>
                <w:rFonts w:cstheme="minorHAnsi"/>
                <w:sz w:val="20"/>
                <w:szCs w:val="20"/>
              </w:rPr>
              <w:t>CC1=CC=CC=C1</w:t>
            </w:r>
          </w:p>
        </w:tc>
      </w:tr>
      <w:tr w:rsidR="000A3451" w:rsidRPr="000A3451" w14:paraId="0EE8A8B4" w14:textId="77777777" w:rsidTr="000A3451">
        <w:trPr>
          <w:trHeight w:val="143"/>
        </w:trPr>
        <w:tc>
          <w:tcPr>
            <w:tcW w:w="1181" w:type="dxa"/>
            <w:vAlign w:val="center"/>
          </w:tcPr>
          <w:p w14:paraId="6510EE63" w14:textId="1388175A" w:rsidR="000A3451" w:rsidRPr="000A3451" w:rsidRDefault="000A3451" w:rsidP="000A3451">
            <w:pPr>
              <w:spacing w:after="0"/>
              <w:jc w:val="center"/>
              <w:rPr>
                <w:rFonts w:cstheme="minorHAnsi"/>
                <w:sz w:val="20"/>
                <w:szCs w:val="20"/>
              </w:rPr>
            </w:pPr>
            <w:r w:rsidRPr="000A3451">
              <w:rPr>
                <w:rFonts w:cstheme="minorHAnsi"/>
                <w:sz w:val="20"/>
                <w:szCs w:val="20"/>
              </w:rPr>
              <w:t>ALK1</w:t>
            </w:r>
          </w:p>
        </w:tc>
        <w:tc>
          <w:tcPr>
            <w:tcW w:w="4304" w:type="dxa"/>
            <w:vAlign w:val="center"/>
          </w:tcPr>
          <w:p w14:paraId="55962667" w14:textId="18370790" w:rsidR="000A3451" w:rsidRPr="000A3451" w:rsidRDefault="000A3451" w:rsidP="000A3451">
            <w:pPr>
              <w:spacing w:after="0"/>
              <w:jc w:val="center"/>
              <w:rPr>
                <w:rFonts w:cstheme="minorHAnsi"/>
                <w:sz w:val="20"/>
                <w:szCs w:val="20"/>
              </w:rPr>
            </w:pPr>
            <w:r w:rsidRPr="000A3451">
              <w:rPr>
                <w:rFonts w:cstheme="minorHAnsi"/>
                <w:sz w:val="20"/>
                <w:szCs w:val="20"/>
              </w:rPr>
              <w:t xml:space="preserve">Alkanes and other non-aromatic compounds that react only with OH and have </w:t>
            </w:r>
            <w:r>
              <w:rPr>
                <w:rFonts w:cstheme="minorHAnsi"/>
                <w:sz w:val="20"/>
                <w:szCs w:val="20"/>
              </w:rPr>
              <w:t xml:space="preserve">a </w:t>
            </w:r>
            <w:proofErr w:type="spellStart"/>
            <w:r w:rsidRPr="000A3451">
              <w:rPr>
                <w:rFonts w:cstheme="minorHAnsi"/>
                <w:sz w:val="20"/>
                <w:szCs w:val="20"/>
              </w:rPr>
              <w:t>k</w:t>
            </w:r>
            <w:r w:rsidRPr="000A3451">
              <w:rPr>
                <w:rFonts w:cstheme="minorHAnsi"/>
                <w:sz w:val="20"/>
                <w:szCs w:val="20"/>
                <w:vertAlign w:val="subscript"/>
              </w:rPr>
              <w:t>OH</w:t>
            </w:r>
            <w:proofErr w:type="spellEnd"/>
            <w:r w:rsidRPr="000A3451">
              <w:rPr>
                <w:rFonts w:cstheme="minorHAnsi"/>
                <w:sz w:val="20"/>
                <w:szCs w:val="20"/>
              </w:rPr>
              <w:t xml:space="preserve"> between 2 and 5 x 10</w:t>
            </w:r>
            <w:r w:rsidRPr="000A3451">
              <w:rPr>
                <w:rFonts w:cstheme="minorHAnsi"/>
                <w:sz w:val="20"/>
                <w:szCs w:val="20"/>
                <w:vertAlign w:val="superscript"/>
              </w:rPr>
              <w:t>2</w:t>
            </w:r>
            <w:r>
              <w:rPr>
                <w:rFonts w:cstheme="minorHAnsi"/>
                <w:sz w:val="20"/>
                <w:szCs w:val="20"/>
              </w:rPr>
              <w:t xml:space="preserve"> </w:t>
            </w:r>
            <w:r w:rsidRPr="000A3451">
              <w:rPr>
                <w:rFonts w:cstheme="minorHAnsi"/>
                <w:sz w:val="20"/>
                <w:szCs w:val="20"/>
              </w:rPr>
              <w:t>ppm</w:t>
            </w:r>
            <w:r w:rsidRPr="000A3451">
              <w:rPr>
                <w:rFonts w:cstheme="minorHAnsi"/>
                <w:sz w:val="20"/>
                <w:szCs w:val="20"/>
                <w:vertAlign w:val="superscript"/>
              </w:rPr>
              <w:t>-1</w:t>
            </w:r>
            <w:r w:rsidRPr="000A3451">
              <w:rPr>
                <w:rFonts w:cstheme="minorHAnsi"/>
                <w:sz w:val="20"/>
                <w:szCs w:val="20"/>
              </w:rPr>
              <w:t xml:space="preserve"> min</w:t>
            </w:r>
            <w:r w:rsidRPr="000A3451">
              <w:rPr>
                <w:rFonts w:cstheme="minorHAnsi"/>
                <w:sz w:val="20"/>
                <w:szCs w:val="20"/>
                <w:vertAlign w:val="superscript"/>
              </w:rPr>
              <w:t>-1</w:t>
            </w:r>
            <w:r w:rsidRPr="000A3451">
              <w:rPr>
                <w:rFonts w:cstheme="minorHAnsi"/>
                <w:sz w:val="20"/>
                <w:szCs w:val="20"/>
              </w:rPr>
              <w:t xml:space="preserve"> (primarily ethane)</w:t>
            </w:r>
          </w:p>
        </w:tc>
        <w:tc>
          <w:tcPr>
            <w:tcW w:w="574" w:type="dxa"/>
            <w:vAlign w:val="center"/>
          </w:tcPr>
          <w:p w14:paraId="7C4C2078" w14:textId="5251BD34" w:rsidR="000A3451" w:rsidRPr="000A3451" w:rsidRDefault="000A3451" w:rsidP="000A3451">
            <w:pPr>
              <w:keepNext/>
              <w:spacing w:after="0"/>
              <w:jc w:val="center"/>
              <w:rPr>
                <w:rFonts w:cstheme="minorHAnsi"/>
                <w:sz w:val="20"/>
                <w:szCs w:val="20"/>
              </w:rPr>
            </w:pPr>
            <w:r w:rsidRPr="000A3451">
              <w:rPr>
                <w:rFonts w:cstheme="minorHAnsi"/>
                <w:sz w:val="20"/>
                <w:szCs w:val="20"/>
              </w:rPr>
              <w:t>2</w:t>
            </w:r>
          </w:p>
        </w:tc>
        <w:tc>
          <w:tcPr>
            <w:tcW w:w="875" w:type="dxa"/>
            <w:vAlign w:val="center"/>
          </w:tcPr>
          <w:p w14:paraId="0F86A0BF" w14:textId="24D449AF"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3AD16A52" w14:textId="7F1B9796"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3615CB4D" w14:textId="77777777" w:rsidTr="000A3451">
        <w:trPr>
          <w:trHeight w:val="143"/>
        </w:trPr>
        <w:tc>
          <w:tcPr>
            <w:tcW w:w="1181" w:type="dxa"/>
            <w:vAlign w:val="center"/>
          </w:tcPr>
          <w:p w14:paraId="0E9CBDDC" w14:textId="60934D9A" w:rsidR="000A3451" w:rsidRPr="000A3451" w:rsidRDefault="000A3451" w:rsidP="000A3451">
            <w:pPr>
              <w:spacing w:after="0"/>
              <w:jc w:val="center"/>
              <w:rPr>
                <w:rFonts w:cstheme="minorHAnsi"/>
                <w:sz w:val="20"/>
                <w:szCs w:val="20"/>
              </w:rPr>
            </w:pPr>
            <w:r w:rsidRPr="000A3451">
              <w:rPr>
                <w:rFonts w:cstheme="minorHAnsi"/>
                <w:sz w:val="20"/>
                <w:szCs w:val="20"/>
              </w:rPr>
              <w:t>ALK2</w:t>
            </w:r>
          </w:p>
        </w:tc>
        <w:tc>
          <w:tcPr>
            <w:tcW w:w="4304" w:type="dxa"/>
            <w:vAlign w:val="center"/>
          </w:tcPr>
          <w:p w14:paraId="2E2C6ACD" w14:textId="26A83890" w:rsidR="000A3451" w:rsidRPr="000A3451" w:rsidRDefault="000A3451" w:rsidP="000A3451">
            <w:pPr>
              <w:spacing w:after="0"/>
              <w:jc w:val="center"/>
              <w:rPr>
                <w:rFonts w:cstheme="minorHAnsi"/>
                <w:sz w:val="20"/>
                <w:szCs w:val="20"/>
              </w:rPr>
            </w:pPr>
            <w:r w:rsidRPr="000A3451">
              <w:rPr>
                <w:rFonts w:cstheme="minorHAnsi"/>
                <w:sz w:val="20"/>
                <w:szCs w:val="20"/>
              </w:rPr>
              <w:t>Alkanes and other non-aromatic compounds that react only with OH and have</w:t>
            </w:r>
            <w:r w:rsidR="00C45DB2">
              <w:rPr>
                <w:rFonts w:cstheme="minorHAnsi"/>
                <w:sz w:val="20"/>
                <w:szCs w:val="20"/>
              </w:rPr>
              <w:t xml:space="preserve"> a</w:t>
            </w:r>
            <w:r w:rsidRPr="000A3451">
              <w:rPr>
                <w:rFonts w:cstheme="minorHAnsi"/>
                <w:sz w:val="20"/>
                <w:szCs w:val="20"/>
              </w:rPr>
              <w:t xml:space="preserve"> </w:t>
            </w:r>
            <w:proofErr w:type="spellStart"/>
            <w:r w:rsidR="002D101E" w:rsidRPr="000A3451">
              <w:rPr>
                <w:rFonts w:cstheme="minorHAnsi"/>
                <w:sz w:val="20"/>
                <w:szCs w:val="20"/>
              </w:rPr>
              <w:t>k</w:t>
            </w:r>
            <w:r w:rsidR="002D101E" w:rsidRPr="000A3451">
              <w:rPr>
                <w:rFonts w:cstheme="minorHAnsi"/>
                <w:sz w:val="20"/>
                <w:szCs w:val="20"/>
                <w:vertAlign w:val="subscript"/>
              </w:rPr>
              <w:t>OH</w:t>
            </w:r>
            <w:proofErr w:type="spellEnd"/>
            <w:r w:rsidR="002D101E" w:rsidRPr="000A3451">
              <w:rPr>
                <w:rFonts w:cstheme="minorHAnsi"/>
                <w:sz w:val="20"/>
                <w:szCs w:val="20"/>
              </w:rPr>
              <w:t xml:space="preserve"> </w:t>
            </w:r>
            <w:r w:rsidRPr="000A3451">
              <w:rPr>
                <w:rFonts w:cstheme="minorHAnsi"/>
                <w:sz w:val="20"/>
                <w:szCs w:val="20"/>
              </w:rPr>
              <w:t>between 5 x 10</w:t>
            </w:r>
            <w:r w:rsidRPr="00C45DB2">
              <w:rPr>
                <w:rFonts w:cstheme="minorHAnsi"/>
                <w:sz w:val="20"/>
                <w:szCs w:val="20"/>
                <w:vertAlign w:val="superscript"/>
              </w:rPr>
              <w:t>2</w:t>
            </w:r>
            <w:r w:rsidRPr="000A3451">
              <w:rPr>
                <w:rFonts w:cstheme="minorHAnsi"/>
                <w:sz w:val="20"/>
                <w:szCs w:val="20"/>
              </w:rPr>
              <w:t xml:space="preserve"> and 2.5 x 10</w:t>
            </w:r>
            <w:r w:rsidRPr="00C45DB2">
              <w:rPr>
                <w:rFonts w:cstheme="minorHAnsi"/>
                <w:sz w:val="20"/>
                <w:szCs w:val="20"/>
                <w:vertAlign w:val="superscript"/>
              </w:rPr>
              <w:t>3</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r w:rsidRPr="000A3451">
              <w:rPr>
                <w:rFonts w:cstheme="minorHAnsi"/>
                <w:sz w:val="20"/>
                <w:szCs w:val="20"/>
              </w:rPr>
              <w:t xml:space="preserve"> (primarily propane)</w:t>
            </w:r>
          </w:p>
        </w:tc>
        <w:tc>
          <w:tcPr>
            <w:tcW w:w="574" w:type="dxa"/>
            <w:vAlign w:val="center"/>
          </w:tcPr>
          <w:p w14:paraId="790A180E" w14:textId="53E3734F" w:rsidR="000A3451" w:rsidRPr="000A3451" w:rsidRDefault="000A3451" w:rsidP="000A3451">
            <w:pPr>
              <w:keepNext/>
              <w:spacing w:after="0"/>
              <w:jc w:val="center"/>
              <w:rPr>
                <w:rFonts w:cstheme="minorHAnsi"/>
                <w:sz w:val="20"/>
                <w:szCs w:val="20"/>
              </w:rPr>
            </w:pPr>
            <w:r w:rsidRPr="000A3451">
              <w:rPr>
                <w:rFonts w:cstheme="minorHAnsi"/>
                <w:sz w:val="20"/>
                <w:szCs w:val="20"/>
              </w:rPr>
              <w:t>3</w:t>
            </w:r>
          </w:p>
        </w:tc>
        <w:tc>
          <w:tcPr>
            <w:tcW w:w="875" w:type="dxa"/>
            <w:vAlign w:val="center"/>
          </w:tcPr>
          <w:p w14:paraId="1349CC45" w14:textId="57CB8C11"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112E3E39" w14:textId="36C9575F"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3077AF83" w14:textId="77777777" w:rsidTr="000A3451">
        <w:trPr>
          <w:trHeight w:val="143"/>
        </w:trPr>
        <w:tc>
          <w:tcPr>
            <w:tcW w:w="1181" w:type="dxa"/>
            <w:vAlign w:val="center"/>
          </w:tcPr>
          <w:p w14:paraId="7D252475" w14:textId="6529A044" w:rsidR="000A3451" w:rsidRPr="000A3451" w:rsidRDefault="000A3451" w:rsidP="000A3451">
            <w:pPr>
              <w:spacing w:after="0"/>
              <w:jc w:val="center"/>
              <w:rPr>
                <w:rFonts w:cstheme="minorHAnsi"/>
                <w:sz w:val="20"/>
                <w:szCs w:val="20"/>
              </w:rPr>
            </w:pPr>
            <w:r w:rsidRPr="000A3451">
              <w:rPr>
                <w:rFonts w:cstheme="minorHAnsi"/>
                <w:sz w:val="20"/>
                <w:szCs w:val="20"/>
              </w:rPr>
              <w:t>ALK3</w:t>
            </w:r>
          </w:p>
        </w:tc>
        <w:tc>
          <w:tcPr>
            <w:tcW w:w="4304" w:type="dxa"/>
            <w:vAlign w:val="center"/>
          </w:tcPr>
          <w:p w14:paraId="14F49464" w14:textId="624406A7" w:rsidR="000A3451" w:rsidRPr="000A3451" w:rsidRDefault="000A3451" w:rsidP="000A3451">
            <w:pPr>
              <w:spacing w:after="0"/>
              <w:jc w:val="center"/>
              <w:rPr>
                <w:rFonts w:cstheme="minorHAnsi"/>
                <w:sz w:val="20"/>
                <w:szCs w:val="20"/>
              </w:rPr>
            </w:pPr>
            <w:r w:rsidRPr="000A3451">
              <w:rPr>
                <w:rFonts w:cstheme="minorHAnsi"/>
                <w:sz w:val="20"/>
                <w:szCs w:val="20"/>
              </w:rPr>
              <w:t>Alkanes and other non-aromatic compounds that react only with OH and have</w:t>
            </w:r>
            <w:r w:rsidR="00C45DB2">
              <w:rPr>
                <w:rFonts w:cstheme="minorHAnsi"/>
                <w:sz w:val="20"/>
                <w:szCs w:val="20"/>
              </w:rPr>
              <w:t xml:space="preserve"> a</w:t>
            </w:r>
            <w:r w:rsidRPr="000A3451">
              <w:rPr>
                <w:rFonts w:cstheme="minorHAnsi"/>
                <w:sz w:val="20"/>
                <w:szCs w:val="20"/>
              </w:rPr>
              <w:t xml:space="preserve"> </w:t>
            </w:r>
            <w:proofErr w:type="spellStart"/>
            <w:r w:rsidR="002D101E" w:rsidRPr="000A3451">
              <w:rPr>
                <w:rFonts w:cstheme="minorHAnsi"/>
                <w:sz w:val="20"/>
                <w:szCs w:val="20"/>
              </w:rPr>
              <w:t>k</w:t>
            </w:r>
            <w:r w:rsidR="002D101E" w:rsidRPr="000A3451">
              <w:rPr>
                <w:rFonts w:cstheme="minorHAnsi"/>
                <w:sz w:val="20"/>
                <w:szCs w:val="20"/>
                <w:vertAlign w:val="subscript"/>
              </w:rPr>
              <w:t>OH</w:t>
            </w:r>
            <w:proofErr w:type="spellEnd"/>
            <w:r w:rsidR="002D101E" w:rsidRPr="000A3451">
              <w:rPr>
                <w:rFonts w:cstheme="minorHAnsi"/>
                <w:sz w:val="20"/>
                <w:szCs w:val="20"/>
              </w:rPr>
              <w:t xml:space="preserve"> </w:t>
            </w:r>
            <w:r w:rsidRPr="000A3451">
              <w:rPr>
                <w:rFonts w:cstheme="minorHAnsi"/>
                <w:sz w:val="20"/>
                <w:szCs w:val="20"/>
              </w:rPr>
              <w:t>between 2.5 x 10</w:t>
            </w:r>
            <w:r w:rsidRPr="00C45DB2">
              <w:rPr>
                <w:rFonts w:cstheme="minorHAnsi"/>
                <w:sz w:val="20"/>
                <w:szCs w:val="20"/>
                <w:vertAlign w:val="superscript"/>
              </w:rPr>
              <w:t>3</w:t>
            </w:r>
            <w:r w:rsidRPr="000A3451">
              <w:rPr>
                <w:rFonts w:cstheme="minorHAnsi"/>
                <w:sz w:val="20"/>
                <w:szCs w:val="20"/>
              </w:rPr>
              <w:t xml:space="preserve"> and 5 x 10</w:t>
            </w:r>
            <w:r w:rsidRPr="00C45DB2">
              <w:rPr>
                <w:rFonts w:cstheme="minorHAnsi"/>
                <w:sz w:val="20"/>
                <w:szCs w:val="20"/>
                <w:vertAlign w:val="superscript"/>
              </w:rPr>
              <w:t>3</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05ED8BC9" w14:textId="68EFEF77" w:rsidR="000A3451" w:rsidRPr="000A3451" w:rsidRDefault="000A3451" w:rsidP="000A3451">
            <w:pPr>
              <w:keepNext/>
              <w:spacing w:after="0"/>
              <w:jc w:val="center"/>
              <w:rPr>
                <w:rFonts w:cstheme="minorHAnsi"/>
                <w:sz w:val="20"/>
                <w:szCs w:val="20"/>
              </w:rPr>
            </w:pPr>
            <w:r w:rsidRPr="000A3451">
              <w:rPr>
                <w:rFonts w:cstheme="minorHAnsi"/>
                <w:sz w:val="20"/>
                <w:szCs w:val="20"/>
              </w:rPr>
              <w:t>4</w:t>
            </w:r>
          </w:p>
        </w:tc>
        <w:tc>
          <w:tcPr>
            <w:tcW w:w="875" w:type="dxa"/>
            <w:vAlign w:val="center"/>
          </w:tcPr>
          <w:p w14:paraId="05184E21" w14:textId="57C29420"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1079ECA2" w14:textId="5EB97F0B"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1B8468CD" w14:textId="77777777" w:rsidTr="000A3451">
        <w:trPr>
          <w:trHeight w:val="143"/>
        </w:trPr>
        <w:tc>
          <w:tcPr>
            <w:tcW w:w="1181" w:type="dxa"/>
            <w:vAlign w:val="center"/>
          </w:tcPr>
          <w:p w14:paraId="7A94F1F4" w14:textId="0D4BA6A9" w:rsidR="000A3451" w:rsidRPr="000A3451" w:rsidRDefault="000A3451" w:rsidP="000A3451">
            <w:pPr>
              <w:spacing w:after="0"/>
              <w:jc w:val="center"/>
              <w:rPr>
                <w:rFonts w:cstheme="minorHAnsi"/>
                <w:sz w:val="20"/>
                <w:szCs w:val="20"/>
              </w:rPr>
            </w:pPr>
            <w:r w:rsidRPr="000A3451">
              <w:rPr>
                <w:rFonts w:cstheme="minorHAnsi"/>
                <w:sz w:val="20"/>
                <w:szCs w:val="20"/>
              </w:rPr>
              <w:t>ALK4</w:t>
            </w:r>
          </w:p>
        </w:tc>
        <w:tc>
          <w:tcPr>
            <w:tcW w:w="4304" w:type="dxa"/>
            <w:vAlign w:val="center"/>
          </w:tcPr>
          <w:p w14:paraId="3F1314C7" w14:textId="760128F5" w:rsidR="000A3451" w:rsidRPr="000A3451" w:rsidRDefault="000A3451" w:rsidP="000A3451">
            <w:pPr>
              <w:spacing w:after="0"/>
              <w:jc w:val="center"/>
              <w:rPr>
                <w:rFonts w:cstheme="minorHAnsi"/>
                <w:sz w:val="20"/>
                <w:szCs w:val="20"/>
              </w:rPr>
            </w:pPr>
            <w:r w:rsidRPr="000A3451">
              <w:rPr>
                <w:rFonts w:cstheme="minorHAnsi"/>
                <w:sz w:val="20"/>
                <w:szCs w:val="20"/>
              </w:rPr>
              <w:t>Alkanes and other non-aromatic compounds that react only with OH and have</w:t>
            </w:r>
            <w:r w:rsidR="00C45DB2">
              <w:rPr>
                <w:rFonts w:cstheme="minorHAnsi"/>
                <w:sz w:val="20"/>
                <w:szCs w:val="20"/>
              </w:rPr>
              <w:t xml:space="preserve"> a</w:t>
            </w:r>
            <w:r w:rsidRPr="000A3451">
              <w:rPr>
                <w:rFonts w:cstheme="minorHAnsi"/>
                <w:sz w:val="20"/>
                <w:szCs w:val="20"/>
              </w:rPr>
              <w:t xml:space="preserve"> </w:t>
            </w:r>
            <w:proofErr w:type="spellStart"/>
            <w:r w:rsidR="002D101E" w:rsidRPr="000A3451">
              <w:rPr>
                <w:rFonts w:cstheme="minorHAnsi"/>
                <w:sz w:val="20"/>
                <w:szCs w:val="20"/>
              </w:rPr>
              <w:t>k</w:t>
            </w:r>
            <w:r w:rsidR="002D101E" w:rsidRPr="000A3451">
              <w:rPr>
                <w:rFonts w:cstheme="minorHAnsi"/>
                <w:sz w:val="20"/>
                <w:szCs w:val="20"/>
                <w:vertAlign w:val="subscript"/>
              </w:rPr>
              <w:t>OH</w:t>
            </w:r>
            <w:proofErr w:type="spellEnd"/>
            <w:r w:rsidR="002D101E" w:rsidRPr="000A3451">
              <w:rPr>
                <w:rFonts w:cstheme="minorHAnsi"/>
                <w:sz w:val="20"/>
                <w:szCs w:val="20"/>
              </w:rPr>
              <w:t xml:space="preserve"> </w:t>
            </w:r>
            <w:r w:rsidRPr="000A3451">
              <w:rPr>
                <w:rFonts w:cstheme="minorHAnsi"/>
                <w:sz w:val="20"/>
                <w:szCs w:val="20"/>
              </w:rPr>
              <w:t>between 5 x 10</w:t>
            </w:r>
            <w:r w:rsidRPr="00C45DB2">
              <w:rPr>
                <w:rFonts w:cstheme="minorHAnsi"/>
                <w:sz w:val="20"/>
                <w:szCs w:val="20"/>
                <w:vertAlign w:val="superscript"/>
              </w:rPr>
              <w:t>3</w:t>
            </w:r>
            <w:r w:rsidRPr="000A3451">
              <w:rPr>
                <w:rFonts w:cstheme="minorHAnsi"/>
                <w:sz w:val="20"/>
                <w:szCs w:val="20"/>
              </w:rPr>
              <w:t xml:space="preserve"> and 1 x 10</w:t>
            </w:r>
            <w:r w:rsidRPr="00C45DB2">
              <w:rPr>
                <w:rFonts w:cstheme="minorHAnsi"/>
                <w:sz w:val="20"/>
                <w:szCs w:val="20"/>
                <w:vertAlign w:val="superscript"/>
              </w:rPr>
              <w:t>4</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5A10E8F0" w14:textId="41207D52" w:rsidR="000A3451" w:rsidRPr="000A3451" w:rsidRDefault="000A3451" w:rsidP="000A3451">
            <w:pPr>
              <w:keepNext/>
              <w:spacing w:after="0"/>
              <w:jc w:val="center"/>
              <w:rPr>
                <w:rFonts w:cstheme="minorHAnsi"/>
                <w:sz w:val="20"/>
                <w:szCs w:val="20"/>
              </w:rPr>
            </w:pPr>
            <w:r w:rsidRPr="000A3451">
              <w:rPr>
                <w:rFonts w:cstheme="minorHAnsi"/>
                <w:sz w:val="20"/>
                <w:szCs w:val="20"/>
              </w:rPr>
              <w:t>5</w:t>
            </w:r>
          </w:p>
        </w:tc>
        <w:tc>
          <w:tcPr>
            <w:tcW w:w="875" w:type="dxa"/>
            <w:vAlign w:val="center"/>
          </w:tcPr>
          <w:p w14:paraId="55C52670" w14:textId="16749420"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07607C12" w14:textId="1163413B"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418117A3" w14:textId="77777777" w:rsidTr="000A3451">
        <w:trPr>
          <w:trHeight w:val="143"/>
        </w:trPr>
        <w:tc>
          <w:tcPr>
            <w:tcW w:w="1181" w:type="dxa"/>
            <w:vAlign w:val="center"/>
          </w:tcPr>
          <w:p w14:paraId="41B54508" w14:textId="27CA315A" w:rsidR="000A3451" w:rsidRPr="000A3451" w:rsidRDefault="000A3451" w:rsidP="000A3451">
            <w:pPr>
              <w:spacing w:after="0"/>
              <w:jc w:val="center"/>
              <w:rPr>
                <w:rFonts w:cstheme="minorHAnsi"/>
                <w:sz w:val="20"/>
                <w:szCs w:val="20"/>
              </w:rPr>
            </w:pPr>
            <w:r w:rsidRPr="000A3451">
              <w:rPr>
                <w:rFonts w:cstheme="minorHAnsi"/>
                <w:sz w:val="20"/>
                <w:szCs w:val="20"/>
              </w:rPr>
              <w:t>ALK5</w:t>
            </w:r>
          </w:p>
        </w:tc>
        <w:tc>
          <w:tcPr>
            <w:tcW w:w="4304" w:type="dxa"/>
            <w:vAlign w:val="center"/>
          </w:tcPr>
          <w:p w14:paraId="62262576" w14:textId="07685B56" w:rsidR="000A3451" w:rsidRPr="000A3451" w:rsidRDefault="000A3451" w:rsidP="000A3451">
            <w:pPr>
              <w:spacing w:after="0"/>
              <w:jc w:val="center"/>
              <w:rPr>
                <w:rFonts w:cstheme="minorHAnsi"/>
                <w:sz w:val="20"/>
                <w:szCs w:val="20"/>
              </w:rPr>
            </w:pPr>
            <w:r w:rsidRPr="000A3451">
              <w:rPr>
                <w:rFonts w:cstheme="minorHAnsi"/>
                <w:sz w:val="20"/>
                <w:szCs w:val="20"/>
              </w:rPr>
              <w:t>Alkanes and other non-aromatic compounds that react only with OH and have</w:t>
            </w:r>
            <w:r w:rsidR="00C45DB2">
              <w:rPr>
                <w:rFonts w:cstheme="minorHAnsi"/>
                <w:sz w:val="20"/>
                <w:szCs w:val="20"/>
              </w:rPr>
              <w:t xml:space="preserve"> a</w:t>
            </w:r>
            <w:r w:rsidRPr="000A3451">
              <w:rPr>
                <w:rFonts w:cstheme="minorHAnsi"/>
                <w:sz w:val="20"/>
                <w:szCs w:val="20"/>
              </w:rPr>
              <w:t xml:space="preserve"> </w:t>
            </w:r>
            <w:proofErr w:type="spellStart"/>
            <w:r w:rsidR="002D101E" w:rsidRPr="000A3451">
              <w:rPr>
                <w:rFonts w:cstheme="minorHAnsi"/>
                <w:sz w:val="20"/>
                <w:szCs w:val="20"/>
              </w:rPr>
              <w:t>k</w:t>
            </w:r>
            <w:r w:rsidR="002D101E" w:rsidRPr="000A3451">
              <w:rPr>
                <w:rFonts w:cstheme="minorHAnsi"/>
                <w:sz w:val="20"/>
                <w:szCs w:val="20"/>
                <w:vertAlign w:val="subscript"/>
              </w:rPr>
              <w:t>OH</w:t>
            </w:r>
            <w:proofErr w:type="spellEnd"/>
            <w:r w:rsidR="002D101E" w:rsidRPr="000A3451">
              <w:rPr>
                <w:rFonts w:cstheme="minorHAnsi"/>
                <w:sz w:val="20"/>
                <w:szCs w:val="20"/>
              </w:rPr>
              <w:t xml:space="preserve"> </w:t>
            </w:r>
            <w:r w:rsidRPr="000A3451">
              <w:rPr>
                <w:rFonts w:cstheme="minorHAnsi"/>
                <w:sz w:val="20"/>
                <w:szCs w:val="20"/>
              </w:rPr>
              <w:t>greater than 1 x 10</w:t>
            </w:r>
            <w:r w:rsidRPr="00C45DB2">
              <w:rPr>
                <w:rFonts w:cstheme="minorHAnsi"/>
                <w:sz w:val="20"/>
                <w:szCs w:val="20"/>
                <w:vertAlign w:val="superscript"/>
              </w:rPr>
              <w:t>4</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6C780CBC" w14:textId="6D840609" w:rsidR="000A3451" w:rsidRPr="000A3451" w:rsidRDefault="000A3451" w:rsidP="000A3451">
            <w:pPr>
              <w:keepNext/>
              <w:spacing w:after="0"/>
              <w:jc w:val="center"/>
              <w:rPr>
                <w:rFonts w:cstheme="minorHAnsi"/>
                <w:sz w:val="20"/>
                <w:szCs w:val="20"/>
              </w:rPr>
            </w:pPr>
            <w:r w:rsidRPr="000A3451">
              <w:rPr>
                <w:rFonts w:cstheme="minorHAnsi"/>
                <w:sz w:val="20"/>
                <w:szCs w:val="20"/>
              </w:rPr>
              <w:t>8</w:t>
            </w:r>
          </w:p>
        </w:tc>
        <w:tc>
          <w:tcPr>
            <w:tcW w:w="875" w:type="dxa"/>
            <w:vAlign w:val="center"/>
          </w:tcPr>
          <w:p w14:paraId="548D8593" w14:textId="7CE884B2"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544A4D37" w14:textId="7F37A38F"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44929ACF" w14:textId="77777777" w:rsidTr="000A3451">
        <w:trPr>
          <w:trHeight w:val="143"/>
        </w:trPr>
        <w:tc>
          <w:tcPr>
            <w:tcW w:w="1181" w:type="dxa"/>
            <w:vAlign w:val="center"/>
          </w:tcPr>
          <w:p w14:paraId="1074AE32" w14:textId="148AB1BE" w:rsidR="000A3451" w:rsidRPr="000A3451" w:rsidRDefault="000A3451" w:rsidP="000A3451">
            <w:pPr>
              <w:spacing w:after="0"/>
              <w:jc w:val="center"/>
              <w:rPr>
                <w:rFonts w:cstheme="minorHAnsi"/>
                <w:sz w:val="20"/>
                <w:szCs w:val="20"/>
              </w:rPr>
            </w:pPr>
            <w:r w:rsidRPr="000A3451">
              <w:rPr>
                <w:rFonts w:cstheme="minorHAnsi"/>
                <w:sz w:val="20"/>
                <w:szCs w:val="20"/>
              </w:rPr>
              <w:t>ARO1</w:t>
            </w:r>
          </w:p>
        </w:tc>
        <w:tc>
          <w:tcPr>
            <w:tcW w:w="4304" w:type="dxa"/>
            <w:vAlign w:val="center"/>
          </w:tcPr>
          <w:p w14:paraId="674B6FCE" w14:textId="790F8BFB" w:rsidR="000A3451" w:rsidRPr="000A3451" w:rsidRDefault="000A3451" w:rsidP="000A3451">
            <w:pPr>
              <w:spacing w:after="0"/>
              <w:jc w:val="center"/>
              <w:rPr>
                <w:rFonts w:cstheme="minorHAnsi"/>
                <w:sz w:val="20"/>
                <w:szCs w:val="20"/>
              </w:rPr>
            </w:pPr>
            <w:r w:rsidRPr="000A3451">
              <w:rPr>
                <w:rFonts w:cstheme="minorHAnsi"/>
                <w:sz w:val="20"/>
                <w:szCs w:val="20"/>
              </w:rPr>
              <w:t xml:space="preserve">Aromatics with </w:t>
            </w:r>
            <w:proofErr w:type="spellStart"/>
            <w:r w:rsidR="002D101E" w:rsidRPr="000A3451">
              <w:rPr>
                <w:rFonts w:cstheme="minorHAnsi"/>
                <w:sz w:val="20"/>
                <w:szCs w:val="20"/>
              </w:rPr>
              <w:t>k</w:t>
            </w:r>
            <w:r w:rsidR="002D101E" w:rsidRPr="000A3451">
              <w:rPr>
                <w:rFonts w:cstheme="minorHAnsi"/>
                <w:sz w:val="20"/>
                <w:szCs w:val="20"/>
                <w:vertAlign w:val="subscript"/>
              </w:rPr>
              <w:t>OH</w:t>
            </w:r>
            <w:proofErr w:type="spellEnd"/>
            <w:r w:rsidR="002D101E" w:rsidRPr="000A3451">
              <w:rPr>
                <w:rFonts w:cstheme="minorHAnsi"/>
                <w:sz w:val="20"/>
                <w:szCs w:val="20"/>
              </w:rPr>
              <w:t xml:space="preserve"> </w:t>
            </w:r>
            <w:r w:rsidRPr="000A3451">
              <w:rPr>
                <w:rFonts w:cstheme="minorHAnsi"/>
                <w:sz w:val="20"/>
                <w:szCs w:val="20"/>
              </w:rPr>
              <w:t>&lt; 2x10</w:t>
            </w:r>
            <w:r w:rsidRPr="00C45DB2">
              <w:rPr>
                <w:rFonts w:cstheme="minorHAnsi"/>
                <w:sz w:val="20"/>
                <w:szCs w:val="20"/>
                <w:vertAlign w:val="superscript"/>
              </w:rPr>
              <w:t>4</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540D2227" w14:textId="2BEF6100" w:rsidR="000A3451" w:rsidRPr="000A3451" w:rsidRDefault="000A3451" w:rsidP="000A3451">
            <w:pPr>
              <w:keepNext/>
              <w:spacing w:after="0"/>
              <w:jc w:val="center"/>
              <w:rPr>
                <w:rFonts w:cstheme="minorHAnsi"/>
                <w:sz w:val="20"/>
                <w:szCs w:val="20"/>
              </w:rPr>
            </w:pPr>
            <w:r w:rsidRPr="000A3451">
              <w:rPr>
                <w:rFonts w:cstheme="minorHAnsi"/>
                <w:sz w:val="20"/>
                <w:szCs w:val="20"/>
              </w:rPr>
              <w:t>7</w:t>
            </w:r>
          </w:p>
        </w:tc>
        <w:tc>
          <w:tcPr>
            <w:tcW w:w="875" w:type="dxa"/>
            <w:vAlign w:val="center"/>
          </w:tcPr>
          <w:p w14:paraId="16E416B9" w14:textId="1968F952"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74887E8" w14:textId="6B317ABB"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3274C8AA" w14:textId="77777777" w:rsidTr="000A3451">
        <w:trPr>
          <w:trHeight w:val="143"/>
        </w:trPr>
        <w:tc>
          <w:tcPr>
            <w:tcW w:w="1181" w:type="dxa"/>
            <w:vAlign w:val="center"/>
          </w:tcPr>
          <w:p w14:paraId="4749D4A2" w14:textId="643E3DC2" w:rsidR="000A3451" w:rsidRPr="000A3451" w:rsidRDefault="000A3451" w:rsidP="000A3451">
            <w:pPr>
              <w:spacing w:after="0"/>
              <w:jc w:val="center"/>
              <w:rPr>
                <w:rFonts w:cstheme="minorHAnsi"/>
                <w:sz w:val="20"/>
                <w:szCs w:val="20"/>
              </w:rPr>
            </w:pPr>
            <w:r w:rsidRPr="000A3451">
              <w:rPr>
                <w:rFonts w:cstheme="minorHAnsi"/>
                <w:sz w:val="20"/>
                <w:szCs w:val="20"/>
              </w:rPr>
              <w:t>ARO2</w:t>
            </w:r>
          </w:p>
        </w:tc>
        <w:tc>
          <w:tcPr>
            <w:tcW w:w="4304" w:type="dxa"/>
            <w:vAlign w:val="center"/>
          </w:tcPr>
          <w:p w14:paraId="766F3818" w14:textId="48BA6278" w:rsidR="000A3451" w:rsidRPr="000A3451" w:rsidRDefault="000A3451" w:rsidP="000A3451">
            <w:pPr>
              <w:spacing w:after="0"/>
              <w:jc w:val="center"/>
              <w:rPr>
                <w:rFonts w:cstheme="minorHAnsi"/>
                <w:sz w:val="20"/>
                <w:szCs w:val="20"/>
              </w:rPr>
            </w:pPr>
            <w:r w:rsidRPr="000A3451">
              <w:rPr>
                <w:rFonts w:cstheme="minorHAnsi"/>
                <w:sz w:val="20"/>
                <w:szCs w:val="20"/>
              </w:rPr>
              <w:t xml:space="preserve">Aromatics with </w:t>
            </w:r>
            <w:proofErr w:type="spellStart"/>
            <w:r w:rsidR="002D101E" w:rsidRPr="000A3451">
              <w:rPr>
                <w:rFonts w:cstheme="minorHAnsi"/>
                <w:sz w:val="20"/>
                <w:szCs w:val="20"/>
              </w:rPr>
              <w:t>k</w:t>
            </w:r>
            <w:r w:rsidR="002D101E" w:rsidRPr="000A3451">
              <w:rPr>
                <w:rFonts w:cstheme="minorHAnsi"/>
                <w:sz w:val="20"/>
                <w:szCs w:val="20"/>
                <w:vertAlign w:val="subscript"/>
              </w:rPr>
              <w:t>OH</w:t>
            </w:r>
            <w:proofErr w:type="spellEnd"/>
            <w:r w:rsidR="002D101E" w:rsidRPr="000A3451">
              <w:rPr>
                <w:rFonts w:cstheme="minorHAnsi"/>
                <w:sz w:val="20"/>
                <w:szCs w:val="20"/>
              </w:rPr>
              <w:t xml:space="preserve"> </w:t>
            </w:r>
            <w:r w:rsidRPr="000A3451">
              <w:rPr>
                <w:rFonts w:cstheme="minorHAnsi"/>
                <w:sz w:val="20"/>
                <w:szCs w:val="20"/>
              </w:rPr>
              <w:t>&gt; 2x10</w:t>
            </w:r>
            <w:r w:rsidRPr="00C45DB2">
              <w:rPr>
                <w:rFonts w:cstheme="minorHAnsi"/>
                <w:sz w:val="20"/>
                <w:szCs w:val="20"/>
                <w:vertAlign w:val="superscript"/>
              </w:rPr>
              <w:t>4</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23C7EA7B" w14:textId="6227DDB6" w:rsidR="000A3451" w:rsidRPr="000A3451" w:rsidRDefault="000A3451" w:rsidP="000A3451">
            <w:pPr>
              <w:keepNext/>
              <w:spacing w:after="0"/>
              <w:jc w:val="center"/>
              <w:rPr>
                <w:rFonts w:cstheme="minorHAnsi"/>
                <w:sz w:val="20"/>
                <w:szCs w:val="20"/>
              </w:rPr>
            </w:pPr>
            <w:r w:rsidRPr="000A3451">
              <w:rPr>
                <w:rFonts w:cstheme="minorHAnsi"/>
                <w:sz w:val="20"/>
                <w:szCs w:val="20"/>
              </w:rPr>
              <w:t>9</w:t>
            </w:r>
          </w:p>
        </w:tc>
        <w:tc>
          <w:tcPr>
            <w:tcW w:w="875" w:type="dxa"/>
            <w:vAlign w:val="center"/>
          </w:tcPr>
          <w:p w14:paraId="477B2A9A" w14:textId="2E716ECD"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5B1E3F71" w14:textId="50B48696"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01754CD4" w14:textId="77777777" w:rsidTr="000A3451">
        <w:trPr>
          <w:trHeight w:val="143"/>
        </w:trPr>
        <w:tc>
          <w:tcPr>
            <w:tcW w:w="1181" w:type="dxa"/>
            <w:vAlign w:val="center"/>
          </w:tcPr>
          <w:p w14:paraId="4542E9D7" w14:textId="389C19B6" w:rsidR="000A3451" w:rsidRPr="000A3451" w:rsidRDefault="000A3451" w:rsidP="000A3451">
            <w:pPr>
              <w:spacing w:after="0"/>
              <w:jc w:val="center"/>
              <w:rPr>
                <w:rFonts w:cstheme="minorHAnsi"/>
                <w:sz w:val="20"/>
                <w:szCs w:val="20"/>
              </w:rPr>
            </w:pPr>
            <w:r w:rsidRPr="000A3451">
              <w:rPr>
                <w:rFonts w:cstheme="minorHAnsi"/>
                <w:sz w:val="20"/>
                <w:szCs w:val="20"/>
              </w:rPr>
              <w:t>BALD</w:t>
            </w:r>
          </w:p>
        </w:tc>
        <w:tc>
          <w:tcPr>
            <w:tcW w:w="4304" w:type="dxa"/>
            <w:vAlign w:val="center"/>
          </w:tcPr>
          <w:p w14:paraId="3311ACE8" w14:textId="57932033" w:rsidR="000A3451" w:rsidRPr="000A3451" w:rsidRDefault="000A3451" w:rsidP="000A3451">
            <w:pPr>
              <w:spacing w:after="0"/>
              <w:jc w:val="center"/>
              <w:rPr>
                <w:rFonts w:cstheme="minorHAnsi"/>
                <w:sz w:val="20"/>
                <w:szCs w:val="20"/>
              </w:rPr>
            </w:pPr>
            <w:r w:rsidRPr="000A3451">
              <w:rPr>
                <w:rFonts w:cstheme="minorHAnsi"/>
                <w:sz w:val="20"/>
                <w:szCs w:val="20"/>
              </w:rPr>
              <w:t>Aromatic aldehydes</w:t>
            </w:r>
          </w:p>
        </w:tc>
        <w:tc>
          <w:tcPr>
            <w:tcW w:w="574" w:type="dxa"/>
            <w:vAlign w:val="center"/>
          </w:tcPr>
          <w:p w14:paraId="482304EA" w14:textId="42473080" w:rsidR="000A3451" w:rsidRPr="000A3451" w:rsidRDefault="000A3451" w:rsidP="000A3451">
            <w:pPr>
              <w:keepNext/>
              <w:spacing w:after="0"/>
              <w:jc w:val="center"/>
              <w:rPr>
                <w:rFonts w:cstheme="minorHAnsi"/>
                <w:sz w:val="20"/>
                <w:szCs w:val="20"/>
              </w:rPr>
            </w:pPr>
            <w:r w:rsidRPr="000A3451">
              <w:rPr>
                <w:rFonts w:cstheme="minorHAnsi"/>
                <w:sz w:val="20"/>
                <w:szCs w:val="20"/>
              </w:rPr>
              <w:t>7</w:t>
            </w:r>
          </w:p>
        </w:tc>
        <w:tc>
          <w:tcPr>
            <w:tcW w:w="875" w:type="dxa"/>
            <w:vAlign w:val="center"/>
          </w:tcPr>
          <w:p w14:paraId="02806D89" w14:textId="401C6E86"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13F6E329" w14:textId="1DC8E439"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4542C6AC" w14:textId="77777777" w:rsidTr="000A3451">
        <w:trPr>
          <w:trHeight w:val="143"/>
        </w:trPr>
        <w:tc>
          <w:tcPr>
            <w:tcW w:w="1181" w:type="dxa"/>
            <w:vAlign w:val="center"/>
          </w:tcPr>
          <w:p w14:paraId="0C111C96" w14:textId="3EE81482" w:rsidR="000A3451" w:rsidRPr="000A3451" w:rsidRDefault="000A3451" w:rsidP="000A3451">
            <w:pPr>
              <w:spacing w:after="0"/>
              <w:jc w:val="center"/>
              <w:rPr>
                <w:rFonts w:cstheme="minorHAnsi"/>
                <w:sz w:val="20"/>
                <w:szCs w:val="20"/>
              </w:rPr>
            </w:pPr>
            <w:r w:rsidRPr="000A3451">
              <w:rPr>
                <w:rFonts w:cstheme="minorHAnsi"/>
                <w:sz w:val="20"/>
                <w:szCs w:val="20"/>
              </w:rPr>
              <w:t>CRES</w:t>
            </w:r>
          </w:p>
        </w:tc>
        <w:tc>
          <w:tcPr>
            <w:tcW w:w="4304" w:type="dxa"/>
            <w:vAlign w:val="center"/>
          </w:tcPr>
          <w:p w14:paraId="0782697C" w14:textId="686782BC" w:rsidR="000A3451" w:rsidRPr="000A3451" w:rsidRDefault="000A3451" w:rsidP="000A3451">
            <w:pPr>
              <w:spacing w:after="0"/>
              <w:jc w:val="center"/>
              <w:rPr>
                <w:rFonts w:cstheme="minorHAnsi"/>
                <w:sz w:val="20"/>
                <w:szCs w:val="20"/>
              </w:rPr>
            </w:pPr>
            <w:r w:rsidRPr="000A3451">
              <w:rPr>
                <w:rFonts w:cstheme="minorHAnsi"/>
                <w:sz w:val="20"/>
                <w:szCs w:val="20"/>
              </w:rPr>
              <w:t>Phenols and Cresols</w:t>
            </w:r>
          </w:p>
        </w:tc>
        <w:tc>
          <w:tcPr>
            <w:tcW w:w="574" w:type="dxa"/>
            <w:vAlign w:val="center"/>
          </w:tcPr>
          <w:p w14:paraId="3115617F" w14:textId="660F5962" w:rsidR="000A3451" w:rsidRPr="000A3451" w:rsidRDefault="000A3451" w:rsidP="000A3451">
            <w:pPr>
              <w:keepNext/>
              <w:spacing w:after="0"/>
              <w:jc w:val="center"/>
              <w:rPr>
                <w:rFonts w:cstheme="minorHAnsi"/>
                <w:sz w:val="20"/>
                <w:szCs w:val="20"/>
              </w:rPr>
            </w:pPr>
            <w:r w:rsidRPr="000A3451">
              <w:rPr>
                <w:rFonts w:cstheme="minorHAnsi"/>
                <w:sz w:val="20"/>
                <w:szCs w:val="20"/>
              </w:rPr>
              <w:t>7</w:t>
            </w:r>
          </w:p>
        </w:tc>
        <w:tc>
          <w:tcPr>
            <w:tcW w:w="875" w:type="dxa"/>
            <w:vAlign w:val="center"/>
          </w:tcPr>
          <w:p w14:paraId="1C4A241C" w14:textId="75E504CD"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635815A2" w14:textId="6DF62481"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2E5D8B5A" w14:textId="77777777" w:rsidTr="000A3451">
        <w:trPr>
          <w:trHeight w:val="143"/>
        </w:trPr>
        <w:tc>
          <w:tcPr>
            <w:tcW w:w="1181" w:type="dxa"/>
            <w:vAlign w:val="center"/>
          </w:tcPr>
          <w:p w14:paraId="2DCC9C56" w14:textId="16E368C5" w:rsidR="000A3451" w:rsidRPr="000A3451" w:rsidRDefault="000A3451" w:rsidP="000A3451">
            <w:pPr>
              <w:spacing w:after="0"/>
              <w:jc w:val="center"/>
              <w:rPr>
                <w:rFonts w:cstheme="minorHAnsi"/>
                <w:sz w:val="20"/>
                <w:szCs w:val="20"/>
              </w:rPr>
            </w:pPr>
            <w:r w:rsidRPr="000A3451">
              <w:rPr>
                <w:rFonts w:cstheme="minorHAnsi"/>
                <w:sz w:val="20"/>
                <w:szCs w:val="20"/>
              </w:rPr>
              <w:t>IPRD</w:t>
            </w:r>
          </w:p>
        </w:tc>
        <w:tc>
          <w:tcPr>
            <w:tcW w:w="4304" w:type="dxa"/>
            <w:vAlign w:val="center"/>
          </w:tcPr>
          <w:p w14:paraId="1D965FA5" w14:textId="2D370371" w:rsidR="000A3451" w:rsidRPr="000A3451" w:rsidRDefault="000A3451" w:rsidP="000A3451">
            <w:pPr>
              <w:spacing w:after="0"/>
              <w:jc w:val="center"/>
              <w:rPr>
                <w:rFonts w:cstheme="minorHAnsi"/>
                <w:sz w:val="20"/>
                <w:szCs w:val="20"/>
              </w:rPr>
            </w:pPr>
            <w:r w:rsidRPr="000A3451">
              <w:rPr>
                <w:rFonts w:cstheme="minorHAnsi"/>
                <w:sz w:val="20"/>
                <w:szCs w:val="20"/>
              </w:rPr>
              <w:t>Lumped Isoprene product species</w:t>
            </w:r>
          </w:p>
        </w:tc>
        <w:tc>
          <w:tcPr>
            <w:tcW w:w="574" w:type="dxa"/>
            <w:vAlign w:val="center"/>
          </w:tcPr>
          <w:p w14:paraId="2CDFEC99" w14:textId="328BD088" w:rsidR="000A3451" w:rsidRPr="000A3451" w:rsidRDefault="000A3451" w:rsidP="000A3451">
            <w:pPr>
              <w:keepNext/>
              <w:spacing w:after="0"/>
              <w:jc w:val="center"/>
              <w:rPr>
                <w:rFonts w:cstheme="minorHAnsi"/>
                <w:sz w:val="20"/>
                <w:szCs w:val="20"/>
              </w:rPr>
            </w:pPr>
            <w:r w:rsidRPr="000A3451">
              <w:rPr>
                <w:rFonts w:cstheme="minorHAnsi"/>
                <w:sz w:val="20"/>
                <w:szCs w:val="20"/>
              </w:rPr>
              <w:t>5</w:t>
            </w:r>
          </w:p>
        </w:tc>
        <w:tc>
          <w:tcPr>
            <w:tcW w:w="875" w:type="dxa"/>
            <w:vAlign w:val="center"/>
          </w:tcPr>
          <w:p w14:paraId="25847124" w14:textId="38CBBA03"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64F53776" w14:textId="7AABDF4D"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614584AD" w14:textId="77777777" w:rsidTr="000A3451">
        <w:trPr>
          <w:trHeight w:val="143"/>
        </w:trPr>
        <w:tc>
          <w:tcPr>
            <w:tcW w:w="1181" w:type="dxa"/>
            <w:vAlign w:val="center"/>
          </w:tcPr>
          <w:p w14:paraId="55B7BB3C" w14:textId="2EA2817D" w:rsidR="000A3451" w:rsidRPr="000A3451" w:rsidRDefault="000A3451" w:rsidP="000A3451">
            <w:pPr>
              <w:spacing w:after="0"/>
              <w:jc w:val="center"/>
              <w:rPr>
                <w:rFonts w:cstheme="minorHAnsi"/>
                <w:sz w:val="20"/>
                <w:szCs w:val="20"/>
              </w:rPr>
            </w:pPr>
            <w:r w:rsidRPr="000A3451">
              <w:rPr>
                <w:rFonts w:cstheme="minorHAnsi"/>
                <w:sz w:val="20"/>
                <w:szCs w:val="20"/>
              </w:rPr>
              <w:t>IVOC</w:t>
            </w:r>
          </w:p>
        </w:tc>
        <w:tc>
          <w:tcPr>
            <w:tcW w:w="4304" w:type="dxa"/>
            <w:vAlign w:val="center"/>
          </w:tcPr>
          <w:p w14:paraId="0496C7D7" w14:textId="2B4E5D45" w:rsidR="000A3451" w:rsidRPr="000A3451" w:rsidRDefault="000A3451" w:rsidP="000A3451">
            <w:pPr>
              <w:spacing w:after="0"/>
              <w:jc w:val="center"/>
              <w:rPr>
                <w:rFonts w:cstheme="minorHAnsi"/>
                <w:sz w:val="20"/>
                <w:szCs w:val="20"/>
              </w:rPr>
            </w:pPr>
            <w:r w:rsidRPr="000A3451">
              <w:rPr>
                <w:rFonts w:cstheme="minorHAnsi"/>
                <w:sz w:val="20"/>
                <w:szCs w:val="20"/>
              </w:rPr>
              <w:t>Intermediate-Volatile Organic Compounds</w:t>
            </w:r>
          </w:p>
        </w:tc>
        <w:tc>
          <w:tcPr>
            <w:tcW w:w="574" w:type="dxa"/>
            <w:vAlign w:val="center"/>
          </w:tcPr>
          <w:p w14:paraId="277D2AD2" w14:textId="6A8D6FA6" w:rsidR="000A3451" w:rsidRPr="000A3451" w:rsidRDefault="000A3451" w:rsidP="000A3451">
            <w:pPr>
              <w:keepNext/>
              <w:spacing w:after="0"/>
              <w:jc w:val="center"/>
              <w:rPr>
                <w:rFonts w:cstheme="minorHAnsi"/>
                <w:sz w:val="20"/>
                <w:szCs w:val="20"/>
              </w:rPr>
            </w:pPr>
            <w:r w:rsidRPr="000A3451">
              <w:rPr>
                <w:rFonts w:cstheme="minorHAnsi"/>
                <w:sz w:val="20"/>
                <w:szCs w:val="20"/>
              </w:rPr>
              <w:t>1</w:t>
            </w:r>
            <w:r w:rsidR="00AC1DD7">
              <w:rPr>
                <w:rFonts w:cstheme="minorHAnsi"/>
                <w:sz w:val="20"/>
                <w:szCs w:val="20"/>
              </w:rPr>
              <w:t>2</w:t>
            </w:r>
          </w:p>
        </w:tc>
        <w:tc>
          <w:tcPr>
            <w:tcW w:w="875" w:type="dxa"/>
            <w:vAlign w:val="center"/>
          </w:tcPr>
          <w:p w14:paraId="07E0781C" w14:textId="2181AFBE"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96C7807" w14:textId="073FBE27"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46050CCA" w14:textId="77777777" w:rsidTr="000A3451">
        <w:trPr>
          <w:trHeight w:val="143"/>
        </w:trPr>
        <w:tc>
          <w:tcPr>
            <w:tcW w:w="1181" w:type="dxa"/>
            <w:vAlign w:val="center"/>
          </w:tcPr>
          <w:p w14:paraId="42FFBC69" w14:textId="336EA580" w:rsidR="000A3451" w:rsidRPr="000A3451" w:rsidRDefault="000A3451" w:rsidP="000A3451">
            <w:pPr>
              <w:spacing w:after="0"/>
              <w:jc w:val="center"/>
              <w:rPr>
                <w:rFonts w:cstheme="minorHAnsi"/>
                <w:sz w:val="20"/>
                <w:szCs w:val="20"/>
              </w:rPr>
            </w:pPr>
            <w:r w:rsidRPr="000A3451">
              <w:rPr>
                <w:rFonts w:cstheme="minorHAnsi"/>
                <w:sz w:val="20"/>
                <w:szCs w:val="20"/>
              </w:rPr>
              <w:t>MEK</w:t>
            </w:r>
          </w:p>
        </w:tc>
        <w:tc>
          <w:tcPr>
            <w:tcW w:w="4304" w:type="dxa"/>
            <w:vAlign w:val="center"/>
          </w:tcPr>
          <w:p w14:paraId="67EBE0A2" w14:textId="36CFF658" w:rsidR="000A3451" w:rsidRPr="000A3451" w:rsidRDefault="000A3451" w:rsidP="000A3451">
            <w:pPr>
              <w:spacing w:after="0"/>
              <w:jc w:val="center"/>
              <w:rPr>
                <w:rFonts w:cstheme="minorHAnsi"/>
                <w:sz w:val="20"/>
                <w:szCs w:val="20"/>
              </w:rPr>
            </w:pPr>
            <w:r w:rsidRPr="000A3451">
              <w:rPr>
                <w:rFonts w:cstheme="minorHAnsi"/>
                <w:sz w:val="20"/>
                <w:szCs w:val="20"/>
              </w:rPr>
              <w:t>Ketones and other non-aldehyde oxygenated products that react with OH radicals faster than 5 x 10</w:t>
            </w:r>
            <w:r w:rsidRPr="003B1153">
              <w:rPr>
                <w:rFonts w:cstheme="minorHAnsi"/>
                <w:sz w:val="20"/>
                <w:szCs w:val="20"/>
                <w:vertAlign w:val="superscript"/>
              </w:rPr>
              <w:t>-13</w:t>
            </w:r>
            <w:r w:rsidRPr="000A3451">
              <w:rPr>
                <w:rFonts w:cstheme="minorHAnsi"/>
                <w:sz w:val="20"/>
                <w:szCs w:val="20"/>
              </w:rPr>
              <w:t xml:space="preserve"> but slower than 5 x 10</w:t>
            </w:r>
            <w:r w:rsidRPr="003B1153">
              <w:rPr>
                <w:rFonts w:cstheme="minorHAnsi"/>
                <w:sz w:val="20"/>
                <w:szCs w:val="20"/>
                <w:vertAlign w:val="superscript"/>
              </w:rPr>
              <w:t>-12</w:t>
            </w:r>
            <w:r w:rsidRPr="000A3451">
              <w:rPr>
                <w:rFonts w:cstheme="minorHAnsi"/>
                <w:sz w:val="20"/>
                <w:szCs w:val="20"/>
              </w:rPr>
              <w:t xml:space="preserve"> cm</w:t>
            </w:r>
            <w:r w:rsidRPr="003B1153">
              <w:rPr>
                <w:rFonts w:cstheme="minorHAnsi"/>
                <w:sz w:val="20"/>
                <w:szCs w:val="20"/>
                <w:vertAlign w:val="superscript"/>
              </w:rPr>
              <w:t>3</w:t>
            </w:r>
            <w:r w:rsidRPr="000A3451">
              <w:rPr>
                <w:rFonts w:cstheme="minorHAnsi"/>
                <w:sz w:val="20"/>
                <w:szCs w:val="20"/>
              </w:rPr>
              <w:t xml:space="preserve"> molec</w:t>
            </w:r>
            <w:r w:rsidRPr="003B1153">
              <w:rPr>
                <w:rFonts w:cstheme="minorHAnsi"/>
                <w:sz w:val="20"/>
                <w:szCs w:val="20"/>
                <w:vertAlign w:val="superscript"/>
              </w:rPr>
              <w:t>-2</w:t>
            </w:r>
            <w:r w:rsidRPr="000A3451">
              <w:rPr>
                <w:rFonts w:cstheme="minorHAnsi"/>
                <w:sz w:val="20"/>
                <w:szCs w:val="20"/>
              </w:rPr>
              <w:t xml:space="preserve"> sec</w:t>
            </w:r>
            <w:r w:rsidRPr="003B1153">
              <w:rPr>
                <w:rFonts w:cstheme="minorHAnsi"/>
                <w:sz w:val="20"/>
                <w:szCs w:val="20"/>
                <w:vertAlign w:val="superscript"/>
              </w:rPr>
              <w:t>-1</w:t>
            </w:r>
          </w:p>
        </w:tc>
        <w:tc>
          <w:tcPr>
            <w:tcW w:w="574" w:type="dxa"/>
            <w:vAlign w:val="center"/>
          </w:tcPr>
          <w:p w14:paraId="5F15948C" w14:textId="632A5573" w:rsidR="000A3451" w:rsidRPr="000A3451" w:rsidRDefault="000A3451" w:rsidP="000A3451">
            <w:pPr>
              <w:keepNext/>
              <w:spacing w:after="0"/>
              <w:jc w:val="center"/>
              <w:rPr>
                <w:rFonts w:cstheme="minorHAnsi"/>
                <w:sz w:val="20"/>
                <w:szCs w:val="20"/>
              </w:rPr>
            </w:pPr>
            <w:r w:rsidRPr="000A3451">
              <w:rPr>
                <w:rFonts w:cstheme="minorHAnsi"/>
                <w:sz w:val="20"/>
                <w:szCs w:val="20"/>
              </w:rPr>
              <w:t>4</w:t>
            </w:r>
          </w:p>
        </w:tc>
        <w:tc>
          <w:tcPr>
            <w:tcW w:w="875" w:type="dxa"/>
            <w:vAlign w:val="center"/>
          </w:tcPr>
          <w:p w14:paraId="59F095B3" w14:textId="6A1D018E"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7DABE1DE" w14:textId="75D18A30"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3C4F2FFE" w14:textId="77777777" w:rsidTr="000A3451">
        <w:trPr>
          <w:trHeight w:val="143"/>
        </w:trPr>
        <w:tc>
          <w:tcPr>
            <w:tcW w:w="1181" w:type="dxa"/>
            <w:vAlign w:val="center"/>
          </w:tcPr>
          <w:p w14:paraId="4AC8870F" w14:textId="02AF38F8" w:rsidR="000A3451" w:rsidRPr="000A3451" w:rsidRDefault="000A3451" w:rsidP="000A3451">
            <w:pPr>
              <w:spacing w:after="0"/>
              <w:jc w:val="center"/>
              <w:rPr>
                <w:rFonts w:cstheme="minorHAnsi"/>
                <w:sz w:val="20"/>
                <w:szCs w:val="20"/>
              </w:rPr>
            </w:pPr>
            <w:r w:rsidRPr="000A3451">
              <w:rPr>
                <w:rFonts w:cstheme="minorHAnsi"/>
                <w:sz w:val="20"/>
                <w:szCs w:val="20"/>
              </w:rPr>
              <w:t>NROG</w:t>
            </w:r>
          </w:p>
        </w:tc>
        <w:tc>
          <w:tcPr>
            <w:tcW w:w="4304" w:type="dxa"/>
            <w:vAlign w:val="center"/>
          </w:tcPr>
          <w:p w14:paraId="09F236F3" w14:textId="17293A5E" w:rsidR="000A3451" w:rsidRPr="000A3451" w:rsidRDefault="000A3451" w:rsidP="000A3451">
            <w:pPr>
              <w:spacing w:after="0"/>
              <w:jc w:val="center"/>
              <w:rPr>
                <w:rFonts w:cstheme="minorHAnsi"/>
                <w:sz w:val="20"/>
                <w:szCs w:val="20"/>
              </w:rPr>
            </w:pPr>
            <w:r w:rsidRPr="000A3451">
              <w:rPr>
                <w:rFonts w:cstheme="minorHAnsi"/>
                <w:sz w:val="20"/>
                <w:szCs w:val="20"/>
              </w:rPr>
              <w:t>Nonreactive Organic Gas</w:t>
            </w:r>
          </w:p>
        </w:tc>
        <w:tc>
          <w:tcPr>
            <w:tcW w:w="574" w:type="dxa"/>
            <w:vAlign w:val="center"/>
          </w:tcPr>
          <w:p w14:paraId="2C32BC5B" w14:textId="4F012771" w:rsidR="000A3451" w:rsidRPr="000A3451" w:rsidRDefault="00AC1DD7" w:rsidP="000A3451">
            <w:pPr>
              <w:keepNext/>
              <w:spacing w:after="0"/>
              <w:jc w:val="center"/>
              <w:rPr>
                <w:rFonts w:cstheme="minorHAnsi"/>
                <w:sz w:val="20"/>
                <w:szCs w:val="20"/>
              </w:rPr>
            </w:pPr>
            <w:r>
              <w:rPr>
                <w:rFonts w:cstheme="minorHAnsi"/>
                <w:sz w:val="20"/>
                <w:szCs w:val="20"/>
              </w:rPr>
              <w:t>2</w:t>
            </w:r>
          </w:p>
        </w:tc>
        <w:tc>
          <w:tcPr>
            <w:tcW w:w="875" w:type="dxa"/>
            <w:vAlign w:val="center"/>
          </w:tcPr>
          <w:p w14:paraId="3170ABC0" w14:textId="5544F683"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A79C389" w14:textId="51B1DCBA"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4A8E679C" w14:textId="77777777" w:rsidTr="000A3451">
        <w:trPr>
          <w:trHeight w:val="143"/>
        </w:trPr>
        <w:tc>
          <w:tcPr>
            <w:tcW w:w="1181" w:type="dxa"/>
            <w:vAlign w:val="center"/>
          </w:tcPr>
          <w:p w14:paraId="44F0F937" w14:textId="2F6D9CF2" w:rsidR="000A3451" w:rsidRPr="000A3451" w:rsidRDefault="000A3451" w:rsidP="000A3451">
            <w:pPr>
              <w:spacing w:after="0"/>
              <w:jc w:val="center"/>
              <w:rPr>
                <w:rFonts w:cstheme="minorHAnsi"/>
                <w:sz w:val="20"/>
                <w:szCs w:val="20"/>
              </w:rPr>
            </w:pPr>
            <w:r w:rsidRPr="000A3451">
              <w:rPr>
                <w:rFonts w:cstheme="minorHAnsi"/>
                <w:sz w:val="20"/>
                <w:szCs w:val="20"/>
              </w:rPr>
              <w:t>NVOL</w:t>
            </w:r>
          </w:p>
        </w:tc>
        <w:tc>
          <w:tcPr>
            <w:tcW w:w="4304" w:type="dxa"/>
            <w:vAlign w:val="center"/>
          </w:tcPr>
          <w:p w14:paraId="6B9599EE" w14:textId="1B2AAD6F" w:rsidR="000A3451" w:rsidRPr="000A3451" w:rsidRDefault="000A3451" w:rsidP="000A3451">
            <w:pPr>
              <w:spacing w:after="0"/>
              <w:jc w:val="center"/>
              <w:rPr>
                <w:rFonts w:cstheme="minorHAnsi"/>
                <w:sz w:val="20"/>
                <w:szCs w:val="20"/>
              </w:rPr>
            </w:pPr>
            <w:r w:rsidRPr="000A3451">
              <w:rPr>
                <w:rFonts w:cstheme="minorHAnsi"/>
                <w:sz w:val="20"/>
                <w:szCs w:val="20"/>
              </w:rPr>
              <w:t>Nonvolatile</w:t>
            </w:r>
          </w:p>
        </w:tc>
        <w:tc>
          <w:tcPr>
            <w:tcW w:w="574" w:type="dxa"/>
            <w:vAlign w:val="center"/>
          </w:tcPr>
          <w:p w14:paraId="653F2F54" w14:textId="7A5308B7" w:rsidR="000A3451" w:rsidRPr="000A3451" w:rsidRDefault="000A3451" w:rsidP="000A3451">
            <w:pPr>
              <w:keepNext/>
              <w:spacing w:after="0"/>
              <w:jc w:val="center"/>
              <w:rPr>
                <w:rFonts w:cstheme="minorHAnsi"/>
                <w:sz w:val="20"/>
                <w:szCs w:val="20"/>
              </w:rPr>
            </w:pPr>
            <w:r w:rsidRPr="000A3451">
              <w:rPr>
                <w:rFonts w:cstheme="minorHAnsi"/>
                <w:sz w:val="20"/>
                <w:szCs w:val="20"/>
              </w:rPr>
              <w:t>1</w:t>
            </w:r>
            <w:r w:rsidR="00AC1DD7">
              <w:rPr>
                <w:rFonts w:cstheme="minorHAnsi"/>
                <w:sz w:val="20"/>
                <w:szCs w:val="20"/>
              </w:rPr>
              <w:t>8</w:t>
            </w:r>
          </w:p>
        </w:tc>
        <w:tc>
          <w:tcPr>
            <w:tcW w:w="875" w:type="dxa"/>
            <w:vAlign w:val="center"/>
          </w:tcPr>
          <w:p w14:paraId="44078AB3" w14:textId="396717BD"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7060BF0E" w14:textId="430687B9"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593263BF" w14:textId="77777777" w:rsidTr="000A3451">
        <w:trPr>
          <w:trHeight w:val="143"/>
        </w:trPr>
        <w:tc>
          <w:tcPr>
            <w:tcW w:w="1181" w:type="dxa"/>
            <w:vAlign w:val="center"/>
          </w:tcPr>
          <w:p w14:paraId="54299853" w14:textId="6C91AAC8" w:rsidR="000A3451" w:rsidRPr="000A3451" w:rsidRDefault="000A3451" w:rsidP="000A3451">
            <w:pPr>
              <w:spacing w:after="0"/>
              <w:jc w:val="center"/>
              <w:rPr>
                <w:rFonts w:cstheme="minorHAnsi"/>
                <w:sz w:val="20"/>
                <w:szCs w:val="20"/>
              </w:rPr>
            </w:pPr>
            <w:r w:rsidRPr="000A3451">
              <w:rPr>
                <w:rFonts w:cstheme="minorHAnsi"/>
                <w:sz w:val="20"/>
                <w:szCs w:val="20"/>
              </w:rPr>
              <w:t>OLE1</w:t>
            </w:r>
          </w:p>
        </w:tc>
        <w:tc>
          <w:tcPr>
            <w:tcW w:w="4304" w:type="dxa"/>
            <w:vAlign w:val="center"/>
          </w:tcPr>
          <w:p w14:paraId="5AC57B06" w14:textId="635B70D8" w:rsidR="000A3451" w:rsidRPr="000A3451" w:rsidRDefault="000A3451" w:rsidP="000A3451">
            <w:pPr>
              <w:spacing w:after="0"/>
              <w:jc w:val="center"/>
              <w:rPr>
                <w:rFonts w:cstheme="minorHAnsi"/>
                <w:sz w:val="20"/>
                <w:szCs w:val="20"/>
              </w:rPr>
            </w:pPr>
            <w:r w:rsidRPr="000A3451">
              <w:rPr>
                <w:rFonts w:cstheme="minorHAnsi"/>
                <w:sz w:val="20"/>
                <w:szCs w:val="20"/>
              </w:rPr>
              <w:t xml:space="preserve">Alkenes (other than ethene) with </w:t>
            </w:r>
            <w:proofErr w:type="spellStart"/>
            <w:r w:rsidR="002D101E" w:rsidRPr="000A3451">
              <w:rPr>
                <w:rFonts w:cstheme="minorHAnsi"/>
                <w:sz w:val="20"/>
                <w:szCs w:val="20"/>
              </w:rPr>
              <w:t>k</w:t>
            </w:r>
            <w:r w:rsidR="002D101E" w:rsidRPr="000A3451">
              <w:rPr>
                <w:rFonts w:cstheme="minorHAnsi"/>
                <w:sz w:val="20"/>
                <w:szCs w:val="20"/>
                <w:vertAlign w:val="subscript"/>
              </w:rPr>
              <w:t>OH</w:t>
            </w:r>
            <w:proofErr w:type="spellEnd"/>
            <w:r w:rsidR="002D101E" w:rsidRPr="000A3451">
              <w:rPr>
                <w:rFonts w:cstheme="minorHAnsi"/>
                <w:sz w:val="20"/>
                <w:szCs w:val="20"/>
              </w:rPr>
              <w:t xml:space="preserve"> </w:t>
            </w:r>
            <w:r w:rsidRPr="000A3451">
              <w:rPr>
                <w:rFonts w:cstheme="minorHAnsi"/>
                <w:sz w:val="20"/>
                <w:szCs w:val="20"/>
              </w:rPr>
              <w:t>&lt; 7</w:t>
            </w:r>
            <w:r w:rsidR="00F060B5">
              <w:rPr>
                <w:rFonts w:cstheme="minorHAnsi"/>
                <w:sz w:val="20"/>
                <w:szCs w:val="20"/>
              </w:rPr>
              <w:t xml:space="preserve"> </w:t>
            </w:r>
            <w:r w:rsidRPr="000A3451">
              <w:rPr>
                <w:rFonts w:cstheme="minorHAnsi"/>
                <w:sz w:val="20"/>
                <w:szCs w:val="20"/>
              </w:rPr>
              <w:t>x</w:t>
            </w:r>
            <w:r w:rsidR="00F060B5">
              <w:rPr>
                <w:rFonts w:cstheme="minorHAnsi"/>
                <w:sz w:val="20"/>
                <w:szCs w:val="20"/>
              </w:rPr>
              <w:t xml:space="preserve"> </w:t>
            </w:r>
            <w:r w:rsidRPr="000A3451">
              <w:rPr>
                <w:rFonts w:cstheme="minorHAnsi"/>
                <w:sz w:val="20"/>
                <w:szCs w:val="20"/>
              </w:rPr>
              <w:t>10</w:t>
            </w:r>
            <w:r w:rsidRPr="00F060B5">
              <w:rPr>
                <w:rFonts w:cstheme="minorHAnsi"/>
                <w:sz w:val="20"/>
                <w:szCs w:val="20"/>
                <w:vertAlign w:val="superscript"/>
              </w:rPr>
              <w:t>4</w:t>
            </w:r>
            <w:r w:rsidRPr="000A3451">
              <w:rPr>
                <w:rFonts w:cstheme="minorHAnsi"/>
                <w:sz w:val="20"/>
                <w:szCs w:val="20"/>
              </w:rPr>
              <w:t xml:space="preserve"> ppm</w:t>
            </w:r>
            <w:r w:rsidRPr="00F060B5">
              <w:rPr>
                <w:rFonts w:cstheme="minorHAnsi"/>
                <w:sz w:val="20"/>
                <w:szCs w:val="20"/>
                <w:vertAlign w:val="superscript"/>
              </w:rPr>
              <w:t>-1</w:t>
            </w:r>
            <w:r w:rsidRPr="000A3451">
              <w:rPr>
                <w:rFonts w:cstheme="minorHAnsi"/>
                <w:sz w:val="20"/>
                <w:szCs w:val="20"/>
              </w:rPr>
              <w:t xml:space="preserve"> min</w:t>
            </w:r>
            <w:r w:rsidRPr="00F060B5">
              <w:rPr>
                <w:rFonts w:cstheme="minorHAnsi"/>
                <w:sz w:val="20"/>
                <w:szCs w:val="20"/>
                <w:vertAlign w:val="superscript"/>
              </w:rPr>
              <w:t>-1</w:t>
            </w:r>
          </w:p>
        </w:tc>
        <w:tc>
          <w:tcPr>
            <w:tcW w:w="574" w:type="dxa"/>
            <w:vAlign w:val="center"/>
          </w:tcPr>
          <w:p w14:paraId="650D6AF8" w14:textId="778ED1B5" w:rsidR="000A3451" w:rsidRPr="000A3451" w:rsidRDefault="000A3451" w:rsidP="000A3451">
            <w:pPr>
              <w:keepNext/>
              <w:spacing w:after="0"/>
              <w:jc w:val="center"/>
              <w:rPr>
                <w:rFonts w:cstheme="minorHAnsi"/>
                <w:sz w:val="20"/>
                <w:szCs w:val="20"/>
              </w:rPr>
            </w:pPr>
            <w:r w:rsidRPr="000A3451">
              <w:rPr>
                <w:rFonts w:cstheme="minorHAnsi"/>
                <w:sz w:val="20"/>
                <w:szCs w:val="20"/>
              </w:rPr>
              <w:t>5</w:t>
            </w:r>
          </w:p>
        </w:tc>
        <w:tc>
          <w:tcPr>
            <w:tcW w:w="875" w:type="dxa"/>
            <w:vAlign w:val="center"/>
          </w:tcPr>
          <w:p w14:paraId="4ECDAB79" w14:textId="3D0FF44E"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33812B4" w14:textId="281C2F60"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15326073" w14:textId="77777777" w:rsidTr="000A3451">
        <w:trPr>
          <w:trHeight w:val="143"/>
        </w:trPr>
        <w:tc>
          <w:tcPr>
            <w:tcW w:w="1181" w:type="dxa"/>
            <w:vAlign w:val="center"/>
          </w:tcPr>
          <w:p w14:paraId="7D2986DA" w14:textId="5C5243F3" w:rsidR="000A3451" w:rsidRPr="000A3451" w:rsidRDefault="000A3451" w:rsidP="000A3451">
            <w:pPr>
              <w:spacing w:after="0"/>
              <w:jc w:val="center"/>
              <w:rPr>
                <w:rFonts w:cstheme="minorHAnsi"/>
                <w:sz w:val="20"/>
                <w:szCs w:val="20"/>
              </w:rPr>
            </w:pPr>
            <w:r w:rsidRPr="000A3451">
              <w:rPr>
                <w:rFonts w:cstheme="minorHAnsi"/>
                <w:sz w:val="20"/>
                <w:szCs w:val="20"/>
              </w:rPr>
              <w:t>OLE2</w:t>
            </w:r>
          </w:p>
        </w:tc>
        <w:tc>
          <w:tcPr>
            <w:tcW w:w="4304" w:type="dxa"/>
            <w:vAlign w:val="center"/>
          </w:tcPr>
          <w:p w14:paraId="3D274BB0" w14:textId="46312649" w:rsidR="000A3451" w:rsidRPr="000A3451" w:rsidRDefault="000A3451" w:rsidP="000A3451">
            <w:pPr>
              <w:spacing w:after="0"/>
              <w:jc w:val="center"/>
              <w:rPr>
                <w:rFonts w:cstheme="minorHAnsi"/>
                <w:sz w:val="20"/>
                <w:szCs w:val="20"/>
              </w:rPr>
            </w:pPr>
            <w:r w:rsidRPr="000A3451">
              <w:rPr>
                <w:rFonts w:cstheme="minorHAnsi"/>
                <w:sz w:val="20"/>
                <w:szCs w:val="20"/>
              </w:rPr>
              <w:t xml:space="preserve">Alkenes with </w:t>
            </w:r>
            <w:proofErr w:type="spellStart"/>
            <w:r w:rsidR="002D101E" w:rsidRPr="000A3451">
              <w:rPr>
                <w:rFonts w:cstheme="minorHAnsi"/>
                <w:sz w:val="20"/>
                <w:szCs w:val="20"/>
              </w:rPr>
              <w:t>k</w:t>
            </w:r>
            <w:r w:rsidR="002D101E" w:rsidRPr="000A3451">
              <w:rPr>
                <w:rFonts w:cstheme="minorHAnsi"/>
                <w:sz w:val="20"/>
                <w:szCs w:val="20"/>
                <w:vertAlign w:val="subscript"/>
              </w:rPr>
              <w:t>OH</w:t>
            </w:r>
            <w:proofErr w:type="spellEnd"/>
            <w:r w:rsidR="002D101E" w:rsidRPr="000A3451">
              <w:rPr>
                <w:rFonts w:cstheme="minorHAnsi"/>
                <w:sz w:val="20"/>
                <w:szCs w:val="20"/>
              </w:rPr>
              <w:t xml:space="preserve"> </w:t>
            </w:r>
            <w:r w:rsidRPr="000A3451">
              <w:rPr>
                <w:rFonts w:cstheme="minorHAnsi"/>
                <w:sz w:val="20"/>
                <w:szCs w:val="20"/>
              </w:rPr>
              <w:t>&gt; 7</w:t>
            </w:r>
            <w:r w:rsidR="00F060B5">
              <w:rPr>
                <w:rFonts w:cstheme="minorHAnsi"/>
                <w:sz w:val="20"/>
                <w:szCs w:val="20"/>
              </w:rPr>
              <w:t xml:space="preserve"> </w:t>
            </w:r>
            <w:r w:rsidRPr="000A3451">
              <w:rPr>
                <w:rFonts w:cstheme="minorHAnsi"/>
                <w:sz w:val="20"/>
                <w:szCs w:val="20"/>
              </w:rPr>
              <w:t>x</w:t>
            </w:r>
            <w:r w:rsidR="00F060B5">
              <w:rPr>
                <w:rFonts w:cstheme="minorHAnsi"/>
                <w:sz w:val="20"/>
                <w:szCs w:val="20"/>
              </w:rPr>
              <w:t xml:space="preserve"> </w:t>
            </w:r>
            <w:r w:rsidRPr="000A3451">
              <w:rPr>
                <w:rFonts w:cstheme="minorHAnsi"/>
                <w:sz w:val="20"/>
                <w:szCs w:val="20"/>
              </w:rPr>
              <w:t>10</w:t>
            </w:r>
            <w:r w:rsidRPr="00F060B5">
              <w:rPr>
                <w:rFonts w:cstheme="minorHAnsi"/>
                <w:sz w:val="20"/>
                <w:szCs w:val="20"/>
                <w:vertAlign w:val="superscript"/>
              </w:rPr>
              <w:t>4</w:t>
            </w:r>
            <w:r w:rsidRPr="000A3451">
              <w:rPr>
                <w:rFonts w:cstheme="minorHAnsi"/>
                <w:sz w:val="20"/>
                <w:szCs w:val="20"/>
              </w:rPr>
              <w:t xml:space="preserve"> ppm</w:t>
            </w:r>
            <w:r w:rsidRPr="00F060B5">
              <w:rPr>
                <w:rFonts w:cstheme="minorHAnsi"/>
                <w:sz w:val="20"/>
                <w:szCs w:val="20"/>
                <w:vertAlign w:val="superscript"/>
              </w:rPr>
              <w:t>-1</w:t>
            </w:r>
            <w:r w:rsidRPr="000A3451">
              <w:rPr>
                <w:rFonts w:cstheme="minorHAnsi"/>
                <w:sz w:val="20"/>
                <w:szCs w:val="20"/>
              </w:rPr>
              <w:t xml:space="preserve"> min</w:t>
            </w:r>
            <w:r w:rsidRPr="00F060B5">
              <w:rPr>
                <w:rFonts w:cstheme="minorHAnsi"/>
                <w:sz w:val="20"/>
                <w:szCs w:val="20"/>
                <w:vertAlign w:val="superscript"/>
              </w:rPr>
              <w:t>-1</w:t>
            </w:r>
          </w:p>
        </w:tc>
        <w:tc>
          <w:tcPr>
            <w:tcW w:w="574" w:type="dxa"/>
            <w:vAlign w:val="center"/>
          </w:tcPr>
          <w:p w14:paraId="278F6765" w14:textId="02A94DBA" w:rsidR="000A3451" w:rsidRPr="000A3451" w:rsidRDefault="000A3451" w:rsidP="000A3451">
            <w:pPr>
              <w:keepNext/>
              <w:spacing w:after="0"/>
              <w:jc w:val="center"/>
              <w:rPr>
                <w:rFonts w:cstheme="minorHAnsi"/>
                <w:sz w:val="20"/>
                <w:szCs w:val="20"/>
              </w:rPr>
            </w:pPr>
            <w:r w:rsidRPr="000A3451">
              <w:rPr>
                <w:rFonts w:cstheme="minorHAnsi"/>
                <w:sz w:val="20"/>
                <w:szCs w:val="20"/>
              </w:rPr>
              <w:t>5</w:t>
            </w:r>
          </w:p>
        </w:tc>
        <w:tc>
          <w:tcPr>
            <w:tcW w:w="875" w:type="dxa"/>
            <w:vAlign w:val="center"/>
          </w:tcPr>
          <w:p w14:paraId="437E59F8" w14:textId="34179257"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614E557C" w14:textId="0755EF2D"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447E278C" w14:textId="77777777" w:rsidTr="000A3451">
        <w:trPr>
          <w:trHeight w:val="143"/>
        </w:trPr>
        <w:tc>
          <w:tcPr>
            <w:tcW w:w="1181" w:type="dxa"/>
            <w:vAlign w:val="center"/>
          </w:tcPr>
          <w:p w14:paraId="48AACC8E" w14:textId="06C5341E" w:rsidR="000A3451" w:rsidRPr="000A3451" w:rsidRDefault="000A3451" w:rsidP="000A3451">
            <w:pPr>
              <w:spacing w:after="0"/>
              <w:jc w:val="center"/>
              <w:rPr>
                <w:rFonts w:cstheme="minorHAnsi"/>
                <w:sz w:val="20"/>
                <w:szCs w:val="20"/>
              </w:rPr>
            </w:pPr>
            <w:r w:rsidRPr="000A3451">
              <w:rPr>
                <w:rFonts w:cstheme="minorHAnsi"/>
                <w:sz w:val="20"/>
                <w:szCs w:val="20"/>
              </w:rPr>
              <w:t>PACD</w:t>
            </w:r>
          </w:p>
        </w:tc>
        <w:tc>
          <w:tcPr>
            <w:tcW w:w="4304" w:type="dxa"/>
            <w:vAlign w:val="center"/>
          </w:tcPr>
          <w:p w14:paraId="5B7646F1" w14:textId="566D212A" w:rsidR="000A3451" w:rsidRPr="000A3451" w:rsidRDefault="000A3451" w:rsidP="000A3451">
            <w:pPr>
              <w:spacing w:after="0"/>
              <w:jc w:val="center"/>
              <w:rPr>
                <w:rFonts w:cstheme="minorHAnsi"/>
                <w:sz w:val="20"/>
                <w:szCs w:val="20"/>
              </w:rPr>
            </w:pPr>
            <w:r w:rsidRPr="000A3451">
              <w:rPr>
                <w:rFonts w:cstheme="minorHAnsi"/>
                <w:sz w:val="20"/>
                <w:szCs w:val="20"/>
              </w:rPr>
              <w:t>Peroxyacetic and higher peroxycarboxylic acids</w:t>
            </w:r>
          </w:p>
        </w:tc>
        <w:tc>
          <w:tcPr>
            <w:tcW w:w="574" w:type="dxa"/>
            <w:vAlign w:val="center"/>
          </w:tcPr>
          <w:p w14:paraId="638C5FD8" w14:textId="339E1FED" w:rsidR="000A3451" w:rsidRPr="000A3451" w:rsidRDefault="000A3451" w:rsidP="000A3451">
            <w:pPr>
              <w:keepNext/>
              <w:spacing w:after="0"/>
              <w:jc w:val="center"/>
              <w:rPr>
                <w:rFonts w:cstheme="minorHAnsi"/>
                <w:sz w:val="20"/>
                <w:szCs w:val="20"/>
              </w:rPr>
            </w:pPr>
            <w:r w:rsidRPr="000A3451">
              <w:rPr>
                <w:rFonts w:cstheme="minorHAnsi"/>
                <w:sz w:val="20"/>
                <w:szCs w:val="20"/>
              </w:rPr>
              <w:t>3</w:t>
            </w:r>
          </w:p>
        </w:tc>
        <w:tc>
          <w:tcPr>
            <w:tcW w:w="875" w:type="dxa"/>
            <w:vAlign w:val="center"/>
          </w:tcPr>
          <w:p w14:paraId="1B45C893" w14:textId="543B8E81"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5F2C607B" w14:textId="0BD6C8AD"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1F4C8533" w14:textId="77777777" w:rsidTr="000A3451">
        <w:trPr>
          <w:trHeight w:val="143"/>
        </w:trPr>
        <w:tc>
          <w:tcPr>
            <w:tcW w:w="1181" w:type="dxa"/>
            <w:vAlign w:val="center"/>
          </w:tcPr>
          <w:p w14:paraId="1E5E0B35" w14:textId="49DD5835" w:rsidR="000A3451" w:rsidRPr="000A3451" w:rsidRDefault="000A3451" w:rsidP="000A3451">
            <w:pPr>
              <w:spacing w:after="0"/>
              <w:jc w:val="center"/>
              <w:rPr>
                <w:rFonts w:cstheme="minorHAnsi"/>
                <w:sz w:val="20"/>
                <w:szCs w:val="20"/>
              </w:rPr>
            </w:pPr>
            <w:r w:rsidRPr="000A3451">
              <w:rPr>
                <w:rFonts w:cstheme="minorHAnsi"/>
                <w:sz w:val="20"/>
                <w:szCs w:val="20"/>
              </w:rPr>
              <w:t>PRD2</w:t>
            </w:r>
          </w:p>
        </w:tc>
        <w:tc>
          <w:tcPr>
            <w:tcW w:w="4304" w:type="dxa"/>
            <w:vAlign w:val="center"/>
          </w:tcPr>
          <w:p w14:paraId="18E0BC29" w14:textId="4B8DCE68" w:rsidR="000A3451" w:rsidRPr="000A3451" w:rsidRDefault="000A3451" w:rsidP="000A3451">
            <w:pPr>
              <w:spacing w:after="0"/>
              <w:jc w:val="center"/>
              <w:rPr>
                <w:rFonts w:cstheme="minorHAnsi"/>
                <w:sz w:val="20"/>
                <w:szCs w:val="20"/>
              </w:rPr>
            </w:pPr>
            <w:r w:rsidRPr="000A3451">
              <w:rPr>
                <w:rFonts w:cstheme="minorHAnsi"/>
                <w:sz w:val="20"/>
                <w:szCs w:val="20"/>
              </w:rPr>
              <w:t>Ketones and other non-aldehyde oxygenated products that react with OH radicals faster than 5 x 10</w:t>
            </w:r>
            <w:r w:rsidRPr="00F060B5">
              <w:rPr>
                <w:rFonts w:cstheme="minorHAnsi"/>
                <w:sz w:val="20"/>
                <w:szCs w:val="20"/>
                <w:vertAlign w:val="superscript"/>
              </w:rPr>
              <w:t>-12</w:t>
            </w:r>
            <w:r w:rsidRPr="000A3451">
              <w:rPr>
                <w:rFonts w:cstheme="minorHAnsi"/>
                <w:sz w:val="20"/>
                <w:szCs w:val="20"/>
              </w:rPr>
              <w:t xml:space="preserve"> cm</w:t>
            </w:r>
            <w:r w:rsidRPr="00F060B5">
              <w:rPr>
                <w:rFonts w:cstheme="minorHAnsi"/>
                <w:sz w:val="20"/>
                <w:szCs w:val="20"/>
                <w:vertAlign w:val="superscript"/>
              </w:rPr>
              <w:t>3</w:t>
            </w:r>
            <w:r w:rsidRPr="000A3451">
              <w:rPr>
                <w:rFonts w:cstheme="minorHAnsi"/>
                <w:sz w:val="20"/>
                <w:szCs w:val="20"/>
              </w:rPr>
              <w:t xml:space="preserve"> molec</w:t>
            </w:r>
            <w:r w:rsidRPr="00F060B5">
              <w:rPr>
                <w:rFonts w:cstheme="minorHAnsi"/>
                <w:sz w:val="20"/>
                <w:szCs w:val="20"/>
                <w:vertAlign w:val="superscript"/>
              </w:rPr>
              <w:t>-2</w:t>
            </w:r>
            <w:r w:rsidRPr="000A3451">
              <w:rPr>
                <w:rFonts w:cstheme="minorHAnsi"/>
                <w:sz w:val="20"/>
                <w:szCs w:val="20"/>
              </w:rPr>
              <w:t xml:space="preserve"> sec</w:t>
            </w:r>
            <w:r w:rsidRPr="00F060B5">
              <w:rPr>
                <w:rFonts w:cstheme="minorHAnsi"/>
                <w:sz w:val="20"/>
                <w:szCs w:val="20"/>
                <w:vertAlign w:val="superscript"/>
              </w:rPr>
              <w:t>-1</w:t>
            </w:r>
          </w:p>
        </w:tc>
        <w:tc>
          <w:tcPr>
            <w:tcW w:w="574" w:type="dxa"/>
            <w:vAlign w:val="center"/>
          </w:tcPr>
          <w:p w14:paraId="009F2473" w14:textId="1A344DDD" w:rsidR="000A3451" w:rsidRPr="000A3451" w:rsidRDefault="000A3451" w:rsidP="000A3451">
            <w:pPr>
              <w:keepNext/>
              <w:spacing w:after="0"/>
              <w:jc w:val="center"/>
              <w:rPr>
                <w:rFonts w:cstheme="minorHAnsi"/>
                <w:sz w:val="20"/>
                <w:szCs w:val="20"/>
              </w:rPr>
            </w:pPr>
            <w:r w:rsidRPr="000A3451">
              <w:rPr>
                <w:rFonts w:cstheme="minorHAnsi"/>
                <w:sz w:val="20"/>
                <w:szCs w:val="20"/>
              </w:rPr>
              <w:t>6</w:t>
            </w:r>
          </w:p>
        </w:tc>
        <w:tc>
          <w:tcPr>
            <w:tcW w:w="875" w:type="dxa"/>
            <w:vAlign w:val="center"/>
          </w:tcPr>
          <w:p w14:paraId="7446020D" w14:textId="639BE835"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3CC9A85B" w14:textId="6F2819AF"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2617E354" w14:textId="77777777" w:rsidTr="000A3451">
        <w:trPr>
          <w:trHeight w:val="143"/>
        </w:trPr>
        <w:tc>
          <w:tcPr>
            <w:tcW w:w="1181" w:type="dxa"/>
            <w:vAlign w:val="center"/>
          </w:tcPr>
          <w:p w14:paraId="559EBCB5" w14:textId="706E4602" w:rsidR="000A3451" w:rsidRPr="000A3451" w:rsidRDefault="000A3451" w:rsidP="000A3451">
            <w:pPr>
              <w:spacing w:after="0"/>
              <w:jc w:val="center"/>
              <w:rPr>
                <w:rFonts w:cstheme="minorHAnsi"/>
                <w:sz w:val="20"/>
                <w:szCs w:val="20"/>
              </w:rPr>
            </w:pPr>
            <w:r w:rsidRPr="000A3451">
              <w:rPr>
                <w:rFonts w:cstheme="minorHAnsi"/>
                <w:sz w:val="20"/>
                <w:szCs w:val="20"/>
              </w:rPr>
              <w:t>RCHO</w:t>
            </w:r>
          </w:p>
        </w:tc>
        <w:tc>
          <w:tcPr>
            <w:tcW w:w="4304" w:type="dxa"/>
            <w:vAlign w:val="center"/>
          </w:tcPr>
          <w:p w14:paraId="45BA5B06" w14:textId="3586FA9B" w:rsidR="000A3451" w:rsidRPr="000A3451" w:rsidRDefault="000A3451" w:rsidP="000A3451">
            <w:pPr>
              <w:spacing w:after="0"/>
              <w:jc w:val="center"/>
              <w:rPr>
                <w:rFonts w:cstheme="minorHAnsi"/>
                <w:sz w:val="20"/>
                <w:szCs w:val="20"/>
              </w:rPr>
            </w:pPr>
            <w:r w:rsidRPr="000A3451">
              <w:rPr>
                <w:rFonts w:cstheme="minorHAnsi"/>
                <w:sz w:val="20"/>
                <w:szCs w:val="20"/>
              </w:rPr>
              <w:t>Pr</w:t>
            </w:r>
            <w:r>
              <w:rPr>
                <w:rFonts w:cstheme="minorHAnsi"/>
                <w:sz w:val="20"/>
                <w:szCs w:val="20"/>
              </w:rPr>
              <w:t>o</w:t>
            </w:r>
            <w:r w:rsidRPr="000A3451">
              <w:rPr>
                <w:rFonts w:cstheme="minorHAnsi"/>
                <w:sz w:val="20"/>
                <w:szCs w:val="20"/>
              </w:rPr>
              <w:t>pionaldehyde and larger aldehydes</w:t>
            </w:r>
          </w:p>
        </w:tc>
        <w:tc>
          <w:tcPr>
            <w:tcW w:w="574" w:type="dxa"/>
            <w:vAlign w:val="center"/>
          </w:tcPr>
          <w:p w14:paraId="1942C4E8" w14:textId="4FE9ACBA" w:rsidR="000A3451" w:rsidRPr="000A3451" w:rsidRDefault="000A3451" w:rsidP="000A3451">
            <w:pPr>
              <w:keepNext/>
              <w:spacing w:after="0"/>
              <w:jc w:val="center"/>
              <w:rPr>
                <w:rFonts w:cstheme="minorHAnsi"/>
                <w:sz w:val="20"/>
                <w:szCs w:val="20"/>
              </w:rPr>
            </w:pPr>
            <w:r w:rsidRPr="000A3451">
              <w:rPr>
                <w:rFonts w:cstheme="minorHAnsi"/>
                <w:sz w:val="20"/>
                <w:szCs w:val="20"/>
              </w:rPr>
              <w:t>3</w:t>
            </w:r>
          </w:p>
        </w:tc>
        <w:tc>
          <w:tcPr>
            <w:tcW w:w="875" w:type="dxa"/>
            <w:vAlign w:val="center"/>
          </w:tcPr>
          <w:p w14:paraId="3188B5F3" w14:textId="5294496A"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64B8F18F" w14:textId="1DD14C4A"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0F02DE25" w14:textId="77777777" w:rsidTr="000A3451">
        <w:trPr>
          <w:trHeight w:val="143"/>
        </w:trPr>
        <w:tc>
          <w:tcPr>
            <w:tcW w:w="1181" w:type="dxa"/>
            <w:vAlign w:val="center"/>
          </w:tcPr>
          <w:p w14:paraId="7D78C1F6" w14:textId="01687220" w:rsidR="000A3451" w:rsidRPr="000A3451" w:rsidRDefault="000A3451" w:rsidP="000A3451">
            <w:pPr>
              <w:spacing w:after="0"/>
              <w:jc w:val="center"/>
              <w:rPr>
                <w:rFonts w:cstheme="minorHAnsi"/>
                <w:sz w:val="20"/>
                <w:szCs w:val="20"/>
              </w:rPr>
            </w:pPr>
            <w:r w:rsidRPr="000A3451">
              <w:rPr>
                <w:rFonts w:cstheme="minorHAnsi"/>
                <w:sz w:val="20"/>
                <w:szCs w:val="20"/>
              </w:rPr>
              <w:t>RNO3</w:t>
            </w:r>
          </w:p>
        </w:tc>
        <w:tc>
          <w:tcPr>
            <w:tcW w:w="4304" w:type="dxa"/>
            <w:vAlign w:val="center"/>
          </w:tcPr>
          <w:p w14:paraId="1CB60044" w14:textId="1EEEF4CB" w:rsidR="000A3451" w:rsidRPr="000A3451" w:rsidRDefault="000A3451" w:rsidP="000A3451">
            <w:pPr>
              <w:spacing w:after="0"/>
              <w:jc w:val="center"/>
              <w:rPr>
                <w:rFonts w:cstheme="minorHAnsi"/>
                <w:sz w:val="20"/>
                <w:szCs w:val="20"/>
              </w:rPr>
            </w:pPr>
            <w:r w:rsidRPr="000A3451">
              <w:rPr>
                <w:rFonts w:cstheme="minorHAnsi"/>
                <w:sz w:val="20"/>
                <w:szCs w:val="20"/>
              </w:rPr>
              <w:t>Lumped Organic Nitrates</w:t>
            </w:r>
          </w:p>
        </w:tc>
        <w:tc>
          <w:tcPr>
            <w:tcW w:w="574" w:type="dxa"/>
            <w:vAlign w:val="center"/>
          </w:tcPr>
          <w:p w14:paraId="0D34FAF6" w14:textId="5031C7F1" w:rsidR="000A3451" w:rsidRPr="000A3451" w:rsidRDefault="000A3451" w:rsidP="000A3451">
            <w:pPr>
              <w:keepNext/>
              <w:spacing w:after="0"/>
              <w:jc w:val="center"/>
              <w:rPr>
                <w:rFonts w:cstheme="minorHAnsi"/>
                <w:sz w:val="20"/>
                <w:szCs w:val="20"/>
              </w:rPr>
            </w:pPr>
            <w:r w:rsidRPr="000A3451">
              <w:rPr>
                <w:rFonts w:cstheme="minorHAnsi"/>
                <w:sz w:val="20"/>
                <w:szCs w:val="20"/>
              </w:rPr>
              <w:t>6</w:t>
            </w:r>
          </w:p>
        </w:tc>
        <w:tc>
          <w:tcPr>
            <w:tcW w:w="875" w:type="dxa"/>
            <w:vAlign w:val="center"/>
          </w:tcPr>
          <w:p w14:paraId="448C6311" w14:textId="20D056BC"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58C169C0" w14:textId="739C34EC"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52828011" w14:textId="77777777" w:rsidTr="000A3451">
        <w:trPr>
          <w:trHeight w:val="143"/>
        </w:trPr>
        <w:tc>
          <w:tcPr>
            <w:tcW w:w="1181" w:type="dxa"/>
            <w:vAlign w:val="center"/>
          </w:tcPr>
          <w:p w14:paraId="7C10DA6D" w14:textId="4AA73EA4" w:rsidR="000A3451" w:rsidRPr="000A3451" w:rsidRDefault="000A3451" w:rsidP="000A3451">
            <w:pPr>
              <w:spacing w:after="0"/>
              <w:jc w:val="center"/>
              <w:rPr>
                <w:rFonts w:cstheme="minorHAnsi"/>
                <w:sz w:val="20"/>
                <w:szCs w:val="20"/>
              </w:rPr>
            </w:pPr>
            <w:r w:rsidRPr="000A3451">
              <w:rPr>
                <w:rFonts w:cstheme="minorHAnsi"/>
                <w:sz w:val="20"/>
                <w:szCs w:val="20"/>
              </w:rPr>
              <w:t>SESQ</w:t>
            </w:r>
          </w:p>
        </w:tc>
        <w:tc>
          <w:tcPr>
            <w:tcW w:w="4304" w:type="dxa"/>
            <w:vAlign w:val="center"/>
          </w:tcPr>
          <w:p w14:paraId="2D986F26" w14:textId="0D1AEBA1" w:rsidR="000A3451" w:rsidRPr="000A3451" w:rsidRDefault="000A3451" w:rsidP="000A3451">
            <w:pPr>
              <w:spacing w:after="0"/>
              <w:jc w:val="center"/>
              <w:rPr>
                <w:rFonts w:cstheme="minorHAnsi"/>
                <w:sz w:val="20"/>
                <w:szCs w:val="20"/>
              </w:rPr>
            </w:pPr>
            <w:r w:rsidRPr="000A3451">
              <w:rPr>
                <w:rFonts w:cstheme="minorHAnsi"/>
                <w:sz w:val="20"/>
                <w:szCs w:val="20"/>
              </w:rPr>
              <w:t>Sesquiterpenes</w:t>
            </w:r>
          </w:p>
        </w:tc>
        <w:tc>
          <w:tcPr>
            <w:tcW w:w="574" w:type="dxa"/>
            <w:vAlign w:val="center"/>
          </w:tcPr>
          <w:p w14:paraId="4BECDFD8" w14:textId="5CCE2EFE" w:rsidR="000A3451" w:rsidRPr="000A3451" w:rsidRDefault="000A3451" w:rsidP="000A3451">
            <w:pPr>
              <w:keepNext/>
              <w:spacing w:after="0"/>
              <w:jc w:val="center"/>
              <w:rPr>
                <w:rFonts w:cstheme="minorHAnsi"/>
                <w:sz w:val="20"/>
                <w:szCs w:val="20"/>
              </w:rPr>
            </w:pPr>
            <w:r w:rsidRPr="000A3451">
              <w:rPr>
                <w:rFonts w:cstheme="minorHAnsi"/>
                <w:sz w:val="20"/>
                <w:szCs w:val="20"/>
              </w:rPr>
              <w:t>15</w:t>
            </w:r>
          </w:p>
        </w:tc>
        <w:tc>
          <w:tcPr>
            <w:tcW w:w="875" w:type="dxa"/>
            <w:vAlign w:val="center"/>
          </w:tcPr>
          <w:p w14:paraId="59542F8B" w14:textId="6CEDA641"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0DB0CBAE" w14:textId="740FFF99"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73256B40" w14:textId="77777777" w:rsidTr="000A3451">
        <w:trPr>
          <w:trHeight w:val="143"/>
        </w:trPr>
        <w:tc>
          <w:tcPr>
            <w:tcW w:w="1181" w:type="dxa"/>
            <w:vAlign w:val="center"/>
          </w:tcPr>
          <w:p w14:paraId="7377EC4E" w14:textId="24CD97AE" w:rsidR="000A3451" w:rsidRPr="000A3451" w:rsidRDefault="000A3451" w:rsidP="000A3451">
            <w:pPr>
              <w:spacing w:after="0"/>
              <w:jc w:val="center"/>
              <w:rPr>
                <w:rFonts w:cstheme="minorHAnsi"/>
                <w:sz w:val="20"/>
                <w:szCs w:val="20"/>
              </w:rPr>
            </w:pPr>
            <w:r w:rsidRPr="000A3451">
              <w:rPr>
                <w:rFonts w:cstheme="minorHAnsi"/>
                <w:sz w:val="20"/>
                <w:szCs w:val="20"/>
              </w:rPr>
              <w:t>TERP</w:t>
            </w:r>
          </w:p>
        </w:tc>
        <w:tc>
          <w:tcPr>
            <w:tcW w:w="4304" w:type="dxa"/>
            <w:vAlign w:val="center"/>
          </w:tcPr>
          <w:p w14:paraId="5AB16E43" w14:textId="7E40B4DD" w:rsidR="000A3451" w:rsidRPr="000A3451" w:rsidRDefault="000A3451" w:rsidP="000A3451">
            <w:pPr>
              <w:spacing w:after="0"/>
              <w:jc w:val="center"/>
              <w:rPr>
                <w:rFonts w:cstheme="minorHAnsi"/>
                <w:sz w:val="20"/>
                <w:szCs w:val="20"/>
              </w:rPr>
            </w:pPr>
            <w:r w:rsidRPr="000A3451">
              <w:rPr>
                <w:rFonts w:cstheme="minorHAnsi"/>
                <w:sz w:val="20"/>
                <w:szCs w:val="20"/>
              </w:rPr>
              <w:t>Terpenes</w:t>
            </w:r>
          </w:p>
        </w:tc>
        <w:tc>
          <w:tcPr>
            <w:tcW w:w="574" w:type="dxa"/>
            <w:vAlign w:val="center"/>
          </w:tcPr>
          <w:p w14:paraId="63DFD8FA" w14:textId="13678D81" w:rsidR="000A3451" w:rsidRPr="000A3451" w:rsidRDefault="000A3451" w:rsidP="000A3451">
            <w:pPr>
              <w:keepNext/>
              <w:spacing w:after="0"/>
              <w:jc w:val="center"/>
              <w:rPr>
                <w:rFonts w:cstheme="minorHAnsi"/>
                <w:sz w:val="20"/>
                <w:szCs w:val="20"/>
              </w:rPr>
            </w:pPr>
            <w:r w:rsidRPr="000A3451">
              <w:rPr>
                <w:rFonts w:cstheme="minorHAnsi"/>
                <w:sz w:val="20"/>
                <w:szCs w:val="20"/>
              </w:rPr>
              <w:t>10</w:t>
            </w:r>
          </w:p>
        </w:tc>
        <w:tc>
          <w:tcPr>
            <w:tcW w:w="875" w:type="dxa"/>
            <w:vAlign w:val="center"/>
          </w:tcPr>
          <w:p w14:paraId="1D93EA74" w14:textId="06AC543A"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E9632BD" w14:textId="1C27D7B1" w:rsidR="000A3451" w:rsidRPr="000A3451" w:rsidRDefault="000A3451" w:rsidP="009429B3">
            <w:pPr>
              <w:keepNext/>
              <w:spacing w:after="0"/>
              <w:jc w:val="center"/>
              <w:rPr>
                <w:rFonts w:cstheme="minorHAnsi"/>
                <w:sz w:val="20"/>
                <w:szCs w:val="20"/>
              </w:rPr>
            </w:pPr>
            <w:r w:rsidRPr="000A3451">
              <w:rPr>
                <w:rFonts w:cstheme="minorHAnsi"/>
                <w:sz w:val="20"/>
                <w:szCs w:val="20"/>
              </w:rPr>
              <w:t>-</w:t>
            </w:r>
          </w:p>
        </w:tc>
      </w:tr>
    </w:tbl>
    <w:p w14:paraId="2143F48E" w14:textId="5BB48D76" w:rsidR="009429B3" w:rsidRPr="00F61BB1" w:rsidRDefault="009429B3" w:rsidP="009429B3">
      <w:pPr>
        <w:pStyle w:val="Caption"/>
        <w:rPr>
          <w:b/>
          <w:bCs/>
          <w:i w:val="0"/>
          <w:iCs w:val="0"/>
          <w:color w:val="000000" w:themeColor="text1"/>
        </w:rPr>
      </w:pPr>
      <w:r w:rsidRPr="009429B3">
        <w:rPr>
          <w:b/>
          <w:bCs/>
          <w:i w:val="0"/>
          <w:iCs w:val="0"/>
          <w:color w:val="000000" w:themeColor="text1"/>
        </w:rPr>
        <w:t xml:space="preserve">Table </w:t>
      </w:r>
      <w:ins w:id="3345" w:author="Seltzer, Karl" w:date="2024-08-12T11:33:00Z">
        <w:r w:rsidR="00AE789A">
          <w:rPr>
            <w:b/>
            <w:bCs/>
            <w:i w:val="0"/>
            <w:iCs w:val="0"/>
            <w:color w:val="000000" w:themeColor="text1"/>
          </w:rPr>
          <w:fldChar w:fldCharType="begin"/>
        </w:r>
        <w:r w:rsidR="00AE789A">
          <w:rPr>
            <w:b/>
            <w:bCs/>
            <w:i w:val="0"/>
            <w:iCs w:val="0"/>
            <w:color w:val="000000" w:themeColor="text1"/>
          </w:rPr>
          <w:instrText xml:space="preserve"> SEQ Table \* ARABIC </w:instrText>
        </w:r>
      </w:ins>
      <w:r w:rsidR="00AE789A">
        <w:rPr>
          <w:b/>
          <w:bCs/>
          <w:i w:val="0"/>
          <w:iCs w:val="0"/>
          <w:color w:val="000000" w:themeColor="text1"/>
        </w:rPr>
        <w:fldChar w:fldCharType="separate"/>
      </w:r>
      <w:ins w:id="3346" w:author="Seltzer, Karl" w:date="2024-08-12T11:33:00Z">
        <w:r w:rsidR="00AE789A">
          <w:rPr>
            <w:b/>
            <w:bCs/>
            <w:i w:val="0"/>
            <w:iCs w:val="0"/>
            <w:noProof/>
            <w:color w:val="000000" w:themeColor="text1"/>
          </w:rPr>
          <w:t>24</w:t>
        </w:r>
        <w:r w:rsidR="00AE789A">
          <w:rPr>
            <w:b/>
            <w:bCs/>
            <w:i w:val="0"/>
            <w:iCs w:val="0"/>
            <w:color w:val="000000" w:themeColor="text1"/>
          </w:rPr>
          <w:fldChar w:fldCharType="end"/>
        </w:r>
      </w:ins>
      <w:del w:id="3347" w:author="Seltzer, Karl" w:date="2024-08-12T11:33:00Z">
        <w:r w:rsidRPr="009429B3" w:rsidDel="00AE789A">
          <w:rPr>
            <w:b/>
            <w:bCs/>
            <w:i w:val="0"/>
            <w:iCs w:val="0"/>
            <w:color w:val="000000" w:themeColor="text1"/>
          </w:rPr>
          <w:fldChar w:fldCharType="begin"/>
        </w:r>
        <w:r w:rsidRPr="009429B3" w:rsidDel="00AE789A">
          <w:rPr>
            <w:b/>
            <w:bCs/>
            <w:i w:val="0"/>
            <w:iCs w:val="0"/>
            <w:color w:val="000000" w:themeColor="text1"/>
          </w:rPr>
          <w:delInstrText xml:space="preserve"> SEQ Table \* ARABIC </w:delInstrText>
        </w:r>
        <w:r w:rsidRPr="009429B3" w:rsidDel="00AE789A">
          <w:rPr>
            <w:b/>
            <w:bCs/>
            <w:i w:val="0"/>
            <w:iCs w:val="0"/>
            <w:color w:val="000000" w:themeColor="text1"/>
          </w:rPr>
          <w:fldChar w:fldCharType="separate"/>
        </w:r>
      </w:del>
      <w:del w:id="3348" w:author="Seltzer, Karl" w:date="2024-04-05T09:19:00Z">
        <w:r w:rsidR="00524E1B" w:rsidDel="00CC2185">
          <w:rPr>
            <w:b/>
            <w:bCs/>
            <w:i w:val="0"/>
            <w:iCs w:val="0"/>
            <w:noProof/>
            <w:color w:val="000000" w:themeColor="text1"/>
          </w:rPr>
          <w:delText>22</w:delText>
        </w:r>
      </w:del>
      <w:del w:id="3349" w:author="Seltzer, Karl" w:date="2024-08-12T11:33:00Z">
        <w:r w:rsidRPr="009429B3" w:rsidDel="00AE789A">
          <w:rPr>
            <w:b/>
            <w:bCs/>
            <w:i w:val="0"/>
            <w:iCs w:val="0"/>
            <w:color w:val="000000" w:themeColor="text1"/>
          </w:rPr>
          <w:fldChar w:fldCharType="end"/>
        </w:r>
      </w:del>
      <w:r w:rsidRPr="00F61BB1">
        <w:rPr>
          <w:b/>
          <w:bCs/>
          <w:i w:val="0"/>
          <w:iCs w:val="0"/>
          <w:color w:val="000000" w:themeColor="text1"/>
        </w:rPr>
        <w:t xml:space="preserve">: Model species, description, number of carbons, tracer type, and SMILES string (where applicable) for all emitted organics in the </w:t>
      </w:r>
      <w:r w:rsidR="005C1ACC">
        <w:rPr>
          <w:b/>
          <w:bCs/>
          <w:i w:val="0"/>
          <w:iCs w:val="0"/>
          <w:color w:val="000000" w:themeColor="text1"/>
        </w:rPr>
        <w:t>SAPRC07TC</w:t>
      </w:r>
      <w:r w:rsidRPr="00F61BB1">
        <w:rPr>
          <w:b/>
          <w:bCs/>
          <w:i w:val="0"/>
          <w:iCs w:val="0"/>
          <w:color w:val="000000" w:themeColor="text1"/>
        </w:rPr>
        <w:t>_AE7 chemical mechanism.</w:t>
      </w:r>
    </w:p>
    <w:p w14:paraId="03A364D4" w14:textId="77777777" w:rsidR="009429B3" w:rsidRPr="00DD208D" w:rsidRDefault="009429B3" w:rsidP="009429B3">
      <w:pPr>
        <w:pStyle w:val="Caption"/>
        <w:jc w:val="both"/>
        <w:rPr>
          <w:i w:val="0"/>
          <w:iCs w:val="0"/>
          <w:color w:val="auto"/>
          <w:sz w:val="22"/>
          <w:szCs w:val="22"/>
        </w:rPr>
      </w:pPr>
      <w:r w:rsidRPr="003523AE">
        <w:rPr>
          <w:i w:val="0"/>
          <w:iCs w:val="0"/>
          <w:color w:val="auto"/>
          <w:sz w:val="22"/>
          <w:szCs w:val="22"/>
        </w:rPr>
        <w:t>Below, the order-of-operations for assignment of a target species are outlined and subsequently discussed in more de</w:t>
      </w:r>
      <w:r w:rsidRPr="00DD208D">
        <w:rPr>
          <w:i w:val="0"/>
          <w:iCs w:val="0"/>
          <w:color w:val="auto"/>
          <w:sz w:val="22"/>
          <w:szCs w:val="22"/>
        </w:rPr>
        <w:t>tail.</w:t>
      </w:r>
    </w:p>
    <w:p w14:paraId="2E5FBFAE" w14:textId="77777777" w:rsidR="009429B3" w:rsidRPr="00DD208D" w:rsidRDefault="009429B3" w:rsidP="009429B3">
      <w:pPr>
        <w:jc w:val="both"/>
      </w:pPr>
      <w:r w:rsidRPr="00DD208D">
        <w:rPr>
          <w:noProof/>
        </w:rPr>
        <w:drawing>
          <wp:inline distT="0" distB="0" distL="0" distR="0" wp14:anchorId="6548A716" wp14:editId="5FD276FA">
            <wp:extent cx="5887085" cy="3821987"/>
            <wp:effectExtent l="0" t="0" r="0" b="2667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2A494590" w14:textId="320B90AF" w:rsidR="009429B3" w:rsidRPr="00DD208D" w:rsidRDefault="009429B3" w:rsidP="00964347">
      <w:pPr>
        <w:pStyle w:val="Caption"/>
        <w:numPr>
          <w:ilvl w:val="0"/>
          <w:numId w:val="26"/>
        </w:numPr>
        <w:spacing w:after="0"/>
        <w:jc w:val="both"/>
        <w:rPr>
          <w:i w:val="0"/>
          <w:iCs w:val="0"/>
          <w:color w:val="auto"/>
          <w:sz w:val="22"/>
          <w:szCs w:val="22"/>
        </w:rPr>
      </w:pPr>
      <w:r w:rsidRPr="00DD208D">
        <w:rPr>
          <w:i w:val="0"/>
          <w:iCs w:val="0"/>
          <w:color w:val="auto"/>
          <w:sz w:val="22"/>
          <w:szCs w:val="22"/>
        </w:rPr>
        <w:t xml:space="preserve">If a target species features no carbon or is elemental carbon, it is assigned to </w:t>
      </w:r>
      <w:r w:rsidR="00B05ABE" w:rsidRPr="00DD208D">
        <w:rPr>
          <w:i w:val="0"/>
          <w:iCs w:val="0"/>
          <w:color w:val="auto"/>
          <w:sz w:val="22"/>
          <w:szCs w:val="22"/>
        </w:rPr>
        <w:t>NROG</w:t>
      </w:r>
      <w:r w:rsidRPr="00DD208D">
        <w:rPr>
          <w:i w:val="0"/>
          <w:iCs w:val="0"/>
          <w:color w:val="auto"/>
          <w:sz w:val="22"/>
          <w:szCs w:val="22"/>
        </w:rPr>
        <w:t>.</w:t>
      </w:r>
    </w:p>
    <w:p w14:paraId="57FE6680" w14:textId="4C467E18" w:rsidR="009429B3" w:rsidRPr="00DD208D" w:rsidRDefault="009429B3" w:rsidP="00964347">
      <w:pPr>
        <w:pStyle w:val="ListParagraph"/>
        <w:numPr>
          <w:ilvl w:val="0"/>
          <w:numId w:val="26"/>
        </w:numPr>
        <w:jc w:val="both"/>
      </w:pPr>
      <w:r w:rsidRPr="00DD208D">
        <w:t xml:space="preserve">If a target species is an explicit tracer in the chemical mechanism, it is appropriately assigned. This is determined using the SMILES string and applies to AACD, ACET, </w:t>
      </w:r>
      <w:r w:rsidR="00CE3986" w:rsidRPr="00DD208D">
        <w:t xml:space="preserve">ACRO, ACYE, B124, BALC, BDE13, </w:t>
      </w:r>
      <w:r w:rsidRPr="00DD208D">
        <w:t xml:space="preserve">BENZ, </w:t>
      </w:r>
      <w:r w:rsidR="00CE3986" w:rsidRPr="00DD208D">
        <w:t xml:space="preserve">CCHO, </w:t>
      </w:r>
      <w:r w:rsidRPr="00DD208D">
        <w:t>CH4, ETH</w:t>
      </w:r>
      <w:r w:rsidR="00CE3986" w:rsidRPr="00DD208D">
        <w:t>E</w:t>
      </w:r>
      <w:r w:rsidRPr="00DD208D">
        <w:t xml:space="preserve">, ETOH, FACD, </w:t>
      </w:r>
      <w:r w:rsidR="00CE3986" w:rsidRPr="00DD208D">
        <w:t>HCHO</w:t>
      </w:r>
      <w:r w:rsidRPr="00DD208D">
        <w:t xml:space="preserve">, GLY, ISOP, </w:t>
      </w:r>
      <w:r w:rsidR="00CE3986" w:rsidRPr="00DD208D">
        <w:t xml:space="preserve">MACR, </w:t>
      </w:r>
      <w:r w:rsidRPr="00DD208D">
        <w:t xml:space="preserve">MEOH, MGLY, </w:t>
      </w:r>
      <w:r w:rsidR="00CE3986" w:rsidRPr="00DD208D">
        <w:t xml:space="preserve">MVK, </w:t>
      </w:r>
      <w:r w:rsidRPr="00DD208D">
        <w:t>NAPH, PRP</w:t>
      </w:r>
      <w:r w:rsidR="00CE3986" w:rsidRPr="00DD208D">
        <w:t>E</w:t>
      </w:r>
      <w:r w:rsidRPr="00DD208D">
        <w:t>,</w:t>
      </w:r>
      <w:r w:rsidR="00CE3986" w:rsidRPr="00DD208D">
        <w:t xml:space="preserve"> APIN, TOLU, MXYL, OXYL,</w:t>
      </w:r>
      <w:r w:rsidRPr="00DD208D">
        <w:t xml:space="preserve"> and P</w:t>
      </w:r>
      <w:r w:rsidR="00CE3986" w:rsidRPr="00DD208D">
        <w:t>XYL</w:t>
      </w:r>
      <w:r w:rsidRPr="00DD208D">
        <w:t>.</w:t>
      </w:r>
    </w:p>
    <w:p w14:paraId="55AF1763" w14:textId="77777777" w:rsidR="009429B3" w:rsidRPr="00DD208D" w:rsidRDefault="009429B3" w:rsidP="00964347">
      <w:pPr>
        <w:pStyle w:val="ListParagraph"/>
        <w:numPr>
          <w:ilvl w:val="0"/>
          <w:numId w:val="26"/>
        </w:numPr>
        <w:jc w:val="both"/>
      </w:pPr>
      <w:r w:rsidRPr="00DD208D">
        <w:t>If the C* of the target species is &lt; 3x10</w:t>
      </w:r>
      <w:r w:rsidRPr="00DD208D">
        <w:rPr>
          <w:vertAlign w:val="superscript"/>
        </w:rPr>
        <w:t>2</w:t>
      </w:r>
      <w:r w:rsidRPr="00DD208D">
        <w:t xml:space="preserve"> μg m</w:t>
      </w:r>
      <w:r w:rsidRPr="00DD208D">
        <w:rPr>
          <w:rFonts w:ascii="Calibri" w:eastAsia="Calibri" w:hAnsi="Calibri" w:cs="Calibri"/>
          <w:vertAlign w:val="superscript"/>
        </w:rPr>
        <w:t>-</w:t>
      </w:r>
      <w:r w:rsidRPr="00DD208D">
        <w:rPr>
          <w:vertAlign w:val="superscript"/>
        </w:rPr>
        <w:t>3</w:t>
      </w:r>
      <w:r w:rsidRPr="00DD208D">
        <w:t>, it is assigned to NVOL. Note: Like prior mechanism mapping methods, double mapping for compounds assigned to NVOL is not performed.</w:t>
      </w:r>
    </w:p>
    <w:p w14:paraId="39211778" w14:textId="77777777" w:rsidR="009429B3" w:rsidRPr="00DD208D" w:rsidRDefault="009429B3" w:rsidP="00964347">
      <w:pPr>
        <w:pStyle w:val="ListParagraph"/>
        <w:numPr>
          <w:ilvl w:val="0"/>
          <w:numId w:val="26"/>
        </w:numPr>
        <w:jc w:val="both"/>
      </w:pPr>
      <w:r w:rsidRPr="00DD208D">
        <w:t>If the C* of the target species is 3x10</w:t>
      </w:r>
      <w:r w:rsidRPr="00DD208D">
        <w:rPr>
          <w:vertAlign w:val="superscript"/>
        </w:rPr>
        <w:t>2</w:t>
      </w:r>
      <w:r w:rsidRPr="00DD208D">
        <w:t xml:space="preserve"> μg m</w:t>
      </w:r>
      <w:r w:rsidRPr="00DD208D">
        <w:rPr>
          <w:rFonts w:ascii="Calibri" w:eastAsia="Calibri" w:hAnsi="Calibri" w:cs="Calibri"/>
          <w:vertAlign w:val="superscript"/>
        </w:rPr>
        <w:t>-</w:t>
      </w:r>
      <w:r w:rsidRPr="00DD208D">
        <w:rPr>
          <w:vertAlign w:val="superscript"/>
        </w:rPr>
        <w:t>3</w:t>
      </w:r>
      <w:r w:rsidRPr="00DD208D">
        <w:t xml:space="preserve"> &lt; C* &lt; 3x10</w:t>
      </w:r>
      <w:r w:rsidRPr="00DD208D">
        <w:rPr>
          <w:vertAlign w:val="superscript"/>
        </w:rPr>
        <w:t>6</w:t>
      </w:r>
      <w:r w:rsidRPr="00DD208D">
        <w:t xml:space="preserve"> μg m</w:t>
      </w:r>
      <w:r w:rsidRPr="00DD208D">
        <w:rPr>
          <w:rFonts w:ascii="Calibri" w:eastAsia="Calibri" w:hAnsi="Calibri" w:cs="Calibri"/>
          <w:vertAlign w:val="superscript"/>
        </w:rPr>
        <w:t>-</w:t>
      </w:r>
      <w:r w:rsidRPr="00DD208D">
        <w:rPr>
          <w:vertAlign w:val="superscript"/>
        </w:rPr>
        <w:t>3</w:t>
      </w:r>
      <w:r w:rsidRPr="00DD208D">
        <w:t>, it is assigned to IVOC. Note: Like prior mechanism mapping methods, double mapping for compounds assigned to IVOC is not performed.</w:t>
      </w:r>
    </w:p>
    <w:p w14:paraId="17E34D38" w14:textId="77777777" w:rsidR="00BA37AE" w:rsidRPr="00DD208D" w:rsidRDefault="00BA37AE" w:rsidP="00964347">
      <w:pPr>
        <w:pStyle w:val="ListParagraph"/>
        <w:numPr>
          <w:ilvl w:val="0"/>
          <w:numId w:val="26"/>
        </w:numPr>
        <w:jc w:val="both"/>
      </w:pPr>
      <w:r w:rsidRPr="00DD208D">
        <w:t>If the target species is a monoterpene (</w:t>
      </w:r>
      <w:proofErr w:type="spellStart"/>
      <w:r w:rsidRPr="00DD208D">
        <w:t>nC</w:t>
      </w:r>
      <w:proofErr w:type="spellEnd"/>
      <w:r w:rsidRPr="00DD208D">
        <w:t xml:space="preserve"> = 10, </w:t>
      </w:r>
      <w:proofErr w:type="spellStart"/>
      <w:r w:rsidRPr="00DD208D">
        <w:t>nH</w:t>
      </w:r>
      <w:proofErr w:type="spellEnd"/>
      <w:r w:rsidRPr="00DD208D">
        <w:t xml:space="preserve"> = 18, </w:t>
      </w:r>
      <w:proofErr w:type="spellStart"/>
      <w:r w:rsidRPr="00DD208D">
        <w:t>nO</w:t>
      </w:r>
      <w:proofErr w:type="spellEnd"/>
      <w:r w:rsidRPr="00DD208D">
        <w:t xml:space="preserve"> = 1 or </w:t>
      </w:r>
      <w:proofErr w:type="spellStart"/>
      <w:r w:rsidRPr="00DD208D">
        <w:t>nC</w:t>
      </w:r>
      <w:proofErr w:type="spellEnd"/>
      <w:r w:rsidRPr="00DD208D">
        <w:t xml:space="preserve"> = 10 and </w:t>
      </w:r>
      <w:proofErr w:type="spellStart"/>
      <w:r w:rsidRPr="00DD208D">
        <w:t>nH</w:t>
      </w:r>
      <w:proofErr w:type="spellEnd"/>
      <w:r w:rsidRPr="00DD208D">
        <w:t xml:space="preserve"> = 16), and not alpha-pinene, it is assigned to TERP.</w:t>
      </w:r>
    </w:p>
    <w:p w14:paraId="77EE0623" w14:textId="08825820" w:rsidR="009429B3" w:rsidRPr="00DD208D" w:rsidRDefault="009429B3" w:rsidP="00964347">
      <w:pPr>
        <w:pStyle w:val="ListParagraph"/>
        <w:numPr>
          <w:ilvl w:val="0"/>
          <w:numId w:val="26"/>
        </w:numPr>
        <w:jc w:val="both"/>
      </w:pPr>
      <w:r w:rsidRPr="00DD208D">
        <w:t xml:space="preserve">If the target species is a </w:t>
      </w:r>
      <w:r w:rsidR="00F652DF" w:rsidRPr="00DD208D">
        <w:t>sesquiterpene</w:t>
      </w:r>
      <w:r w:rsidRPr="00DD208D">
        <w:t xml:space="preserve"> (</w:t>
      </w:r>
      <w:proofErr w:type="spellStart"/>
      <w:r w:rsidRPr="00DD208D">
        <w:t>nC</w:t>
      </w:r>
      <w:proofErr w:type="spellEnd"/>
      <w:r w:rsidRPr="00DD208D">
        <w:t xml:space="preserve"> = </w:t>
      </w:r>
      <w:r w:rsidR="008F6BF8" w:rsidRPr="00DD208D">
        <w:t>15</w:t>
      </w:r>
      <w:r w:rsidRPr="00DD208D">
        <w:t xml:space="preserve">, </w:t>
      </w:r>
      <w:proofErr w:type="spellStart"/>
      <w:r w:rsidRPr="00DD208D">
        <w:t>nH</w:t>
      </w:r>
      <w:proofErr w:type="spellEnd"/>
      <w:r w:rsidRPr="00DD208D">
        <w:t xml:space="preserve"> = </w:t>
      </w:r>
      <w:r w:rsidR="008F6BF8" w:rsidRPr="00DD208D">
        <w:t>24</w:t>
      </w:r>
      <w:r w:rsidRPr="00DD208D">
        <w:t xml:space="preserve">, </w:t>
      </w:r>
      <w:r w:rsidR="008F6BF8" w:rsidRPr="00DD208D">
        <w:t>number of C=C = 2</w:t>
      </w:r>
      <w:r w:rsidRPr="00DD208D">
        <w:t xml:space="preserve">), it is assigned to </w:t>
      </w:r>
      <w:r w:rsidR="0094150A" w:rsidRPr="00DD208D">
        <w:t>SESQ</w:t>
      </w:r>
      <w:r w:rsidRPr="00DD208D">
        <w:t>.</w:t>
      </w:r>
    </w:p>
    <w:p w14:paraId="016E53E5" w14:textId="77777777" w:rsidR="009429B3" w:rsidRPr="00DD208D" w:rsidRDefault="009429B3" w:rsidP="00964347">
      <w:pPr>
        <w:pStyle w:val="ListParagraph"/>
        <w:numPr>
          <w:ilvl w:val="0"/>
          <w:numId w:val="26"/>
        </w:numPr>
        <w:jc w:val="both"/>
      </w:pPr>
      <w:r w:rsidRPr="00DD208D">
        <w:t>If the target species is methacrolein or methyl vinyl ketone (</w:t>
      </w:r>
      <w:proofErr w:type="spellStart"/>
      <w:r w:rsidRPr="00DD208D">
        <w:t>nC</w:t>
      </w:r>
      <w:proofErr w:type="spellEnd"/>
      <w:r w:rsidRPr="00DD208D">
        <w:t xml:space="preserve"> = 4, </w:t>
      </w:r>
      <w:proofErr w:type="spellStart"/>
      <w:r w:rsidRPr="00DD208D">
        <w:t>nH</w:t>
      </w:r>
      <w:proofErr w:type="spellEnd"/>
      <w:r w:rsidRPr="00DD208D">
        <w:t xml:space="preserve"> = 6, </w:t>
      </w:r>
      <w:proofErr w:type="spellStart"/>
      <w:r w:rsidRPr="00DD208D">
        <w:t>nO</w:t>
      </w:r>
      <w:proofErr w:type="spellEnd"/>
      <w:r w:rsidRPr="00DD208D">
        <w:t xml:space="preserve"> = 1, number of ketone groups = 1), it is assigned to ISPD.</w:t>
      </w:r>
    </w:p>
    <w:p w14:paraId="04BA72B8" w14:textId="0BE0A8CE" w:rsidR="00DD208D" w:rsidRPr="00520942" w:rsidRDefault="00DD208D" w:rsidP="00964347">
      <w:pPr>
        <w:pStyle w:val="ListParagraph"/>
        <w:numPr>
          <w:ilvl w:val="0"/>
          <w:numId w:val="26"/>
        </w:numPr>
        <w:jc w:val="both"/>
      </w:pPr>
      <w:r w:rsidRPr="00520942">
        <w:t xml:space="preserve">If the target species is an acid with </w:t>
      </w:r>
      <w:proofErr w:type="spellStart"/>
      <w:r w:rsidRPr="00520942">
        <w:t>nC</w:t>
      </w:r>
      <w:proofErr w:type="spellEnd"/>
      <w:r w:rsidRPr="00520942">
        <w:t xml:space="preserve"> </w:t>
      </w:r>
      <w:r w:rsidRPr="00520942">
        <w:rPr>
          <w:rFonts w:cstheme="minorHAnsi"/>
        </w:rPr>
        <w:t>≥</w:t>
      </w:r>
      <w:r w:rsidRPr="00520942">
        <w:t xml:space="preserve"> 2, it is assigned to PACD.</w:t>
      </w:r>
    </w:p>
    <w:p w14:paraId="78470944" w14:textId="77777777" w:rsidR="00A25B18" w:rsidRPr="008C1DD1" w:rsidRDefault="00A25B18" w:rsidP="00964347">
      <w:pPr>
        <w:pStyle w:val="ListParagraph"/>
        <w:numPr>
          <w:ilvl w:val="0"/>
          <w:numId w:val="26"/>
        </w:numPr>
        <w:jc w:val="both"/>
      </w:pPr>
      <w:r w:rsidRPr="00520942">
        <w:t>If the target species is a single-ring aromatic (</w:t>
      </w:r>
      <w:r w:rsidRPr="00520942">
        <w:rPr>
          <w:rFonts w:cstheme="minorHAnsi"/>
        </w:rPr>
        <w:t>number of benzene rings = 1)</w:t>
      </w:r>
      <w:r w:rsidRPr="00520942">
        <w:t>, do the following order-</w:t>
      </w:r>
      <w:r w:rsidRPr="008C1DD1">
        <w:t>of-operations:</w:t>
      </w:r>
    </w:p>
    <w:p w14:paraId="3DABD387" w14:textId="55BCEE95" w:rsidR="00A25B18" w:rsidRPr="008C1DD1" w:rsidRDefault="00A25B18" w:rsidP="00964347">
      <w:pPr>
        <w:pStyle w:val="ListParagraph"/>
        <w:numPr>
          <w:ilvl w:val="1"/>
          <w:numId w:val="23"/>
        </w:numPr>
        <w:jc w:val="both"/>
      </w:pPr>
      <w:r w:rsidRPr="008C1DD1">
        <w:t xml:space="preserve">If the target species is an isomer of cresol or phenol (6 </w:t>
      </w:r>
      <w:r w:rsidRPr="008C1DD1">
        <w:rPr>
          <w:rFonts w:cstheme="minorHAnsi"/>
        </w:rPr>
        <w:t>≤</w:t>
      </w:r>
      <w:r w:rsidRPr="008C1DD1">
        <w:t xml:space="preserve"> </w:t>
      </w:r>
      <w:proofErr w:type="spellStart"/>
      <w:r w:rsidRPr="008C1DD1">
        <w:t>nC</w:t>
      </w:r>
      <w:proofErr w:type="spellEnd"/>
      <w:r w:rsidRPr="008C1DD1">
        <w:t xml:space="preserve"> </w:t>
      </w:r>
      <w:r w:rsidRPr="008C1DD1">
        <w:rPr>
          <w:rFonts w:cstheme="minorHAnsi"/>
        </w:rPr>
        <w:t>≤</w:t>
      </w:r>
      <w:r w:rsidRPr="008C1DD1">
        <w:t xml:space="preserve"> 7, number of alcohol groups </w:t>
      </w:r>
      <w:r w:rsidRPr="008C1DD1">
        <w:rPr>
          <w:rFonts w:cstheme="minorHAnsi"/>
        </w:rPr>
        <w:t>=</w:t>
      </w:r>
      <w:r w:rsidRPr="008C1DD1">
        <w:t xml:space="preserve"> 1), it is assigned to CRES.</w:t>
      </w:r>
    </w:p>
    <w:p w14:paraId="03DEBB49" w14:textId="26D831BE" w:rsidR="00A25B18" w:rsidRPr="008C1DD1" w:rsidRDefault="00501AAB" w:rsidP="00964347">
      <w:pPr>
        <w:pStyle w:val="ListParagraph"/>
        <w:numPr>
          <w:ilvl w:val="1"/>
          <w:numId w:val="23"/>
        </w:numPr>
        <w:jc w:val="both"/>
      </w:pPr>
      <w:r w:rsidRPr="008C1DD1">
        <w:t xml:space="preserve">If the target species contains an aldehyde, it is assigned to BALD. </w:t>
      </w:r>
    </w:p>
    <w:p w14:paraId="75D69C31" w14:textId="727BD7FB" w:rsidR="00A25B18" w:rsidRPr="008C1DD1" w:rsidRDefault="00A25B18" w:rsidP="00964347">
      <w:pPr>
        <w:pStyle w:val="ListParagraph"/>
        <w:numPr>
          <w:ilvl w:val="1"/>
          <w:numId w:val="23"/>
        </w:numPr>
        <w:jc w:val="both"/>
      </w:pPr>
      <w:r w:rsidRPr="008C1DD1">
        <w:t>If the</w:t>
      </w:r>
      <w:r w:rsidR="009E2871" w:rsidRPr="008C1DD1">
        <w:t xml:space="preserve"> </w:t>
      </w:r>
      <w:proofErr w:type="spellStart"/>
      <w:r w:rsidR="009E2871" w:rsidRPr="008C1DD1">
        <w:t>k</w:t>
      </w:r>
      <w:r w:rsidR="009E2871" w:rsidRPr="008C1DD1">
        <w:rPr>
          <w:vertAlign w:val="subscript"/>
        </w:rPr>
        <w:t>OH</w:t>
      </w:r>
      <w:proofErr w:type="spellEnd"/>
      <w:r w:rsidR="009E2871" w:rsidRPr="008C1DD1">
        <w:t xml:space="preserve"> of</w:t>
      </w:r>
      <w:r w:rsidRPr="008C1DD1">
        <w:t xml:space="preserve"> </w:t>
      </w:r>
      <w:r w:rsidR="009E2871" w:rsidRPr="008C1DD1">
        <w:t xml:space="preserve">the </w:t>
      </w:r>
      <w:r w:rsidRPr="008C1DD1">
        <w:t xml:space="preserve">target species is </w:t>
      </w:r>
      <w:r w:rsidR="009E2871" w:rsidRPr="008C1DD1">
        <w:rPr>
          <w:rFonts w:cstheme="minorHAnsi"/>
        </w:rPr>
        <w:t>≤</w:t>
      </w:r>
      <w:r w:rsidR="009E2871" w:rsidRPr="008C1DD1">
        <w:t xml:space="preserve"> 2.4E4 ppm</w:t>
      </w:r>
      <w:r w:rsidR="009E2871" w:rsidRPr="008C1DD1">
        <w:rPr>
          <w:vertAlign w:val="superscript"/>
        </w:rPr>
        <w:t>-1</w:t>
      </w:r>
      <w:r w:rsidR="009E2871" w:rsidRPr="008C1DD1">
        <w:t xml:space="preserve"> min</w:t>
      </w:r>
      <w:r w:rsidR="009E2871" w:rsidRPr="008C1DD1">
        <w:rPr>
          <w:vertAlign w:val="superscript"/>
        </w:rPr>
        <w:t>-1</w:t>
      </w:r>
      <w:r w:rsidR="009E2871" w:rsidRPr="008C1DD1">
        <w:t xml:space="preserve">, </w:t>
      </w:r>
      <w:r w:rsidR="005B1547" w:rsidRPr="008C1DD1">
        <w:t>it is assigned to ARO1</w:t>
      </w:r>
      <w:r w:rsidRPr="008C1DD1">
        <w:t>.</w:t>
      </w:r>
    </w:p>
    <w:p w14:paraId="4532F564" w14:textId="7E5D463E" w:rsidR="00A25B18" w:rsidRPr="008C1DD1" w:rsidRDefault="005B1547" w:rsidP="00964347">
      <w:pPr>
        <w:pStyle w:val="ListParagraph"/>
        <w:numPr>
          <w:ilvl w:val="1"/>
          <w:numId w:val="23"/>
        </w:numPr>
        <w:jc w:val="both"/>
      </w:pPr>
      <w:r w:rsidRPr="008C1DD1">
        <w:t xml:space="preserve">Else (i.e., </w:t>
      </w:r>
      <w:proofErr w:type="spellStart"/>
      <w:r w:rsidRPr="008C1DD1">
        <w:t>k</w:t>
      </w:r>
      <w:r w:rsidRPr="008C1DD1">
        <w:rPr>
          <w:vertAlign w:val="subscript"/>
        </w:rPr>
        <w:t>OH</w:t>
      </w:r>
      <w:proofErr w:type="spellEnd"/>
      <w:r w:rsidRPr="008C1DD1">
        <w:t xml:space="preserve"> of the target species is </w:t>
      </w:r>
      <w:r w:rsidRPr="008C1DD1">
        <w:rPr>
          <w:rFonts w:cstheme="minorHAnsi"/>
        </w:rPr>
        <w:t>&gt;</w:t>
      </w:r>
      <w:r w:rsidRPr="008C1DD1">
        <w:t xml:space="preserve"> 2.4E4 ppm</w:t>
      </w:r>
      <w:r w:rsidRPr="008C1DD1">
        <w:rPr>
          <w:vertAlign w:val="superscript"/>
        </w:rPr>
        <w:t>-1</w:t>
      </w:r>
      <w:r w:rsidRPr="008C1DD1">
        <w:t xml:space="preserve"> min</w:t>
      </w:r>
      <w:r w:rsidRPr="008C1DD1">
        <w:rPr>
          <w:vertAlign w:val="superscript"/>
        </w:rPr>
        <w:t>-1</w:t>
      </w:r>
      <w:r w:rsidRPr="008C1DD1">
        <w:t>), it is assigned to ARO</w:t>
      </w:r>
      <w:r w:rsidR="005D7604" w:rsidRPr="008C1DD1">
        <w:t>2</w:t>
      </w:r>
      <w:r w:rsidRPr="008C1DD1">
        <w:t>.</w:t>
      </w:r>
    </w:p>
    <w:p w14:paraId="0231A154" w14:textId="77777777" w:rsidR="00457CDF" w:rsidRPr="008C1DD1" w:rsidRDefault="00520942" w:rsidP="00964347">
      <w:pPr>
        <w:pStyle w:val="ListParagraph"/>
        <w:numPr>
          <w:ilvl w:val="0"/>
          <w:numId w:val="26"/>
        </w:numPr>
        <w:jc w:val="both"/>
      </w:pPr>
      <w:r w:rsidRPr="008C1DD1">
        <w:t xml:space="preserve">If the target species </w:t>
      </w:r>
      <w:r w:rsidR="00457CDF" w:rsidRPr="008C1DD1">
        <w:t>is a ketone or other non-aldehyde oxygenated product (number of ketone groups = 1, number of aldehyde groups = 0), do the following order-of-operations:</w:t>
      </w:r>
    </w:p>
    <w:p w14:paraId="1179DD92" w14:textId="75EB9E96" w:rsidR="00457CDF" w:rsidRPr="008C1DD1" w:rsidRDefault="00457CDF" w:rsidP="00964347">
      <w:pPr>
        <w:pStyle w:val="ListParagraph"/>
        <w:numPr>
          <w:ilvl w:val="1"/>
          <w:numId w:val="23"/>
        </w:numPr>
        <w:jc w:val="both"/>
      </w:pPr>
      <w:r w:rsidRPr="008C1DD1">
        <w:t xml:space="preserve">If the </w:t>
      </w:r>
      <w:proofErr w:type="spellStart"/>
      <w:r w:rsidRPr="008C1DD1">
        <w:t>k</w:t>
      </w:r>
      <w:r w:rsidRPr="008C1DD1">
        <w:rPr>
          <w:vertAlign w:val="subscript"/>
        </w:rPr>
        <w:t>OH</w:t>
      </w:r>
      <w:proofErr w:type="spellEnd"/>
      <w:r w:rsidRPr="008C1DD1">
        <w:t xml:space="preserve"> of the target species is </w:t>
      </w:r>
      <w:r w:rsidR="008C1DD1">
        <w:rPr>
          <w:rFonts w:cstheme="minorHAnsi"/>
        </w:rPr>
        <w:t>≥</w:t>
      </w:r>
      <w:r w:rsidRPr="008C1DD1">
        <w:t xml:space="preserve"> </w:t>
      </w:r>
      <w:r w:rsidR="008C1DD1">
        <w:t>5.0</w:t>
      </w:r>
      <w:r w:rsidRPr="008C1DD1">
        <w:t>E</w:t>
      </w:r>
      <w:r w:rsidR="008C1DD1">
        <w:t>-12</w:t>
      </w:r>
      <w:r w:rsidRPr="008C1DD1">
        <w:t xml:space="preserve"> </w:t>
      </w:r>
      <w:r w:rsidR="008C1DD1">
        <w:t>cm</w:t>
      </w:r>
      <w:r w:rsidR="008C1DD1" w:rsidRPr="008C1DD1">
        <w:rPr>
          <w:vertAlign w:val="superscript"/>
        </w:rPr>
        <w:t>3</w:t>
      </w:r>
      <w:r w:rsidR="008C1DD1">
        <w:t xml:space="preserve"> </w:t>
      </w:r>
      <w:proofErr w:type="gramStart"/>
      <w:r w:rsidR="008C1DD1">
        <w:t>molec.</w:t>
      </w:r>
      <w:r w:rsidR="008C1DD1" w:rsidRPr="008C1DD1">
        <w:rPr>
          <w:vertAlign w:val="superscript"/>
        </w:rPr>
        <w:t>-</w:t>
      </w:r>
      <w:proofErr w:type="gramEnd"/>
      <w:r w:rsidR="008C1DD1" w:rsidRPr="008C1DD1">
        <w:rPr>
          <w:vertAlign w:val="superscript"/>
        </w:rPr>
        <w:t>1</w:t>
      </w:r>
      <w:r w:rsidR="008C1DD1">
        <w:t xml:space="preserve"> sec</w:t>
      </w:r>
      <w:r w:rsidRPr="008C1DD1">
        <w:rPr>
          <w:vertAlign w:val="superscript"/>
        </w:rPr>
        <w:t>-1</w:t>
      </w:r>
      <w:r w:rsidRPr="008C1DD1">
        <w:t xml:space="preserve">, it is assigned to </w:t>
      </w:r>
      <w:r w:rsidR="000F5492">
        <w:t>PRD2</w:t>
      </w:r>
      <w:r w:rsidRPr="008C1DD1">
        <w:t>.</w:t>
      </w:r>
    </w:p>
    <w:p w14:paraId="1984FF28" w14:textId="1414AE55" w:rsidR="00381C61" w:rsidRDefault="00381C61" w:rsidP="00964347">
      <w:pPr>
        <w:pStyle w:val="ListParagraph"/>
        <w:numPr>
          <w:ilvl w:val="1"/>
          <w:numId w:val="23"/>
        </w:numPr>
        <w:jc w:val="both"/>
      </w:pPr>
      <w:r w:rsidRPr="008C1DD1">
        <w:t xml:space="preserve">If the </w:t>
      </w:r>
      <w:proofErr w:type="spellStart"/>
      <w:r w:rsidRPr="008C1DD1">
        <w:t>k</w:t>
      </w:r>
      <w:r w:rsidRPr="008C1DD1">
        <w:rPr>
          <w:vertAlign w:val="subscript"/>
        </w:rPr>
        <w:t>OH</w:t>
      </w:r>
      <w:proofErr w:type="spellEnd"/>
      <w:r w:rsidRPr="008C1DD1">
        <w:t xml:space="preserve"> of the target species is </w:t>
      </w:r>
      <w:r>
        <w:rPr>
          <w:rFonts w:cstheme="minorHAnsi"/>
        </w:rPr>
        <w:t>≤</w:t>
      </w:r>
      <w:r>
        <w:t xml:space="preserve"> 5.0</w:t>
      </w:r>
      <w:r w:rsidRPr="008C1DD1">
        <w:t>E</w:t>
      </w:r>
      <w:r>
        <w:t>-12</w:t>
      </w:r>
      <w:r w:rsidRPr="008C1DD1">
        <w:t xml:space="preserve"> </w:t>
      </w:r>
      <w:r>
        <w:t>cm</w:t>
      </w:r>
      <w:r w:rsidRPr="008C1DD1">
        <w:rPr>
          <w:vertAlign w:val="superscript"/>
        </w:rPr>
        <w:t>3</w:t>
      </w:r>
      <w:r>
        <w:t xml:space="preserve"> </w:t>
      </w:r>
      <w:proofErr w:type="gramStart"/>
      <w:r>
        <w:t>molec.</w:t>
      </w:r>
      <w:r w:rsidRPr="008C1DD1">
        <w:rPr>
          <w:vertAlign w:val="superscript"/>
        </w:rPr>
        <w:t>-</w:t>
      </w:r>
      <w:proofErr w:type="gramEnd"/>
      <w:r w:rsidRPr="008C1DD1">
        <w:rPr>
          <w:vertAlign w:val="superscript"/>
        </w:rPr>
        <w:t>1</w:t>
      </w:r>
      <w:r>
        <w:t xml:space="preserve"> sec</w:t>
      </w:r>
      <w:r w:rsidRPr="008C1DD1">
        <w:rPr>
          <w:vertAlign w:val="superscript"/>
        </w:rPr>
        <w:t>-1</w:t>
      </w:r>
      <w:r>
        <w:t xml:space="preserve"> and </w:t>
      </w:r>
      <w:r>
        <w:rPr>
          <w:rFonts w:cstheme="minorHAnsi"/>
        </w:rPr>
        <w:t>≥</w:t>
      </w:r>
      <w:r w:rsidRPr="008C1DD1">
        <w:t xml:space="preserve"> </w:t>
      </w:r>
      <w:r>
        <w:t>5.0</w:t>
      </w:r>
      <w:r w:rsidRPr="008C1DD1">
        <w:t>E</w:t>
      </w:r>
      <w:r>
        <w:t>-13</w:t>
      </w:r>
      <w:r w:rsidRPr="008C1DD1">
        <w:t xml:space="preserve"> </w:t>
      </w:r>
      <w:r>
        <w:t>cm</w:t>
      </w:r>
      <w:r w:rsidRPr="008C1DD1">
        <w:rPr>
          <w:vertAlign w:val="superscript"/>
        </w:rPr>
        <w:t>3</w:t>
      </w:r>
      <w:r>
        <w:t xml:space="preserve"> molec.</w:t>
      </w:r>
      <w:r w:rsidRPr="008C1DD1">
        <w:rPr>
          <w:vertAlign w:val="superscript"/>
        </w:rPr>
        <w:t>-1</w:t>
      </w:r>
      <w:r>
        <w:t xml:space="preserve"> sec</w:t>
      </w:r>
      <w:r w:rsidRPr="008C1DD1">
        <w:rPr>
          <w:vertAlign w:val="superscript"/>
        </w:rPr>
        <w:t>-1</w:t>
      </w:r>
      <w:r w:rsidRPr="008C1DD1">
        <w:t xml:space="preserve">, it is assigned to </w:t>
      </w:r>
      <w:r w:rsidR="001367E4">
        <w:t>MEK</w:t>
      </w:r>
      <w:r w:rsidRPr="008C1DD1">
        <w:t>.</w:t>
      </w:r>
    </w:p>
    <w:p w14:paraId="7870AE85" w14:textId="40EC63E2" w:rsidR="001367E4" w:rsidRPr="00D444D3" w:rsidRDefault="001367E4" w:rsidP="00964347">
      <w:pPr>
        <w:pStyle w:val="ListParagraph"/>
        <w:numPr>
          <w:ilvl w:val="1"/>
          <w:numId w:val="23"/>
        </w:numPr>
        <w:jc w:val="both"/>
      </w:pPr>
      <w:r w:rsidRPr="00D444D3">
        <w:t xml:space="preserve">Else (i.e., </w:t>
      </w:r>
      <w:proofErr w:type="spellStart"/>
      <w:r w:rsidRPr="00D444D3">
        <w:t>k</w:t>
      </w:r>
      <w:r w:rsidRPr="00D444D3">
        <w:rPr>
          <w:vertAlign w:val="subscript"/>
        </w:rPr>
        <w:t>OH</w:t>
      </w:r>
      <w:proofErr w:type="spellEnd"/>
      <w:r w:rsidRPr="00D444D3">
        <w:t xml:space="preserve"> of the target species is </w:t>
      </w:r>
      <w:r w:rsidRPr="00D444D3">
        <w:rPr>
          <w:rFonts w:cstheme="minorHAnsi"/>
        </w:rPr>
        <w:t>&lt;</w:t>
      </w:r>
      <w:r w:rsidRPr="00D444D3">
        <w:t xml:space="preserve"> 5.0E-13 cm</w:t>
      </w:r>
      <w:r w:rsidRPr="00D444D3">
        <w:rPr>
          <w:vertAlign w:val="superscript"/>
        </w:rPr>
        <w:t>3</w:t>
      </w:r>
      <w:r w:rsidRPr="00D444D3">
        <w:t xml:space="preserve"> </w:t>
      </w:r>
      <w:proofErr w:type="gramStart"/>
      <w:r w:rsidRPr="00D444D3">
        <w:t>molec.</w:t>
      </w:r>
      <w:r w:rsidRPr="00D444D3">
        <w:rPr>
          <w:vertAlign w:val="superscript"/>
        </w:rPr>
        <w:t>-</w:t>
      </w:r>
      <w:proofErr w:type="gramEnd"/>
      <w:r w:rsidRPr="00D444D3">
        <w:rPr>
          <w:vertAlign w:val="superscript"/>
        </w:rPr>
        <w:t>1</w:t>
      </w:r>
      <w:r w:rsidRPr="00D444D3">
        <w:t xml:space="preserve"> sec</w:t>
      </w:r>
      <w:r w:rsidRPr="00D444D3">
        <w:rPr>
          <w:vertAlign w:val="superscript"/>
        </w:rPr>
        <w:t>-1</w:t>
      </w:r>
      <w:r w:rsidRPr="00D444D3">
        <w:t>), it is assigned to NROG.</w:t>
      </w:r>
    </w:p>
    <w:p w14:paraId="00953051" w14:textId="5B7B62B9" w:rsidR="009429B3" w:rsidRPr="001467B2" w:rsidRDefault="009429B3" w:rsidP="00964347">
      <w:pPr>
        <w:pStyle w:val="ListParagraph"/>
        <w:numPr>
          <w:ilvl w:val="0"/>
          <w:numId w:val="26"/>
        </w:numPr>
        <w:jc w:val="both"/>
      </w:pPr>
      <w:r w:rsidRPr="00D444D3">
        <w:t xml:space="preserve">If the target species is </w:t>
      </w:r>
      <w:r w:rsidR="005D3E62" w:rsidRPr="00D444D3">
        <w:t>propionaldehyde or another higher aldehyde (</w:t>
      </w:r>
      <w:proofErr w:type="spellStart"/>
      <w:r w:rsidR="005D3E62" w:rsidRPr="00D444D3">
        <w:t>nC</w:t>
      </w:r>
      <w:proofErr w:type="spellEnd"/>
      <w:r w:rsidR="005D3E62" w:rsidRPr="00D444D3">
        <w:t xml:space="preserve"> </w:t>
      </w:r>
      <w:r w:rsidR="005D3E62" w:rsidRPr="00D444D3">
        <w:rPr>
          <w:rFonts w:cstheme="minorHAnsi"/>
        </w:rPr>
        <w:t xml:space="preserve">≥ 2 and number of aldehyde </w:t>
      </w:r>
      <w:r w:rsidR="005D3E62" w:rsidRPr="001467B2">
        <w:rPr>
          <w:rFonts w:cstheme="minorHAnsi"/>
        </w:rPr>
        <w:t>groups ≥ 1)</w:t>
      </w:r>
      <w:r w:rsidRPr="001467B2">
        <w:t xml:space="preserve">, </w:t>
      </w:r>
      <w:r w:rsidR="005D3E62" w:rsidRPr="001467B2">
        <w:t>it is assigned to RCHO.</w:t>
      </w:r>
    </w:p>
    <w:p w14:paraId="27874300" w14:textId="3D93BD55" w:rsidR="00D444D3" w:rsidRPr="001467B2" w:rsidRDefault="00D444D3" w:rsidP="00964347">
      <w:pPr>
        <w:pStyle w:val="ListParagraph"/>
        <w:numPr>
          <w:ilvl w:val="0"/>
          <w:numId w:val="26"/>
        </w:numPr>
        <w:jc w:val="both"/>
      </w:pPr>
      <w:r w:rsidRPr="001467B2">
        <w:t>If the target species is an organic nitrate, it is assigned to RNO3.</w:t>
      </w:r>
    </w:p>
    <w:p w14:paraId="335A3FB2" w14:textId="36727ACC" w:rsidR="009429B3" w:rsidRPr="001467B2" w:rsidRDefault="009429B3" w:rsidP="00964347">
      <w:pPr>
        <w:pStyle w:val="ListParagraph"/>
        <w:numPr>
          <w:ilvl w:val="0"/>
          <w:numId w:val="26"/>
        </w:numPr>
        <w:jc w:val="both"/>
      </w:pPr>
      <w:r w:rsidRPr="001467B2">
        <w:t xml:space="preserve">If the target species contains a </w:t>
      </w:r>
      <w:r w:rsidR="00F50837" w:rsidRPr="001467B2">
        <w:t xml:space="preserve">double or </w:t>
      </w:r>
      <w:r w:rsidRPr="001467B2">
        <w:t xml:space="preserve">triple </w:t>
      </w:r>
      <w:r w:rsidR="00F50837" w:rsidRPr="001467B2">
        <w:t>carbon-carbon bond</w:t>
      </w:r>
      <w:r w:rsidRPr="001467B2">
        <w:t>, do the following order-of-operations:</w:t>
      </w:r>
    </w:p>
    <w:p w14:paraId="00E550C7" w14:textId="36B9D0B0" w:rsidR="006F3A23" w:rsidRPr="00865910" w:rsidRDefault="006F3A23" w:rsidP="00964347">
      <w:pPr>
        <w:pStyle w:val="ListParagraph"/>
        <w:numPr>
          <w:ilvl w:val="1"/>
          <w:numId w:val="23"/>
        </w:numPr>
        <w:jc w:val="both"/>
      </w:pPr>
      <w:r w:rsidRPr="001467B2">
        <w:t xml:space="preserve">If the </w:t>
      </w:r>
      <w:proofErr w:type="spellStart"/>
      <w:r w:rsidRPr="00865910">
        <w:t>k</w:t>
      </w:r>
      <w:r w:rsidRPr="00865910">
        <w:rPr>
          <w:vertAlign w:val="subscript"/>
        </w:rPr>
        <w:t>OH</w:t>
      </w:r>
      <w:proofErr w:type="spellEnd"/>
      <w:r w:rsidRPr="00865910">
        <w:t xml:space="preserve"> of the target species is </w:t>
      </w:r>
      <w:r w:rsidRPr="00865910">
        <w:rPr>
          <w:rFonts w:cstheme="minorHAnsi"/>
        </w:rPr>
        <w:t>≤</w:t>
      </w:r>
      <w:r w:rsidRPr="00865910">
        <w:t xml:space="preserve"> 7.0E4 ppm</w:t>
      </w:r>
      <w:r w:rsidRPr="00865910">
        <w:rPr>
          <w:vertAlign w:val="superscript"/>
        </w:rPr>
        <w:t>-1</w:t>
      </w:r>
      <w:r w:rsidRPr="00865910">
        <w:t xml:space="preserve"> min</w:t>
      </w:r>
      <w:r w:rsidRPr="00865910">
        <w:rPr>
          <w:vertAlign w:val="superscript"/>
        </w:rPr>
        <w:t>-1</w:t>
      </w:r>
      <w:r w:rsidRPr="00865910">
        <w:t>, it is assigned to OLE1.</w:t>
      </w:r>
    </w:p>
    <w:p w14:paraId="7858A3C7" w14:textId="4E0948C7" w:rsidR="006F3A23" w:rsidRPr="00865910" w:rsidRDefault="006F3A23" w:rsidP="00964347">
      <w:pPr>
        <w:pStyle w:val="ListParagraph"/>
        <w:numPr>
          <w:ilvl w:val="1"/>
          <w:numId w:val="23"/>
        </w:numPr>
        <w:jc w:val="both"/>
      </w:pPr>
      <w:r w:rsidRPr="00865910">
        <w:t xml:space="preserve">Else (i.e., </w:t>
      </w:r>
      <w:proofErr w:type="spellStart"/>
      <w:r w:rsidRPr="00865910">
        <w:t>k</w:t>
      </w:r>
      <w:r w:rsidRPr="00865910">
        <w:rPr>
          <w:vertAlign w:val="subscript"/>
        </w:rPr>
        <w:t>OH</w:t>
      </w:r>
      <w:proofErr w:type="spellEnd"/>
      <w:r w:rsidRPr="00865910">
        <w:t xml:space="preserve"> of the target species is </w:t>
      </w:r>
      <w:r w:rsidRPr="00865910">
        <w:rPr>
          <w:rFonts w:cstheme="minorHAnsi"/>
        </w:rPr>
        <w:t>&gt;</w:t>
      </w:r>
      <w:r w:rsidRPr="00865910">
        <w:t xml:space="preserve"> </w:t>
      </w:r>
      <w:r w:rsidR="00267FCC" w:rsidRPr="00865910">
        <w:t>7.0</w:t>
      </w:r>
      <w:r w:rsidRPr="00865910">
        <w:t>E4 ppm</w:t>
      </w:r>
      <w:r w:rsidRPr="00865910">
        <w:rPr>
          <w:vertAlign w:val="superscript"/>
        </w:rPr>
        <w:t>-1</w:t>
      </w:r>
      <w:r w:rsidRPr="00865910">
        <w:t xml:space="preserve"> min</w:t>
      </w:r>
      <w:r w:rsidRPr="00865910">
        <w:rPr>
          <w:vertAlign w:val="superscript"/>
        </w:rPr>
        <w:t>-1</w:t>
      </w:r>
      <w:r w:rsidRPr="00865910">
        <w:t>), it is assigned to OLE2.</w:t>
      </w:r>
    </w:p>
    <w:p w14:paraId="1CB19FB5" w14:textId="54FB8FE9" w:rsidR="009429B3" w:rsidRPr="00865910" w:rsidRDefault="009429B3" w:rsidP="00964347">
      <w:pPr>
        <w:pStyle w:val="ListParagraph"/>
        <w:numPr>
          <w:ilvl w:val="0"/>
          <w:numId w:val="26"/>
        </w:numPr>
        <w:jc w:val="both"/>
      </w:pPr>
      <w:r w:rsidRPr="00865910">
        <w:t>For all remaining target species</w:t>
      </w:r>
      <w:r w:rsidR="001467B2" w:rsidRPr="00865910">
        <w:t>, do the following order-of-operations:</w:t>
      </w:r>
    </w:p>
    <w:p w14:paraId="0DE0EF2B" w14:textId="16721565" w:rsidR="001467B2" w:rsidRDefault="001467B2" w:rsidP="00964347">
      <w:pPr>
        <w:pStyle w:val="ListParagraph"/>
        <w:numPr>
          <w:ilvl w:val="1"/>
          <w:numId w:val="23"/>
        </w:numPr>
        <w:jc w:val="both"/>
      </w:pPr>
      <w:r w:rsidRPr="00865910">
        <w:t xml:space="preserve">If the </w:t>
      </w:r>
      <w:proofErr w:type="spellStart"/>
      <w:r w:rsidRPr="00865910">
        <w:t>k</w:t>
      </w:r>
      <w:r w:rsidRPr="00865910">
        <w:rPr>
          <w:vertAlign w:val="subscript"/>
        </w:rPr>
        <w:t>OH</w:t>
      </w:r>
      <w:proofErr w:type="spellEnd"/>
      <w:r w:rsidRPr="00865910">
        <w:t xml:space="preserve"> of the target species</w:t>
      </w:r>
      <w:r w:rsidRPr="001467B2">
        <w:t xml:space="preserve"> is </w:t>
      </w:r>
      <w:r w:rsidRPr="001467B2">
        <w:rPr>
          <w:rFonts w:cstheme="minorHAnsi"/>
        </w:rPr>
        <w:t>≤</w:t>
      </w:r>
      <w:r w:rsidRPr="001467B2">
        <w:t xml:space="preserve"> </w:t>
      </w:r>
      <w:r w:rsidR="00E94438">
        <w:t>2</w:t>
      </w:r>
      <w:r w:rsidRPr="001467B2">
        <w:t>.0E</w:t>
      </w:r>
      <w:r w:rsidR="00E94438">
        <w:t>2</w:t>
      </w:r>
      <w:r w:rsidRPr="001467B2">
        <w:t xml:space="preserve"> ppm</w:t>
      </w:r>
      <w:r w:rsidRPr="001467B2">
        <w:rPr>
          <w:vertAlign w:val="superscript"/>
        </w:rPr>
        <w:t>-1</w:t>
      </w:r>
      <w:r w:rsidRPr="001467B2">
        <w:t xml:space="preserve"> min</w:t>
      </w:r>
      <w:r w:rsidRPr="001467B2">
        <w:rPr>
          <w:vertAlign w:val="superscript"/>
        </w:rPr>
        <w:t>-1</w:t>
      </w:r>
      <w:r w:rsidRPr="001467B2">
        <w:t xml:space="preserve">, it is assigned to </w:t>
      </w:r>
      <w:r w:rsidR="00E94438">
        <w:t>NROG</w:t>
      </w:r>
      <w:r w:rsidRPr="001467B2">
        <w:t>.</w:t>
      </w:r>
    </w:p>
    <w:p w14:paraId="31AB8076" w14:textId="4879A59B" w:rsidR="00E94438" w:rsidRPr="001467B2" w:rsidRDefault="00E94438" w:rsidP="00964347">
      <w:pPr>
        <w:pStyle w:val="ListParagraph"/>
        <w:numPr>
          <w:ilvl w:val="1"/>
          <w:numId w:val="23"/>
        </w:numPr>
        <w:jc w:val="both"/>
      </w:pPr>
      <w:r w:rsidRPr="00865910">
        <w:t xml:space="preserve">If the </w:t>
      </w:r>
      <w:proofErr w:type="spellStart"/>
      <w:r w:rsidRPr="00865910">
        <w:t>k</w:t>
      </w:r>
      <w:r w:rsidRPr="00865910">
        <w:rPr>
          <w:vertAlign w:val="subscript"/>
        </w:rPr>
        <w:t>OH</w:t>
      </w:r>
      <w:proofErr w:type="spellEnd"/>
      <w:r w:rsidRPr="00865910">
        <w:t xml:space="preserve"> of the target species</w:t>
      </w:r>
      <w:r w:rsidRPr="001467B2">
        <w:t xml:space="preserve"> is </w:t>
      </w:r>
      <w:r w:rsidRPr="001467B2">
        <w:rPr>
          <w:rFonts w:cstheme="minorHAnsi"/>
        </w:rPr>
        <w:t>≤</w:t>
      </w:r>
      <w:r w:rsidRPr="001467B2">
        <w:t xml:space="preserve"> </w:t>
      </w:r>
      <w:r>
        <w:t>5</w:t>
      </w:r>
      <w:r w:rsidRPr="001467B2">
        <w:t>.0E</w:t>
      </w:r>
      <w:r>
        <w:t>2</w:t>
      </w:r>
      <w:r w:rsidRPr="001467B2">
        <w:t xml:space="preserve"> ppm</w:t>
      </w:r>
      <w:r w:rsidRPr="001467B2">
        <w:rPr>
          <w:vertAlign w:val="superscript"/>
        </w:rPr>
        <w:t>-1</w:t>
      </w:r>
      <w:r w:rsidRPr="001467B2">
        <w:t xml:space="preserve"> min</w:t>
      </w:r>
      <w:r w:rsidRPr="001467B2">
        <w:rPr>
          <w:vertAlign w:val="superscript"/>
        </w:rPr>
        <w:t>-1</w:t>
      </w:r>
      <w:r>
        <w:t xml:space="preserve"> and </w:t>
      </w:r>
      <w:r>
        <w:rPr>
          <w:rFonts w:cstheme="minorHAnsi"/>
        </w:rPr>
        <w:t>&gt;</w:t>
      </w:r>
      <w:r w:rsidRPr="001467B2">
        <w:t xml:space="preserve"> </w:t>
      </w:r>
      <w:r>
        <w:t>2</w:t>
      </w:r>
      <w:r w:rsidRPr="001467B2">
        <w:t>.0E</w:t>
      </w:r>
      <w:r>
        <w:t>2</w:t>
      </w:r>
      <w:r w:rsidRPr="001467B2">
        <w:t xml:space="preserve"> ppm</w:t>
      </w:r>
      <w:r w:rsidRPr="001467B2">
        <w:rPr>
          <w:vertAlign w:val="superscript"/>
        </w:rPr>
        <w:t>-1</w:t>
      </w:r>
      <w:r w:rsidRPr="001467B2">
        <w:t xml:space="preserve"> min</w:t>
      </w:r>
      <w:r w:rsidRPr="001467B2">
        <w:rPr>
          <w:vertAlign w:val="superscript"/>
        </w:rPr>
        <w:t>-1</w:t>
      </w:r>
      <w:r w:rsidRPr="001467B2">
        <w:t>,</w:t>
      </w:r>
      <w:r>
        <w:t xml:space="preserve"> it is assigned to ALK1.</w:t>
      </w:r>
    </w:p>
    <w:p w14:paraId="07BE0E17" w14:textId="2A989790" w:rsidR="00E94438" w:rsidRDefault="00E94438" w:rsidP="00964347">
      <w:pPr>
        <w:pStyle w:val="ListParagraph"/>
        <w:numPr>
          <w:ilvl w:val="1"/>
          <w:numId w:val="23"/>
        </w:numPr>
        <w:jc w:val="both"/>
      </w:pPr>
      <w:r w:rsidRPr="00865910">
        <w:t xml:space="preserve">If the </w:t>
      </w:r>
      <w:proofErr w:type="spellStart"/>
      <w:r w:rsidRPr="00865910">
        <w:t>k</w:t>
      </w:r>
      <w:r w:rsidRPr="00865910">
        <w:rPr>
          <w:vertAlign w:val="subscript"/>
        </w:rPr>
        <w:t>OH</w:t>
      </w:r>
      <w:proofErr w:type="spellEnd"/>
      <w:r w:rsidRPr="00865910">
        <w:t xml:space="preserve"> of the target species</w:t>
      </w:r>
      <w:r w:rsidRPr="001467B2">
        <w:t xml:space="preserve"> is </w:t>
      </w:r>
      <w:r w:rsidRPr="001467B2">
        <w:rPr>
          <w:rFonts w:cstheme="minorHAnsi"/>
        </w:rPr>
        <w:t>≤</w:t>
      </w:r>
      <w:r w:rsidRPr="001467B2">
        <w:t xml:space="preserve"> </w:t>
      </w:r>
      <w:r w:rsidR="007F45F9">
        <w:t>2</w:t>
      </w:r>
      <w:r w:rsidRPr="001467B2">
        <w:t>.</w:t>
      </w:r>
      <w:r w:rsidR="007F45F9">
        <w:t>5</w:t>
      </w:r>
      <w:r w:rsidRPr="001467B2">
        <w:t>E</w:t>
      </w:r>
      <w:r w:rsidR="007F45F9">
        <w:t>3</w:t>
      </w:r>
      <w:r w:rsidRPr="001467B2">
        <w:t xml:space="preserve"> ppm</w:t>
      </w:r>
      <w:r w:rsidRPr="001467B2">
        <w:rPr>
          <w:vertAlign w:val="superscript"/>
        </w:rPr>
        <w:t>-1</w:t>
      </w:r>
      <w:r w:rsidRPr="001467B2">
        <w:t xml:space="preserve"> min</w:t>
      </w:r>
      <w:r w:rsidRPr="001467B2">
        <w:rPr>
          <w:vertAlign w:val="superscript"/>
        </w:rPr>
        <w:t>-1</w:t>
      </w:r>
      <w:r>
        <w:t xml:space="preserve"> and </w:t>
      </w:r>
      <w:r>
        <w:rPr>
          <w:rFonts w:cstheme="minorHAnsi"/>
        </w:rPr>
        <w:t>&gt;</w:t>
      </w:r>
      <w:r w:rsidRPr="001467B2">
        <w:t xml:space="preserve"> </w:t>
      </w:r>
      <w:r w:rsidR="007F45F9">
        <w:t>5</w:t>
      </w:r>
      <w:r w:rsidRPr="001467B2">
        <w:t>.0E</w:t>
      </w:r>
      <w:r>
        <w:t>2</w:t>
      </w:r>
      <w:r w:rsidRPr="001467B2">
        <w:t xml:space="preserve"> ppm</w:t>
      </w:r>
      <w:r w:rsidRPr="001467B2">
        <w:rPr>
          <w:vertAlign w:val="superscript"/>
        </w:rPr>
        <w:t>-1</w:t>
      </w:r>
      <w:r w:rsidRPr="001467B2">
        <w:t xml:space="preserve"> min</w:t>
      </w:r>
      <w:r w:rsidRPr="001467B2">
        <w:rPr>
          <w:vertAlign w:val="superscript"/>
        </w:rPr>
        <w:t>-1</w:t>
      </w:r>
      <w:r w:rsidRPr="001467B2">
        <w:t>,</w:t>
      </w:r>
      <w:r>
        <w:t xml:space="preserve"> it is assigned to ALK</w:t>
      </w:r>
      <w:r w:rsidR="006A786A">
        <w:t>2</w:t>
      </w:r>
      <w:r>
        <w:t>.</w:t>
      </w:r>
    </w:p>
    <w:p w14:paraId="6ED2D747" w14:textId="5B6635FB" w:rsidR="00E94438" w:rsidRPr="001467B2" w:rsidRDefault="00E94438" w:rsidP="00964347">
      <w:pPr>
        <w:pStyle w:val="ListParagraph"/>
        <w:numPr>
          <w:ilvl w:val="1"/>
          <w:numId w:val="23"/>
        </w:numPr>
        <w:jc w:val="both"/>
      </w:pPr>
      <w:r w:rsidRPr="00865910">
        <w:t xml:space="preserve">If the </w:t>
      </w:r>
      <w:proofErr w:type="spellStart"/>
      <w:r w:rsidRPr="00865910">
        <w:t>k</w:t>
      </w:r>
      <w:r w:rsidRPr="00865910">
        <w:rPr>
          <w:vertAlign w:val="subscript"/>
        </w:rPr>
        <w:t>OH</w:t>
      </w:r>
      <w:proofErr w:type="spellEnd"/>
      <w:r w:rsidRPr="00865910">
        <w:t xml:space="preserve"> of the target species</w:t>
      </w:r>
      <w:r w:rsidRPr="001467B2">
        <w:t xml:space="preserve"> is </w:t>
      </w:r>
      <w:r w:rsidRPr="001467B2">
        <w:rPr>
          <w:rFonts w:cstheme="minorHAnsi"/>
        </w:rPr>
        <w:t>≤</w:t>
      </w:r>
      <w:r w:rsidRPr="001467B2">
        <w:t xml:space="preserve"> </w:t>
      </w:r>
      <w:r>
        <w:t>5</w:t>
      </w:r>
      <w:r w:rsidRPr="001467B2">
        <w:t>.0E</w:t>
      </w:r>
      <w:r w:rsidR="007F45F9">
        <w:t>3</w:t>
      </w:r>
      <w:r w:rsidRPr="001467B2">
        <w:t xml:space="preserve"> ppm</w:t>
      </w:r>
      <w:r w:rsidRPr="001467B2">
        <w:rPr>
          <w:vertAlign w:val="superscript"/>
        </w:rPr>
        <w:t>-1</w:t>
      </w:r>
      <w:r w:rsidRPr="001467B2">
        <w:t xml:space="preserve"> min</w:t>
      </w:r>
      <w:r w:rsidRPr="001467B2">
        <w:rPr>
          <w:vertAlign w:val="superscript"/>
        </w:rPr>
        <w:t>-1</w:t>
      </w:r>
      <w:r>
        <w:t xml:space="preserve"> and </w:t>
      </w:r>
      <w:r>
        <w:rPr>
          <w:rFonts w:cstheme="minorHAnsi"/>
        </w:rPr>
        <w:t>&gt;</w:t>
      </w:r>
      <w:r w:rsidRPr="001467B2">
        <w:t xml:space="preserve"> </w:t>
      </w:r>
      <w:r>
        <w:t>2</w:t>
      </w:r>
      <w:r w:rsidRPr="001467B2">
        <w:t>.</w:t>
      </w:r>
      <w:r w:rsidR="007F45F9">
        <w:t>5</w:t>
      </w:r>
      <w:r w:rsidRPr="001467B2">
        <w:t>E</w:t>
      </w:r>
      <w:r w:rsidR="007F45F9">
        <w:t>3</w:t>
      </w:r>
      <w:r w:rsidRPr="001467B2">
        <w:t xml:space="preserve"> ppm</w:t>
      </w:r>
      <w:r w:rsidRPr="001467B2">
        <w:rPr>
          <w:vertAlign w:val="superscript"/>
        </w:rPr>
        <w:t>-1</w:t>
      </w:r>
      <w:r w:rsidRPr="001467B2">
        <w:t xml:space="preserve"> min</w:t>
      </w:r>
      <w:r w:rsidRPr="001467B2">
        <w:rPr>
          <w:vertAlign w:val="superscript"/>
        </w:rPr>
        <w:t>-1</w:t>
      </w:r>
      <w:r w:rsidRPr="001467B2">
        <w:t>,</w:t>
      </w:r>
      <w:r>
        <w:t xml:space="preserve"> it is assigned to ALK</w:t>
      </w:r>
      <w:r w:rsidR="006A786A">
        <w:t>3</w:t>
      </w:r>
      <w:r>
        <w:t>.</w:t>
      </w:r>
    </w:p>
    <w:p w14:paraId="29999EED" w14:textId="34C73FBC" w:rsidR="00E94438" w:rsidRDefault="00E94438" w:rsidP="00964347">
      <w:pPr>
        <w:pStyle w:val="ListParagraph"/>
        <w:numPr>
          <w:ilvl w:val="1"/>
          <w:numId w:val="23"/>
        </w:numPr>
        <w:jc w:val="both"/>
      </w:pPr>
      <w:r w:rsidRPr="00865910">
        <w:t xml:space="preserve">If the </w:t>
      </w:r>
      <w:proofErr w:type="spellStart"/>
      <w:r w:rsidRPr="00865910">
        <w:t>k</w:t>
      </w:r>
      <w:r w:rsidRPr="00865910">
        <w:rPr>
          <w:vertAlign w:val="subscript"/>
        </w:rPr>
        <w:t>OH</w:t>
      </w:r>
      <w:proofErr w:type="spellEnd"/>
      <w:r w:rsidRPr="00865910">
        <w:t xml:space="preserve"> of the target species</w:t>
      </w:r>
      <w:r w:rsidRPr="001467B2">
        <w:t xml:space="preserve"> is </w:t>
      </w:r>
      <w:r w:rsidRPr="001467B2">
        <w:rPr>
          <w:rFonts w:cstheme="minorHAnsi"/>
        </w:rPr>
        <w:t>≤</w:t>
      </w:r>
      <w:r w:rsidRPr="001467B2">
        <w:t xml:space="preserve"> </w:t>
      </w:r>
      <w:r w:rsidR="007F45F9">
        <w:t>1</w:t>
      </w:r>
      <w:r w:rsidRPr="001467B2">
        <w:t>.0E</w:t>
      </w:r>
      <w:r w:rsidR="007F45F9">
        <w:t>4</w:t>
      </w:r>
      <w:r w:rsidRPr="001467B2">
        <w:t xml:space="preserve"> ppm</w:t>
      </w:r>
      <w:r w:rsidRPr="001467B2">
        <w:rPr>
          <w:vertAlign w:val="superscript"/>
        </w:rPr>
        <w:t>-1</w:t>
      </w:r>
      <w:r w:rsidRPr="001467B2">
        <w:t xml:space="preserve"> min</w:t>
      </w:r>
      <w:r w:rsidRPr="001467B2">
        <w:rPr>
          <w:vertAlign w:val="superscript"/>
        </w:rPr>
        <w:t>-1</w:t>
      </w:r>
      <w:r>
        <w:t xml:space="preserve"> and </w:t>
      </w:r>
      <w:r>
        <w:rPr>
          <w:rFonts w:cstheme="minorHAnsi"/>
        </w:rPr>
        <w:t>&gt;</w:t>
      </w:r>
      <w:r w:rsidRPr="001467B2">
        <w:t xml:space="preserve"> </w:t>
      </w:r>
      <w:r w:rsidR="007F45F9">
        <w:t>5</w:t>
      </w:r>
      <w:r w:rsidRPr="001467B2">
        <w:t>.0E</w:t>
      </w:r>
      <w:r w:rsidR="007F45F9">
        <w:t>3</w:t>
      </w:r>
      <w:r w:rsidRPr="001467B2">
        <w:t xml:space="preserve"> ppm</w:t>
      </w:r>
      <w:r w:rsidRPr="001467B2">
        <w:rPr>
          <w:vertAlign w:val="superscript"/>
        </w:rPr>
        <w:t>-1</w:t>
      </w:r>
      <w:r w:rsidRPr="001467B2">
        <w:t xml:space="preserve"> min</w:t>
      </w:r>
      <w:r w:rsidRPr="001467B2">
        <w:rPr>
          <w:vertAlign w:val="superscript"/>
        </w:rPr>
        <w:t>-1</w:t>
      </w:r>
      <w:r w:rsidRPr="001467B2">
        <w:t>,</w:t>
      </w:r>
      <w:r>
        <w:t xml:space="preserve"> it is assigned to ALK</w:t>
      </w:r>
      <w:r w:rsidR="006A786A">
        <w:t>4</w:t>
      </w:r>
      <w:r>
        <w:t>.</w:t>
      </w:r>
    </w:p>
    <w:p w14:paraId="4764EF92" w14:textId="34942B5D" w:rsidR="006A786A" w:rsidRPr="001467B2" w:rsidRDefault="006A786A" w:rsidP="00964347">
      <w:pPr>
        <w:pStyle w:val="ListParagraph"/>
        <w:numPr>
          <w:ilvl w:val="1"/>
          <w:numId w:val="23"/>
        </w:numPr>
        <w:jc w:val="both"/>
      </w:pPr>
      <w:r w:rsidRPr="00865910">
        <w:t xml:space="preserve">If the </w:t>
      </w:r>
      <w:proofErr w:type="spellStart"/>
      <w:r w:rsidRPr="00865910">
        <w:t>k</w:t>
      </w:r>
      <w:r w:rsidRPr="006A786A">
        <w:rPr>
          <w:vertAlign w:val="subscript"/>
        </w:rPr>
        <w:t>OH</w:t>
      </w:r>
      <w:proofErr w:type="spellEnd"/>
      <w:r w:rsidRPr="00865910">
        <w:t xml:space="preserve"> of the target species</w:t>
      </w:r>
      <w:r w:rsidRPr="001467B2">
        <w:t xml:space="preserve"> is </w:t>
      </w:r>
      <w:r w:rsidRPr="006A786A">
        <w:rPr>
          <w:rFonts w:cstheme="minorHAnsi"/>
        </w:rPr>
        <w:t>&gt;</w:t>
      </w:r>
      <w:r w:rsidRPr="001467B2">
        <w:t xml:space="preserve"> </w:t>
      </w:r>
      <w:r w:rsidR="007F45F9">
        <w:t>1</w:t>
      </w:r>
      <w:r w:rsidRPr="001467B2">
        <w:t>.0E</w:t>
      </w:r>
      <w:r w:rsidR="007F45F9">
        <w:t>4</w:t>
      </w:r>
      <w:r w:rsidRPr="001467B2">
        <w:t xml:space="preserve"> ppm</w:t>
      </w:r>
      <w:r w:rsidRPr="006A786A">
        <w:rPr>
          <w:vertAlign w:val="superscript"/>
        </w:rPr>
        <w:t>-1</w:t>
      </w:r>
      <w:r w:rsidRPr="001467B2">
        <w:t xml:space="preserve"> min</w:t>
      </w:r>
      <w:r w:rsidRPr="006A786A">
        <w:rPr>
          <w:vertAlign w:val="superscript"/>
        </w:rPr>
        <w:t>-1</w:t>
      </w:r>
      <w:r w:rsidRPr="001467B2">
        <w:t>,</w:t>
      </w:r>
      <w:r>
        <w:t xml:space="preserve"> it is assigned to ALK5.</w:t>
      </w:r>
    </w:p>
    <w:p w14:paraId="2A53E05B" w14:textId="7A505E12" w:rsidR="00E94438" w:rsidRPr="001467B2" w:rsidRDefault="00E94438" w:rsidP="00964347">
      <w:pPr>
        <w:pStyle w:val="ListParagraph"/>
        <w:numPr>
          <w:ilvl w:val="1"/>
          <w:numId w:val="23"/>
        </w:numPr>
        <w:jc w:val="both"/>
      </w:pPr>
      <w:r>
        <w:t>Else, all remaining species are assigned to NROG.</w:t>
      </w:r>
    </w:p>
    <w:p w14:paraId="192B7652" w14:textId="77777777" w:rsidR="00B57FED" w:rsidRPr="00B57FED" w:rsidRDefault="00B57FED" w:rsidP="00B57FED">
      <w:pPr>
        <w:pStyle w:val="Heading3"/>
        <w:rPr>
          <w:color w:val="2F5496" w:themeColor="accent1" w:themeShade="BF"/>
          <w:sz w:val="32"/>
          <w:szCs w:val="32"/>
        </w:rPr>
      </w:pPr>
      <w:bookmarkStart w:id="3350" w:name="_Toc174099323"/>
      <w:r>
        <w:t>SAPRC07_CF2</w:t>
      </w:r>
      <w:bookmarkEnd w:id="3350"/>
    </w:p>
    <w:p w14:paraId="0073C051" w14:textId="45F6E9FC" w:rsidR="00875A56" w:rsidRDefault="00875A56" w:rsidP="00875A56">
      <w:pPr>
        <w:jc w:val="both"/>
      </w:pPr>
      <w:r>
        <w:t xml:space="preserve">The </w:t>
      </w:r>
      <w:r w:rsidR="001468A9">
        <w:t>SAPRC07</w:t>
      </w:r>
      <w:r>
        <w:t xml:space="preserve">_CF2 chemical mechanism is exclusively used in the </w:t>
      </w:r>
      <w:proofErr w:type="spellStart"/>
      <w:r>
        <w:t>CAMx</w:t>
      </w:r>
      <w:proofErr w:type="spellEnd"/>
      <w:r>
        <w:t xml:space="preserve"> photochemical model and features significant overlap with the </w:t>
      </w:r>
      <w:r w:rsidR="00BB37B9">
        <w:t>SAPRC07TC</w:t>
      </w:r>
      <w:r>
        <w:t xml:space="preserve">_AE7 chemical mechanism. Specifically, several explicit species and one lumped species is excluded from the </w:t>
      </w:r>
      <w:r w:rsidR="00585EAD">
        <w:t>SAPRC07</w:t>
      </w:r>
      <w:r>
        <w:t xml:space="preserve">_CF2 chemical mechanism when compared to </w:t>
      </w:r>
      <w:r w:rsidR="00350DDA">
        <w:t xml:space="preserve">SAPRC07TC </w:t>
      </w:r>
      <w:r>
        <w:t>_AE7. Both utilize the NVOL and IVOC tracers, which are defined to include semi-volatile organic compounds (SVOC; 3x10</w:t>
      </w:r>
      <w:r>
        <w:rPr>
          <w:vertAlign w:val="superscript"/>
        </w:rPr>
        <w:t>-1</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and intermediate-volatility organic compounds (IVOC; 3x10</w:t>
      </w:r>
      <w:r w:rsidRPr="00F40EBC">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sidRPr="00F40EBC">
        <w:rPr>
          <w:vertAlign w:val="superscript"/>
        </w:rPr>
        <w:t>6</w:t>
      </w:r>
      <w:r>
        <w:t xml:space="preserve"> μg m</w:t>
      </w:r>
      <w:r w:rsidRPr="00F40EBC">
        <w:rPr>
          <w:rFonts w:ascii="Calibri" w:eastAsia="Calibri" w:hAnsi="Calibri" w:cs="Calibri"/>
          <w:vertAlign w:val="superscript"/>
        </w:rPr>
        <w:t>-</w:t>
      </w:r>
      <w:r w:rsidRPr="00F40EBC">
        <w:rPr>
          <w:vertAlign w:val="superscript"/>
        </w:rPr>
        <w:t>3</w:t>
      </w:r>
      <w:r>
        <w:t xml:space="preserve">), respectively. A description and various properties for all emitted organics from the </w:t>
      </w:r>
      <w:r w:rsidR="006971BF">
        <w:t>SAPRC07</w:t>
      </w:r>
      <w:r>
        <w:t>_CF2 chemical mechanism is shown below.</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1"/>
        <w:gridCol w:w="4304"/>
        <w:gridCol w:w="574"/>
        <w:gridCol w:w="875"/>
        <w:gridCol w:w="2186"/>
      </w:tblGrid>
      <w:tr w:rsidR="009678EE" w:rsidRPr="000A3451" w14:paraId="6CC264EA" w14:textId="77777777" w:rsidTr="00690EB7">
        <w:trPr>
          <w:trHeight w:val="143"/>
          <w:tblHeader/>
        </w:trPr>
        <w:tc>
          <w:tcPr>
            <w:tcW w:w="1181" w:type="dxa"/>
            <w:shd w:val="clear" w:color="auto" w:fill="D9D9D9" w:themeFill="background1" w:themeFillShade="D9"/>
            <w:vAlign w:val="center"/>
          </w:tcPr>
          <w:p w14:paraId="0E8E59AC" w14:textId="77777777" w:rsidR="009678EE" w:rsidRPr="000A3451" w:rsidRDefault="009678EE" w:rsidP="00690EB7">
            <w:pPr>
              <w:spacing w:after="0"/>
              <w:jc w:val="center"/>
              <w:rPr>
                <w:rFonts w:cstheme="minorHAnsi"/>
                <w:b/>
                <w:sz w:val="20"/>
                <w:szCs w:val="20"/>
              </w:rPr>
            </w:pPr>
            <w:r w:rsidRPr="000A3451">
              <w:rPr>
                <w:rFonts w:cstheme="minorHAnsi"/>
                <w:b/>
                <w:sz w:val="20"/>
                <w:szCs w:val="20"/>
              </w:rPr>
              <w:t>Model Species</w:t>
            </w:r>
          </w:p>
        </w:tc>
        <w:tc>
          <w:tcPr>
            <w:tcW w:w="4304" w:type="dxa"/>
            <w:shd w:val="clear" w:color="auto" w:fill="D9D9D9" w:themeFill="background1" w:themeFillShade="D9"/>
            <w:vAlign w:val="center"/>
          </w:tcPr>
          <w:p w14:paraId="0612DE79" w14:textId="77777777" w:rsidR="009678EE" w:rsidRPr="000A3451" w:rsidRDefault="009678EE" w:rsidP="00690EB7">
            <w:pPr>
              <w:spacing w:after="0"/>
              <w:jc w:val="center"/>
              <w:rPr>
                <w:rFonts w:cstheme="minorHAnsi"/>
                <w:b/>
                <w:sz w:val="20"/>
                <w:szCs w:val="20"/>
              </w:rPr>
            </w:pPr>
            <w:r w:rsidRPr="000A3451">
              <w:rPr>
                <w:rFonts w:cstheme="minorHAnsi"/>
                <w:b/>
                <w:sz w:val="20"/>
                <w:szCs w:val="20"/>
              </w:rPr>
              <w:t>Description</w:t>
            </w:r>
          </w:p>
        </w:tc>
        <w:tc>
          <w:tcPr>
            <w:tcW w:w="574" w:type="dxa"/>
            <w:shd w:val="clear" w:color="auto" w:fill="D9D9D9" w:themeFill="background1" w:themeFillShade="D9"/>
            <w:vAlign w:val="center"/>
          </w:tcPr>
          <w:p w14:paraId="1CED8A45" w14:textId="77777777" w:rsidR="009678EE" w:rsidRPr="000A3451" w:rsidRDefault="009678EE" w:rsidP="00690EB7">
            <w:pPr>
              <w:spacing w:after="0"/>
              <w:jc w:val="center"/>
              <w:rPr>
                <w:rFonts w:cstheme="minorHAnsi"/>
                <w:b/>
                <w:sz w:val="20"/>
                <w:szCs w:val="20"/>
              </w:rPr>
            </w:pPr>
            <w:proofErr w:type="spellStart"/>
            <w:r w:rsidRPr="000A3451">
              <w:rPr>
                <w:rFonts w:cstheme="minorHAnsi"/>
                <w:b/>
                <w:sz w:val="20"/>
                <w:szCs w:val="20"/>
              </w:rPr>
              <w:t>nC</w:t>
            </w:r>
            <w:proofErr w:type="spellEnd"/>
          </w:p>
        </w:tc>
        <w:tc>
          <w:tcPr>
            <w:tcW w:w="875" w:type="dxa"/>
            <w:shd w:val="clear" w:color="auto" w:fill="D9D9D9" w:themeFill="background1" w:themeFillShade="D9"/>
            <w:vAlign w:val="center"/>
          </w:tcPr>
          <w:p w14:paraId="5FDE4963" w14:textId="77777777" w:rsidR="009678EE" w:rsidRPr="000A3451" w:rsidRDefault="009678EE" w:rsidP="00690EB7">
            <w:pPr>
              <w:spacing w:after="0"/>
              <w:jc w:val="center"/>
              <w:rPr>
                <w:rFonts w:cstheme="minorHAnsi"/>
                <w:b/>
                <w:sz w:val="20"/>
                <w:szCs w:val="20"/>
              </w:rPr>
            </w:pPr>
            <w:r w:rsidRPr="000A3451">
              <w:rPr>
                <w:rFonts w:cstheme="minorHAnsi"/>
                <w:b/>
                <w:sz w:val="20"/>
                <w:szCs w:val="20"/>
              </w:rPr>
              <w:t>Tracer Type</w:t>
            </w:r>
          </w:p>
        </w:tc>
        <w:tc>
          <w:tcPr>
            <w:tcW w:w="2186" w:type="dxa"/>
            <w:shd w:val="clear" w:color="auto" w:fill="D9D9D9" w:themeFill="background1" w:themeFillShade="D9"/>
            <w:vAlign w:val="center"/>
          </w:tcPr>
          <w:p w14:paraId="6DB25060" w14:textId="77777777" w:rsidR="009678EE" w:rsidRPr="000A3451" w:rsidRDefault="009678EE" w:rsidP="00690EB7">
            <w:pPr>
              <w:spacing w:after="0"/>
              <w:jc w:val="center"/>
              <w:rPr>
                <w:rFonts w:cstheme="minorHAnsi"/>
                <w:b/>
                <w:sz w:val="20"/>
                <w:szCs w:val="20"/>
              </w:rPr>
            </w:pPr>
            <w:r w:rsidRPr="000A3451">
              <w:rPr>
                <w:rFonts w:cstheme="minorHAnsi"/>
                <w:b/>
                <w:sz w:val="20"/>
                <w:szCs w:val="20"/>
              </w:rPr>
              <w:t>SMILES</w:t>
            </w:r>
          </w:p>
        </w:tc>
      </w:tr>
      <w:tr w:rsidR="009678EE" w:rsidRPr="000A3451" w14:paraId="3E1C5564" w14:textId="77777777" w:rsidTr="00690EB7">
        <w:trPr>
          <w:trHeight w:val="143"/>
        </w:trPr>
        <w:tc>
          <w:tcPr>
            <w:tcW w:w="1181" w:type="dxa"/>
            <w:vAlign w:val="center"/>
          </w:tcPr>
          <w:p w14:paraId="78A65087" w14:textId="77777777" w:rsidR="009678EE" w:rsidRPr="000A3451" w:rsidRDefault="009678EE" w:rsidP="00690EB7">
            <w:pPr>
              <w:spacing w:after="0"/>
              <w:jc w:val="center"/>
              <w:rPr>
                <w:rFonts w:cstheme="minorHAnsi"/>
                <w:sz w:val="20"/>
                <w:szCs w:val="20"/>
              </w:rPr>
            </w:pPr>
            <w:r w:rsidRPr="000A3451">
              <w:rPr>
                <w:rFonts w:cstheme="minorHAnsi"/>
                <w:sz w:val="20"/>
                <w:szCs w:val="20"/>
              </w:rPr>
              <w:t>AACD</w:t>
            </w:r>
          </w:p>
        </w:tc>
        <w:tc>
          <w:tcPr>
            <w:tcW w:w="4304" w:type="dxa"/>
            <w:vAlign w:val="center"/>
          </w:tcPr>
          <w:p w14:paraId="1F6C3E0F" w14:textId="77777777" w:rsidR="009678EE" w:rsidRPr="000A3451" w:rsidRDefault="009678EE" w:rsidP="00690EB7">
            <w:pPr>
              <w:spacing w:after="0"/>
              <w:jc w:val="center"/>
              <w:rPr>
                <w:rFonts w:cstheme="minorHAnsi"/>
                <w:sz w:val="20"/>
                <w:szCs w:val="20"/>
              </w:rPr>
            </w:pPr>
            <w:r w:rsidRPr="000A3451">
              <w:rPr>
                <w:rFonts w:cstheme="minorHAnsi"/>
                <w:sz w:val="20"/>
                <w:szCs w:val="20"/>
              </w:rPr>
              <w:t>Acetic Acid</w:t>
            </w:r>
          </w:p>
        </w:tc>
        <w:tc>
          <w:tcPr>
            <w:tcW w:w="574" w:type="dxa"/>
            <w:vAlign w:val="center"/>
          </w:tcPr>
          <w:p w14:paraId="16959866" w14:textId="77777777" w:rsidR="009678EE" w:rsidRPr="000A3451" w:rsidRDefault="009678EE" w:rsidP="00690EB7">
            <w:pPr>
              <w:spacing w:after="0"/>
              <w:jc w:val="center"/>
              <w:rPr>
                <w:rFonts w:cstheme="minorHAnsi"/>
                <w:sz w:val="20"/>
                <w:szCs w:val="20"/>
              </w:rPr>
            </w:pPr>
            <w:r w:rsidRPr="000A3451">
              <w:rPr>
                <w:rFonts w:cstheme="minorHAnsi"/>
                <w:sz w:val="20"/>
                <w:szCs w:val="20"/>
              </w:rPr>
              <w:t>2</w:t>
            </w:r>
          </w:p>
        </w:tc>
        <w:tc>
          <w:tcPr>
            <w:tcW w:w="875" w:type="dxa"/>
            <w:vAlign w:val="center"/>
          </w:tcPr>
          <w:p w14:paraId="04043775"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30D03209" w14:textId="77777777" w:rsidR="009678EE" w:rsidRPr="000A3451" w:rsidRDefault="009678EE" w:rsidP="00690EB7">
            <w:pPr>
              <w:spacing w:after="0"/>
              <w:jc w:val="center"/>
              <w:rPr>
                <w:rFonts w:cstheme="minorHAnsi"/>
                <w:sz w:val="20"/>
                <w:szCs w:val="20"/>
              </w:rPr>
            </w:pPr>
            <w:r w:rsidRPr="000A3451">
              <w:rPr>
                <w:rFonts w:cstheme="minorHAnsi"/>
                <w:sz w:val="20"/>
                <w:szCs w:val="20"/>
              </w:rPr>
              <w:t>CC(O)=O</w:t>
            </w:r>
          </w:p>
        </w:tc>
      </w:tr>
      <w:tr w:rsidR="009678EE" w:rsidRPr="000A3451" w14:paraId="72719011" w14:textId="77777777" w:rsidTr="00690EB7">
        <w:trPr>
          <w:trHeight w:val="143"/>
        </w:trPr>
        <w:tc>
          <w:tcPr>
            <w:tcW w:w="1181" w:type="dxa"/>
            <w:vAlign w:val="center"/>
          </w:tcPr>
          <w:p w14:paraId="6004BA2A" w14:textId="77777777" w:rsidR="009678EE" w:rsidRPr="000A3451" w:rsidRDefault="009678EE" w:rsidP="00690EB7">
            <w:pPr>
              <w:spacing w:after="0"/>
              <w:jc w:val="center"/>
              <w:rPr>
                <w:rFonts w:cstheme="minorHAnsi"/>
                <w:sz w:val="20"/>
                <w:szCs w:val="20"/>
              </w:rPr>
            </w:pPr>
            <w:r w:rsidRPr="000A3451">
              <w:rPr>
                <w:rFonts w:cstheme="minorHAnsi"/>
                <w:sz w:val="20"/>
                <w:szCs w:val="20"/>
              </w:rPr>
              <w:t>ACET</w:t>
            </w:r>
          </w:p>
        </w:tc>
        <w:tc>
          <w:tcPr>
            <w:tcW w:w="4304" w:type="dxa"/>
            <w:vAlign w:val="center"/>
          </w:tcPr>
          <w:p w14:paraId="3066B91F" w14:textId="77777777" w:rsidR="009678EE" w:rsidRPr="000A3451" w:rsidRDefault="009678EE" w:rsidP="00690EB7">
            <w:pPr>
              <w:spacing w:after="0"/>
              <w:jc w:val="center"/>
              <w:rPr>
                <w:rFonts w:cstheme="minorHAnsi"/>
                <w:sz w:val="20"/>
                <w:szCs w:val="20"/>
              </w:rPr>
            </w:pPr>
            <w:r w:rsidRPr="000A3451">
              <w:rPr>
                <w:rFonts w:cstheme="minorHAnsi"/>
                <w:sz w:val="20"/>
                <w:szCs w:val="20"/>
              </w:rPr>
              <w:t>Acetone</w:t>
            </w:r>
          </w:p>
        </w:tc>
        <w:tc>
          <w:tcPr>
            <w:tcW w:w="574" w:type="dxa"/>
            <w:vAlign w:val="center"/>
          </w:tcPr>
          <w:p w14:paraId="6FD8A842" w14:textId="77777777" w:rsidR="009678EE" w:rsidRPr="000A3451" w:rsidRDefault="009678EE" w:rsidP="00690EB7">
            <w:pPr>
              <w:spacing w:after="0"/>
              <w:jc w:val="center"/>
              <w:rPr>
                <w:rFonts w:cstheme="minorHAnsi"/>
                <w:sz w:val="20"/>
                <w:szCs w:val="20"/>
              </w:rPr>
            </w:pPr>
            <w:r w:rsidRPr="000A3451">
              <w:rPr>
                <w:rFonts w:cstheme="minorHAnsi"/>
                <w:sz w:val="20"/>
                <w:szCs w:val="20"/>
              </w:rPr>
              <w:t>3</w:t>
            </w:r>
          </w:p>
        </w:tc>
        <w:tc>
          <w:tcPr>
            <w:tcW w:w="875" w:type="dxa"/>
            <w:vAlign w:val="center"/>
          </w:tcPr>
          <w:p w14:paraId="65BBEF8C"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75E1CC8F" w14:textId="77777777" w:rsidR="009678EE" w:rsidRPr="000A3451" w:rsidRDefault="009678EE" w:rsidP="00690EB7">
            <w:pPr>
              <w:spacing w:after="0"/>
              <w:jc w:val="center"/>
              <w:rPr>
                <w:rFonts w:cstheme="minorHAnsi"/>
                <w:sz w:val="20"/>
                <w:szCs w:val="20"/>
              </w:rPr>
            </w:pPr>
            <w:r w:rsidRPr="000A3451">
              <w:rPr>
                <w:rFonts w:cstheme="minorHAnsi"/>
                <w:sz w:val="20"/>
                <w:szCs w:val="20"/>
              </w:rPr>
              <w:t>CC(C)=O</w:t>
            </w:r>
          </w:p>
        </w:tc>
      </w:tr>
      <w:tr w:rsidR="009678EE" w:rsidRPr="000A3451" w14:paraId="503D238A" w14:textId="77777777" w:rsidTr="00690EB7">
        <w:trPr>
          <w:trHeight w:val="143"/>
        </w:trPr>
        <w:tc>
          <w:tcPr>
            <w:tcW w:w="1181" w:type="dxa"/>
            <w:vAlign w:val="center"/>
          </w:tcPr>
          <w:p w14:paraId="01C8ABC0" w14:textId="77777777" w:rsidR="009678EE" w:rsidRPr="000A3451" w:rsidRDefault="009678EE" w:rsidP="00690EB7">
            <w:pPr>
              <w:spacing w:after="0"/>
              <w:jc w:val="center"/>
              <w:rPr>
                <w:rFonts w:cstheme="minorHAnsi"/>
                <w:sz w:val="20"/>
                <w:szCs w:val="20"/>
              </w:rPr>
            </w:pPr>
            <w:r w:rsidRPr="000A3451">
              <w:rPr>
                <w:rFonts w:cstheme="minorHAnsi"/>
                <w:sz w:val="20"/>
                <w:szCs w:val="20"/>
              </w:rPr>
              <w:t>ACYE</w:t>
            </w:r>
          </w:p>
        </w:tc>
        <w:tc>
          <w:tcPr>
            <w:tcW w:w="4304" w:type="dxa"/>
            <w:vAlign w:val="center"/>
          </w:tcPr>
          <w:p w14:paraId="0A7192FC" w14:textId="77777777" w:rsidR="009678EE" w:rsidRPr="000A3451" w:rsidRDefault="009678EE" w:rsidP="00690EB7">
            <w:pPr>
              <w:spacing w:after="0"/>
              <w:jc w:val="center"/>
              <w:rPr>
                <w:rFonts w:cstheme="minorHAnsi"/>
                <w:sz w:val="20"/>
                <w:szCs w:val="20"/>
              </w:rPr>
            </w:pPr>
            <w:r w:rsidRPr="000A3451">
              <w:rPr>
                <w:rFonts w:cstheme="minorHAnsi"/>
                <w:sz w:val="20"/>
                <w:szCs w:val="20"/>
              </w:rPr>
              <w:t>Acetylene</w:t>
            </w:r>
          </w:p>
        </w:tc>
        <w:tc>
          <w:tcPr>
            <w:tcW w:w="574" w:type="dxa"/>
            <w:vAlign w:val="center"/>
          </w:tcPr>
          <w:p w14:paraId="422083CC" w14:textId="77777777" w:rsidR="009678EE" w:rsidRPr="000A3451" w:rsidRDefault="009678EE" w:rsidP="00690EB7">
            <w:pPr>
              <w:spacing w:after="0"/>
              <w:jc w:val="center"/>
              <w:rPr>
                <w:rFonts w:cstheme="minorHAnsi"/>
                <w:sz w:val="20"/>
                <w:szCs w:val="20"/>
              </w:rPr>
            </w:pPr>
            <w:r w:rsidRPr="000A3451">
              <w:rPr>
                <w:rFonts w:cstheme="minorHAnsi"/>
                <w:sz w:val="20"/>
                <w:szCs w:val="20"/>
              </w:rPr>
              <w:t>2</w:t>
            </w:r>
          </w:p>
        </w:tc>
        <w:tc>
          <w:tcPr>
            <w:tcW w:w="875" w:type="dxa"/>
            <w:vAlign w:val="center"/>
          </w:tcPr>
          <w:p w14:paraId="746D070F"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15B4B2D4" w14:textId="77777777" w:rsidR="009678EE" w:rsidRPr="000A3451" w:rsidRDefault="009678EE" w:rsidP="00690EB7">
            <w:pPr>
              <w:spacing w:after="0"/>
              <w:jc w:val="center"/>
              <w:rPr>
                <w:rFonts w:cstheme="minorHAnsi"/>
                <w:sz w:val="20"/>
                <w:szCs w:val="20"/>
              </w:rPr>
            </w:pPr>
            <w:r w:rsidRPr="000A3451">
              <w:rPr>
                <w:rFonts w:cstheme="minorHAnsi"/>
                <w:sz w:val="20"/>
                <w:szCs w:val="20"/>
              </w:rPr>
              <w:t>C#C</w:t>
            </w:r>
          </w:p>
        </w:tc>
      </w:tr>
      <w:tr w:rsidR="009678EE" w:rsidRPr="000A3451" w14:paraId="4BFC7C1B" w14:textId="77777777" w:rsidTr="00690EB7">
        <w:trPr>
          <w:trHeight w:val="143"/>
        </w:trPr>
        <w:tc>
          <w:tcPr>
            <w:tcW w:w="1181" w:type="dxa"/>
            <w:vAlign w:val="center"/>
          </w:tcPr>
          <w:p w14:paraId="361658C6" w14:textId="77777777" w:rsidR="009678EE" w:rsidRPr="000A3451" w:rsidRDefault="009678EE" w:rsidP="00690EB7">
            <w:pPr>
              <w:spacing w:after="0"/>
              <w:jc w:val="center"/>
              <w:rPr>
                <w:rFonts w:cstheme="minorHAnsi"/>
                <w:sz w:val="20"/>
                <w:szCs w:val="20"/>
              </w:rPr>
            </w:pPr>
            <w:r w:rsidRPr="000A3451">
              <w:rPr>
                <w:rFonts w:cstheme="minorHAnsi"/>
                <w:sz w:val="20"/>
                <w:szCs w:val="20"/>
              </w:rPr>
              <w:t>BACL</w:t>
            </w:r>
          </w:p>
        </w:tc>
        <w:tc>
          <w:tcPr>
            <w:tcW w:w="4304" w:type="dxa"/>
            <w:vAlign w:val="center"/>
          </w:tcPr>
          <w:p w14:paraId="12587694" w14:textId="77777777" w:rsidR="009678EE" w:rsidRPr="000A3451" w:rsidRDefault="009678EE" w:rsidP="00690EB7">
            <w:pPr>
              <w:spacing w:after="0"/>
              <w:jc w:val="center"/>
              <w:rPr>
                <w:rFonts w:cstheme="minorHAnsi"/>
                <w:sz w:val="20"/>
                <w:szCs w:val="20"/>
              </w:rPr>
            </w:pPr>
            <w:proofErr w:type="spellStart"/>
            <w:r w:rsidRPr="000A3451">
              <w:rPr>
                <w:rFonts w:cstheme="minorHAnsi"/>
                <w:sz w:val="20"/>
                <w:szCs w:val="20"/>
              </w:rPr>
              <w:t>Biacetyl</w:t>
            </w:r>
            <w:proofErr w:type="spellEnd"/>
          </w:p>
        </w:tc>
        <w:tc>
          <w:tcPr>
            <w:tcW w:w="574" w:type="dxa"/>
            <w:vAlign w:val="center"/>
          </w:tcPr>
          <w:p w14:paraId="66C9CCA7" w14:textId="77777777" w:rsidR="009678EE" w:rsidRPr="000A3451" w:rsidRDefault="009678EE" w:rsidP="00690EB7">
            <w:pPr>
              <w:spacing w:after="0"/>
              <w:jc w:val="center"/>
              <w:rPr>
                <w:rFonts w:cstheme="minorHAnsi"/>
                <w:sz w:val="20"/>
                <w:szCs w:val="20"/>
              </w:rPr>
            </w:pPr>
            <w:r w:rsidRPr="000A3451">
              <w:rPr>
                <w:rFonts w:cstheme="minorHAnsi"/>
                <w:sz w:val="20"/>
                <w:szCs w:val="20"/>
              </w:rPr>
              <w:t>4</w:t>
            </w:r>
          </w:p>
        </w:tc>
        <w:tc>
          <w:tcPr>
            <w:tcW w:w="875" w:type="dxa"/>
            <w:vAlign w:val="center"/>
          </w:tcPr>
          <w:p w14:paraId="66BD080B"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7CEA84FB" w14:textId="77777777" w:rsidR="009678EE" w:rsidRPr="000A3451" w:rsidRDefault="009678EE" w:rsidP="00690EB7">
            <w:pPr>
              <w:spacing w:after="0"/>
              <w:jc w:val="center"/>
              <w:rPr>
                <w:rFonts w:cstheme="minorHAnsi"/>
                <w:sz w:val="20"/>
                <w:szCs w:val="20"/>
              </w:rPr>
            </w:pPr>
            <w:r w:rsidRPr="000A3451">
              <w:rPr>
                <w:rFonts w:cstheme="minorHAnsi"/>
                <w:sz w:val="20"/>
                <w:szCs w:val="20"/>
              </w:rPr>
              <w:t>CC(=</w:t>
            </w:r>
            <w:proofErr w:type="gramStart"/>
            <w:r w:rsidRPr="000A3451">
              <w:rPr>
                <w:rFonts w:cstheme="minorHAnsi"/>
                <w:sz w:val="20"/>
                <w:szCs w:val="20"/>
              </w:rPr>
              <w:t>O)C</w:t>
            </w:r>
            <w:proofErr w:type="gramEnd"/>
            <w:r w:rsidRPr="000A3451">
              <w:rPr>
                <w:rFonts w:cstheme="minorHAnsi"/>
                <w:sz w:val="20"/>
                <w:szCs w:val="20"/>
              </w:rPr>
              <w:t>(C)=O</w:t>
            </w:r>
          </w:p>
        </w:tc>
      </w:tr>
      <w:tr w:rsidR="009678EE" w:rsidRPr="000A3451" w14:paraId="769792DB" w14:textId="77777777" w:rsidTr="00690EB7">
        <w:trPr>
          <w:trHeight w:val="143"/>
        </w:trPr>
        <w:tc>
          <w:tcPr>
            <w:tcW w:w="1181" w:type="dxa"/>
            <w:vAlign w:val="center"/>
          </w:tcPr>
          <w:p w14:paraId="48B69185" w14:textId="77777777" w:rsidR="009678EE" w:rsidRPr="000A3451" w:rsidRDefault="009678EE" w:rsidP="00690EB7">
            <w:pPr>
              <w:spacing w:after="0"/>
              <w:jc w:val="center"/>
              <w:rPr>
                <w:rFonts w:cstheme="minorHAnsi"/>
                <w:sz w:val="20"/>
                <w:szCs w:val="20"/>
              </w:rPr>
            </w:pPr>
            <w:r w:rsidRPr="000A3451">
              <w:rPr>
                <w:rFonts w:cstheme="minorHAnsi"/>
                <w:sz w:val="20"/>
                <w:szCs w:val="20"/>
              </w:rPr>
              <w:t>BENZ</w:t>
            </w:r>
          </w:p>
        </w:tc>
        <w:tc>
          <w:tcPr>
            <w:tcW w:w="4304" w:type="dxa"/>
            <w:vAlign w:val="center"/>
          </w:tcPr>
          <w:p w14:paraId="1EF97A1A" w14:textId="77777777" w:rsidR="009678EE" w:rsidRPr="000A3451" w:rsidRDefault="009678EE" w:rsidP="00690EB7">
            <w:pPr>
              <w:spacing w:after="0"/>
              <w:jc w:val="center"/>
              <w:rPr>
                <w:rFonts w:cstheme="minorHAnsi"/>
                <w:sz w:val="20"/>
                <w:szCs w:val="20"/>
              </w:rPr>
            </w:pPr>
            <w:r w:rsidRPr="000A3451">
              <w:rPr>
                <w:rFonts w:cstheme="minorHAnsi"/>
                <w:sz w:val="20"/>
                <w:szCs w:val="20"/>
              </w:rPr>
              <w:t>Benzene</w:t>
            </w:r>
          </w:p>
        </w:tc>
        <w:tc>
          <w:tcPr>
            <w:tcW w:w="574" w:type="dxa"/>
            <w:vAlign w:val="center"/>
          </w:tcPr>
          <w:p w14:paraId="63CE08AA" w14:textId="77777777" w:rsidR="009678EE" w:rsidRPr="000A3451" w:rsidRDefault="009678EE" w:rsidP="00690EB7">
            <w:pPr>
              <w:spacing w:after="0"/>
              <w:jc w:val="center"/>
              <w:rPr>
                <w:rFonts w:cstheme="minorHAnsi"/>
                <w:sz w:val="20"/>
                <w:szCs w:val="20"/>
              </w:rPr>
            </w:pPr>
            <w:r w:rsidRPr="000A3451">
              <w:rPr>
                <w:rFonts w:cstheme="minorHAnsi"/>
                <w:sz w:val="20"/>
                <w:szCs w:val="20"/>
              </w:rPr>
              <w:t>6</w:t>
            </w:r>
          </w:p>
        </w:tc>
        <w:tc>
          <w:tcPr>
            <w:tcW w:w="875" w:type="dxa"/>
            <w:vAlign w:val="center"/>
          </w:tcPr>
          <w:p w14:paraId="722F5E10"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1E3872C4" w14:textId="77777777" w:rsidR="009678EE" w:rsidRPr="000A3451" w:rsidRDefault="009678EE" w:rsidP="00690EB7">
            <w:pPr>
              <w:spacing w:after="0"/>
              <w:jc w:val="center"/>
              <w:rPr>
                <w:rFonts w:cstheme="minorHAnsi"/>
                <w:sz w:val="20"/>
                <w:szCs w:val="20"/>
              </w:rPr>
            </w:pPr>
            <w:r w:rsidRPr="000A3451">
              <w:rPr>
                <w:rFonts w:cstheme="minorHAnsi"/>
                <w:sz w:val="20"/>
                <w:szCs w:val="20"/>
              </w:rPr>
              <w:t>C1=CC=CC=C1</w:t>
            </w:r>
          </w:p>
        </w:tc>
      </w:tr>
      <w:tr w:rsidR="009678EE" w:rsidRPr="000A3451" w14:paraId="219171B2" w14:textId="77777777" w:rsidTr="00690EB7">
        <w:trPr>
          <w:trHeight w:val="143"/>
        </w:trPr>
        <w:tc>
          <w:tcPr>
            <w:tcW w:w="1181" w:type="dxa"/>
            <w:vAlign w:val="center"/>
          </w:tcPr>
          <w:p w14:paraId="2FE9CA9B" w14:textId="77777777" w:rsidR="009678EE" w:rsidRPr="000A3451" w:rsidRDefault="009678EE" w:rsidP="00690EB7">
            <w:pPr>
              <w:spacing w:after="0"/>
              <w:jc w:val="center"/>
              <w:rPr>
                <w:rFonts w:cstheme="minorHAnsi"/>
                <w:sz w:val="20"/>
                <w:szCs w:val="20"/>
              </w:rPr>
            </w:pPr>
            <w:r w:rsidRPr="000A3451">
              <w:rPr>
                <w:rFonts w:cstheme="minorHAnsi"/>
                <w:sz w:val="20"/>
                <w:szCs w:val="20"/>
              </w:rPr>
              <w:t>CCHO</w:t>
            </w:r>
          </w:p>
        </w:tc>
        <w:tc>
          <w:tcPr>
            <w:tcW w:w="4304" w:type="dxa"/>
            <w:vAlign w:val="center"/>
          </w:tcPr>
          <w:p w14:paraId="370E5747" w14:textId="77777777" w:rsidR="009678EE" w:rsidRPr="000A3451" w:rsidRDefault="009678EE" w:rsidP="00690EB7">
            <w:pPr>
              <w:spacing w:after="0"/>
              <w:jc w:val="center"/>
              <w:rPr>
                <w:rFonts w:cstheme="minorHAnsi"/>
                <w:sz w:val="20"/>
                <w:szCs w:val="20"/>
              </w:rPr>
            </w:pPr>
            <w:r w:rsidRPr="000A3451">
              <w:rPr>
                <w:rFonts w:cstheme="minorHAnsi"/>
                <w:sz w:val="20"/>
                <w:szCs w:val="20"/>
              </w:rPr>
              <w:t>Acetaldehyde</w:t>
            </w:r>
          </w:p>
        </w:tc>
        <w:tc>
          <w:tcPr>
            <w:tcW w:w="574" w:type="dxa"/>
            <w:vAlign w:val="center"/>
          </w:tcPr>
          <w:p w14:paraId="3C3716C2" w14:textId="77777777" w:rsidR="009678EE" w:rsidRPr="000A3451" w:rsidRDefault="009678EE" w:rsidP="00690EB7">
            <w:pPr>
              <w:spacing w:after="0"/>
              <w:jc w:val="center"/>
              <w:rPr>
                <w:rFonts w:cstheme="minorHAnsi"/>
                <w:sz w:val="20"/>
                <w:szCs w:val="20"/>
              </w:rPr>
            </w:pPr>
            <w:r w:rsidRPr="000A3451">
              <w:rPr>
                <w:rFonts w:cstheme="minorHAnsi"/>
                <w:sz w:val="20"/>
                <w:szCs w:val="20"/>
              </w:rPr>
              <w:t>2</w:t>
            </w:r>
          </w:p>
        </w:tc>
        <w:tc>
          <w:tcPr>
            <w:tcW w:w="875" w:type="dxa"/>
            <w:vAlign w:val="center"/>
          </w:tcPr>
          <w:p w14:paraId="2870F3C2"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104426CE" w14:textId="77777777" w:rsidR="009678EE" w:rsidRPr="000A3451" w:rsidRDefault="009678EE" w:rsidP="00690EB7">
            <w:pPr>
              <w:spacing w:after="0"/>
              <w:jc w:val="center"/>
              <w:rPr>
                <w:rFonts w:cstheme="minorHAnsi"/>
                <w:sz w:val="20"/>
                <w:szCs w:val="20"/>
              </w:rPr>
            </w:pPr>
            <w:r w:rsidRPr="000A3451">
              <w:rPr>
                <w:rFonts w:cstheme="minorHAnsi"/>
                <w:sz w:val="20"/>
                <w:szCs w:val="20"/>
              </w:rPr>
              <w:t>CC=O</w:t>
            </w:r>
          </w:p>
        </w:tc>
      </w:tr>
      <w:tr w:rsidR="009678EE" w:rsidRPr="000A3451" w14:paraId="65A493E4" w14:textId="77777777" w:rsidTr="00690EB7">
        <w:trPr>
          <w:trHeight w:val="143"/>
        </w:trPr>
        <w:tc>
          <w:tcPr>
            <w:tcW w:w="1181" w:type="dxa"/>
            <w:vAlign w:val="center"/>
          </w:tcPr>
          <w:p w14:paraId="63C390BB" w14:textId="77777777" w:rsidR="009678EE" w:rsidRPr="000A3451" w:rsidRDefault="009678EE" w:rsidP="00690EB7">
            <w:pPr>
              <w:spacing w:after="0"/>
              <w:jc w:val="center"/>
              <w:rPr>
                <w:rFonts w:cstheme="minorHAnsi"/>
                <w:sz w:val="20"/>
                <w:szCs w:val="20"/>
              </w:rPr>
            </w:pPr>
            <w:r w:rsidRPr="000A3451">
              <w:rPr>
                <w:rFonts w:cstheme="minorHAnsi"/>
                <w:sz w:val="20"/>
                <w:szCs w:val="20"/>
              </w:rPr>
              <w:t>CH4</w:t>
            </w:r>
          </w:p>
        </w:tc>
        <w:tc>
          <w:tcPr>
            <w:tcW w:w="4304" w:type="dxa"/>
            <w:vAlign w:val="center"/>
          </w:tcPr>
          <w:p w14:paraId="60943252" w14:textId="77777777" w:rsidR="009678EE" w:rsidRPr="000A3451" w:rsidRDefault="009678EE" w:rsidP="00690EB7">
            <w:pPr>
              <w:spacing w:after="0"/>
              <w:jc w:val="center"/>
              <w:rPr>
                <w:rFonts w:cstheme="minorHAnsi"/>
                <w:sz w:val="20"/>
                <w:szCs w:val="20"/>
              </w:rPr>
            </w:pPr>
            <w:r w:rsidRPr="000A3451">
              <w:rPr>
                <w:rFonts w:cstheme="minorHAnsi"/>
                <w:sz w:val="20"/>
                <w:szCs w:val="20"/>
              </w:rPr>
              <w:t>Methane</w:t>
            </w:r>
          </w:p>
        </w:tc>
        <w:tc>
          <w:tcPr>
            <w:tcW w:w="574" w:type="dxa"/>
            <w:vAlign w:val="center"/>
          </w:tcPr>
          <w:p w14:paraId="305B4C35" w14:textId="77777777" w:rsidR="009678EE" w:rsidRPr="000A3451" w:rsidRDefault="009678EE" w:rsidP="00690EB7">
            <w:pPr>
              <w:spacing w:after="0"/>
              <w:jc w:val="center"/>
              <w:rPr>
                <w:rFonts w:cstheme="minorHAnsi"/>
                <w:sz w:val="20"/>
                <w:szCs w:val="20"/>
              </w:rPr>
            </w:pPr>
            <w:r w:rsidRPr="000A3451">
              <w:rPr>
                <w:rFonts w:cstheme="minorHAnsi"/>
                <w:sz w:val="20"/>
                <w:szCs w:val="20"/>
              </w:rPr>
              <w:t>1</w:t>
            </w:r>
          </w:p>
        </w:tc>
        <w:tc>
          <w:tcPr>
            <w:tcW w:w="875" w:type="dxa"/>
            <w:vAlign w:val="center"/>
          </w:tcPr>
          <w:p w14:paraId="39874D9E"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16B9815D" w14:textId="77777777" w:rsidR="009678EE" w:rsidRPr="000A3451" w:rsidRDefault="009678EE" w:rsidP="00690EB7">
            <w:pPr>
              <w:spacing w:after="0"/>
              <w:jc w:val="center"/>
              <w:rPr>
                <w:rFonts w:cstheme="minorHAnsi"/>
                <w:sz w:val="20"/>
                <w:szCs w:val="20"/>
              </w:rPr>
            </w:pPr>
            <w:r w:rsidRPr="000A3451">
              <w:rPr>
                <w:rFonts w:cstheme="minorHAnsi"/>
                <w:sz w:val="20"/>
                <w:szCs w:val="20"/>
              </w:rPr>
              <w:t>C</w:t>
            </w:r>
          </w:p>
        </w:tc>
      </w:tr>
      <w:tr w:rsidR="009678EE" w:rsidRPr="000A3451" w14:paraId="30B8615A" w14:textId="77777777" w:rsidTr="00690EB7">
        <w:trPr>
          <w:trHeight w:val="143"/>
        </w:trPr>
        <w:tc>
          <w:tcPr>
            <w:tcW w:w="1181" w:type="dxa"/>
            <w:vAlign w:val="center"/>
          </w:tcPr>
          <w:p w14:paraId="75CA7A20" w14:textId="77777777" w:rsidR="009678EE" w:rsidRPr="000A3451" w:rsidRDefault="009678EE" w:rsidP="00690EB7">
            <w:pPr>
              <w:spacing w:after="0"/>
              <w:jc w:val="center"/>
              <w:rPr>
                <w:rFonts w:cstheme="minorHAnsi"/>
                <w:sz w:val="20"/>
                <w:szCs w:val="20"/>
              </w:rPr>
            </w:pPr>
            <w:r w:rsidRPr="000A3451">
              <w:rPr>
                <w:rFonts w:cstheme="minorHAnsi"/>
                <w:sz w:val="20"/>
                <w:szCs w:val="20"/>
              </w:rPr>
              <w:t>ETHE</w:t>
            </w:r>
          </w:p>
        </w:tc>
        <w:tc>
          <w:tcPr>
            <w:tcW w:w="4304" w:type="dxa"/>
            <w:vAlign w:val="center"/>
          </w:tcPr>
          <w:p w14:paraId="73BC17D5" w14:textId="77777777" w:rsidR="009678EE" w:rsidRPr="000A3451" w:rsidRDefault="009678EE" w:rsidP="00690EB7">
            <w:pPr>
              <w:spacing w:after="0"/>
              <w:jc w:val="center"/>
              <w:rPr>
                <w:rFonts w:cstheme="minorHAnsi"/>
                <w:sz w:val="20"/>
                <w:szCs w:val="20"/>
              </w:rPr>
            </w:pPr>
            <w:r w:rsidRPr="000A3451">
              <w:rPr>
                <w:rFonts w:cstheme="minorHAnsi"/>
                <w:sz w:val="20"/>
                <w:szCs w:val="20"/>
              </w:rPr>
              <w:t>Ethene</w:t>
            </w:r>
          </w:p>
        </w:tc>
        <w:tc>
          <w:tcPr>
            <w:tcW w:w="574" w:type="dxa"/>
            <w:vAlign w:val="center"/>
          </w:tcPr>
          <w:p w14:paraId="11EB2A1D" w14:textId="77777777" w:rsidR="009678EE" w:rsidRPr="000A3451" w:rsidRDefault="009678EE" w:rsidP="00690EB7">
            <w:pPr>
              <w:spacing w:after="0"/>
              <w:jc w:val="center"/>
              <w:rPr>
                <w:rFonts w:cstheme="minorHAnsi"/>
                <w:sz w:val="20"/>
                <w:szCs w:val="20"/>
              </w:rPr>
            </w:pPr>
            <w:r w:rsidRPr="000A3451">
              <w:rPr>
                <w:rFonts w:cstheme="minorHAnsi"/>
                <w:sz w:val="20"/>
                <w:szCs w:val="20"/>
              </w:rPr>
              <w:t>2</w:t>
            </w:r>
          </w:p>
        </w:tc>
        <w:tc>
          <w:tcPr>
            <w:tcW w:w="875" w:type="dxa"/>
            <w:vAlign w:val="center"/>
          </w:tcPr>
          <w:p w14:paraId="05BB4506"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7C53AA47" w14:textId="77777777" w:rsidR="009678EE" w:rsidRPr="000A3451" w:rsidRDefault="009678EE" w:rsidP="00690EB7">
            <w:pPr>
              <w:spacing w:after="0"/>
              <w:jc w:val="center"/>
              <w:rPr>
                <w:rFonts w:cstheme="minorHAnsi"/>
                <w:sz w:val="20"/>
                <w:szCs w:val="20"/>
              </w:rPr>
            </w:pPr>
            <w:r w:rsidRPr="000A3451">
              <w:rPr>
                <w:rFonts w:cstheme="minorHAnsi"/>
                <w:sz w:val="20"/>
                <w:szCs w:val="20"/>
              </w:rPr>
              <w:t>C=C</w:t>
            </w:r>
          </w:p>
        </w:tc>
      </w:tr>
      <w:tr w:rsidR="009678EE" w:rsidRPr="000A3451" w14:paraId="3D180B34" w14:textId="77777777" w:rsidTr="00690EB7">
        <w:trPr>
          <w:trHeight w:val="143"/>
        </w:trPr>
        <w:tc>
          <w:tcPr>
            <w:tcW w:w="1181" w:type="dxa"/>
            <w:vAlign w:val="center"/>
          </w:tcPr>
          <w:p w14:paraId="660C576E" w14:textId="77777777" w:rsidR="009678EE" w:rsidRPr="000A3451" w:rsidRDefault="009678EE" w:rsidP="00690EB7">
            <w:pPr>
              <w:spacing w:after="0"/>
              <w:jc w:val="center"/>
              <w:rPr>
                <w:rFonts w:cstheme="minorHAnsi"/>
                <w:sz w:val="20"/>
                <w:szCs w:val="20"/>
              </w:rPr>
            </w:pPr>
            <w:r w:rsidRPr="000A3451">
              <w:rPr>
                <w:rFonts w:cstheme="minorHAnsi"/>
                <w:sz w:val="20"/>
                <w:szCs w:val="20"/>
              </w:rPr>
              <w:t>FACD</w:t>
            </w:r>
          </w:p>
        </w:tc>
        <w:tc>
          <w:tcPr>
            <w:tcW w:w="4304" w:type="dxa"/>
            <w:vAlign w:val="center"/>
          </w:tcPr>
          <w:p w14:paraId="0283057C" w14:textId="77777777" w:rsidR="009678EE" w:rsidRPr="000A3451" w:rsidRDefault="009678EE" w:rsidP="00690EB7">
            <w:pPr>
              <w:spacing w:after="0"/>
              <w:jc w:val="center"/>
              <w:rPr>
                <w:rFonts w:cstheme="minorHAnsi"/>
                <w:sz w:val="20"/>
                <w:szCs w:val="20"/>
              </w:rPr>
            </w:pPr>
            <w:r w:rsidRPr="000A3451">
              <w:rPr>
                <w:rFonts w:cstheme="minorHAnsi"/>
                <w:sz w:val="20"/>
                <w:szCs w:val="20"/>
              </w:rPr>
              <w:t>Formic Acid</w:t>
            </w:r>
          </w:p>
        </w:tc>
        <w:tc>
          <w:tcPr>
            <w:tcW w:w="574" w:type="dxa"/>
            <w:vAlign w:val="center"/>
          </w:tcPr>
          <w:p w14:paraId="77761673" w14:textId="77777777" w:rsidR="009678EE" w:rsidRPr="000A3451" w:rsidRDefault="009678EE" w:rsidP="00690EB7">
            <w:pPr>
              <w:spacing w:after="0"/>
              <w:jc w:val="center"/>
              <w:rPr>
                <w:rFonts w:cstheme="minorHAnsi"/>
                <w:sz w:val="20"/>
                <w:szCs w:val="20"/>
              </w:rPr>
            </w:pPr>
            <w:r w:rsidRPr="000A3451">
              <w:rPr>
                <w:rFonts w:cstheme="minorHAnsi"/>
                <w:sz w:val="20"/>
                <w:szCs w:val="20"/>
              </w:rPr>
              <w:t>1</w:t>
            </w:r>
          </w:p>
        </w:tc>
        <w:tc>
          <w:tcPr>
            <w:tcW w:w="875" w:type="dxa"/>
            <w:vAlign w:val="center"/>
          </w:tcPr>
          <w:p w14:paraId="084820A9"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5219A692" w14:textId="77777777" w:rsidR="009678EE" w:rsidRPr="000A3451" w:rsidRDefault="009678EE" w:rsidP="00690EB7">
            <w:pPr>
              <w:spacing w:after="0"/>
              <w:jc w:val="center"/>
              <w:rPr>
                <w:rFonts w:cstheme="minorHAnsi"/>
                <w:sz w:val="20"/>
                <w:szCs w:val="20"/>
              </w:rPr>
            </w:pPr>
            <w:r w:rsidRPr="000A3451">
              <w:rPr>
                <w:rFonts w:cstheme="minorHAnsi"/>
                <w:sz w:val="20"/>
                <w:szCs w:val="20"/>
              </w:rPr>
              <w:t>OC=O</w:t>
            </w:r>
          </w:p>
        </w:tc>
      </w:tr>
      <w:tr w:rsidR="009678EE" w:rsidRPr="000A3451" w14:paraId="691164E5" w14:textId="77777777" w:rsidTr="00690EB7">
        <w:trPr>
          <w:trHeight w:val="143"/>
        </w:trPr>
        <w:tc>
          <w:tcPr>
            <w:tcW w:w="1181" w:type="dxa"/>
            <w:vAlign w:val="center"/>
          </w:tcPr>
          <w:p w14:paraId="5E728D66" w14:textId="77777777" w:rsidR="009678EE" w:rsidRPr="000A3451" w:rsidRDefault="009678EE" w:rsidP="00690EB7">
            <w:pPr>
              <w:spacing w:after="0"/>
              <w:jc w:val="center"/>
              <w:rPr>
                <w:rFonts w:cstheme="minorHAnsi"/>
                <w:sz w:val="20"/>
                <w:szCs w:val="20"/>
              </w:rPr>
            </w:pPr>
            <w:r w:rsidRPr="000A3451">
              <w:rPr>
                <w:rFonts w:cstheme="minorHAnsi"/>
                <w:sz w:val="20"/>
                <w:szCs w:val="20"/>
              </w:rPr>
              <w:t>GLY</w:t>
            </w:r>
          </w:p>
        </w:tc>
        <w:tc>
          <w:tcPr>
            <w:tcW w:w="4304" w:type="dxa"/>
            <w:vAlign w:val="center"/>
          </w:tcPr>
          <w:p w14:paraId="6BA77524" w14:textId="77777777" w:rsidR="009678EE" w:rsidRPr="000A3451" w:rsidRDefault="009678EE" w:rsidP="00690EB7">
            <w:pPr>
              <w:spacing w:after="0"/>
              <w:jc w:val="center"/>
              <w:rPr>
                <w:rFonts w:cstheme="minorHAnsi"/>
                <w:sz w:val="20"/>
                <w:szCs w:val="20"/>
              </w:rPr>
            </w:pPr>
            <w:r w:rsidRPr="000A3451">
              <w:rPr>
                <w:rFonts w:cstheme="minorHAnsi"/>
                <w:sz w:val="20"/>
                <w:szCs w:val="20"/>
              </w:rPr>
              <w:t>Glyoxal</w:t>
            </w:r>
          </w:p>
        </w:tc>
        <w:tc>
          <w:tcPr>
            <w:tcW w:w="574" w:type="dxa"/>
            <w:vAlign w:val="center"/>
          </w:tcPr>
          <w:p w14:paraId="1245E649" w14:textId="77777777" w:rsidR="009678EE" w:rsidRPr="000A3451" w:rsidRDefault="009678EE" w:rsidP="00690EB7">
            <w:pPr>
              <w:spacing w:after="0"/>
              <w:jc w:val="center"/>
              <w:rPr>
                <w:rFonts w:cstheme="minorHAnsi"/>
                <w:sz w:val="20"/>
                <w:szCs w:val="20"/>
              </w:rPr>
            </w:pPr>
            <w:r w:rsidRPr="000A3451">
              <w:rPr>
                <w:rFonts w:cstheme="minorHAnsi"/>
                <w:sz w:val="20"/>
                <w:szCs w:val="20"/>
              </w:rPr>
              <w:t>2</w:t>
            </w:r>
          </w:p>
        </w:tc>
        <w:tc>
          <w:tcPr>
            <w:tcW w:w="875" w:type="dxa"/>
            <w:vAlign w:val="center"/>
          </w:tcPr>
          <w:p w14:paraId="1EA029E8"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01746348" w14:textId="77777777" w:rsidR="009678EE" w:rsidRPr="000A3451" w:rsidRDefault="009678EE" w:rsidP="00690EB7">
            <w:pPr>
              <w:spacing w:after="0"/>
              <w:jc w:val="center"/>
              <w:rPr>
                <w:rFonts w:cstheme="minorHAnsi"/>
                <w:sz w:val="20"/>
                <w:szCs w:val="20"/>
              </w:rPr>
            </w:pPr>
            <w:r w:rsidRPr="000A3451">
              <w:rPr>
                <w:rFonts w:cstheme="minorHAnsi"/>
                <w:sz w:val="20"/>
                <w:szCs w:val="20"/>
              </w:rPr>
              <w:t>O=CC=O</w:t>
            </w:r>
          </w:p>
        </w:tc>
      </w:tr>
      <w:tr w:rsidR="009678EE" w:rsidRPr="000A3451" w14:paraId="3AD68D21" w14:textId="77777777" w:rsidTr="00690EB7">
        <w:trPr>
          <w:trHeight w:val="143"/>
        </w:trPr>
        <w:tc>
          <w:tcPr>
            <w:tcW w:w="1181" w:type="dxa"/>
            <w:vAlign w:val="center"/>
          </w:tcPr>
          <w:p w14:paraId="5B5897AF" w14:textId="77777777" w:rsidR="009678EE" w:rsidRPr="000A3451" w:rsidRDefault="009678EE" w:rsidP="00690EB7">
            <w:pPr>
              <w:spacing w:after="0"/>
              <w:jc w:val="center"/>
              <w:rPr>
                <w:rFonts w:cstheme="minorHAnsi"/>
                <w:sz w:val="20"/>
                <w:szCs w:val="20"/>
              </w:rPr>
            </w:pPr>
            <w:r w:rsidRPr="000A3451">
              <w:rPr>
                <w:rFonts w:cstheme="minorHAnsi"/>
                <w:sz w:val="20"/>
                <w:szCs w:val="20"/>
              </w:rPr>
              <w:t>HCHO</w:t>
            </w:r>
          </w:p>
        </w:tc>
        <w:tc>
          <w:tcPr>
            <w:tcW w:w="4304" w:type="dxa"/>
            <w:vAlign w:val="center"/>
          </w:tcPr>
          <w:p w14:paraId="70BFE87E" w14:textId="77777777" w:rsidR="009678EE" w:rsidRPr="000A3451" w:rsidRDefault="009678EE" w:rsidP="00690EB7">
            <w:pPr>
              <w:spacing w:after="0"/>
              <w:jc w:val="center"/>
              <w:rPr>
                <w:rFonts w:cstheme="minorHAnsi"/>
                <w:sz w:val="20"/>
                <w:szCs w:val="20"/>
              </w:rPr>
            </w:pPr>
            <w:r w:rsidRPr="000A3451">
              <w:rPr>
                <w:rFonts w:cstheme="minorHAnsi"/>
                <w:sz w:val="20"/>
                <w:szCs w:val="20"/>
              </w:rPr>
              <w:t>Formaldehyde</w:t>
            </w:r>
          </w:p>
        </w:tc>
        <w:tc>
          <w:tcPr>
            <w:tcW w:w="574" w:type="dxa"/>
            <w:vAlign w:val="center"/>
          </w:tcPr>
          <w:p w14:paraId="0D471466" w14:textId="77777777" w:rsidR="009678EE" w:rsidRPr="000A3451" w:rsidRDefault="009678EE" w:rsidP="00690EB7">
            <w:pPr>
              <w:spacing w:after="0"/>
              <w:jc w:val="center"/>
              <w:rPr>
                <w:rFonts w:cstheme="minorHAnsi"/>
                <w:sz w:val="20"/>
                <w:szCs w:val="20"/>
              </w:rPr>
            </w:pPr>
            <w:r w:rsidRPr="000A3451">
              <w:rPr>
                <w:rFonts w:cstheme="minorHAnsi"/>
                <w:sz w:val="20"/>
                <w:szCs w:val="20"/>
              </w:rPr>
              <w:t>1</w:t>
            </w:r>
          </w:p>
        </w:tc>
        <w:tc>
          <w:tcPr>
            <w:tcW w:w="875" w:type="dxa"/>
            <w:vAlign w:val="center"/>
          </w:tcPr>
          <w:p w14:paraId="7AE652CF"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7103D385" w14:textId="77777777" w:rsidR="009678EE" w:rsidRPr="000A3451" w:rsidRDefault="009678EE" w:rsidP="00690EB7">
            <w:pPr>
              <w:spacing w:after="0"/>
              <w:jc w:val="center"/>
              <w:rPr>
                <w:rFonts w:cstheme="minorHAnsi"/>
                <w:sz w:val="20"/>
                <w:szCs w:val="20"/>
              </w:rPr>
            </w:pPr>
            <w:r w:rsidRPr="000A3451">
              <w:rPr>
                <w:rFonts w:cstheme="minorHAnsi"/>
                <w:sz w:val="20"/>
                <w:szCs w:val="20"/>
              </w:rPr>
              <w:t>C=O</w:t>
            </w:r>
          </w:p>
        </w:tc>
      </w:tr>
      <w:tr w:rsidR="009678EE" w:rsidRPr="000A3451" w14:paraId="5DAEE3D7" w14:textId="77777777" w:rsidTr="00690EB7">
        <w:trPr>
          <w:trHeight w:val="143"/>
        </w:trPr>
        <w:tc>
          <w:tcPr>
            <w:tcW w:w="1181" w:type="dxa"/>
            <w:vAlign w:val="center"/>
          </w:tcPr>
          <w:p w14:paraId="53F0EF8C" w14:textId="77777777" w:rsidR="009678EE" w:rsidRPr="000A3451" w:rsidRDefault="009678EE" w:rsidP="00690EB7">
            <w:pPr>
              <w:spacing w:after="0"/>
              <w:jc w:val="center"/>
              <w:rPr>
                <w:rFonts w:cstheme="minorHAnsi"/>
                <w:sz w:val="20"/>
                <w:szCs w:val="20"/>
              </w:rPr>
            </w:pPr>
            <w:r w:rsidRPr="000A3451">
              <w:rPr>
                <w:rFonts w:cstheme="minorHAnsi"/>
                <w:sz w:val="20"/>
                <w:szCs w:val="20"/>
              </w:rPr>
              <w:t>ISOP</w:t>
            </w:r>
          </w:p>
        </w:tc>
        <w:tc>
          <w:tcPr>
            <w:tcW w:w="4304" w:type="dxa"/>
            <w:vAlign w:val="center"/>
          </w:tcPr>
          <w:p w14:paraId="5D22AF6A" w14:textId="77777777" w:rsidR="009678EE" w:rsidRPr="000A3451" w:rsidRDefault="009678EE" w:rsidP="00690EB7">
            <w:pPr>
              <w:spacing w:after="0"/>
              <w:jc w:val="center"/>
              <w:rPr>
                <w:rFonts w:cstheme="minorHAnsi"/>
                <w:sz w:val="20"/>
                <w:szCs w:val="20"/>
              </w:rPr>
            </w:pPr>
            <w:r w:rsidRPr="000A3451">
              <w:rPr>
                <w:rFonts w:cstheme="minorHAnsi"/>
                <w:sz w:val="20"/>
                <w:szCs w:val="20"/>
              </w:rPr>
              <w:t>Isoprene</w:t>
            </w:r>
          </w:p>
        </w:tc>
        <w:tc>
          <w:tcPr>
            <w:tcW w:w="574" w:type="dxa"/>
            <w:vAlign w:val="center"/>
          </w:tcPr>
          <w:p w14:paraId="16B06262" w14:textId="77777777" w:rsidR="009678EE" w:rsidRPr="000A3451" w:rsidRDefault="009678EE" w:rsidP="00690EB7">
            <w:pPr>
              <w:spacing w:after="0"/>
              <w:jc w:val="center"/>
              <w:rPr>
                <w:rFonts w:cstheme="minorHAnsi"/>
                <w:sz w:val="20"/>
                <w:szCs w:val="20"/>
              </w:rPr>
            </w:pPr>
            <w:r w:rsidRPr="000A3451">
              <w:rPr>
                <w:rFonts w:cstheme="minorHAnsi"/>
                <w:sz w:val="20"/>
                <w:szCs w:val="20"/>
              </w:rPr>
              <w:t>5</w:t>
            </w:r>
          </w:p>
        </w:tc>
        <w:tc>
          <w:tcPr>
            <w:tcW w:w="875" w:type="dxa"/>
            <w:vAlign w:val="center"/>
          </w:tcPr>
          <w:p w14:paraId="07BAFA29"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2B1B9EFC" w14:textId="77777777" w:rsidR="009678EE" w:rsidRPr="000A3451" w:rsidRDefault="009678EE" w:rsidP="00690EB7">
            <w:pPr>
              <w:spacing w:after="0"/>
              <w:jc w:val="center"/>
              <w:rPr>
                <w:rFonts w:cstheme="minorHAnsi"/>
                <w:sz w:val="20"/>
                <w:szCs w:val="20"/>
              </w:rPr>
            </w:pPr>
            <w:r w:rsidRPr="000A3451">
              <w:rPr>
                <w:rFonts w:cstheme="minorHAnsi"/>
                <w:sz w:val="20"/>
                <w:szCs w:val="20"/>
              </w:rPr>
              <w:t>CC(=</w:t>
            </w:r>
            <w:proofErr w:type="gramStart"/>
            <w:r w:rsidRPr="000A3451">
              <w:rPr>
                <w:rFonts w:cstheme="minorHAnsi"/>
                <w:sz w:val="20"/>
                <w:szCs w:val="20"/>
              </w:rPr>
              <w:t>C)C</w:t>
            </w:r>
            <w:proofErr w:type="gramEnd"/>
            <w:r w:rsidRPr="000A3451">
              <w:rPr>
                <w:rFonts w:cstheme="minorHAnsi"/>
                <w:sz w:val="20"/>
                <w:szCs w:val="20"/>
              </w:rPr>
              <w:t>=C</w:t>
            </w:r>
          </w:p>
        </w:tc>
      </w:tr>
      <w:tr w:rsidR="009678EE" w:rsidRPr="000A3451" w14:paraId="41F9CBE3" w14:textId="77777777" w:rsidTr="00690EB7">
        <w:trPr>
          <w:trHeight w:val="143"/>
        </w:trPr>
        <w:tc>
          <w:tcPr>
            <w:tcW w:w="1181" w:type="dxa"/>
            <w:vAlign w:val="center"/>
          </w:tcPr>
          <w:p w14:paraId="19679516" w14:textId="77777777" w:rsidR="009678EE" w:rsidRPr="000A3451" w:rsidRDefault="009678EE" w:rsidP="00690EB7">
            <w:pPr>
              <w:spacing w:after="0"/>
              <w:jc w:val="center"/>
              <w:rPr>
                <w:rFonts w:cstheme="minorHAnsi"/>
                <w:sz w:val="20"/>
                <w:szCs w:val="20"/>
              </w:rPr>
            </w:pPr>
            <w:r w:rsidRPr="000A3451">
              <w:rPr>
                <w:rFonts w:cstheme="minorHAnsi"/>
                <w:sz w:val="20"/>
                <w:szCs w:val="20"/>
              </w:rPr>
              <w:t>MACR</w:t>
            </w:r>
          </w:p>
        </w:tc>
        <w:tc>
          <w:tcPr>
            <w:tcW w:w="4304" w:type="dxa"/>
            <w:vAlign w:val="center"/>
          </w:tcPr>
          <w:p w14:paraId="35CF28A3" w14:textId="77777777" w:rsidR="009678EE" w:rsidRPr="000A3451" w:rsidRDefault="009678EE" w:rsidP="00690EB7">
            <w:pPr>
              <w:spacing w:after="0"/>
              <w:jc w:val="center"/>
              <w:rPr>
                <w:rFonts w:cstheme="minorHAnsi"/>
                <w:sz w:val="20"/>
                <w:szCs w:val="20"/>
              </w:rPr>
            </w:pPr>
            <w:r w:rsidRPr="000A3451">
              <w:rPr>
                <w:rFonts w:cstheme="minorHAnsi"/>
                <w:sz w:val="20"/>
                <w:szCs w:val="20"/>
              </w:rPr>
              <w:t>Methacrolein</w:t>
            </w:r>
          </w:p>
        </w:tc>
        <w:tc>
          <w:tcPr>
            <w:tcW w:w="574" w:type="dxa"/>
            <w:vAlign w:val="center"/>
          </w:tcPr>
          <w:p w14:paraId="6756BF2B"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4</w:t>
            </w:r>
          </w:p>
        </w:tc>
        <w:tc>
          <w:tcPr>
            <w:tcW w:w="875" w:type="dxa"/>
            <w:vAlign w:val="center"/>
          </w:tcPr>
          <w:p w14:paraId="05F0B92E"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7EFCC40B"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CC(=</w:t>
            </w:r>
            <w:proofErr w:type="gramStart"/>
            <w:r w:rsidRPr="000A3451">
              <w:rPr>
                <w:rFonts w:cstheme="minorHAnsi"/>
                <w:sz w:val="20"/>
                <w:szCs w:val="20"/>
              </w:rPr>
              <w:t>C)C</w:t>
            </w:r>
            <w:proofErr w:type="gramEnd"/>
            <w:r w:rsidRPr="000A3451">
              <w:rPr>
                <w:rFonts w:cstheme="minorHAnsi"/>
                <w:sz w:val="20"/>
                <w:szCs w:val="20"/>
              </w:rPr>
              <w:t>=O</w:t>
            </w:r>
          </w:p>
        </w:tc>
      </w:tr>
      <w:tr w:rsidR="009678EE" w:rsidRPr="000A3451" w14:paraId="4A8669B9" w14:textId="77777777" w:rsidTr="00690EB7">
        <w:trPr>
          <w:trHeight w:val="143"/>
        </w:trPr>
        <w:tc>
          <w:tcPr>
            <w:tcW w:w="1181" w:type="dxa"/>
            <w:vAlign w:val="center"/>
          </w:tcPr>
          <w:p w14:paraId="270FA0E7" w14:textId="77777777" w:rsidR="009678EE" w:rsidRPr="000A3451" w:rsidRDefault="009678EE" w:rsidP="00690EB7">
            <w:pPr>
              <w:spacing w:after="0"/>
              <w:jc w:val="center"/>
              <w:rPr>
                <w:rFonts w:cstheme="minorHAnsi"/>
                <w:sz w:val="20"/>
                <w:szCs w:val="20"/>
              </w:rPr>
            </w:pPr>
            <w:r w:rsidRPr="000A3451">
              <w:rPr>
                <w:rFonts w:cstheme="minorHAnsi"/>
                <w:sz w:val="20"/>
                <w:szCs w:val="20"/>
              </w:rPr>
              <w:t>MEOH</w:t>
            </w:r>
          </w:p>
        </w:tc>
        <w:tc>
          <w:tcPr>
            <w:tcW w:w="4304" w:type="dxa"/>
            <w:vAlign w:val="center"/>
          </w:tcPr>
          <w:p w14:paraId="1D9C84CD" w14:textId="77777777" w:rsidR="009678EE" w:rsidRPr="000A3451" w:rsidRDefault="009678EE" w:rsidP="00690EB7">
            <w:pPr>
              <w:spacing w:after="0"/>
              <w:jc w:val="center"/>
              <w:rPr>
                <w:rFonts w:cstheme="minorHAnsi"/>
                <w:sz w:val="20"/>
                <w:szCs w:val="20"/>
              </w:rPr>
            </w:pPr>
            <w:r w:rsidRPr="000A3451">
              <w:rPr>
                <w:rFonts w:cstheme="minorHAnsi"/>
                <w:sz w:val="20"/>
                <w:szCs w:val="20"/>
              </w:rPr>
              <w:t>Methanol</w:t>
            </w:r>
          </w:p>
        </w:tc>
        <w:tc>
          <w:tcPr>
            <w:tcW w:w="574" w:type="dxa"/>
            <w:vAlign w:val="center"/>
          </w:tcPr>
          <w:p w14:paraId="189F7FDF"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1</w:t>
            </w:r>
          </w:p>
        </w:tc>
        <w:tc>
          <w:tcPr>
            <w:tcW w:w="875" w:type="dxa"/>
            <w:vAlign w:val="center"/>
          </w:tcPr>
          <w:p w14:paraId="39F947DB"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2B467F17"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CO</w:t>
            </w:r>
          </w:p>
        </w:tc>
      </w:tr>
      <w:tr w:rsidR="009678EE" w:rsidRPr="000A3451" w14:paraId="315BB8DB" w14:textId="77777777" w:rsidTr="00690EB7">
        <w:trPr>
          <w:trHeight w:val="143"/>
        </w:trPr>
        <w:tc>
          <w:tcPr>
            <w:tcW w:w="1181" w:type="dxa"/>
            <w:vAlign w:val="center"/>
          </w:tcPr>
          <w:p w14:paraId="2192CC47" w14:textId="77777777" w:rsidR="009678EE" w:rsidRPr="000A3451" w:rsidRDefault="009678EE" w:rsidP="00690EB7">
            <w:pPr>
              <w:spacing w:after="0"/>
              <w:jc w:val="center"/>
              <w:rPr>
                <w:rFonts w:cstheme="minorHAnsi"/>
                <w:sz w:val="20"/>
                <w:szCs w:val="20"/>
              </w:rPr>
            </w:pPr>
            <w:r w:rsidRPr="000A3451">
              <w:rPr>
                <w:rFonts w:cstheme="minorHAnsi"/>
                <w:sz w:val="20"/>
                <w:szCs w:val="20"/>
              </w:rPr>
              <w:t>MGLY</w:t>
            </w:r>
          </w:p>
        </w:tc>
        <w:tc>
          <w:tcPr>
            <w:tcW w:w="4304" w:type="dxa"/>
            <w:vAlign w:val="center"/>
          </w:tcPr>
          <w:p w14:paraId="17B3931E" w14:textId="77777777" w:rsidR="009678EE" w:rsidRPr="000A3451" w:rsidRDefault="009678EE" w:rsidP="00690EB7">
            <w:pPr>
              <w:spacing w:after="0"/>
              <w:jc w:val="center"/>
              <w:rPr>
                <w:rFonts w:cstheme="minorHAnsi"/>
                <w:sz w:val="20"/>
                <w:szCs w:val="20"/>
              </w:rPr>
            </w:pPr>
            <w:r w:rsidRPr="000A3451">
              <w:rPr>
                <w:rFonts w:cstheme="minorHAnsi"/>
                <w:sz w:val="20"/>
                <w:szCs w:val="20"/>
              </w:rPr>
              <w:t>Methyl Glyoxal</w:t>
            </w:r>
          </w:p>
        </w:tc>
        <w:tc>
          <w:tcPr>
            <w:tcW w:w="574" w:type="dxa"/>
            <w:vAlign w:val="center"/>
          </w:tcPr>
          <w:p w14:paraId="5F1F98C6"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3</w:t>
            </w:r>
          </w:p>
        </w:tc>
        <w:tc>
          <w:tcPr>
            <w:tcW w:w="875" w:type="dxa"/>
            <w:vAlign w:val="center"/>
          </w:tcPr>
          <w:p w14:paraId="5A34CA95"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364C8A20"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CC(=</w:t>
            </w:r>
            <w:proofErr w:type="gramStart"/>
            <w:r w:rsidRPr="000A3451">
              <w:rPr>
                <w:rFonts w:cstheme="minorHAnsi"/>
                <w:sz w:val="20"/>
                <w:szCs w:val="20"/>
              </w:rPr>
              <w:t>O)C</w:t>
            </w:r>
            <w:proofErr w:type="gramEnd"/>
            <w:r w:rsidRPr="000A3451">
              <w:rPr>
                <w:rFonts w:cstheme="minorHAnsi"/>
                <w:sz w:val="20"/>
                <w:szCs w:val="20"/>
              </w:rPr>
              <w:t>=O</w:t>
            </w:r>
          </w:p>
        </w:tc>
      </w:tr>
      <w:tr w:rsidR="009678EE" w:rsidRPr="000A3451" w14:paraId="32281E83" w14:textId="77777777" w:rsidTr="00690EB7">
        <w:trPr>
          <w:trHeight w:val="143"/>
        </w:trPr>
        <w:tc>
          <w:tcPr>
            <w:tcW w:w="1181" w:type="dxa"/>
            <w:vAlign w:val="center"/>
          </w:tcPr>
          <w:p w14:paraId="26CF6B1F" w14:textId="77777777" w:rsidR="009678EE" w:rsidRPr="000A3451" w:rsidRDefault="009678EE" w:rsidP="00690EB7">
            <w:pPr>
              <w:spacing w:after="0"/>
              <w:jc w:val="center"/>
              <w:rPr>
                <w:rFonts w:cstheme="minorHAnsi"/>
                <w:sz w:val="20"/>
                <w:szCs w:val="20"/>
              </w:rPr>
            </w:pPr>
            <w:r w:rsidRPr="000A3451">
              <w:rPr>
                <w:rFonts w:cstheme="minorHAnsi"/>
                <w:sz w:val="20"/>
                <w:szCs w:val="20"/>
              </w:rPr>
              <w:t>MVK</w:t>
            </w:r>
          </w:p>
        </w:tc>
        <w:tc>
          <w:tcPr>
            <w:tcW w:w="4304" w:type="dxa"/>
            <w:vAlign w:val="center"/>
          </w:tcPr>
          <w:p w14:paraId="7E4D5BA0" w14:textId="77777777" w:rsidR="009678EE" w:rsidRPr="000A3451" w:rsidRDefault="009678EE" w:rsidP="00690EB7">
            <w:pPr>
              <w:spacing w:after="0"/>
              <w:jc w:val="center"/>
              <w:rPr>
                <w:rFonts w:cstheme="minorHAnsi"/>
                <w:sz w:val="20"/>
                <w:szCs w:val="20"/>
              </w:rPr>
            </w:pPr>
            <w:r w:rsidRPr="000A3451">
              <w:rPr>
                <w:rFonts w:cstheme="minorHAnsi"/>
                <w:sz w:val="20"/>
                <w:szCs w:val="20"/>
              </w:rPr>
              <w:t>Methyl Vinyl Ketone</w:t>
            </w:r>
          </w:p>
        </w:tc>
        <w:tc>
          <w:tcPr>
            <w:tcW w:w="574" w:type="dxa"/>
            <w:vAlign w:val="center"/>
          </w:tcPr>
          <w:p w14:paraId="78C10162"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4</w:t>
            </w:r>
          </w:p>
        </w:tc>
        <w:tc>
          <w:tcPr>
            <w:tcW w:w="875" w:type="dxa"/>
            <w:vAlign w:val="center"/>
          </w:tcPr>
          <w:p w14:paraId="1F5EFAF9"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19CEEB5D"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CC(=</w:t>
            </w:r>
            <w:proofErr w:type="gramStart"/>
            <w:r w:rsidRPr="000A3451">
              <w:rPr>
                <w:rFonts w:cstheme="minorHAnsi"/>
                <w:sz w:val="20"/>
                <w:szCs w:val="20"/>
              </w:rPr>
              <w:t>O)C</w:t>
            </w:r>
            <w:proofErr w:type="gramEnd"/>
            <w:r w:rsidRPr="000A3451">
              <w:rPr>
                <w:rFonts w:cstheme="minorHAnsi"/>
                <w:sz w:val="20"/>
                <w:szCs w:val="20"/>
              </w:rPr>
              <w:t>=C</w:t>
            </w:r>
          </w:p>
        </w:tc>
      </w:tr>
      <w:tr w:rsidR="009678EE" w:rsidRPr="000A3451" w14:paraId="3A69002B" w14:textId="77777777" w:rsidTr="00690EB7">
        <w:trPr>
          <w:trHeight w:val="143"/>
        </w:trPr>
        <w:tc>
          <w:tcPr>
            <w:tcW w:w="1181" w:type="dxa"/>
            <w:vAlign w:val="center"/>
          </w:tcPr>
          <w:p w14:paraId="7A1AB0D0" w14:textId="77777777" w:rsidR="009678EE" w:rsidRPr="000A3451" w:rsidRDefault="009678EE" w:rsidP="00690EB7">
            <w:pPr>
              <w:spacing w:after="0"/>
              <w:jc w:val="center"/>
              <w:rPr>
                <w:rFonts w:cstheme="minorHAnsi"/>
                <w:sz w:val="20"/>
                <w:szCs w:val="20"/>
              </w:rPr>
            </w:pPr>
            <w:r w:rsidRPr="000A3451">
              <w:rPr>
                <w:rFonts w:cstheme="minorHAnsi"/>
                <w:sz w:val="20"/>
                <w:szCs w:val="20"/>
              </w:rPr>
              <w:t>ALK1</w:t>
            </w:r>
          </w:p>
        </w:tc>
        <w:tc>
          <w:tcPr>
            <w:tcW w:w="4304" w:type="dxa"/>
            <w:vAlign w:val="center"/>
          </w:tcPr>
          <w:p w14:paraId="6CFE1518" w14:textId="77777777" w:rsidR="009678EE" w:rsidRPr="000A3451" w:rsidRDefault="009678EE" w:rsidP="00690EB7">
            <w:pPr>
              <w:spacing w:after="0"/>
              <w:jc w:val="center"/>
              <w:rPr>
                <w:rFonts w:cstheme="minorHAnsi"/>
                <w:sz w:val="20"/>
                <w:szCs w:val="20"/>
              </w:rPr>
            </w:pPr>
            <w:r w:rsidRPr="000A3451">
              <w:rPr>
                <w:rFonts w:cstheme="minorHAnsi"/>
                <w:sz w:val="20"/>
                <w:szCs w:val="20"/>
              </w:rPr>
              <w:t xml:space="preserve">Alkanes and other non-aromatic compounds that react only with OH and have </w:t>
            </w:r>
            <w:r>
              <w:rPr>
                <w:rFonts w:cstheme="minorHAnsi"/>
                <w:sz w:val="20"/>
                <w:szCs w:val="20"/>
              </w:rPr>
              <w:t xml:space="preserve">a </w:t>
            </w:r>
            <w:proofErr w:type="spellStart"/>
            <w:r w:rsidRPr="000A3451">
              <w:rPr>
                <w:rFonts w:cstheme="minorHAnsi"/>
                <w:sz w:val="20"/>
                <w:szCs w:val="20"/>
              </w:rPr>
              <w:t>k</w:t>
            </w:r>
            <w:r w:rsidRPr="000A3451">
              <w:rPr>
                <w:rFonts w:cstheme="minorHAnsi"/>
                <w:sz w:val="20"/>
                <w:szCs w:val="20"/>
                <w:vertAlign w:val="subscript"/>
              </w:rPr>
              <w:t>OH</w:t>
            </w:r>
            <w:proofErr w:type="spellEnd"/>
            <w:r w:rsidRPr="000A3451">
              <w:rPr>
                <w:rFonts w:cstheme="minorHAnsi"/>
                <w:sz w:val="20"/>
                <w:szCs w:val="20"/>
              </w:rPr>
              <w:t xml:space="preserve"> between 2 and 5 x 10</w:t>
            </w:r>
            <w:r w:rsidRPr="000A3451">
              <w:rPr>
                <w:rFonts w:cstheme="minorHAnsi"/>
                <w:sz w:val="20"/>
                <w:szCs w:val="20"/>
                <w:vertAlign w:val="superscript"/>
              </w:rPr>
              <w:t>2</w:t>
            </w:r>
            <w:r>
              <w:rPr>
                <w:rFonts w:cstheme="minorHAnsi"/>
                <w:sz w:val="20"/>
                <w:szCs w:val="20"/>
              </w:rPr>
              <w:t xml:space="preserve"> </w:t>
            </w:r>
            <w:r w:rsidRPr="000A3451">
              <w:rPr>
                <w:rFonts w:cstheme="minorHAnsi"/>
                <w:sz w:val="20"/>
                <w:szCs w:val="20"/>
              </w:rPr>
              <w:t>ppm</w:t>
            </w:r>
            <w:r w:rsidRPr="000A3451">
              <w:rPr>
                <w:rFonts w:cstheme="minorHAnsi"/>
                <w:sz w:val="20"/>
                <w:szCs w:val="20"/>
                <w:vertAlign w:val="superscript"/>
              </w:rPr>
              <w:t>-1</w:t>
            </w:r>
            <w:r w:rsidRPr="000A3451">
              <w:rPr>
                <w:rFonts w:cstheme="minorHAnsi"/>
                <w:sz w:val="20"/>
                <w:szCs w:val="20"/>
              </w:rPr>
              <w:t xml:space="preserve"> min</w:t>
            </w:r>
            <w:r w:rsidRPr="000A3451">
              <w:rPr>
                <w:rFonts w:cstheme="minorHAnsi"/>
                <w:sz w:val="20"/>
                <w:szCs w:val="20"/>
                <w:vertAlign w:val="superscript"/>
              </w:rPr>
              <w:t>-1</w:t>
            </w:r>
            <w:r w:rsidRPr="000A3451">
              <w:rPr>
                <w:rFonts w:cstheme="minorHAnsi"/>
                <w:sz w:val="20"/>
                <w:szCs w:val="20"/>
              </w:rPr>
              <w:t xml:space="preserve"> (primarily ethane)</w:t>
            </w:r>
          </w:p>
        </w:tc>
        <w:tc>
          <w:tcPr>
            <w:tcW w:w="574" w:type="dxa"/>
            <w:vAlign w:val="center"/>
          </w:tcPr>
          <w:p w14:paraId="6A7C2B88"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2</w:t>
            </w:r>
          </w:p>
        </w:tc>
        <w:tc>
          <w:tcPr>
            <w:tcW w:w="875" w:type="dxa"/>
            <w:vAlign w:val="center"/>
          </w:tcPr>
          <w:p w14:paraId="389EFD50"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668B809"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1CD2476F" w14:textId="77777777" w:rsidTr="00690EB7">
        <w:trPr>
          <w:trHeight w:val="143"/>
        </w:trPr>
        <w:tc>
          <w:tcPr>
            <w:tcW w:w="1181" w:type="dxa"/>
            <w:vAlign w:val="center"/>
          </w:tcPr>
          <w:p w14:paraId="693855B9" w14:textId="77777777" w:rsidR="009678EE" w:rsidRPr="000A3451" w:rsidRDefault="009678EE" w:rsidP="00690EB7">
            <w:pPr>
              <w:spacing w:after="0"/>
              <w:jc w:val="center"/>
              <w:rPr>
                <w:rFonts w:cstheme="minorHAnsi"/>
                <w:sz w:val="20"/>
                <w:szCs w:val="20"/>
              </w:rPr>
            </w:pPr>
            <w:r w:rsidRPr="000A3451">
              <w:rPr>
                <w:rFonts w:cstheme="minorHAnsi"/>
                <w:sz w:val="20"/>
                <w:szCs w:val="20"/>
              </w:rPr>
              <w:t>ALK2</w:t>
            </w:r>
          </w:p>
        </w:tc>
        <w:tc>
          <w:tcPr>
            <w:tcW w:w="4304" w:type="dxa"/>
            <w:vAlign w:val="center"/>
          </w:tcPr>
          <w:p w14:paraId="313D8DD3" w14:textId="77777777" w:rsidR="009678EE" w:rsidRPr="000A3451" w:rsidRDefault="009678EE" w:rsidP="00690EB7">
            <w:pPr>
              <w:spacing w:after="0"/>
              <w:jc w:val="center"/>
              <w:rPr>
                <w:rFonts w:cstheme="minorHAnsi"/>
                <w:sz w:val="20"/>
                <w:szCs w:val="20"/>
              </w:rPr>
            </w:pPr>
            <w:r w:rsidRPr="000A3451">
              <w:rPr>
                <w:rFonts w:cstheme="minorHAnsi"/>
                <w:sz w:val="20"/>
                <w:szCs w:val="20"/>
              </w:rPr>
              <w:t>Alkanes and other non-aromatic compounds that react only with OH and have</w:t>
            </w:r>
            <w:r>
              <w:rPr>
                <w:rFonts w:cstheme="minorHAnsi"/>
                <w:sz w:val="20"/>
                <w:szCs w:val="20"/>
              </w:rPr>
              <w:t xml:space="preserve"> a</w:t>
            </w:r>
            <w:r w:rsidRPr="000A3451">
              <w:rPr>
                <w:rFonts w:cstheme="minorHAnsi"/>
                <w:sz w:val="20"/>
                <w:szCs w:val="20"/>
              </w:rPr>
              <w:t xml:space="preserve"> </w:t>
            </w:r>
            <w:proofErr w:type="spellStart"/>
            <w:r w:rsidRPr="000A3451">
              <w:rPr>
                <w:rFonts w:cstheme="minorHAnsi"/>
                <w:sz w:val="20"/>
                <w:szCs w:val="20"/>
              </w:rPr>
              <w:t>k</w:t>
            </w:r>
            <w:r w:rsidRPr="000A3451">
              <w:rPr>
                <w:rFonts w:cstheme="minorHAnsi"/>
                <w:sz w:val="20"/>
                <w:szCs w:val="20"/>
                <w:vertAlign w:val="subscript"/>
              </w:rPr>
              <w:t>OH</w:t>
            </w:r>
            <w:proofErr w:type="spellEnd"/>
            <w:r w:rsidRPr="000A3451">
              <w:rPr>
                <w:rFonts w:cstheme="minorHAnsi"/>
                <w:sz w:val="20"/>
                <w:szCs w:val="20"/>
              </w:rPr>
              <w:t xml:space="preserve"> between 5 x 10</w:t>
            </w:r>
            <w:r w:rsidRPr="00C45DB2">
              <w:rPr>
                <w:rFonts w:cstheme="minorHAnsi"/>
                <w:sz w:val="20"/>
                <w:szCs w:val="20"/>
                <w:vertAlign w:val="superscript"/>
              </w:rPr>
              <w:t>2</w:t>
            </w:r>
            <w:r w:rsidRPr="000A3451">
              <w:rPr>
                <w:rFonts w:cstheme="minorHAnsi"/>
                <w:sz w:val="20"/>
                <w:szCs w:val="20"/>
              </w:rPr>
              <w:t xml:space="preserve"> and 2.5 x 10</w:t>
            </w:r>
            <w:r w:rsidRPr="00C45DB2">
              <w:rPr>
                <w:rFonts w:cstheme="minorHAnsi"/>
                <w:sz w:val="20"/>
                <w:szCs w:val="20"/>
                <w:vertAlign w:val="superscript"/>
              </w:rPr>
              <w:t>3</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r w:rsidRPr="000A3451">
              <w:rPr>
                <w:rFonts w:cstheme="minorHAnsi"/>
                <w:sz w:val="20"/>
                <w:szCs w:val="20"/>
              </w:rPr>
              <w:t xml:space="preserve"> (primarily propane)</w:t>
            </w:r>
          </w:p>
        </w:tc>
        <w:tc>
          <w:tcPr>
            <w:tcW w:w="574" w:type="dxa"/>
            <w:vAlign w:val="center"/>
          </w:tcPr>
          <w:p w14:paraId="2176958C"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3</w:t>
            </w:r>
          </w:p>
        </w:tc>
        <w:tc>
          <w:tcPr>
            <w:tcW w:w="875" w:type="dxa"/>
            <w:vAlign w:val="center"/>
          </w:tcPr>
          <w:p w14:paraId="5D53D0AF"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7379A595"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548524C7" w14:textId="77777777" w:rsidTr="00690EB7">
        <w:trPr>
          <w:trHeight w:val="143"/>
        </w:trPr>
        <w:tc>
          <w:tcPr>
            <w:tcW w:w="1181" w:type="dxa"/>
            <w:vAlign w:val="center"/>
          </w:tcPr>
          <w:p w14:paraId="4A0B1C01" w14:textId="77777777" w:rsidR="009678EE" w:rsidRPr="000A3451" w:rsidRDefault="009678EE" w:rsidP="00690EB7">
            <w:pPr>
              <w:spacing w:after="0"/>
              <w:jc w:val="center"/>
              <w:rPr>
                <w:rFonts w:cstheme="minorHAnsi"/>
                <w:sz w:val="20"/>
                <w:szCs w:val="20"/>
              </w:rPr>
            </w:pPr>
            <w:r w:rsidRPr="000A3451">
              <w:rPr>
                <w:rFonts w:cstheme="minorHAnsi"/>
                <w:sz w:val="20"/>
                <w:szCs w:val="20"/>
              </w:rPr>
              <w:t>ALK3</w:t>
            </w:r>
          </w:p>
        </w:tc>
        <w:tc>
          <w:tcPr>
            <w:tcW w:w="4304" w:type="dxa"/>
            <w:vAlign w:val="center"/>
          </w:tcPr>
          <w:p w14:paraId="273E326C" w14:textId="77777777" w:rsidR="009678EE" w:rsidRPr="000A3451" w:rsidRDefault="009678EE" w:rsidP="00690EB7">
            <w:pPr>
              <w:spacing w:after="0"/>
              <w:jc w:val="center"/>
              <w:rPr>
                <w:rFonts w:cstheme="minorHAnsi"/>
                <w:sz w:val="20"/>
                <w:szCs w:val="20"/>
              </w:rPr>
            </w:pPr>
            <w:r w:rsidRPr="000A3451">
              <w:rPr>
                <w:rFonts w:cstheme="minorHAnsi"/>
                <w:sz w:val="20"/>
                <w:szCs w:val="20"/>
              </w:rPr>
              <w:t>Alkanes and other non-aromatic compounds that react only with OH and have</w:t>
            </w:r>
            <w:r>
              <w:rPr>
                <w:rFonts w:cstheme="minorHAnsi"/>
                <w:sz w:val="20"/>
                <w:szCs w:val="20"/>
              </w:rPr>
              <w:t xml:space="preserve"> a</w:t>
            </w:r>
            <w:r w:rsidRPr="000A3451">
              <w:rPr>
                <w:rFonts w:cstheme="minorHAnsi"/>
                <w:sz w:val="20"/>
                <w:szCs w:val="20"/>
              </w:rPr>
              <w:t xml:space="preserve"> </w:t>
            </w:r>
            <w:proofErr w:type="spellStart"/>
            <w:r w:rsidRPr="000A3451">
              <w:rPr>
                <w:rFonts w:cstheme="minorHAnsi"/>
                <w:sz w:val="20"/>
                <w:szCs w:val="20"/>
              </w:rPr>
              <w:t>k</w:t>
            </w:r>
            <w:r w:rsidRPr="000A3451">
              <w:rPr>
                <w:rFonts w:cstheme="minorHAnsi"/>
                <w:sz w:val="20"/>
                <w:szCs w:val="20"/>
                <w:vertAlign w:val="subscript"/>
              </w:rPr>
              <w:t>OH</w:t>
            </w:r>
            <w:proofErr w:type="spellEnd"/>
            <w:r w:rsidRPr="000A3451">
              <w:rPr>
                <w:rFonts w:cstheme="minorHAnsi"/>
                <w:sz w:val="20"/>
                <w:szCs w:val="20"/>
              </w:rPr>
              <w:t xml:space="preserve"> between 2.5 x 10</w:t>
            </w:r>
            <w:r w:rsidRPr="00C45DB2">
              <w:rPr>
                <w:rFonts w:cstheme="minorHAnsi"/>
                <w:sz w:val="20"/>
                <w:szCs w:val="20"/>
                <w:vertAlign w:val="superscript"/>
              </w:rPr>
              <w:t>3</w:t>
            </w:r>
            <w:r w:rsidRPr="000A3451">
              <w:rPr>
                <w:rFonts w:cstheme="minorHAnsi"/>
                <w:sz w:val="20"/>
                <w:szCs w:val="20"/>
              </w:rPr>
              <w:t xml:space="preserve"> and 5 x 10</w:t>
            </w:r>
            <w:r w:rsidRPr="00C45DB2">
              <w:rPr>
                <w:rFonts w:cstheme="minorHAnsi"/>
                <w:sz w:val="20"/>
                <w:szCs w:val="20"/>
                <w:vertAlign w:val="superscript"/>
              </w:rPr>
              <w:t>3</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18212DD5"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4</w:t>
            </w:r>
          </w:p>
        </w:tc>
        <w:tc>
          <w:tcPr>
            <w:tcW w:w="875" w:type="dxa"/>
            <w:vAlign w:val="center"/>
          </w:tcPr>
          <w:p w14:paraId="4BE7FAA0"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1D86B973"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199EA3AD" w14:textId="77777777" w:rsidTr="00690EB7">
        <w:trPr>
          <w:trHeight w:val="143"/>
        </w:trPr>
        <w:tc>
          <w:tcPr>
            <w:tcW w:w="1181" w:type="dxa"/>
            <w:vAlign w:val="center"/>
          </w:tcPr>
          <w:p w14:paraId="12E0C262" w14:textId="77777777" w:rsidR="009678EE" w:rsidRPr="000A3451" w:rsidRDefault="009678EE" w:rsidP="00690EB7">
            <w:pPr>
              <w:spacing w:after="0"/>
              <w:jc w:val="center"/>
              <w:rPr>
                <w:rFonts w:cstheme="minorHAnsi"/>
                <w:sz w:val="20"/>
                <w:szCs w:val="20"/>
              </w:rPr>
            </w:pPr>
            <w:r w:rsidRPr="000A3451">
              <w:rPr>
                <w:rFonts w:cstheme="minorHAnsi"/>
                <w:sz w:val="20"/>
                <w:szCs w:val="20"/>
              </w:rPr>
              <w:t>ALK4</w:t>
            </w:r>
          </w:p>
        </w:tc>
        <w:tc>
          <w:tcPr>
            <w:tcW w:w="4304" w:type="dxa"/>
            <w:vAlign w:val="center"/>
          </w:tcPr>
          <w:p w14:paraId="538DE625" w14:textId="77777777" w:rsidR="009678EE" w:rsidRPr="000A3451" w:rsidRDefault="009678EE" w:rsidP="00690EB7">
            <w:pPr>
              <w:spacing w:after="0"/>
              <w:jc w:val="center"/>
              <w:rPr>
                <w:rFonts w:cstheme="minorHAnsi"/>
                <w:sz w:val="20"/>
                <w:szCs w:val="20"/>
              </w:rPr>
            </w:pPr>
            <w:r w:rsidRPr="000A3451">
              <w:rPr>
                <w:rFonts w:cstheme="minorHAnsi"/>
                <w:sz w:val="20"/>
                <w:szCs w:val="20"/>
              </w:rPr>
              <w:t>Alkanes and other non-aromatic compounds that react only with OH and have</w:t>
            </w:r>
            <w:r>
              <w:rPr>
                <w:rFonts w:cstheme="minorHAnsi"/>
                <w:sz w:val="20"/>
                <w:szCs w:val="20"/>
              </w:rPr>
              <w:t xml:space="preserve"> a</w:t>
            </w:r>
            <w:r w:rsidRPr="000A3451">
              <w:rPr>
                <w:rFonts w:cstheme="minorHAnsi"/>
                <w:sz w:val="20"/>
                <w:szCs w:val="20"/>
              </w:rPr>
              <w:t xml:space="preserve"> </w:t>
            </w:r>
            <w:proofErr w:type="spellStart"/>
            <w:r w:rsidRPr="000A3451">
              <w:rPr>
                <w:rFonts w:cstheme="minorHAnsi"/>
                <w:sz w:val="20"/>
                <w:szCs w:val="20"/>
              </w:rPr>
              <w:t>k</w:t>
            </w:r>
            <w:r w:rsidRPr="000A3451">
              <w:rPr>
                <w:rFonts w:cstheme="minorHAnsi"/>
                <w:sz w:val="20"/>
                <w:szCs w:val="20"/>
                <w:vertAlign w:val="subscript"/>
              </w:rPr>
              <w:t>OH</w:t>
            </w:r>
            <w:proofErr w:type="spellEnd"/>
            <w:r w:rsidRPr="000A3451">
              <w:rPr>
                <w:rFonts w:cstheme="minorHAnsi"/>
                <w:sz w:val="20"/>
                <w:szCs w:val="20"/>
              </w:rPr>
              <w:t xml:space="preserve"> between 5 x 10</w:t>
            </w:r>
            <w:r w:rsidRPr="00C45DB2">
              <w:rPr>
                <w:rFonts w:cstheme="minorHAnsi"/>
                <w:sz w:val="20"/>
                <w:szCs w:val="20"/>
                <w:vertAlign w:val="superscript"/>
              </w:rPr>
              <w:t>3</w:t>
            </w:r>
            <w:r w:rsidRPr="000A3451">
              <w:rPr>
                <w:rFonts w:cstheme="minorHAnsi"/>
                <w:sz w:val="20"/>
                <w:szCs w:val="20"/>
              </w:rPr>
              <w:t xml:space="preserve"> and 1 x 10</w:t>
            </w:r>
            <w:r w:rsidRPr="00C45DB2">
              <w:rPr>
                <w:rFonts w:cstheme="minorHAnsi"/>
                <w:sz w:val="20"/>
                <w:szCs w:val="20"/>
                <w:vertAlign w:val="superscript"/>
              </w:rPr>
              <w:t>4</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05C2EA4B"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5</w:t>
            </w:r>
          </w:p>
        </w:tc>
        <w:tc>
          <w:tcPr>
            <w:tcW w:w="875" w:type="dxa"/>
            <w:vAlign w:val="center"/>
          </w:tcPr>
          <w:p w14:paraId="21A2F259"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03381588"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58009C44" w14:textId="77777777" w:rsidTr="00690EB7">
        <w:trPr>
          <w:trHeight w:val="143"/>
        </w:trPr>
        <w:tc>
          <w:tcPr>
            <w:tcW w:w="1181" w:type="dxa"/>
            <w:vAlign w:val="center"/>
          </w:tcPr>
          <w:p w14:paraId="75F9F033" w14:textId="77777777" w:rsidR="009678EE" w:rsidRPr="000A3451" w:rsidRDefault="009678EE" w:rsidP="00690EB7">
            <w:pPr>
              <w:spacing w:after="0"/>
              <w:jc w:val="center"/>
              <w:rPr>
                <w:rFonts w:cstheme="minorHAnsi"/>
                <w:sz w:val="20"/>
                <w:szCs w:val="20"/>
              </w:rPr>
            </w:pPr>
            <w:r w:rsidRPr="000A3451">
              <w:rPr>
                <w:rFonts w:cstheme="minorHAnsi"/>
                <w:sz w:val="20"/>
                <w:szCs w:val="20"/>
              </w:rPr>
              <w:t>ALK5</w:t>
            </w:r>
          </w:p>
        </w:tc>
        <w:tc>
          <w:tcPr>
            <w:tcW w:w="4304" w:type="dxa"/>
            <w:vAlign w:val="center"/>
          </w:tcPr>
          <w:p w14:paraId="1080C8E5" w14:textId="77777777" w:rsidR="009678EE" w:rsidRPr="000A3451" w:rsidRDefault="009678EE" w:rsidP="00690EB7">
            <w:pPr>
              <w:spacing w:after="0"/>
              <w:jc w:val="center"/>
              <w:rPr>
                <w:rFonts w:cstheme="minorHAnsi"/>
                <w:sz w:val="20"/>
                <w:szCs w:val="20"/>
              </w:rPr>
            </w:pPr>
            <w:r w:rsidRPr="000A3451">
              <w:rPr>
                <w:rFonts w:cstheme="minorHAnsi"/>
                <w:sz w:val="20"/>
                <w:szCs w:val="20"/>
              </w:rPr>
              <w:t>Alkanes and other non-aromatic compounds that react only with OH and have</w:t>
            </w:r>
            <w:r>
              <w:rPr>
                <w:rFonts w:cstheme="minorHAnsi"/>
                <w:sz w:val="20"/>
                <w:szCs w:val="20"/>
              </w:rPr>
              <w:t xml:space="preserve"> a</w:t>
            </w:r>
            <w:r w:rsidRPr="000A3451">
              <w:rPr>
                <w:rFonts w:cstheme="minorHAnsi"/>
                <w:sz w:val="20"/>
                <w:szCs w:val="20"/>
              </w:rPr>
              <w:t xml:space="preserve"> </w:t>
            </w:r>
            <w:proofErr w:type="spellStart"/>
            <w:r w:rsidRPr="000A3451">
              <w:rPr>
                <w:rFonts w:cstheme="minorHAnsi"/>
                <w:sz w:val="20"/>
                <w:szCs w:val="20"/>
              </w:rPr>
              <w:t>k</w:t>
            </w:r>
            <w:r w:rsidRPr="000A3451">
              <w:rPr>
                <w:rFonts w:cstheme="minorHAnsi"/>
                <w:sz w:val="20"/>
                <w:szCs w:val="20"/>
                <w:vertAlign w:val="subscript"/>
              </w:rPr>
              <w:t>OH</w:t>
            </w:r>
            <w:proofErr w:type="spellEnd"/>
            <w:r w:rsidRPr="000A3451">
              <w:rPr>
                <w:rFonts w:cstheme="minorHAnsi"/>
                <w:sz w:val="20"/>
                <w:szCs w:val="20"/>
              </w:rPr>
              <w:t xml:space="preserve"> greater than 1 x 10</w:t>
            </w:r>
            <w:r w:rsidRPr="00C45DB2">
              <w:rPr>
                <w:rFonts w:cstheme="minorHAnsi"/>
                <w:sz w:val="20"/>
                <w:szCs w:val="20"/>
                <w:vertAlign w:val="superscript"/>
              </w:rPr>
              <w:t>4</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37A7B01D"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8</w:t>
            </w:r>
          </w:p>
        </w:tc>
        <w:tc>
          <w:tcPr>
            <w:tcW w:w="875" w:type="dxa"/>
            <w:vAlign w:val="center"/>
          </w:tcPr>
          <w:p w14:paraId="371C27D8"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E31651B"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59A0A9C8" w14:textId="77777777" w:rsidTr="00690EB7">
        <w:trPr>
          <w:trHeight w:val="143"/>
        </w:trPr>
        <w:tc>
          <w:tcPr>
            <w:tcW w:w="1181" w:type="dxa"/>
            <w:vAlign w:val="center"/>
          </w:tcPr>
          <w:p w14:paraId="2A77C647" w14:textId="77777777" w:rsidR="009678EE" w:rsidRPr="000A3451" w:rsidRDefault="009678EE" w:rsidP="00690EB7">
            <w:pPr>
              <w:spacing w:after="0"/>
              <w:jc w:val="center"/>
              <w:rPr>
                <w:rFonts w:cstheme="minorHAnsi"/>
                <w:sz w:val="20"/>
                <w:szCs w:val="20"/>
              </w:rPr>
            </w:pPr>
            <w:r w:rsidRPr="000A3451">
              <w:rPr>
                <w:rFonts w:cstheme="minorHAnsi"/>
                <w:sz w:val="20"/>
                <w:szCs w:val="20"/>
              </w:rPr>
              <w:t>ARO1</w:t>
            </w:r>
          </w:p>
        </w:tc>
        <w:tc>
          <w:tcPr>
            <w:tcW w:w="4304" w:type="dxa"/>
            <w:vAlign w:val="center"/>
          </w:tcPr>
          <w:p w14:paraId="4FFE6902" w14:textId="77777777" w:rsidR="009678EE" w:rsidRPr="000A3451" w:rsidRDefault="009678EE" w:rsidP="00690EB7">
            <w:pPr>
              <w:spacing w:after="0"/>
              <w:jc w:val="center"/>
              <w:rPr>
                <w:rFonts w:cstheme="minorHAnsi"/>
                <w:sz w:val="20"/>
                <w:szCs w:val="20"/>
              </w:rPr>
            </w:pPr>
            <w:r w:rsidRPr="000A3451">
              <w:rPr>
                <w:rFonts w:cstheme="minorHAnsi"/>
                <w:sz w:val="20"/>
                <w:szCs w:val="20"/>
              </w:rPr>
              <w:t xml:space="preserve">Aromatics with </w:t>
            </w:r>
            <w:proofErr w:type="spellStart"/>
            <w:r w:rsidRPr="000A3451">
              <w:rPr>
                <w:rFonts w:cstheme="minorHAnsi"/>
                <w:sz w:val="20"/>
                <w:szCs w:val="20"/>
              </w:rPr>
              <w:t>k</w:t>
            </w:r>
            <w:r w:rsidRPr="000A3451">
              <w:rPr>
                <w:rFonts w:cstheme="minorHAnsi"/>
                <w:sz w:val="20"/>
                <w:szCs w:val="20"/>
                <w:vertAlign w:val="subscript"/>
              </w:rPr>
              <w:t>OH</w:t>
            </w:r>
            <w:proofErr w:type="spellEnd"/>
            <w:r w:rsidRPr="000A3451">
              <w:rPr>
                <w:rFonts w:cstheme="minorHAnsi"/>
                <w:sz w:val="20"/>
                <w:szCs w:val="20"/>
              </w:rPr>
              <w:t xml:space="preserve"> &lt; 2x10</w:t>
            </w:r>
            <w:r w:rsidRPr="00C45DB2">
              <w:rPr>
                <w:rFonts w:cstheme="minorHAnsi"/>
                <w:sz w:val="20"/>
                <w:szCs w:val="20"/>
                <w:vertAlign w:val="superscript"/>
              </w:rPr>
              <w:t>4</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6E0F5C0C"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7</w:t>
            </w:r>
          </w:p>
        </w:tc>
        <w:tc>
          <w:tcPr>
            <w:tcW w:w="875" w:type="dxa"/>
            <w:vAlign w:val="center"/>
          </w:tcPr>
          <w:p w14:paraId="5E4B2EE5"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0552EED2"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1C7824A8" w14:textId="77777777" w:rsidTr="00690EB7">
        <w:trPr>
          <w:trHeight w:val="143"/>
        </w:trPr>
        <w:tc>
          <w:tcPr>
            <w:tcW w:w="1181" w:type="dxa"/>
            <w:vAlign w:val="center"/>
          </w:tcPr>
          <w:p w14:paraId="039E400B" w14:textId="77777777" w:rsidR="009678EE" w:rsidRPr="000A3451" w:rsidRDefault="009678EE" w:rsidP="00690EB7">
            <w:pPr>
              <w:spacing w:after="0"/>
              <w:jc w:val="center"/>
              <w:rPr>
                <w:rFonts w:cstheme="minorHAnsi"/>
                <w:sz w:val="20"/>
                <w:szCs w:val="20"/>
              </w:rPr>
            </w:pPr>
            <w:r w:rsidRPr="000A3451">
              <w:rPr>
                <w:rFonts w:cstheme="minorHAnsi"/>
                <w:sz w:val="20"/>
                <w:szCs w:val="20"/>
              </w:rPr>
              <w:t>ARO2</w:t>
            </w:r>
          </w:p>
        </w:tc>
        <w:tc>
          <w:tcPr>
            <w:tcW w:w="4304" w:type="dxa"/>
            <w:vAlign w:val="center"/>
          </w:tcPr>
          <w:p w14:paraId="690B8610" w14:textId="77777777" w:rsidR="009678EE" w:rsidRPr="000A3451" w:rsidRDefault="009678EE" w:rsidP="00690EB7">
            <w:pPr>
              <w:spacing w:after="0"/>
              <w:jc w:val="center"/>
              <w:rPr>
                <w:rFonts w:cstheme="minorHAnsi"/>
                <w:sz w:val="20"/>
                <w:szCs w:val="20"/>
              </w:rPr>
            </w:pPr>
            <w:r w:rsidRPr="000A3451">
              <w:rPr>
                <w:rFonts w:cstheme="minorHAnsi"/>
                <w:sz w:val="20"/>
                <w:szCs w:val="20"/>
              </w:rPr>
              <w:t xml:space="preserve">Aromatics with </w:t>
            </w:r>
            <w:proofErr w:type="spellStart"/>
            <w:r w:rsidRPr="000A3451">
              <w:rPr>
                <w:rFonts w:cstheme="minorHAnsi"/>
                <w:sz w:val="20"/>
                <w:szCs w:val="20"/>
              </w:rPr>
              <w:t>k</w:t>
            </w:r>
            <w:r w:rsidRPr="000A3451">
              <w:rPr>
                <w:rFonts w:cstheme="minorHAnsi"/>
                <w:sz w:val="20"/>
                <w:szCs w:val="20"/>
                <w:vertAlign w:val="subscript"/>
              </w:rPr>
              <w:t>OH</w:t>
            </w:r>
            <w:proofErr w:type="spellEnd"/>
            <w:r w:rsidRPr="000A3451">
              <w:rPr>
                <w:rFonts w:cstheme="minorHAnsi"/>
                <w:sz w:val="20"/>
                <w:szCs w:val="20"/>
              </w:rPr>
              <w:t xml:space="preserve"> &gt; 2x10</w:t>
            </w:r>
            <w:r w:rsidRPr="00C45DB2">
              <w:rPr>
                <w:rFonts w:cstheme="minorHAnsi"/>
                <w:sz w:val="20"/>
                <w:szCs w:val="20"/>
                <w:vertAlign w:val="superscript"/>
              </w:rPr>
              <w:t>4</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7A230A1F"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9</w:t>
            </w:r>
          </w:p>
        </w:tc>
        <w:tc>
          <w:tcPr>
            <w:tcW w:w="875" w:type="dxa"/>
            <w:vAlign w:val="center"/>
          </w:tcPr>
          <w:p w14:paraId="2D484033"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7D39E99"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0489DE06" w14:textId="77777777" w:rsidTr="00690EB7">
        <w:trPr>
          <w:trHeight w:val="143"/>
        </w:trPr>
        <w:tc>
          <w:tcPr>
            <w:tcW w:w="1181" w:type="dxa"/>
            <w:vAlign w:val="center"/>
          </w:tcPr>
          <w:p w14:paraId="4823090A" w14:textId="77777777" w:rsidR="009678EE" w:rsidRPr="000A3451" w:rsidRDefault="009678EE" w:rsidP="00690EB7">
            <w:pPr>
              <w:spacing w:after="0"/>
              <w:jc w:val="center"/>
              <w:rPr>
                <w:rFonts w:cstheme="minorHAnsi"/>
                <w:sz w:val="20"/>
                <w:szCs w:val="20"/>
              </w:rPr>
            </w:pPr>
            <w:r w:rsidRPr="000A3451">
              <w:rPr>
                <w:rFonts w:cstheme="minorHAnsi"/>
                <w:sz w:val="20"/>
                <w:szCs w:val="20"/>
              </w:rPr>
              <w:t>BALD</w:t>
            </w:r>
          </w:p>
        </w:tc>
        <w:tc>
          <w:tcPr>
            <w:tcW w:w="4304" w:type="dxa"/>
            <w:vAlign w:val="center"/>
          </w:tcPr>
          <w:p w14:paraId="031E8D78" w14:textId="77777777" w:rsidR="009678EE" w:rsidRPr="000A3451" w:rsidRDefault="009678EE" w:rsidP="00690EB7">
            <w:pPr>
              <w:spacing w:after="0"/>
              <w:jc w:val="center"/>
              <w:rPr>
                <w:rFonts w:cstheme="minorHAnsi"/>
                <w:sz w:val="20"/>
                <w:szCs w:val="20"/>
              </w:rPr>
            </w:pPr>
            <w:r w:rsidRPr="000A3451">
              <w:rPr>
                <w:rFonts w:cstheme="minorHAnsi"/>
                <w:sz w:val="20"/>
                <w:szCs w:val="20"/>
              </w:rPr>
              <w:t>Aromatic aldehydes</w:t>
            </w:r>
          </w:p>
        </w:tc>
        <w:tc>
          <w:tcPr>
            <w:tcW w:w="574" w:type="dxa"/>
            <w:vAlign w:val="center"/>
          </w:tcPr>
          <w:p w14:paraId="4625D6FC"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7</w:t>
            </w:r>
          </w:p>
        </w:tc>
        <w:tc>
          <w:tcPr>
            <w:tcW w:w="875" w:type="dxa"/>
            <w:vAlign w:val="center"/>
          </w:tcPr>
          <w:p w14:paraId="34B569B3"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2EA4D4F1"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0CBB9878" w14:textId="77777777" w:rsidTr="00690EB7">
        <w:trPr>
          <w:trHeight w:val="143"/>
        </w:trPr>
        <w:tc>
          <w:tcPr>
            <w:tcW w:w="1181" w:type="dxa"/>
            <w:vAlign w:val="center"/>
          </w:tcPr>
          <w:p w14:paraId="38172FB2" w14:textId="77777777" w:rsidR="009678EE" w:rsidRPr="000A3451" w:rsidRDefault="009678EE" w:rsidP="00690EB7">
            <w:pPr>
              <w:spacing w:after="0"/>
              <w:jc w:val="center"/>
              <w:rPr>
                <w:rFonts w:cstheme="minorHAnsi"/>
                <w:sz w:val="20"/>
                <w:szCs w:val="20"/>
              </w:rPr>
            </w:pPr>
            <w:r w:rsidRPr="000A3451">
              <w:rPr>
                <w:rFonts w:cstheme="minorHAnsi"/>
                <w:sz w:val="20"/>
                <w:szCs w:val="20"/>
              </w:rPr>
              <w:t>CRES</w:t>
            </w:r>
          </w:p>
        </w:tc>
        <w:tc>
          <w:tcPr>
            <w:tcW w:w="4304" w:type="dxa"/>
            <w:vAlign w:val="center"/>
          </w:tcPr>
          <w:p w14:paraId="6C8D9D3F" w14:textId="77777777" w:rsidR="009678EE" w:rsidRPr="000A3451" w:rsidRDefault="009678EE" w:rsidP="00690EB7">
            <w:pPr>
              <w:spacing w:after="0"/>
              <w:jc w:val="center"/>
              <w:rPr>
                <w:rFonts w:cstheme="minorHAnsi"/>
                <w:sz w:val="20"/>
                <w:szCs w:val="20"/>
              </w:rPr>
            </w:pPr>
            <w:r w:rsidRPr="000A3451">
              <w:rPr>
                <w:rFonts w:cstheme="minorHAnsi"/>
                <w:sz w:val="20"/>
                <w:szCs w:val="20"/>
              </w:rPr>
              <w:t>Phenols and Cresols</w:t>
            </w:r>
          </w:p>
        </w:tc>
        <w:tc>
          <w:tcPr>
            <w:tcW w:w="574" w:type="dxa"/>
            <w:vAlign w:val="center"/>
          </w:tcPr>
          <w:p w14:paraId="0FD67512"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7</w:t>
            </w:r>
          </w:p>
        </w:tc>
        <w:tc>
          <w:tcPr>
            <w:tcW w:w="875" w:type="dxa"/>
            <w:vAlign w:val="center"/>
          </w:tcPr>
          <w:p w14:paraId="3155FEB2"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B18AD42"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4F0C160E" w14:textId="77777777" w:rsidTr="00690EB7">
        <w:trPr>
          <w:trHeight w:val="143"/>
        </w:trPr>
        <w:tc>
          <w:tcPr>
            <w:tcW w:w="1181" w:type="dxa"/>
            <w:vAlign w:val="center"/>
          </w:tcPr>
          <w:p w14:paraId="13D4DEC1" w14:textId="77777777" w:rsidR="009678EE" w:rsidRPr="000A3451" w:rsidRDefault="009678EE" w:rsidP="00690EB7">
            <w:pPr>
              <w:spacing w:after="0"/>
              <w:jc w:val="center"/>
              <w:rPr>
                <w:rFonts w:cstheme="minorHAnsi"/>
                <w:sz w:val="20"/>
                <w:szCs w:val="20"/>
              </w:rPr>
            </w:pPr>
            <w:r w:rsidRPr="000A3451">
              <w:rPr>
                <w:rFonts w:cstheme="minorHAnsi"/>
                <w:sz w:val="20"/>
                <w:szCs w:val="20"/>
              </w:rPr>
              <w:t>IPRD</w:t>
            </w:r>
          </w:p>
        </w:tc>
        <w:tc>
          <w:tcPr>
            <w:tcW w:w="4304" w:type="dxa"/>
            <w:vAlign w:val="center"/>
          </w:tcPr>
          <w:p w14:paraId="68725D90" w14:textId="77777777" w:rsidR="009678EE" w:rsidRPr="000A3451" w:rsidRDefault="009678EE" w:rsidP="00690EB7">
            <w:pPr>
              <w:spacing w:after="0"/>
              <w:jc w:val="center"/>
              <w:rPr>
                <w:rFonts w:cstheme="minorHAnsi"/>
                <w:sz w:val="20"/>
                <w:szCs w:val="20"/>
              </w:rPr>
            </w:pPr>
            <w:r w:rsidRPr="000A3451">
              <w:rPr>
                <w:rFonts w:cstheme="minorHAnsi"/>
                <w:sz w:val="20"/>
                <w:szCs w:val="20"/>
              </w:rPr>
              <w:t>Lumped Isoprene product species</w:t>
            </w:r>
          </w:p>
        </w:tc>
        <w:tc>
          <w:tcPr>
            <w:tcW w:w="574" w:type="dxa"/>
            <w:vAlign w:val="center"/>
          </w:tcPr>
          <w:p w14:paraId="067C5A26"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5</w:t>
            </w:r>
          </w:p>
        </w:tc>
        <w:tc>
          <w:tcPr>
            <w:tcW w:w="875" w:type="dxa"/>
            <w:vAlign w:val="center"/>
          </w:tcPr>
          <w:p w14:paraId="6B9B0871"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359FD070"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6E6A4CAE" w14:textId="77777777" w:rsidTr="00690EB7">
        <w:trPr>
          <w:trHeight w:val="143"/>
        </w:trPr>
        <w:tc>
          <w:tcPr>
            <w:tcW w:w="1181" w:type="dxa"/>
            <w:vAlign w:val="center"/>
          </w:tcPr>
          <w:p w14:paraId="1DB6E7DC" w14:textId="77777777" w:rsidR="009678EE" w:rsidRPr="000A3451" w:rsidRDefault="009678EE" w:rsidP="00690EB7">
            <w:pPr>
              <w:spacing w:after="0"/>
              <w:jc w:val="center"/>
              <w:rPr>
                <w:rFonts w:cstheme="minorHAnsi"/>
                <w:sz w:val="20"/>
                <w:szCs w:val="20"/>
              </w:rPr>
            </w:pPr>
            <w:r w:rsidRPr="000A3451">
              <w:rPr>
                <w:rFonts w:cstheme="minorHAnsi"/>
                <w:sz w:val="20"/>
                <w:szCs w:val="20"/>
              </w:rPr>
              <w:t>IVOC</w:t>
            </w:r>
          </w:p>
        </w:tc>
        <w:tc>
          <w:tcPr>
            <w:tcW w:w="4304" w:type="dxa"/>
            <w:vAlign w:val="center"/>
          </w:tcPr>
          <w:p w14:paraId="0CE9B56C" w14:textId="77777777" w:rsidR="009678EE" w:rsidRPr="000A3451" w:rsidRDefault="009678EE" w:rsidP="00690EB7">
            <w:pPr>
              <w:spacing w:after="0"/>
              <w:jc w:val="center"/>
              <w:rPr>
                <w:rFonts w:cstheme="minorHAnsi"/>
                <w:sz w:val="20"/>
                <w:szCs w:val="20"/>
              </w:rPr>
            </w:pPr>
            <w:r w:rsidRPr="000A3451">
              <w:rPr>
                <w:rFonts w:cstheme="minorHAnsi"/>
                <w:sz w:val="20"/>
                <w:szCs w:val="20"/>
              </w:rPr>
              <w:t>Intermediate-Volatile Organic Compounds</w:t>
            </w:r>
          </w:p>
        </w:tc>
        <w:tc>
          <w:tcPr>
            <w:tcW w:w="574" w:type="dxa"/>
            <w:vAlign w:val="center"/>
          </w:tcPr>
          <w:p w14:paraId="7CE1A32F" w14:textId="30A4A7BB" w:rsidR="009678EE" w:rsidRPr="000A3451" w:rsidRDefault="009678EE" w:rsidP="00690EB7">
            <w:pPr>
              <w:keepNext/>
              <w:spacing w:after="0"/>
              <w:jc w:val="center"/>
              <w:rPr>
                <w:rFonts w:cstheme="minorHAnsi"/>
                <w:sz w:val="20"/>
                <w:szCs w:val="20"/>
              </w:rPr>
            </w:pPr>
            <w:r w:rsidRPr="000A3451">
              <w:rPr>
                <w:rFonts w:cstheme="minorHAnsi"/>
                <w:sz w:val="20"/>
                <w:szCs w:val="20"/>
              </w:rPr>
              <w:t>1</w:t>
            </w:r>
            <w:r w:rsidR="00AC1DD7">
              <w:rPr>
                <w:rFonts w:cstheme="minorHAnsi"/>
                <w:sz w:val="20"/>
                <w:szCs w:val="20"/>
              </w:rPr>
              <w:t>2</w:t>
            </w:r>
          </w:p>
        </w:tc>
        <w:tc>
          <w:tcPr>
            <w:tcW w:w="875" w:type="dxa"/>
            <w:vAlign w:val="center"/>
          </w:tcPr>
          <w:p w14:paraId="773E2FB1"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27B88F9D"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5486E8F9" w14:textId="77777777" w:rsidTr="00690EB7">
        <w:trPr>
          <w:trHeight w:val="143"/>
        </w:trPr>
        <w:tc>
          <w:tcPr>
            <w:tcW w:w="1181" w:type="dxa"/>
            <w:vAlign w:val="center"/>
          </w:tcPr>
          <w:p w14:paraId="7F0C9675" w14:textId="77777777" w:rsidR="009678EE" w:rsidRPr="000A3451" w:rsidRDefault="009678EE" w:rsidP="00690EB7">
            <w:pPr>
              <w:spacing w:after="0"/>
              <w:jc w:val="center"/>
              <w:rPr>
                <w:rFonts w:cstheme="minorHAnsi"/>
                <w:sz w:val="20"/>
                <w:szCs w:val="20"/>
              </w:rPr>
            </w:pPr>
            <w:r w:rsidRPr="000A3451">
              <w:rPr>
                <w:rFonts w:cstheme="minorHAnsi"/>
                <w:sz w:val="20"/>
                <w:szCs w:val="20"/>
              </w:rPr>
              <w:t>MEK</w:t>
            </w:r>
          </w:p>
        </w:tc>
        <w:tc>
          <w:tcPr>
            <w:tcW w:w="4304" w:type="dxa"/>
            <w:vAlign w:val="center"/>
          </w:tcPr>
          <w:p w14:paraId="20F51266" w14:textId="77777777" w:rsidR="009678EE" w:rsidRPr="000A3451" w:rsidRDefault="009678EE" w:rsidP="00690EB7">
            <w:pPr>
              <w:spacing w:after="0"/>
              <w:jc w:val="center"/>
              <w:rPr>
                <w:rFonts w:cstheme="minorHAnsi"/>
                <w:sz w:val="20"/>
                <w:szCs w:val="20"/>
              </w:rPr>
            </w:pPr>
            <w:r w:rsidRPr="000A3451">
              <w:rPr>
                <w:rFonts w:cstheme="minorHAnsi"/>
                <w:sz w:val="20"/>
                <w:szCs w:val="20"/>
              </w:rPr>
              <w:t>Ketones and other non-aldehyde oxygenated products that react with OH radicals faster than 5 x 10</w:t>
            </w:r>
            <w:r w:rsidRPr="003B1153">
              <w:rPr>
                <w:rFonts w:cstheme="minorHAnsi"/>
                <w:sz w:val="20"/>
                <w:szCs w:val="20"/>
                <w:vertAlign w:val="superscript"/>
              </w:rPr>
              <w:t>-13</w:t>
            </w:r>
            <w:r w:rsidRPr="000A3451">
              <w:rPr>
                <w:rFonts w:cstheme="minorHAnsi"/>
                <w:sz w:val="20"/>
                <w:szCs w:val="20"/>
              </w:rPr>
              <w:t xml:space="preserve"> but slower than 5 x 10</w:t>
            </w:r>
            <w:r w:rsidRPr="003B1153">
              <w:rPr>
                <w:rFonts w:cstheme="minorHAnsi"/>
                <w:sz w:val="20"/>
                <w:szCs w:val="20"/>
                <w:vertAlign w:val="superscript"/>
              </w:rPr>
              <w:t>-12</w:t>
            </w:r>
            <w:r w:rsidRPr="000A3451">
              <w:rPr>
                <w:rFonts w:cstheme="minorHAnsi"/>
                <w:sz w:val="20"/>
                <w:szCs w:val="20"/>
              </w:rPr>
              <w:t xml:space="preserve"> cm</w:t>
            </w:r>
            <w:r w:rsidRPr="003B1153">
              <w:rPr>
                <w:rFonts w:cstheme="minorHAnsi"/>
                <w:sz w:val="20"/>
                <w:szCs w:val="20"/>
                <w:vertAlign w:val="superscript"/>
              </w:rPr>
              <w:t>3</w:t>
            </w:r>
            <w:r w:rsidRPr="000A3451">
              <w:rPr>
                <w:rFonts w:cstheme="minorHAnsi"/>
                <w:sz w:val="20"/>
                <w:szCs w:val="20"/>
              </w:rPr>
              <w:t xml:space="preserve"> molec</w:t>
            </w:r>
            <w:r w:rsidRPr="003B1153">
              <w:rPr>
                <w:rFonts w:cstheme="minorHAnsi"/>
                <w:sz w:val="20"/>
                <w:szCs w:val="20"/>
                <w:vertAlign w:val="superscript"/>
              </w:rPr>
              <w:t>-2</w:t>
            </w:r>
            <w:r w:rsidRPr="000A3451">
              <w:rPr>
                <w:rFonts w:cstheme="minorHAnsi"/>
                <w:sz w:val="20"/>
                <w:szCs w:val="20"/>
              </w:rPr>
              <w:t xml:space="preserve"> sec</w:t>
            </w:r>
            <w:r w:rsidRPr="003B1153">
              <w:rPr>
                <w:rFonts w:cstheme="minorHAnsi"/>
                <w:sz w:val="20"/>
                <w:szCs w:val="20"/>
                <w:vertAlign w:val="superscript"/>
              </w:rPr>
              <w:t>-1</w:t>
            </w:r>
          </w:p>
        </w:tc>
        <w:tc>
          <w:tcPr>
            <w:tcW w:w="574" w:type="dxa"/>
            <w:vAlign w:val="center"/>
          </w:tcPr>
          <w:p w14:paraId="74CF8B53"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4</w:t>
            </w:r>
          </w:p>
        </w:tc>
        <w:tc>
          <w:tcPr>
            <w:tcW w:w="875" w:type="dxa"/>
            <w:vAlign w:val="center"/>
          </w:tcPr>
          <w:p w14:paraId="5920D8CD"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5C2A0ECE"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73F60991" w14:textId="77777777" w:rsidTr="00690EB7">
        <w:trPr>
          <w:trHeight w:val="143"/>
        </w:trPr>
        <w:tc>
          <w:tcPr>
            <w:tcW w:w="1181" w:type="dxa"/>
            <w:vAlign w:val="center"/>
          </w:tcPr>
          <w:p w14:paraId="56A48720" w14:textId="77777777" w:rsidR="009678EE" w:rsidRPr="000A3451" w:rsidRDefault="009678EE" w:rsidP="00690EB7">
            <w:pPr>
              <w:spacing w:after="0"/>
              <w:jc w:val="center"/>
              <w:rPr>
                <w:rFonts w:cstheme="minorHAnsi"/>
                <w:sz w:val="20"/>
                <w:szCs w:val="20"/>
              </w:rPr>
            </w:pPr>
            <w:r w:rsidRPr="000A3451">
              <w:rPr>
                <w:rFonts w:cstheme="minorHAnsi"/>
                <w:sz w:val="20"/>
                <w:szCs w:val="20"/>
              </w:rPr>
              <w:t>NROG</w:t>
            </w:r>
          </w:p>
        </w:tc>
        <w:tc>
          <w:tcPr>
            <w:tcW w:w="4304" w:type="dxa"/>
            <w:vAlign w:val="center"/>
          </w:tcPr>
          <w:p w14:paraId="00E0BB55" w14:textId="77777777" w:rsidR="009678EE" w:rsidRPr="000A3451" w:rsidRDefault="009678EE" w:rsidP="00690EB7">
            <w:pPr>
              <w:spacing w:after="0"/>
              <w:jc w:val="center"/>
              <w:rPr>
                <w:rFonts w:cstheme="minorHAnsi"/>
                <w:sz w:val="20"/>
                <w:szCs w:val="20"/>
              </w:rPr>
            </w:pPr>
            <w:r w:rsidRPr="000A3451">
              <w:rPr>
                <w:rFonts w:cstheme="minorHAnsi"/>
                <w:sz w:val="20"/>
                <w:szCs w:val="20"/>
              </w:rPr>
              <w:t>Nonreactive Organic Gas</w:t>
            </w:r>
          </w:p>
        </w:tc>
        <w:tc>
          <w:tcPr>
            <w:tcW w:w="574" w:type="dxa"/>
            <w:vAlign w:val="center"/>
          </w:tcPr>
          <w:p w14:paraId="487F6426" w14:textId="039A90ED" w:rsidR="009678EE" w:rsidRPr="000A3451" w:rsidRDefault="00AC1DD7" w:rsidP="00690EB7">
            <w:pPr>
              <w:keepNext/>
              <w:spacing w:after="0"/>
              <w:jc w:val="center"/>
              <w:rPr>
                <w:rFonts w:cstheme="minorHAnsi"/>
                <w:sz w:val="20"/>
                <w:szCs w:val="20"/>
              </w:rPr>
            </w:pPr>
            <w:r>
              <w:rPr>
                <w:rFonts w:cstheme="minorHAnsi"/>
                <w:sz w:val="20"/>
                <w:szCs w:val="20"/>
              </w:rPr>
              <w:t>2</w:t>
            </w:r>
          </w:p>
        </w:tc>
        <w:tc>
          <w:tcPr>
            <w:tcW w:w="875" w:type="dxa"/>
            <w:vAlign w:val="center"/>
          </w:tcPr>
          <w:p w14:paraId="5A31EF74"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8BC1ECA"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6BDA800E" w14:textId="77777777" w:rsidTr="00690EB7">
        <w:trPr>
          <w:trHeight w:val="143"/>
        </w:trPr>
        <w:tc>
          <w:tcPr>
            <w:tcW w:w="1181" w:type="dxa"/>
            <w:vAlign w:val="center"/>
          </w:tcPr>
          <w:p w14:paraId="40D9E5E1" w14:textId="77777777" w:rsidR="009678EE" w:rsidRPr="000A3451" w:rsidRDefault="009678EE" w:rsidP="00690EB7">
            <w:pPr>
              <w:spacing w:after="0"/>
              <w:jc w:val="center"/>
              <w:rPr>
                <w:rFonts w:cstheme="minorHAnsi"/>
                <w:sz w:val="20"/>
                <w:szCs w:val="20"/>
              </w:rPr>
            </w:pPr>
            <w:r w:rsidRPr="000A3451">
              <w:rPr>
                <w:rFonts w:cstheme="minorHAnsi"/>
                <w:sz w:val="20"/>
                <w:szCs w:val="20"/>
              </w:rPr>
              <w:t>NVOL</w:t>
            </w:r>
          </w:p>
        </w:tc>
        <w:tc>
          <w:tcPr>
            <w:tcW w:w="4304" w:type="dxa"/>
            <w:vAlign w:val="center"/>
          </w:tcPr>
          <w:p w14:paraId="0254B94A" w14:textId="77777777" w:rsidR="009678EE" w:rsidRPr="000A3451" w:rsidRDefault="009678EE" w:rsidP="00690EB7">
            <w:pPr>
              <w:spacing w:after="0"/>
              <w:jc w:val="center"/>
              <w:rPr>
                <w:rFonts w:cstheme="minorHAnsi"/>
                <w:sz w:val="20"/>
                <w:szCs w:val="20"/>
              </w:rPr>
            </w:pPr>
            <w:r w:rsidRPr="000A3451">
              <w:rPr>
                <w:rFonts w:cstheme="minorHAnsi"/>
                <w:sz w:val="20"/>
                <w:szCs w:val="20"/>
              </w:rPr>
              <w:t>Nonvolatile</w:t>
            </w:r>
          </w:p>
        </w:tc>
        <w:tc>
          <w:tcPr>
            <w:tcW w:w="574" w:type="dxa"/>
            <w:vAlign w:val="center"/>
          </w:tcPr>
          <w:p w14:paraId="0755097A" w14:textId="6066E615" w:rsidR="009678EE" w:rsidRPr="000A3451" w:rsidRDefault="009678EE" w:rsidP="00690EB7">
            <w:pPr>
              <w:keepNext/>
              <w:spacing w:after="0"/>
              <w:jc w:val="center"/>
              <w:rPr>
                <w:rFonts w:cstheme="minorHAnsi"/>
                <w:sz w:val="20"/>
                <w:szCs w:val="20"/>
              </w:rPr>
            </w:pPr>
            <w:r w:rsidRPr="000A3451">
              <w:rPr>
                <w:rFonts w:cstheme="minorHAnsi"/>
                <w:sz w:val="20"/>
                <w:szCs w:val="20"/>
              </w:rPr>
              <w:t>1</w:t>
            </w:r>
            <w:r w:rsidR="00AC1DD7">
              <w:rPr>
                <w:rFonts w:cstheme="minorHAnsi"/>
                <w:sz w:val="20"/>
                <w:szCs w:val="20"/>
              </w:rPr>
              <w:t>8</w:t>
            </w:r>
          </w:p>
        </w:tc>
        <w:tc>
          <w:tcPr>
            <w:tcW w:w="875" w:type="dxa"/>
            <w:vAlign w:val="center"/>
          </w:tcPr>
          <w:p w14:paraId="64594CA3"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50DDE657"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4000D1BD" w14:textId="77777777" w:rsidTr="00690EB7">
        <w:trPr>
          <w:trHeight w:val="143"/>
        </w:trPr>
        <w:tc>
          <w:tcPr>
            <w:tcW w:w="1181" w:type="dxa"/>
            <w:vAlign w:val="center"/>
          </w:tcPr>
          <w:p w14:paraId="386F7ADE" w14:textId="77777777" w:rsidR="009678EE" w:rsidRPr="000A3451" w:rsidRDefault="009678EE" w:rsidP="00690EB7">
            <w:pPr>
              <w:spacing w:after="0"/>
              <w:jc w:val="center"/>
              <w:rPr>
                <w:rFonts w:cstheme="minorHAnsi"/>
                <w:sz w:val="20"/>
                <w:szCs w:val="20"/>
              </w:rPr>
            </w:pPr>
            <w:r w:rsidRPr="000A3451">
              <w:rPr>
                <w:rFonts w:cstheme="minorHAnsi"/>
                <w:sz w:val="20"/>
                <w:szCs w:val="20"/>
              </w:rPr>
              <w:t>OLE1</w:t>
            </w:r>
          </w:p>
        </w:tc>
        <w:tc>
          <w:tcPr>
            <w:tcW w:w="4304" w:type="dxa"/>
            <w:vAlign w:val="center"/>
          </w:tcPr>
          <w:p w14:paraId="27C97223" w14:textId="77777777" w:rsidR="009678EE" w:rsidRPr="000A3451" w:rsidRDefault="009678EE" w:rsidP="00690EB7">
            <w:pPr>
              <w:spacing w:after="0"/>
              <w:jc w:val="center"/>
              <w:rPr>
                <w:rFonts w:cstheme="minorHAnsi"/>
                <w:sz w:val="20"/>
                <w:szCs w:val="20"/>
              </w:rPr>
            </w:pPr>
            <w:r w:rsidRPr="000A3451">
              <w:rPr>
                <w:rFonts w:cstheme="minorHAnsi"/>
                <w:sz w:val="20"/>
                <w:szCs w:val="20"/>
              </w:rPr>
              <w:t xml:space="preserve">Alkenes (other than ethene) with </w:t>
            </w:r>
            <w:proofErr w:type="spellStart"/>
            <w:r w:rsidRPr="000A3451">
              <w:rPr>
                <w:rFonts w:cstheme="minorHAnsi"/>
                <w:sz w:val="20"/>
                <w:szCs w:val="20"/>
              </w:rPr>
              <w:t>k</w:t>
            </w:r>
            <w:r w:rsidRPr="000A3451">
              <w:rPr>
                <w:rFonts w:cstheme="minorHAnsi"/>
                <w:sz w:val="20"/>
                <w:szCs w:val="20"/>
                <w:vertAlign w:val="subscript"/>
              </w:rPr>
              <w:t>OH</w:t>
            </w:r>
            <w:proofErr w:type="spellEnd"/>
            <w:r w:rsidRPr="000A3451">
              <w:rPr>
                <w:rFonts w:cstheme="minorHAnsi"/>
                <w:sz w:val="20"/>
                <w:szCs w:val="20"/>
              </w:rPr>
              <w:t xml:space="preserve"> &lt; 7</w:t>
            </w:r>
            <w:r>
              <w:rPr>
                <w:rFonts w:cstheme="minorHAnsi"/>
                <w:sz w:val="20"/>
                <w:szCs w:val="20"/>
              </w:rPr>
              <w:t xml:space="preserve"> </w:t>
            </w:r>
            <w:r w:rsidRPr="000A3451">
              <w:rPr>
                <w:rFonts w:cstheme="minorHAnsi"/>
                <w:sz w:val="20"/>
                <w:szCs w:val="20"/>
              </w:rPr>
              <w:t>x</w:t>
            </w:r>
            <w:r>
              <w:rPr>
                <w:rFonts w:cstheme="minorHAnsi"/>
                <w:sz w:val="20"/>
                <w:szCs w:val="20"/>
              </w:rPr>
              <w:t xml:space="preserve"> </w:t>
            </w:r>
            <w:r w:rsidRPr="000A3451">
              <w:rPr>
                <w:rFonts w:cstheme="minorHAnsi"/>
                <w:sz w:val="20"/>
                <w:szCs w:val="20"/>
              </w:rPr>
              <w:t>10</w:t>
            </w:r>
            <w:r w:rsidRPr="00F060B5">
              <w:rPr>
                <w:rFonts w:cstheme="minorHAnsi"/>
                <w:sz w:val="20"/>
                <w:szCs w:val="20"/>
                <w:vertAlign w:val="superscript"/>
              </w:rPr>
              <w:t>4</w:t>
            </w:r>
            <w:r w:rsidRPr="000A3451">
              <w:rPr>
                <w:rFonts w:cstheme="minorHAnsi"/>
                <w:sz w:val="20"/>
                <w:szCs w:val="20"/>
              </w:rPr>
              <w:t xml:space="preserve"> ppm</w:t>
            </w:r>
            <w:r w:rsidRPr="00F060B5">
              <w:rPr>
                <w:rFonts w:cstheme="minorHAnsi"/>
                <w:sz w:val="20"/>
                <w:szCs w:val="20"/>
                <w:vertAlign w:val="superscript"/>
              </w:rPr>
              <w:t>-1</w:t>
            </w:r>
            <w:r w:rsidRPr="000A3451">
              <w:rPr>
                <w:rFonts w:cstheme="minorHAnsi"/>
                <w:sz w:val="20"/>
                <w:szCs w:val="20"/>
              </w:rPr>
              <w:t xml:space="preserve"> min</w:t>
            </w:r>
            <w:r w:rsidRPr="00F060B5">
              <w:rPr>
                <w:rFonts w:cstheme="minorHAnsi"/>
                <w:sz w:val="20"/>
                <w:szCs w:val="20"/>
                <w:vertAlign w:val="superscript"/>
              </w:rPr>
              <w:t>-1</w:t>
            </w:r>
          </w:p>
        </w:tc>
        <w:tc>
          <w:tcPr>
            <w:tcW w:w="574" w:type="dxa"/>
            <w:vAlign w:val="center"/>
          </w:tcPr>
          <w:p w14:paraId="762C7A3C"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5</w:t>
            </w:r>
          </w:p>
        </w:tc>
        <w:tc>
          <w:tcPr>
            <w:tcW w:w="875" w:type="dxa"/>
            <w:vAlign w:val="center"/>
          </w:tcPr>
          <w:p w14:paraId="235A419D"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5893FA93"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32BA682A" w14:textId="77777777" w:rsidTr="00690EB7">
        <w:trPr>
          <w:trHeight w:val="143"/>
        </w:trPr>
        <w:tc>
          <w:tcPr>
            <w:tcW w:w="1181" w:type="dxa"/>
            <w:vAlign w:val="center"/>
          </w:tcPr>
          <w:p w14:paraId="7A7B0E8E" w14:textId="77777777" w:rsidR="009678EE" w:rsidRPr="000A3451" w:rsidRDefault="009678EE" w:rsidP="00690EB7">
            <w:pPr>
              <w:spacing w:after="0"/>
              <w:jc w:val="center"/>
              <w:rPr>
                <w:rFonts w:cstheme="minorHAnsi"/>
                <w:sz w:val="20"/>
                <w:szCs w:val="20"/>
              </w:rPr>
            </w:pPr>
            <w:r w:rsidRPr="000A3451">
              <w:rPr>
                <w:rFonts w:cstheme="minorHAnsi"/>
                <w:sz w:val="20"/>
                <w:szCs w:val="20"/>
              </w:rPr>
              <w:t>OLE2</w:t>
            </w:r>
          </w:p>
        </w:tc>
        <w:tc>
          <w:tcPr>
            <w:tcW w:w="4304" w:type="dxa"/>
            <w:vAlign w:val="center"/>
          </w:tcPr>
          <w:p w14:paraId="5DEA680D" w14:textId="77777777" w:rsidR="009678EE" w:rsidRPr="000A3451" w:rsidRDefault="009678EE" w:rsidP="00690EB7">
            <w:pPr>
              <w:spacing w:after="0"/>
              <w:jc w:val="center"/>
              <w:rPr>
                <w:rFonts w:cstheme="minorHAnsi"/>
                <w:sz w:val="20"/>
                <w:szCs w:val="20"/>
              </w:rPr>
            </w:pPr>
            <w:r w:rsidRPr="000A3451">
              <w:rPr>
                <w:rFonts w:cstheme="minorHAnsi"/>
                <w:sz w:val="20"/>
                <w:szCs w:val="20"/>
              </w:rPr>
              <w:t xml:space="preserve">Alkenes with </w:t>
            </w:r>
            <w:proofErr w:type="spellStart"/>
            <w:r w:rsidRPr="000A3451">
              <w:rPr>
                <w:rFonts w:cstheme="minorHAnsi"/>
                <w:sz w:val="20"/>
                <w:szCs w:val="20"/>
              </w:rPr>
              <w:t>k</w:t>
            </w:r>
            <w:r w:rsidRPr="000A3451">
              <w:rPr>
                <w:rFonts w:cstheme="minorHAnsi"/>
                <w:sz w:val="20"/>
                <w:szCs w:val="20"/>
                <w:vertAlign w:val="subscript"/>
              </w:rPr>
              <w:t>OH</w:t>
            </w:r>
            <w:proofErr w:type="spellEnd"/>
            <w:r w:rsidRPr="000A3451">
              <w:rPr>
                <w:rFonts w:cstheme="minorHAnsi"/>
                <w:sz w:val="20"/>
                <w:szCs w:val="20"/>
              </w:rPr>
              <w:t xml:space="preserve"> &gt; 7</w:t>
            </w:r>
            <w:r>
              <w:rPr>
                <w:rFonts w:cstheme="minorHAnsi"/>
                <w:sz w:val="20"/>
                <w:szCs w:val="20"/>
              </w:rPr>
              <w:t xml:space="preserve"> </w:t>
            </w:r>
            <w:r w:rsidRPr="000A3451">
              <w:rPr>
                <w:rFonts w:cstheme="minorHAnsi"/>
                <w:sz w:val="20"/>
                <w:szCs w:val="20"/>
              </w:rPr>
              <w:t>x</w:t>
            </w:r>
            <w:r>
              <w:rPr>
                <w:rFonts w:cstheme="minorHAnsi"/>
                <w:sz w:val="20"/>
                <w:szCs w:val="20"/>
              </w:rPr>
              <w:t xml:space="preserve"> </w:t>
            </w:r>
            <w:r w:rsidRPr="000A3451">
              <w:rPr>
                <w:rFonts w:cstheme="minorHAnsi"/>
                <w:sz w:val="20"/>
                <w:szCs w:val="20"/>
              </w:rPr>
              <w:t>10</w:t>
            </w:r>
            <w:r w:rsidRPr="00F060B5">
              <w:rPr>
                <w:rFonts w:cstheme="minorHAnsi"/>
                <w:sz w:val="20"/>
                <w:szCs w:val="20"/>
                <w:vertAlign w:val="superscript"/>
              </w:rPr>
              <w:t>4</w:t>
            </w:r>
            <w:r w:rsidRPr="000A3451">
              <w:rPr>
                <w:rFonts w:cstheme="minorHAnsi"/>
                <w:sz w:val="20"/>
                <w:szCs w:val="20"/>
              </w:rPr>
              <w:t xml:space="preserve"> ppm</w:t>
            </w:r>
            <w:r w:rsidRPr="00F060B5">
              <w:rPr>
                <w:rFonts w:cstheme="minorHAnsi"/>
                <w:sz w:val="20"/>
                <w:szCs w:val="20"/>
                <w:vertAlign w:val="superscript"/>
              </w:rPr>
              <w:t>-1</w:t>
            </w:r>
            <w:r w:rsidRPr="000A3451">
              <w:rPr>
                <w:rFonts w:cstheme="minorHAnsi"/>
                <w:sz w:val="20"/>
                <w:szCs w:val="20"/>
              </w:rPr>
              <w:t xml:space="preserve"> min</w:t>
            </w:r>
            <w:r w:rsidRPr="00F060B5">
              <w:rPr>
                <w:rFonts w:cstheme="minorHAnsi"/>
                <w:sz w:val="20"/>
                <w:szCs w:val="20"/>
                <w:vertAlign w:val="superscript"/>
              </w:rPr>
              <w:t>-1</w:t>
            </w:r>
          </w:p>
        </w:tc>
        <w:tc>
          <w:tcPr>
            <w:tcW w:w="574" w:type="dxa"/>
            <w:vAlign w:val="center"/>
          </w:tcPr>
          <w:p w14:paraId="04A6AE57"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5</w:t>
            </w:r>
          </w:p>
        </w:tc>
        <w:tc>
          <w:tcPr>
            <w:tcW w:w="875" w:type="dxa"/>
            <w:vAlign w:val="center"/>
          </w:tcPr>
          <w:p w14:paraId="097AFD80"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E5BCC53"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69352287" w14:textId="77777777" w:rsidTr="00690EB7">
        <w:trPr>
          <w:trHeight w:val="143"/>
        </w:trPr>
        <w:tc>
          <w:tcPr>
            <w:tcW w:w="1181" w:type="dxa"/>
            <w:vAlign w:val="center"/>
          </w:tcPr>
          <w:p w14:paraId="343AEF32" w14:textId="77777777" w:rsidR="009678EE" w:rsidRPr="000A3451" w:rsidRDefault="009678EE" w:rsidP="00690EB7">
            <w:pPr>
              <w:spacing w:after="0"/>
              <w:jc w:val="center"/>
              <w:rPr>
                <w:rFonts w:cstheme="minorHAnsi"/>
                <w:sz w:val="20"/>
                <w:szCs w:val="20"/>
              </w:rPr>
            </w:pPr>
            <w:r w:rsidRPr="000A3451">
              <w:rPr>
                <w:rFonts w:cstheme="minorHAnsi"/>
                <w:sz w:val="20"/>
                <w:szCs w:val="20"/>
              </w:rPr>
              <w:t>PACD</w:t>
            </w:r>
          </w:p>
        </w:tc>
        <w:tc>
          <w:tcPr>
            <w:tcW w:w="4304" w:type="dxa"/>
            <w:vAlign w:val="center"/>
          </w:tcPr>
          <w:p w14:paraId="53F72622" w14:textId="77777777" w:rsidR="009678EE" w:rsidRPr="000A3451" w:rsidRDefault="009678EE" w:rsidP="00690EB7">
            <w:pPr>
              <w:spacing w:after="0"/>
              <w:jc w:val="center"/>
              <w:rPr>
                <w:rFonts w:cstheme="minorHAnsi"/>
                <w:sz w:val="20"/>
                <w:szCs w:val="20"/>
              </w:rPr>
            </w:pPr>
            <w:r w:rsidRPr="000A3451">
              <w:rPr>
                <w:rFonts w:cstheme="minorHAnsi"/>
                <w:sz w:val="20"/>
                <w:szCs w:val="20"/>
              </w:rPr>
              <w:t>Peroxyacetic and higher peroxycarboxylic acids</w:t>
            </w:r>
          </w:p>
        </w:tc>
        <w:tc>
          <w:tcPr>
            <w:tcW w:w="574" w:type="dxa"/>
            <w:vAlign w:val="center"/>
          </w:tcPr>
          <w:p w14:paraId="4B7EBF71"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3</w:t>
            </w:r>
          </w:p>
        </w:tc>
        <w:tc>
          <w:tcPr>
            <w:tcW w:w="875" w:type="dxa"/>
            <w:vAlign w:val="center"/>
          </w:tcPr>
          <w:p w14:paraId="58832AC4"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3B0C7D71"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366447D9" w14:textId="77777777" w:rsidTr="00690EB7">
        <w:trPr>
          <w:trHeight w:val="143"/>
        </w:trPr>
        <w:tc>
          <w:tcPr>
            <w:tcW w:w="1181" w:type="dxa"/>
            <w:vAlign w:val="center"/>
          </w:tcPr>
          <w:p w14:paraId="367A8403" w14:textId="77777777" w:rsidR="009678EE" w:rsidRPr="000A3451" w:rsidRDefault="009678EE" w:rsidP="00690EB7">
            <w:pPr>
              <w:spacing w:after="0"/>
              <w:jc w:val="center"/>
              <w:rPr>
                <w:rFonts w:cstheme="minorHAnsi"/>
                <w:sz w:val="20"/>
                <w:szCs w:val="20"/>
              </w:rPr>
            </w:pPr>
            <w:r w:rsidRPr="000A3451">
              <w:rPr>
                <w:rFonts w:cstheme="minorHAnsi"/>
                <w:sz w:val="20"/>
                <w:szCs w:val="20"/>
              </w:rPr>
              <w:t>PRD2</w:t>
            </w:r>
          </w:p>
        </w:tc>
        <w:tc>
          <w:tcPr>
            <w:tcW w:w="4304" w:type="dxa"/>
            <w:vAlign w:val="center"/>
          </w:tcPr>
          <w:p w14:paraId="1527414E" w14:textId="77777777" w:rsidR="009678EE" w:rsidRPr="000A3451" w:rsidRDefault="009678EE" w:rsidP="00690EB7">
            <w:pPr>
              <w:spacing w:after="0"/>
              <w:jc w:val="center"/>
              <w:rPr>
                <w:rFonts w:cstheme="minorHAnsi"/>
                <w:sz w:val="20"/>
                <w:szCs w:val="20"/>
              </w:rPr>
            </w:pPr>
            <w:r w:rsidRPr="000A3451">
              <w:rPr>
                <w:rFonts w:cstheme="minorHAnsi"/>
                <w:sz w:val="20"/>
                <w:szCs w:val="20"/>
              </w:rPr>
              <w:t>Ketones and other non-aldehyde oxygenated products that react with OH radicals faster than 5 x 10</w:t>
            </w:r>
            <w:r w:rsidRPr="00F060B5">
              <w:rPr>
                <w:rFonts w:cstheme="minorHAnsi"/>
                <w:sz w:val="20"/>
                <w:szCs w:val="20"/>
                <w:vertAlign w:val="superscript"/>
              </w:rPr>
              <w:t>-12</w:t>
            </w:r>
            <w:r w:rsidRPr="000A3451">
              <w:rPr>
                <w:rFonts w:cstheme="minorHAnsi"/>
                <w:sz w:val="20"/>
                <w:szCs w:val="20"/>
              </w:rPr>
              <w:t xml:space="preserve"> cm</w:t>
            </w:r>
            <w:r w:rsidRPr="00F060B5">
              <w:rPr>
                <w:rFonts w:cstheme="minorHAnsi"/>
                <w:sz w:val="20"/>
                <w:szCs w:val="20"/>
                <w:vertAlign w:val="superscript"/>
              </w:rPr>
              <w:t>3</w:t>
            </w:r>
            <w:r w:rsidRPr="000A3451">
              <w:rPr>
                <w:rFonts w:cstheme="minorHAnsi"/>
                <w:sz w:val="20"/>
                <w:szCs w:val="20"/>
              </w:rPr>
              <w:t xml:space="preserve"> molec</w:t>
            </w:r>
            <w:r w:rsidRPr="00F060B5">
              <w:rPr>
                <w:rFonts w:cstheme="minorHAnsi"/>
                <w:sz w:val="20"/>
                <w:szCs w:val="20"/>
                <w:vertAlign w:val="superscript"/>
              </w:rPr>
              <w:t>-2</w:t>
            </w:r>
            <w:r w:rsidRPr="000A3451">
              <w:rPr>
                <w:rFonts w:cstheme="minorHAnsi"/>
                <w:sz w:val="20"/>
                <w:szCs w:val="20"/>
              </w:rPr>
              <w:t xml:space="preserve"> sec</w:t>
            </w:r>
            <w:r w:rsidRPr="00F060B5">
              <w:rPr>
                <w:rFonts w:cstheme="minorHAnsi"/>
                <w:sz w:val="20"/>
                <w:szCs w:val="20"/>
                <w:vertAlign w:val="superscript"/>
              </w:rPr>
              <w:t>-1</w:t>
            </w:r>
          </w:p>
        </w:tc>
        <w:tc>
          <w:tcPr>
            <w:tcW w:w="574" w:type="dxa"/>
            <w:vAlign w:val="center"/>
          </w:tcPr>
          <w:p w14:paraId="1E011B7D"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6</w:t>
            </w:r>
          </w:p>
        </w:tc>
        <w:tc>
          <w:tcPr>
            <w:tcW w:w="875" w:type="dxa"/>
            <w:vAlign w:val="center"/>
          </w:tcPr>
          <w:p w14:paraId="2B884F32"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27530144"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2DF5FD60" w14:textId="77777777" w:rsidTr="00690EB7">
        <w:trPr>
          <w:trHeight w:val="143"/>
        </w:trPr>
        <w:tc>
          <w:tcPr>
            <w:tcW w:w="1181" w:type="dxa"/>
            <w:vAlign w:val="center"/>
          </w:tcPr>
          <w:p w14:paraId="402527E0" w14:textId="77777777" w:rsidR="009678EE" w:rsidRPr="000A3451" w:rsidRDefault="009678EE" w:rsidP="00690EB7">
            <w:pPr>
              <w:spacing w:after="0"/>
              <w:jc w:val="center"/>
              <w:rPr>
                <w:rFonts w:cstheme="minorHAnsi"/>
                <w:sz w:val="20"/>
                <w:szCs w:val="20"/>
              </w:rPr>
            </w:pPr>
            <w:r w:rsidRPr="000A3451">
              <w:rPr>
                <w:rFonts w:cstheme="minorHAnsi"/>
                <w:sz w:val="20"/>
                <w:szCs w:val="20"/>
              </w:rPr>
              <w:t>RCHO</w:t>
            </w:r>
          </w:p>
        </w:tc>
        <w:tc>
          <w:tcPr>
            <w:tcW w:w="4304" w:type="dxa"/>
            <w:vAlign w:val="center"/>
          </w:tcPr>
          <w:p w14:paraId="6C778042" w14:textId="77777777" w:rsidR="009678EE" w:rsidRPr="000A3451" w:rsidRDefault="009678EE" w:rsidP="00690EB7">
            <w:pPr>
              <w:spacing w:after="0"/>
              <w:jc w:val="center"/>
              <w:rPr>
                <w:rFonts w:cstheme="minorHAnsi"/>
                <w:sz w:val="20"/>
                <w:szCs w:val="20"/>
              </w:rPr>
            </w:pPr>
            <w:r w:rsidRPr="000A3451">
              <w:rPr>
                <w:rFonts w:cstheme="minorHAnsi"/>
                <w:sz w:val="20"/>
                <w:szCs w:val="20"/>
              </w:rPr>
              <w:t>Pr</w:t>
            </w:r>
            <w:r>
              <w:rPr>
                <w:rFonts w:cstheme="minorHAnsi"/>
                <w:sz w:val="20"/>
                <w:szCs w:val="20"/>
              </w:rPr>
              <w:t>o</w:t>
            </w:r>
            <w:r w:rsidRPr="000A3451">
              <w:rPr>
                <w:rFonts w:cstheme="minorHAnsi"/>
                <w:sz w:val="20"/>
                <w:szCs w:val="20"/>
              </w:rPr>
              <w:t>pionaldehyde and larger aldehydes</w:t>
            </w:r>
          </w:p>
        </w:tc>
        <w:tc>
          <w:tcPr>
            <w:tcW w:w="574" w:type="dxa"/>
            <w:vAlign w:val="center"/>
          </w:tcPr>
          <w:p w14:paraId="3F80538C"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3</w:t>
            </w:r>
          </w:p>
        </w:tc>
        <w:tc>
          <w:tcPr>
            <w:tcW w:w="875" w:type="dxa"/>
            <w:vAlign w:val="center"/>
          </w:tcPr>
          <w:p w14:paraId="3911E72B"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7EDE3722"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5032D031" w14:textId="77777777" w:rsidTr="00690EB7">
        <w:trPr>
          <w:trHeight w:val="143"/>
        </w:trPr>
        <w:tc>
          <w:tcPr>
            <w:tcW w:w="1181" w:type="dxa"/>
            <w:vAlign w:val="center"/>
          </w:tcPr>
          <w:p w14:paraId="5106269D" w14:textId="77777777" w:rsidR="009678EE" w:rsidRPr="000A3451" w:rsidRDefault="009678EE" w:rsidP="00690EB7">
            <w:pPr>
              <w:spacing w:after="0"/>
              <w:jc w:val="center"/>
              <w:rPr>
                <w:rFonts w:cstheme="minorHAnsi"/>
                <w:sz w:val="20"/>
                <w:szCs w:val="20"/>
              </w:rPr>
            </w:pPr>
            <w:r w:rsidRPr="000A3451">
              <w:rPr>
                <w:rFonts w:cstheme="minorHAnsi"/>
                <w:sz w:val="20"/>
                <w:szCs w:val="20"/>
              </w:rPr>
              <w:t>RNO3</w:t>
            </w:r>
          </w:p>
        </w:tc>
        <w:tc>
          <w:tcPr>
            <w:tcW w:w="4304" w:type="dxa"/>
            <w:vAlign w:val="center"/>
          </w:tcPr>
          <w:p w14:paraId="74042D99" w14:textId="77777777" w:rsidR="009678EE" w:rsidRPr="000A3451" w:rsidRDefault="009678EE" w:rsidP="00690EB7">
            <w:pPr>
              <w:spacing w:after="0"/>
              <w:jc w:val="center"/>
              <w:rPr>
                <w:rFonts w:cstheme="minorHAnsi"/>
                <w:sz w:val="20"/>
                <w:szCs w:val="20"/>
              </w:rPr>
            </w:pPr>
            <w:r w:rsidRPr="000A3451">
              <w:rPr>
                <w:rFonts w:cstheme="minorHAnsi"/>
                <w:sz w:val="20"/>
                <w:szCs w:val="20"/>
              </w:rPr>
              <w:t>Lumped Organic Nitrates</w:t>
            </w:r>
          </w:p>
        </w:tc>
        <w:tc>
          <w:tcPr>
            <w:tcW w:w="574" w:type="dxa"/>
            <w:vAlign w:val="center"/>
          </w:tcPr>
          <w:p w14:paraId="5F563B3E"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6</w:t>
            </w:r>
          </w:p>
        </w:tc>
        <w:tc>
          <w:tcPr>
            <w:tcW w:w="875" w:type="dxa"/>
            <w:vAlign w:val="center"/>
          </w:tcPr>
          <w:p w14:paraId="0A2BB2B0"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972B266"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32439734" w14:textId="77777777" w:rsidTr="00690EB7">
        <w:trPr>
          <w:trHeight w:val="143"/>
        </w:trPr>
        <w:tc>
          <w:tcPr>
            <w:tcW w:w="1181" w:type="dxa"/>
            <w:vAlign w:val="center"/>
          </w:tcPr>
          <w:p w14:paraId="21875FCF" w14:textId="77777777" w:rsidR="009678EE" w:rsidRPr="000A3451" w:rsidRDefault="009678EE" w:rsidP="00690EB7">
            <w:pPr>
              <w:spacing w:after="0"/>
              <w:jc w:val="center"/>
              <w:rPr>
                <w:rFonts w:cstheme="minorHAnsi"/>
                <w:sz w:val="20"/>
                <w:szCs w:val="20"/>
              </w:rPr>
            </w:pPr>
            <w:r w:rsidRPr="000A3451">
              <w:rPr>
                <w:rFonts w:cstheme="minorHAnsi"/>
                <w:sz w:val="20"/>
                <w:szCs w:val="20"/>
              </w:rPr>
              <w:t>TERP</w:t>
            </w:r>
          </w:p>
        </w:tc>
        <w:tc>
          <w:tcPr>
            <w:tcW w:w="4304" w:type="dxa"/>
            <w:vAlign w:val="center"/>
          </w:tcPr>
          <w:p w14:paraId="6173578C" w14:textId="77777777" w:rsidR="009678EE" w:rsidRPr="000A3451" w:rsidRDefault="009678EE" w:rsidP="00690EB7">
            <w:pPr>
              <w:spacing w:after="0"/>
              <w:jc w:val="center"/>
              <w:rPr>
                <w:rFonts w:cstheme="minorHAnsi"/>
                <w:sz w:val="20"/>
                <w:szCs w:val="20"/>
              </w:rPr>
            </w:pPr>
            <w:r w:rsidRPr="000A3451">
              <w:rPr>
                <w:rFonts w:cstheme="minorHAnsi"/>
                <w:sz w:val="20"/>
                <w:szCs w:val="20"/>
              </w:rPr>
              <w:t>Terpenes</w:t>
            </w:r>
          </w:p>
        </w:tc>
        <w:tc>
          <w:tcPr>
            <w:tcW w:w="574" w:type="dxa"/>
            <w:vAlign w:val="center"/>
          </w:tcPr>
          <w:p w14:paraId="20F27D6A"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10</w:t>
            </w:r>
          </w:p>
        </w:tc>
        <w:tc>
          <w:tcPr>
            <w:tcW w:w="875" w:type="dxa"/>
            <w:vAlign w:val="center"/>
          </w:tcPr>
          <w:p w14:paraId="11C20009"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5A881968"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bl>
    <w:p w14:paraId="660C795C" w14:textId="324BF7B6" w:rsidR="009678EE" w:rsidRPr="00F61BB1" w:rsidRDefault="009678EE" w:rsidP="009678EE">
      <w:pPr>
        <w:pStyle w:val="Caption"/>
        <w:rPr>
          <w:b/>
          <w:bCs/>
          <w:i w:val="0"/>
          <w:iCs w:val="0"/>
          <w:color w:val="000000" w:themeColor="text1"/>
        </w:rPr>
      </w:pPr>
      <w:r w:rsidRPr="009429B3">
        <w:rPr>
          <w:b/>
          <w:bCs/>
          <w:i w:val="0"/>
          <w:iCs w:val="0"/>
          <w:color w:val="000000" w:themeColor="text1"/>
        </w:rPr>
        <w:t xml:space="preserve">Table </w:t>
      </w:r>
      <w:ins w:id="3351" w:author="Seltzer, Karl" w:date="2024-08-12T11:33:00Z">
        <w:r w:rsidR="00AE789A">
          <w:rPr>
            <w:b/>
            <w:bCs/>
            <w:i w:val="0"/>
            <w:iCs w:val="0"/>
            <w:color w:val="000000" w:themeColor="text1"/>
          </w:rPr>
          <w:fldChar w:fldCharType="begin"/>
        </w:r>
        <w:r w:rsidR="00AE789A">
          <w:rPr>
            <w:b/>
            <w:bCs/>
            <w:i w:val="0"/>
            <w:iCs w:val="0"/>
            <w:color w:val="000000" w:themeColor="text1"/>
          </w:rPr>
          <w:instrText xml:space="preserve"> SEQ Table \* ARABIC </w:instrText>
        </w:r>
      </w:ins>
      <w:r w:rsidR="00AE789A">
        <w:rPr>
          <w:b/>
          <w:bCs/>
          <w:i w:val="0"/>
          <w:iCs w:val="0"/>
          <w:color w:val="000000" w:themeColor="text1"/>
        </w:rPr>
        <w:fldChar w:fldCharType="separate"/>
      </w:r>
      <w:ins w:id="3352" w:author="Seltzer, Karl" w:date="2024-08-12T11:33:00Z">
        <w:r w:rsidR="00AE789A">
          <w:rPr>
            <w:b/>
            <w:bCs/>
            <w:i w:val="0"/>
            <w:iCs w:val="0"/>
            <w:noProof/>
            <w:color w:val="000000" w:themeColor="text1"/>
          </w:rPr>
          <w:t>25</w:t>
        </w:r>
        <w:r w:rsidR="00AE789A">
          <w:rPr>
            <w:b/>
            <w:bCs/>
            <w:i w:val="0"/>
            <w:iCs w:val="0"/>
            <w:color w:val="000000" w:themeColor="text1"/>
          </w:rPr>
          <w:fldChar w:fldCharType="end"/>
        </w:r>
      </w:ins>
      <w:del w:id="3353" w:author="Seltzer, Karl" w:date="2024-08-12T11:33:00Z">
        <w:r w:rsidRPr="009429B3" w:rsidDel="00AE789A">
          <w:rPr>
            <w:b/>
            <w:bCs/>
            <w:i w:val="0"/>
            <w:iCs w:val="0"/>
            <w:color w:val="000000" w:themeColor="text1"/>
          </w:rPr>
          <w:fldChar w:fldCharType="begin"/>
        </w:r>
        <w:r w:rsidRPr="009429B3" w:rsidDel="00AE789A">
          <w:rPr>
            <w:b/>
            <w:bCs/>
            <w:i w:val="0"/>
            <w:iCs w:val="0"/>
            <w:color w:val="000000" w:themeColor="text1"/>
          </w:rPr>
          <w:delInstrText xml:space="preserve"> SEQ Table \* ARABIC </w:delInstrText>
        </w:r>
        <w:r w:rsidRPr="009429B3" w:rsidDel="00AE789A">
          <w:rPr>
            <w:b/>
            <w:bCs/>
            <w:i w:val="0"/>
            <w:iCs w:val="0"/>
            <w:color w:val="000000" w:themeColor="text1"/>
          </w:rPr>
          <w:fldChar w:fldCharType="separate"/>
        </w:r>
      </w:del>
      <w:del w:id="3354" w:author="Seltzer, Karl" w:date="2024-04-05T09:19:00Z">
        <w:r w:rsidR="00524E1B" w:rsidDel="00CC2185">
          <w:rPr>
            <w:b/>
            <w:bCs/>
            <w:i w:val="0"/>
            <w:iCs w:val="0"/>
            <w:noProof/>
            <w:color w:val="000000" w:themeColor="text1"/>
          </w:rPr>
          <w:delText>23</w:delText>
        </w:r>
      </w:del>
      <w:del w:id="3355" w:author="Seltzer, Karl" w:date="2024-08-12T11:33:00Z">
        <w:r w:rsidRPr="009429B3" w:rsidDel="00AE789A">
          <w:rPr>
            <w:b/>
            <w:bCs/>
            <w:i w:val="0"/>
            <w:iCs w:val="0"/>
            <w:color w:val="000000" w:themeColor="text1"/>
          </w:rPr>
          <w:fldChar w:fldCharType="end"/>
        </w:r>
      </w:del>
      <w:r w:rsidRPr="00F61BB1">
        <w:rPr>
          <w:b/>
          <w:bCs/>
          <w:i w:val="0"/>
          <w:iCs w:val="0"/>
          <w:color w:val="000000" w:themeColor="text1"/>
        </w:rPr>
        <w:t xml:space="preserve">: Model species, description, number of carbons, tracer type, and SMILES string (where applicable) for all emitted organics in the </w:t>
      </w:r>
      <w:r>
        <w:rPr>
          <w:b/>
          <w:bCs/>
          <w:i w:val="0"/>
          <w:iCs w:val="0"/>
          <w:color w:val="000000" w:themeColor="text1"/>
        </w:rPr>
        <w:t>SAPRC07TC</w:t>
      </w:r>
      <w:r w:rsidRPr="00F61BB1">
        <w:rPr>
          <w:b/>
          <w:bCs/>
          <w:i w:val="0"/>
          <w:iCs w:val="0"/>
          <w:color w:val="000000" w:themeColor="text1"/>
        </w:rPr>
        <w:t>_AE7 chemical mechanism.</w:t>
      </w:r>
    </w:p>
    <w:p w14:paraId="7555EDF0" w14:textId="3EFB188C" w:rsidR="00401A00" w:rsidRDefault="00875A56" w:rsidP="00875A56">
      <w:pPr>
        <w:jc w:val="both"/>
      </w:pPr>
      <w:r>
        <w:t xml:space="preserve">Since the only changes between </w:t>
      </w:r>
      <w:r w:rsidR="0092643D">
        <w:t>SAPRC07</w:t>
      </w:r>
      <w:r>
        <w:t xml:space="preserve">_CF2 and </w:t>
      </w:r>
      <w:r w:rsidR="0092643D">
        <w:t>SAPRC07</w:t>
      </w:r>
      <w:r>
        <w:t xml:space="preserve">_AE7 relate to the mapping of several explicit species and one lumped species, Step 2 </w:t>
      </w:r>
      <w:r w:rsidR="00401A00">
        <w:t>f</w:t>
      </w:r>
      <w:r>
        <w:t xml:space="preserve">rom Section </w:t>
      </w:r>
      <w:r w:rsidR="00DA0313">
        <w:fldChar w:fldCharType="begin"/>
      </w:r>
      <w:r w:rsidR="00DA0313">
        <w:instrText xml:space="preserve"> REF _Ref114660948 \r \h </w:instrText>
      </w:r>
      <w:r w:rsidR="00DA0313">
        <w:fldChar w:fldCharType="separate"/>
      </w:r>
      <w:r w:rsidR="00524E1B">
        <w:t>3.3.6</w:t>
      </w:r>
      <w:r w:rsidR="00DA0313">
        <w:fldChar w:fldCharType="end"/>
      </w:r>
      <w:r>
        <w:t xml:space="preserve"> must be updated</w:t>
      </w:r>
      <w:r w:rsidR="00401A00">
        <w:t xml:space="preserve"> and Step 6 must be deleted. </w:t>
      </w:r>
      <w:r>
        <w:t xml:space="preserve">For </w:t>
      </w:r>
      <w:r w:rsidR="00DA0313">
        <w:t>SAPRC07</w:t>
      </w:r>
      <w:r>
        <w:t>_CF2, Step 2 should read as</w:t>
      </w:r>
      <w:r w:rsidR="00401A00">
        <w:t>:</w:t>
      </w:r>
    </w:p>
    <w:p w14:paraId="5FCCF180" w14:textId="389B8AB2" w:rsidR="00401A00" w:rsidRPr="00DD208D" w:rsidRDefault="00401A00" w:rsidP="00401A00">
      <w:pPr>
        <w:pStyle w:val="ListParagraph"/>
        <w:numPr>
          <w:ilvl w:val="0"/>
          <w:numId w:val="24"/>
        </w:numPr>
        <w:jc w:val="both"/>
      </w:pPr>
      <w:r w:rsidRPr="00DD208D">
        <w:t>If a target species is an explicit tracer in the chemical mechanism, it is appropriately assigned. This is determined using the SMILES string and applies to AACD, ACET, ACYE, BALC, BENZ, CCHO, CH4, ETHE, FACD, HCHO, GLY, ISOP, MACR, MEOH, MGLY,</w:t>
      </w:r>
      <w:r w:rsidR="00074A0C">
        <w:t xml:space="preserve"> and</w:t>
      </w:r>
      <w:r w:rsidRPr="00DD208D">
        <w:t xml:space="preserve"> MVK.</w:t>
      </w:r>
    </w:p>
    <w:p w14:paraId="49AF85CF" w14:textId="1D9E8832" w:rsidR="009600F0" w:rsidRPr="00B66642" w:rsidRDefault="009600F0" w:rsidP="00B57FED">
      <w:pPr>
        <w:rPr>
          <w:color w:val="2F5496" w:themeColor="accent1" w:themeShade="BF"/>
          <w:sz w:val="32"/>
        </w:rPr>
      </w:pPr>
      <w:r>
        <w:br w:type="page"/>
      </w:r>
    </w:p>
    <w:p w14:paraId="4D8717B3" w14:textId="1A2BE4B6" w:rsidR="009600F0" w:rsidRDefault="00F41ECF" w:rsidP="00970897">
      <w:pPr>
        <w:pStyle w:val="Heading1"/>
        <w:spacing w:after="160"/>
      </w:pPr>
      <w:bookmarkStart w:id="3356" w:name="_Toc174099324"/>
      <w:r>
        <w:t>Common Applications</w:t>
      </w:r>
      <w:bookmarkEnd w:id="3356"/>
    </w:p>
    <w:p w14:paraId="1E1F53BA" w14:textId="77777777" w:rsidR="003F750D" w:rsidRDefault="003F750D" w:rsidP="003F750D">
      <w:pPr>
        <w:pStyle w:val="Heading2"/>
      </w:pPr>
      <w:bookmarkStart w:id="3357" w:name="_Toc174099325"/>
      <w:r>
        <w:t>Exporting and utilizing new data from SPECIATE</w:t>
      </w:r>
      <w:bookmarkEnd w:id="3357"/>
    </w:p>
    <w:p w14:paraId="32DBD6AB" w14:textId="1E1DC61F" w:rsidR="003F750D" w:rsidRDefault="003F750D" w:rsidP="003F750D">
      <w:pPr>
        <w:jc w:val="both"/>
      </w:pPr>
      <w:r>
        <w:t xml:space="preserve">If a new version of SPECIATE is released, or if new profiles within the database require an updated GSCNV/GSPRO, several input files may require updates. These include the export_profiles, export_species, and export_species_properties files. To generate these files, the export_profiles, export_species, and export_species_properties queries within SPECIATE should be run, the contents should be post-processed to meet the formatting requirements specified in Sections </w:t>
      </w:r>
      <w:r>
        <w:fldChar w:fldCharType="begin"/>
      </w:r>
      <w:r>
        <w:instrText xml:space="preserve"> REF _Ref115087665 \r \h </w:instrText>
      </w:r>
      <w:r>
        <w:fldChar w:fldCharType="separate"/>
      </w:r>
      <w:r w:rsidR="00524E1B">
        <w:t>2.1.2</w:t>
      </w:r>
      <w:r>
        <w:fldChar w:fldCharType="end"/>
      </w:r>
      <w:r>
        <w:t>-</w:t>
      </w:r>
      <w:r>
        <w:fldChar w:fldCharType="begin"/>
      </w:r>
      <w:r>
        <w:instrText xml:space="preserve"> REF _Ref115087666 \r \h </w:instrText>
      </w:r>
      <w:r>
        <w:fldChar w:fldCharType="separate"/>
      </w:r>
      <w:r w:rsidR="00524E1B">
        <w:t>2.1.4</w:t>
      </w:r>
      <w:r>
        <w:fldChar w:fldCharType="end"/>
      </w:r>
      <w:r>
        <w:t>, and the files should be saved as .csv files.</w:t>
      </w:r>
    </w:p>
    <w:p w14:paraId="7282ADE8" w14:textId="77777777" w:rsidR="00206035" w:rsidRDefault="00206035" w:rsidP="00206035">
      <w:pPr>
        <w:pStyle w:val="Heading2"/>
      </w:pPr>
      <w:bookmarkStart w:id="3358" w:name="_Toc174099326"/>
      <w:r>
        <w:t>Adding capabilities for a new gas-phase mechanism</w:t>
      </w:r>
      <w:bookmarkEnd w:id="3358"/>
    </w:p>
    <w:p w14:paraId="086E6997" w14:textId="151E79C1" w:rsidR="00206035" w:rsidRDefault="00A62318" w:rsidP="00946C99">
      <w:pPr>
        <w:jc w:val="both"/>
      </w:pPr>
      <w:r>
        <w:t>I</w:t>
      </w:r>
      <w:r w:rsidR="00014AEC">
        <w:t xml:space="preserve">f new emitted </w:t>
      </w:r>
      <w:r w:rsidR="007348FC">
        <w:t xml:space="preserve">gas-phase </w:t>
      </w:r>
      <w:r w:rsidR="00014AEC">
        <w:t xml:space="preserve">species are added to an existing chemical mechanism </w:t>
      </w:r>
      <w:r>
        <w:t>o</w:t>
      </w:r>
      <w:r w:rsidR="00014AEC">
        <w:t xml:space="preserve">r if a fully new mechanism is </w:t>
      </w:r>
      <w:r w:rsidR="00BC1A76">
        <w:t xml:space="preserve">made </w:t>
      </w:r>
      <w:r w:rsidR="00D66548">
        <w:t>available</w:t>
      </w:r>
      <w:r>
        <w:t>, updates to input files are necessary</w:t>
      </w:r>
      <w:r w:rsidR="00D66548">
        <w:t xml:space="preserve">. </w:t>
      </w:r>
      <w:r w:rsidR="00922267">
        <w:t>This includes the</w:t>
      </w:r>
      <w:r w:rsidR="00922267" w:rsidRPr="00922267">
        <w:t xml:space="preserve"> </w:t>
      </w:r>
      <w:proofErr w:type="spellStart"/>
      <w:r w:rsidR="00922267" w:rsidRPr="00922267">
        <w:t>mechanism_mw</w:t>
      </w:r>
      <w:proofErr w:type="spellEnd"/>
      <w:r w:rsidR="00922267">
        <w:t xml:space="preserve"> file (see Section </w:t>
      </w:r>
      <w:r w:rsidR="00922267">
        <w:fldChar w:fldCharType="begin"/>
      </w:r>
      <w:r w:rsidR="00922267">
        <w:instrText xml:space="preserve"> REF _Ref142388232 \r \h </w:instrText>
      </w:r>
      <w:r w:rsidR="00922267">
        <w:fldChar w:fldCharType="separate"/>
      </w:r>
      <w:r w:rsidR="00524E1B">
        <w:t>2.1.8</w:t>
      </w:r>
      <w:r w:rsidR="00922267">
        <w:fldChar w:fldCharType="end"/>
      </w:r>
      <w:r w:rsidR="00922267">
        <w:t xml:space="preserve">) and the </w:t>
      </w:r>
      <w:r w:rsidR="00CD47EB">
        <w:t xml:space="preserve">mech4import </w:t>
      </w:r>
      <w:r w:rsidR="00922267">
        <w:t xml:space="preserve">file </w:t>
      </w:r>
      <w:r w:rsidR="00CD47EB">
        <w:t xml:space="preserve">(see Section </w:t>
      </w:r>
      <w:r w:rsidR="00CD47EB">
        <w:fldChar w:fldCharType="begin"/>
      </w:r>
      <w:r w:rsidR="00CD47EB">
        <w:instrText xml:space="preserve"> REF _Ref114665245 \r \h </w:instrText>
      </w:r>
      <w:r w:rsidR="00CD47EB">
        <w:fldChar w:fldCharType="separate"/>
      </w:r>
      <w:r w:rsidR="00524E1B">
        <w:t>2.1.7</w:t>
      </w:r>
      <w:r w:rsidR="00CD47EB">
        <w:fldChar w:fldCharType="end"/>
      </w:r>
      <w:r w:rsidR="00CD47EB">
        <w:t xml:space="preserve">). </w:t>
      </w:r>
      <w:r w:rsidR="00372006">
        <w:t xml:space="preserve">For example, if n-decane were made an explicit species (e.g., NDEC) in CB6R5_AE7, a row must be added to the </w:t>
      </w:r>
      <w:proofErr w:type="spellStart"/>
      <w:r w:rsidR="00922267" w:rsidRPr="00922267">
        <w:t>mechanism_mw</w:t>
      </w:r>
      <w:proofErr w:type="spellEnd"/>
      <w:r w:rsidR="00922267">
        <w:t xml:space="preserve"> </w:t>
      </w:r>
      <w:r w:rsidR="00372006">
        <w:t xml:space="preserve">file for NDEC with a </w:t>
      </w:r>
      <w:r w:rsidR="002D66C6">
        <w:t>specified molecular weight</w:t>
      </w:r>
      <w:r w:rsidR="00372006">
        <w:t>.</w:t>
      </w:r>
      <w:r w:rsidR="00512464">
        <w:t xml:space="preserve"> Next, the </w:t>
      </w:r>
      <w:r w:rsidR="004F3DB3">
        <w:t xml:space="preserve">mech4import file would be updated to ensure </w:t>
      </w:r>
      <w:r w:rsidR="002E1542">
        <w:t xml:space="preserve">SPECIES_ID 598 in SPECIATE </w:t>
      </w:r>
      <w:r w:rsidR="004F3DB3">
        <w:t>(</w:t>
      </w:r>
      <w:r w:rsidR="002E1542">
        <w:t>n-decane</w:t>
      </w:r>
      <w:r w:rsidR="004F3DB3">
        <w:t>) is mapped to 1 NDEC</w:t>
      </w:r>
      <w:r w:rsidR="002E1542">
        <w:t xml:space="preserve"> </w:t>
      </w:r>
      <w:r w:rsidR="004F3DB3">
        <w:t>for CB6R5_AE7</w:t>
      </w:r>
      <w:r w:rsidR="002E1542">
        <w:t>.</w:t>
      </w:r>
      <w:r w:rsidR="00946C99">
        <w:t xml:space="preserve"> If an entirely new gas-phase mechanism were to be introduced, the entire list of unique species in SPECIATE must be mapped to model species.</w:t>
      </w:r>
    </w:p>
    <w:p w14:paraId="278B83D6" w14:textId="43041FA9" w:rsidR="00946C99" w:rsidRDefault="00FB76F1" w:rsidP="00FB76F1">
      <w:pPr>
        <w:pStyle w:val="Heading2"/>
      </w:pPr>
      <w:bookmarkStart w:id="3359" w:name="_Toc174099327"/>
      <w:r>
        <w:t>Adding capabilities for a new aerosol-phase mechanism</w:t>
      </w:r>
      <w:bookmarkEnd w:id="3359"/>
    </w:p>
    <w:p w14:paraId="08C10F7E" w14:textId="53A91C6A" w:rsidR="00BC1A76" w:rsidRDefault="007348FC" w:rsidP="00BC1A76">
      <w:pPr>
        <w:jc w:val="both"/>
      </w:pPr>
      <w:r>
        <w:t>I</w:t>
      </w:r>
      <w:r w:rsidR="00BC1A76">
        <w:t>f new emitted</w:t>
      </w:r>
      <w:r>
        <w:t xml:space="preserve"> aerosol-phase</w:t>
      </w:r>
      <w:r w:rsidR="00BC1A76">
        <w:t xml:space="preserve"> species are added to an existing chemical mechanism (e.g., a series of oxygenated primary organic aerosol species is added) or if a fully new mechanism is made available.</w:t>
      </w:r>
      <w:r w:rsidR="00A04BFD" w:rsidRPr="00A04BFD">
        <w:t xml:space="preserve"> </w:t>
      </w:r>
      <w:r w:rsidR="00A04BFD">
        <w:t xml:space="preserve">If either of these scenarios arise and updates are needed, the mech_pm file (see Section </w:t>
      </w:r>
      <w:r w:rsidR="00A04BFD">
        <w:fldChar w:fldCharType="begin"/>
      </w:r>
      <w:r w:rsidR="00A04BFD">
        <w:instrText xml:space="preserve"> REF _Ref114665809 \r \h </w:instrText>
      </w:r>
      <w:r w:rsidR="00A04BFD">
        <w:fldChar w:fldCharType="separate"/>
      </w:r>
      <w:r w:rsidR="00524E1B">
        <w:t>2.1.5</w:t>
      </w:r>
      <w:r w:rsidR="00A04BFD">
        <w:fldChar w:fldCharType="end"/>
      </w:r>
      <w:r w:rsidR="00A04BFD">
        <w:t>) and the POA mapping file (see Section</w:t>
      </w:r>
      <w:r w:rsidR="008E3631">
        <w:t xml:space="preserve"> </w:t>
      </w:r>
      <w:r w:rsidR="00A04BFD">
        <w:fldChar w:fldCharType="begin"/>
      </w:r>
      <w:r w:rsidR="00A04BFD">
        <w:instrText xml:space="preserve"> REF _Ref114665825 \r \h </w:instrText>
      </w:r>
      <w:r w:rsidR="00A04BFD">
        <w:fldChar w:fldCharType="separate"/>
      </w:r>
      <w:r w:rsidR="00524E1B">
        <w:t>2.1.10</w:t>
      </w:r>
      <w:r w:rsidR="00A04BFD">
        <w:fldChar w:fldCharType="end"/>
      </w:r>
      <w:r w:rsidR="00A04BFD">
        <w:t>) must be updated.</w:t>
      </w:r>
      <w:r w:rsidR="00E4299F">
        <w:t xml:space="preserve"> In the mech_pm file, </w:t>
      </w:r>
      <w:r w:rsidR="008C0FF3">
        <w:t xml:space="preserve">the new mechanism must be defined and the SPECIATE species must be mapped to a new mechanism-specific species. </w:t>
      </w:r>
      <w:r w:rsidR="00B701A1">
        <w:t>For example, say CRACMM were to add oxygenated POA to the base mechanism in a future version</w:t>
      </w:r>
      <w:r>
        <w:t xml:space="preserve"> (e.g., PM-CR2)</w:t>
      </w:r>
      <w:r w:rsidR="00B701A1">
        <w:t>. Additional lines would be required in the mech_pm file, such as “</w:t>
      </w:r>
      <w:proofErr w:type="gramStart"/>
      <w:r w:rsidR="00B701A1">
        <w:t>CMAQ,PM</w:t>
      </w:r>
      <w:proofErr w:type="gramEnd"/>
      <w:r w:rsidR="00B701A1">
        <w:t xml:space="preserve">-CR2,3363,ROCP0OXY”. </w:t>
      </w:r>
      <w:r w:rsidR="000E7594">
        <w:t xml:space="preserve">Next, a new column titled “PM-CR2” must be added to the POA mapping file and the row corresponding to 3363 </w:t>
      </w:r>
      <w:r>
        <w:t xml:space="preserve">(i.e., the SPECIATE_ID) </w:t>
      </w:r>
      <w:r w:rsidR="000E7594">
        <w:t>should read: “</w:t>
      </w:r>
      <w:proofErr w:type="gramStart"/>
      <w:r w:rsidR="000E7594">
        <w:t>3363,OM</w:t>
      </w:r>
      <w:proofErr w:type="gramEnd"/>
      <w:r w:rsidR="000E7594">
        <w:t>,0,POC,ROCP0</w:t>
      </w:r>
      <w:r w:rsidR="00EE4A7B">
        <w:t>ALK</w:t>
      </w:r>
      <w:r w:rsidR="000E7594">
        <w:t>,ROCP0OXY”</w:t>
      </w:r>
      <w:r>
        <w:t xml:space="preserve"> (see Section </w:t>
      </w:r>
      <w:r>
        <w:fldChar w:fldCharType="begin"/>
      </w:r>
      <w:r>
        <w:instrText xml:space="preserve"> REF _Ref114665825 \r \h </w:instrText>
      </w:r>
      <w:r>
        <w:fldChar w:fldCharType="separate"/>
      </w:r>
      <w:r w:rsidR="00524E1B">
        <w:t>2.1.10</w:t>
      </w:r>
      <w:r>
        <w:fldChar w:fldCharType="end"/>
      </w:r>
      <w:r>
        <w:t>)</w:t>
      </w:r>
      <w:r w:rsidR="000E7594">
        <w:t>.</w:t>
      </w:r>
    </w:p>
    <w:p w14:paraId="7A2D8568" w14:textId="65E8D096" w:rsidR="00206035" w:rsidRDefault="00206035" w:rsidP="00206035">
      <w:pPr>
        <w:pStyle w:val="Heading2"/>
      </w:pPr>
      <w:bookmarkStart w:id="3360" w:name="_Toc174099328"/>
      <w:r>
        <w:t xml:space="preserve">Add capabilities for new VOC/PM integrated </w:t>
      </w:r>
      <w:proofErr w:type="gramStart"/>
      <w:r>
        <w:t>species</w:t>
      </w:r>
      <w:bookmarkEnd w:id="3360"/>
      <w:proofErr w:type="gramEnd"/>
    </w:p>
    <w:p w14:paraId="4815B084" w14:textId="25A0731C" w:rsidR="003974CE" w:rsidRDefault="002E0006" w:rsidP="00DB60D2">
      <w:pPr>
        <w:jc w:val="both"/>
      </w:pPr>
      <w:r>
        <w:t xml:space="preserve">If the user desires additional species to be integrated in the platform speciation process (see Section </w:t>
      </w:r>
      <w:r>
        <w:fldChar w:fldCharType="begin"/>
      </w:r>
      <w:r>
        <w:instrText xml:space="preserve"> REF _Ref112934539 \r \h </w:instrText>
      </w:r>
      <w:r w:rsidR="00DB60D2">
        <w:instrText xml:space="preserve"> \* MERGEFORMAT </w:instrText>
      </w:r>
      <w:r>
        <w:fldChar w:fldCharType="separate"/>
      </w:r>
      <w:r w:rsidR="00524E1B">
        <w:t>1.1</w:t>
      </w:r>
      <w:r>
        <w:fldChar w:fldCharType="end"/>
      </w:r>
      <w:r>
        <w:t xml:space="preserve">), additional species may need to be added to the </w:t>
      </w:r>
      <w:proofErr w:type="spellStart"/>
      <w:r>
        <w:t>tbl_tox</w:t>
      </w:r>
      <w:proofErr w:type="spellEnd"/>
      <w:r>
        <w:t xml:space="preserve"> file. </w:t>
      </w:r>
      <w:r w:rsidR="00DB60D2">
        <w:t xml:space="preserve">For example, if acrolein were made an integrated species when running CMAQ, in all scenarios (i.e., not just integrated when processing emissions from MOVES), SPECIES_ID = 283 and Species = </w:t>
      </w:r>
      <w:r w:rsidR="007348FC">
        <w:t>ACROLEIN</w:t>
      </w:r>
      <w:r w:rsidR="00DB60D2">
        <w:t xml:space="preserve"> would be added to the generic (i.e., tbl_tox_NBAFM.csv) </w:t>
      </w:r>
      <w:proofErr w:type="spellStart"/>
      <w:r w:rsidR="00DB60D2">
        <w:t>tbl_tox</w:t>
      </w:r>
      <w:proofErr w:type="spellEnd"/>
      <w:r w:rsidR="00DB60D2">
        <w:t xml:space="preserve"> file. </w:t>
      </w:r>
    </w:p>
    <w:p w14:paraId="503483D4" w14:textId="5734A9F9" w:rsidR="00206035" w:rsidRDefault="00206035" w:rsidP="00206035">
      <w:pPr>
        <w:pStyle w:val="Heading2"/>
      </w:pPr>
      <w:bookmarkStart w:id="3361" w:name="_Toc174099329"/>
      <w:r>
        <w:t>Updating POA volatility bin assignments</w:t>
      </w:r>
      <w:bookmarkEnd w:id="3361"/>
    </w:p>
    <w:p w14:paraId="5FF31E5C" w14:textId="4269C879" w:rsidR="007C03E1" w:rsidRPr="009600F0" w:rsidRDefault="00A23ACF" w:rsidP="00221B1F">
      <w:pPr>
        <w:jc w:val="both"/>
      </w:pPr>
      <w:r>
        <w:t xml:space="preserve">If new data were to become available regarding the volatility distribution of POA for a particular source, updates to the POA Volatility Bins file (see Section </w:t>
      </w:r>
      <w:r>
        <w:fldChar w:fldCharType="begin"/>
      </w:r>
      <w:r>
        <w:instrText xml:space="preserve"> REF _Ref114666224 \r \h </w:instrText>
      </w:r>
      <w:r w:rsidR="00221B1F">
        <w:instrText xml:space="preserve"> \* MERGEFORMAT </w:instrText>
      </w:r>
      <w:r>
        <w:fldChar w:fldCharType="separate"/>
      </w:r>
      <w:r w:rsidR="00524E1B">
        <w:t>2.1.11</w:t>
      </w:r>
      <w:r>
        <w:fldChar w:fldCharType="end"/>
      </w:r>
      <w:r>
        <w:t>) may be warranted. For example, say a new default POA volatility profile were available for commercial cooking and a user wanted to incorporate this profile into the S2S-Tool workflow. The user would simply need to update the relevant rows (e.g., “Combustion,</w:t>
      </w:r>
      <w:r w:rsidR="00221B1F">
        <w:t xml:space="preserve"> </w:t>
      </w:r>
      <w:r>
        <w:t xml:space="preserve">Cooking”) in the POA Volatility Bins file and re-run the Tool. </w:t>
      </w:r>
    </w:p>
    <w:p w14:paraId="282CE067" w14:textId="77777777" w:rsidR="009600F0" w:rsidRDefault="009600F0">
      <w:pPr>
        <w:rPr>
          <w:rFonts w:asciiTheme="majorHAnsi" w:eastAsiaTheme="majorEastAsia" w:hAnsiTheme="majorHAnsi" w:cstheme="majorBidi"/>
          <w:color w:val="2F5496" w:themeColor="accent1" w:themeShade="BF"/>
          <w:sz w:val="32"/>
          <w:szCs w:val="32"/>
        </w:rPr>
      </w:pPr>
      <w:r>
        <w:br w:type="page"/>
      </w:r>
    </w:p>
    <w:p w14:paraId="2019034A" w14:textId="5CA98C09" w:rsidR="00970897" w:rsidRPr="0092795B" w:rsidRDefault="00970897" w:rsidP="00970897">
      <w:pPr>
        <w:pStyle w:val="Heading1"/>
        <w:spacing w:after="160"/>
      </w:pPr>
      <w:bookmarkStart w:id="3362" w:name="_Toc113448819"/>
      <w:bookmarkStart w:id="3363" w:name="_Toc174099330"/>
      <w:r>
        <w:t>References</w:t>
      </w:r>
      <w:bookmarkEnd w:id="3362"/>
      <w:bookmarkEnd w:id="3363"/>
    </w:p>
    <w:p w14:paraId="3A4C2D09" w14:textId="50010384" w:rsidR="004B3084" w:rsidRDefault="004B3084" w:rsidP="00F02E85">
      <w:pPr>
        <w:ind w:left="360" w:hanging="360"/>
        <w:jc w:val="both"/>
      </w:pPr>
      <w:r>
        <w:t xml:space="preserve">Carter, W. P. L.: Development of the SAPRC-07 chemical mechanism, Atmospheric Environment, 44, 5324-5335, </w:t>
      </w:r>
      <w:proofErr w:type="spellStart"/>
      <w:r>
        <w:t>doi</w:t>
      </w:r>
      <w:proofErr w:type="spellEnd"/>
      <w:r>
        <w:t xml:space="preserve">: </w:t>
      </w:r>
      <w:r w:rsidRPr="004B3084">
        <w:t>10.1016/j.atmosenv.2010.01.026</w:t>
      </w:r>
      <w:r>
        <w:t>, 2010.</w:t>
      </w:r>
    </w:p>
    <w:p w14:paraId="48012AD7" w14:textId="7F5350B5" w:rsidR="000900CC" w:rsidRDefault="000900CC" w:rsidP="00F02E85">
      <w:pPr>
        <w:ind w:left="360" w:hanging="360"/>
        <w:jc w:val="both"/>
      </w:pPr>
      <w:proofErr w:type="spellStart"/>
      <w:r>
        <w:t>Goliff</w:t>
      </w:r>
      <w:proofErr w:type="spellEnd"/>
      <w:r>
        <w:t xml:space="preserve">, W. S., Stockwell, W. R., Lawson, C. V.: The regional atmospheric chemistry mechanism, version 2, Atmospheric Environment, 68, 174-185, </w:t>
      </w:r>
      <w:proofErr w:type="spellStart"/>
      <w:r>
        <w:t>doi</w:t>
      </w:r>
      <w:proofErr w:type="spellEnd"/>
      <w:r>
        <w:t xml:space="preserve">: </w:t>
      </w:r>
      <w:r w:rsidRPr="000900CC">
        <w:t>10.1016/j.atmosenv.2012.11.038</w:t>
      </w:r>
      <w:r>
        <w:t>, 2013.</w:t>
      </w:r>
    </w:p>
    <w:p w14:paraId="67DD02EE" w14:textId="3300FD46" w:rsidR="000066B0" w:rsidRDefault="000066B0" w:rsidP="00F02E85">
      <w:pPr>
        <w:ind w:left="360" w:hanging="360"/>
        <w:jc w:val="both"/>
      </w:pPr>
      <w:r>
        <w:t>Kroll, J. H., Seinfeld, J. H.: Chemistry of secondary organic aerosol: Formation and evolution of low-volatility organics in the atmosphere, Atmos</w:t>
      </w:r>
      <w:r w:rsidR="003158F2">
        <w:t>pheric</w:t>
      </w:r>
      <w:r>
        <w:t xml:space="preserve"> Environ</w:t>
      </w:r>
      <w:r w:rsidR="003158F2">
        <w:t>ment</w:t>
      </w:r>
      <w:r>
        <w:t xml:space="preserve">, 42, 3593-3624, </w:t>
      </w:r>
      <w:r w:rsidRPr="000066B0">
        <w:t>10.1016/j.atmosenv.2008.01.003</w:t>
      </w:r>
      <w:r>
        <w:t>, 2008.</w:t>
      </w:r>
    </w:p>
    <w:p w14:paraId="0BC50337" w14:textId="070A01B5" w:rsidR="00970897" w:rsidRDefault="00F02E85" w:rsidP="00F02E85">
      <w:pPr>
        <w:ind w:left="360" w:hanging="360"/>
        <w:jc w:val="both"/>
      </w:pPr>
      <w:r>
        <w:t>Lu, Q., Murphy, B. N., Qin, M., Adams, P. J., Zhao, Y., Pye, H. O. T., Efstathiou, C., Allen, C., Robinson, A. L.: Simulation of organic aerosol formation during the CalNex study: updated mobile emissions and secondary organic aerosol parameterization for intermediate-volatility organic compounds, Atmos. Chem. Phys., 20, 4313–4332, https://doi.org/10.5194/acp-20-4313-2020, 2020.</w:t>
      </w:r>
    </w:p>
    <w:p w14:paraId="08F0AC84" w14:textId="1BB82850" w:rsidR="00512BBB" w:rsidRDefault="00512BBB" w:rsidP="00F02E85">
      <w:pPr>
        <w:ind w:left="360" w:hanging="360"/>
        <w:jc w:val="both"/>
      </w:pPr>
      <w:r>
        <w:t xml:space="preserve">Mansouri, K., </w:t>
      </w:r>
      <w:proofErr w:type="spellStart"/>
      <w:r>
        <w:t>Grulke</w:t>
      </w:r>
      <w:proofErr w:type="spellEnd"/>
      <w:r>
        <w:t xml:space="preserve">, C. M., Judson, R. S., </w:t>
      </w:r>
      <w:r w:rsidR="00DD50D2">
        <w:t xml:space="preserve">Williams, A. J.: OPERA models for predicting physicochemical properties and environmental fate endpoints, Journal of Cheminformatics, 10:10, </w:t>
      </w:r>
      <w:r w:rsidR="00DD50D2" w:rsidRPr="00DD50D2">
        <w:t>10.1186/s13321-018-0263-1</w:t>
      </w:r>
      <w:r w:rsidR="00DD50D2">
        <w:t>, 2018.</w:t>
      </w:r>
    </w:p>
    <w:p w14:paraId="02EF4774" w14:textId="70421576" w:rsidR="00CE349D" w:rsidRDefault="00CE349D" w:rsidP="00CE349D">
      <w:pPr>
        <w:ind w:left="360" w:hanging="360"/>
        <w:jc w:val="both"/>
      </w:pPr>
      <w:r>
        <w:t xml:space="preserve">Odum, J. R., Hoffmann, T., Bowman, F., Collins, D., </w:t>
      </w:r>
      <w:proofErr w:type="spellStart"/>
      <w:r>
        <w:t>Flagan</w:t>
      </w:r>
      <w:proofErr w:type="spellEnd"/>
      <w:r>
        <w:t>, R. C., Seinfeld, J. H.: Gas/Particle Partitioning and Secondary Organic Aerosol Yields, Environ. Sci. Technol., 30, 2580-2585, 1996.</w:t>
      </w:r>
    </w:p>
    <w:p w14:paraId="323E4F79" w14:textId="1BF0A144" w:rsidR="00302796" w:rsidRDefault="00302796" w:rsidP="00CE349D">
      <w:pPr>
        <w:ind w:left="360" w:hanging="360"/>
        <w:jc w:val="both"/>
      </w:pPr>
      <w:r>
        <w:t>Pankow, J. F.: An absorption model of the gas/particle partitioning involved in the formation of secondary organic aerosol, Atmos. Environ., 28, 2, 189-193, 1994.</w:t>
      </w:r>
    </w:p>
    <w:p w14:paraId="79678032" w14:textId="48BA5800" w:rsidR="00017274" w:rsidRDefault="00017274" w:rsidP="00017274">
      <w:pPr>
        <w:ind w:left="360" w:hanging="360"/>
        <w:jc w:val="both"/>
      </w:pPr>
      <w:r>
        <w:t xml:space="preserve">Pye, H. O. T., Pouliot, G. A.: Modeling the Role of Alkanes, Polycyclic Aromatic Hydrocarbons, and Their Oligomers in Secondary Organic Aerosol Formation, Environ. Sci. &amp; Tech., </w:t>
      </w:r>
      <w:r w:rsidRPr="00017274">
        <w:t>46, 6041−6047</w:t>
      </w:r>
      <w:r>
        <w:t xml:space="preserve">, </w:t>
      </w:r>
      <w:proofErr w:type="spellStart"/>
      <w:r>
        <w:t>doi</w:t>
      </w:r>
      <w:proofErr w:type="spellEnd"/>
      <w:r>
        <w:t xml:space="preserve">: </w:t>
      </w:r>
      <w:r w:rsidRPr="00017274">
        <w:t>10.1021/es300409w</w:t>
      </w:r>
      <w:r>
        <w:t>, 2012.</w:t>
      </w:r>
    </w:p>
    <w:p w14:paraId="3E9BFDAD" w14:textId="0A9B1AF7" w:rsidR="00890D63" w:rsidRDefault="00890D63" w:rsidP="00F02E85">
      <w:pPr>
        <w:ind w:left="360" w:hanging="360"/>
        <w:jc w:val="both"/>
      </w:pPr>
      <w:r w:rsidRPr="00890D63">
        <w:t>Pye, H. O. T., Place, B. K., Murphy, B. N., Seltzer, K. M., D'Ambro, E. L., Allen, C., Piletic, I. R., Farrell, S., Schwantes, R. H., Coggon, M. M., Saunders, E., Xu, L., Sarwar, G., Hutzell, W. T., Foley, K. M., Pouliot, G., Bash, J., and Stockwell, W. R.: Linking gas, particulate, and toxic endpoints to air emissions in the Community Regional Atmospheric Chemistry Multiphase Mechanism (CRACMM), Atmos. Chem. Phys.</w:t>
      </w:r>
      <w:r w:rsidR="001052FE">
        <w:t xml:space="preserve">, 23, 5043-5099, </w:t>
      </w:r>
      <w:r w:rsidR="001052FE" w:rsidRPr="001052FE">
        <w:t>https://doi.org/10.5194/acp-23-5043-2023</w:t>
      </w:r>
      <w:r w:rsidRPr="00890D63">
        <w:t>, 202</w:t>
      </w:r>
      <w:r w:rsidR="001052FE">
        <w:t>3</w:t>
      </w:r>
      <w:r w:rsidRPr="00890D63">
        <w:t>.</w:t>
      </w:r>
    </w:p>
    <w:p w14:paraId="4C396D52" w14:textId="4156EBAC" w:rsidR="005B0963" w:rsidRDefault="005B0963" w:rsidP="00F02E85">
      <w:pPr>
        <w:ind w:left="360" w:hanging="360"/>
        <w:jc w:val="both"/>
      </w:pPr>
      <w:r>
        <w:t xml:space="preserve">Reff, A., </w:t>
      </w:r>
      <w:proofErr w:type="spellStart"/>
      <w:r>
        <w:t>Bhave</w:t>
      </w:r>
      <w:proofErr w:type="spellEnd"/>
      <w:r>
        <w:t>, P. V., Simon, H., Pace, T. G., Pouliot, G. A., Mobley, J. D., Houyoux, M.: Emissions Inventory of PM</w:t>
      </w:r>
      <w:r w:rsidRPr="005B0963">
        <w:rPr>
          <w:vertAlign w:val="subscript"/>
        </w:rPr>
        <w:t>2.5</w:t>
      </w:r>
      <w:r>
        <w:t xml:space="preserve"> Trace Elements across the United States, Environ. Sci. Technol., 43, 5790-5796, </w:t>
      </w:r>
      <w:proofErr w:type="spellStart"/>
      <w:r>
        <w:t>doi</w:t>
      </w:r>
      <w:proofErr w:type="spellEnd"/>
      <w:r>
        <w:t>:</w:t>
      </w:r>
      <w:r w:rsidRPr="005B0963">
        <w:t xml:space="preserve"> 10.1021/es802930x</w:t>
      </w:r>
      <w:r>
        <w:t>, 2009.</w:t>
      </w:r>
    </w:p>
    <w:p w14:paraId="5B6B58A9" w14:textId="52724F0F" w:rsidR="00C75261" w:rsidRDefault="00C75261" w:rsidP="00F02E85">
      <w:pPr>
        <w:ind w:left="360" w:hanging="360"/>
        <w:jc w:val="both"/>
      </w:pPr>
      <w:r>
        <w:t>Stockwell, W. R., Kirchner, F., Kuhn, M.: A new mechanism for regional atmospheric chemistry modeling, Journal of Geophysical Research, 102, D22, 25847-25879, 1997.</w:t>
      </w:r>
    </w:p>
    <w:p w14:paraId="235D9557" w14:textId="5A9B38F9" w:rsidR="00F0636E" w:rsidRDefault="00F0636E" w:rsidP="00F0636E">
      <w:pPr>
        <w:ind w:left="360" w:hanging="360"/>
        <w:jc w:val="both"/>
      </w:pPr>
      <w:r>
        <w:t>Yarwood, G., Whitten, G. Z., Jung, J., Heo, G., Allen, D. T.: Development, Evaluation and Testing of Version 6 of the Carbon Bond Chemical Mechanism (CB6), ENVIRON International Corporation, 2010.</w:t>
      </w:r>
    </w:p>
    <w:p w14:paraId="29F9C76C" w14:textId="77777777" w:rsidR="000422D2" w:rsidRDefault="006761EF" w:rsidP="00924FC0">
      <w:pPr>
        <w:ind w:left="360" w:hanging="360"/>
        <w:jc w:val="both"/>
        <w:rPr>
          <w:ins w:id="3364" w:author="Seltzer, Karl" w:date="2024-08-12T12:42:00Z"/>
        </w:rPr>
      </w:pPr>
      <w:r>
        <w:t xml:space="preserve">Yarwood, G., Shi, Y., Beardsley, R.: Impact of CB6r5 Mechanism Changes on Air Pollutant Modeling in Texas Final Report, Prepared for </w:t>
      </w:r>
      <w:r w:rsidRPr="006761EF">
        <w:t>Texas Commission on Environmental Quality</w:t>
      </w:r>
      <w:r>
        <w:t>, 2020.</w:t>
      </w:r>
    </w:p>
    <w:p w14:paraId="038913D2" w14:textId="3FABF7DF" w:rsidR="000422D2" w:rsidRDefault="000422D2" w:rsidP="000422D2">
      <w:pPr>
        <w:ind w:left="360" w:hanging="360"/>
        <w:jc w:val="both"/>
        <w:rPr>
          <w:ins w:id="3365" w:author="Seltzer, Karl" w:date="2024-08-12T12:42:00Z"/>
          <w:rFonts w:asciiTheme="majorHAnsi" w:eastAsiaTheme="majorEastAsia" w:hAnsiTheme="majorHAnsi" w:cstheme="majorBidi"/>
          <w:color w:val="2F5496" w:themeColor="accent1" w:themeShade="BF"/>
          <w:sz w:val="32"/>
          <w:szCs w:val="32"/>
        </w:rPr>
      </w:pPr>
      <w:ins w:id="3366" w:author="Seltzer, Karl" w:date="2024-08-12T12:42:00Z">
        <w:r>
          <w:t xml:space="preserve">Yarwood, G., </w:t>
        </w:r>
        <w:r>
          <w:t>Tuite, K.</w:t>
        </w:r>
        <w:r>
          <w:t xml:space="preserve">.: </w:t>
        </w:r>
      </w:ins>
      <w:ins w:id="3367" w:author="Seltzer, Karl" w:date="2024-08-12T12:43:00Z">
        <w:r w:rsidRPr="000422D2">
          <w:t>Representing Ozone Formation from Volatile Chemical Products (VCP) in Carbon Bond (CB) Chemical Mechanisms</w:t>
        </w:r>
      </w:ins>
      <w:ins w:id="3368" w:author="Seltzer, Karl" w:date="2024-08-12T12:42:00Z">
        <w:r>
          <w:t xml:space="preserve">, </w:t>
        </w:r>
      </w:ins>
      <w:ins w:id="3369" w:author="Seltzer, Karl" w:date="2024-08-12T12:43:00Z">
        <w:r w:rsidRPr="000422D2">
          <w:t xml:space="preserve">Atmosphere, 15(2), 178; </w:t>
        </w:r>
        <w:proofErr w:type="spellStart"/>
        <w:r w:rsidRPr="000422D2">
          <w:rPr>
            <w:rPrChange w:id="3370" w:author="Seltzer, Karl" w:date="2024-08-12T12:43:00Z">
              <w:rPr>
                <w:rStyle w:val="Hyperlink"/>
              </w:rPr>
            </w:rPrChange>
          </w:rPr>
          <w:t>doi</w:t>
        </w:r>
        <w:proofErr w:type="spellEnd"/>
        <w:r>
          <w:t xml:space="preserve">: </w:t>
        </w:r>
        <w:r w:rsidRPr="000422D2">
          <w:rPr>
            <w:rPrChange w:id="3371" w:author="Seltzer, Karl" w:date="2024-08-12T12:43:00Z">
              <w:rPr>
                <w:rStyle w:val="Hyperlink"/>
              </w:rPr>
            </w:rPrChange>
          </w:rPr>
          <w:t>10.3390/atmos15020178</w:t>
        </w:r>
        <w:r>
          <w:t>, 2024</w:t>
        </w:r>
      </w:ins>
      <w:ins w:id="3372" w:author="Seltzer, Karl" w:date="2024-08-12T12:42:00Z">
        <w:r>
          <w:t>.</w:t>
        </w:r>
      </w:ins>
    </w:p>
    <w:p w14:paraId="7AC662C3" w14:textId="65C74D9F" w:rsidR="00794AA3" w:rsidRDefault="00794AA3" w:rsidP="00924FC0">
      <w:pPr>
        <w:ind w:left="360" w:hanging="360"/>
        <w:jc w:val="both"/>
        <w:rPr>
          <w:rFonts w:asciiTheme="majorHAnsi" w:eastAsiaTheme="majorEastAsia" w:hAnsiTheme="majorHAnsi" w:cstheme="majorBidi"/>
          <w:color w:val="2F5496" w:themeColor="accent1" w:themeShade="BF"/>
          <w:sz w:val="32"/>
          <w:szCs w:val="32"/>
        </w:rPr>
      </w:pPr>
      <w:r>
        <w:br w:type="page"/>
      </w:r>
    </w:p>
    <w:p w14:paraId="45F195A9" w14:textId="6601E33B" w:rsidR="00F02A68" w:rsidRDefault="00F02A68" w:rsidP="00F02A68">
      <w:pPr>
        <w:pStyle w:val="Heading1"/>
        <w:numPr>
          <w:ilvl w:val="0"/>
          <w:numId w:val="0"/>
        </w:numPr>
        <w:ind w:left="432" w:hanging="432"/>
      </w:pPr>
      <w:bookmarkStart w:id="3373" w:name="_Toc174099331"/>
      <w:r>
        <w:t xml:space="preserve">Appendix </w:t>
      </w:r>
      <w:r w:rsidR="0074261B">
        <w:t>A</w:t>
      </w:r>
      <w:r>
        <w:t xml:space="preserve">: </w:t>
      </w:r>
      <w:r w:rsidRPr="00CD2A10">
        <w:t>Mechanism-specific species</w:t>
      </w:r>
      <w:bookmarkEnd w:id="3373"/>
    </w:p>
    <w:p w14:paraId="3787FE27" w14:textId="77777777" w:rsidR="00A816C8" w:rsidRPr="00A816C8" w:rsidRDefault="00A816C8" w:rsidP="00A816C8"/>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1620"/>
        <w:gridCol w:w="3780"/>
        <w:gridCol w:w="900"/>
        <w:tblGridChange w:id="3374">
          <w:tblGrid>
            <w:gridCol w:w="3055"/>
            <w:gridCol w:w="1620"/>
            <w:gridCol w:w="3780"/>
            <w:gridCol w:w="900"/>
          </w:tblGrid>
        </w:tblGridChange>
      </w:tblGrid>
      <w:tr w:rsidR="002304FF" w:rsidRPr="00933A29" w14:paraId="4631B424" w14:textId="77777777" w:rsidTr="00590F38">
        <w:trPr>
          <w:trHeight w:val="143"/>
          <w:tblHeader/>
        </w:trPr>
        <w:tc>
          <w:tcPr>
            <w:tcW w:w="3055" w:type="dxa"/>
            <w:shd w:val="clear" w:color="auto" w:fill="D9D9D9" w:themeFill="background1" w:themeFillShade="D9"/>
            <w:vAlign w:val="center"/>
          </w:tcPr>
          <w:p w14:paraId="1DDAF5B2" w14:textId="454A2938" w:rsidR="007769DB" w:rsidRPr="00933A29" w:rsidRDefault="007769DB" w:rsidP="00590F38">
            <w:pPr>
              <w:spacing w:after="0"/>
              <w:jc w:val="center"/>
              <w:rPr>
                <w:rFonts w:cstheme="minorHAnsi"/>
                <w:b/>
                <w:sz w:val="20"/>
                <w:szCs w:val="20"/>
              </w:rPr>
            </w:pPr>
            <w:bookmarkStart w:id="3375" w:name="_Hlk163220637"/>
            <w:r w:rsidRPr="00933A29">
              <w:rPr>
                <w:rFonts w:cstheme="minorHAnsi"/>
                <w:b/>
                <w:sz w:val="20"/>
                <w:szCs w:val="20"/>
              </w:rPr>
              <w:t>Mechanism</w:t>
            </w:r>
          </w:p>
        </w:tc>
        <w:tc>
          <w:tcPr>
            <w:tcW w:w="1620" w:type="dxa"/>
            <w:shd w:val="clear" w:color="auto" w:fill="D9D9D9" w:themeFill="background1" w:themeFillShade="D9"/>
            <w:vAlign w:val="center"/>
          </w:tcPr>
          <w:p w14:paraId="0DB4302E" w14:textId="4CDB8DC7" w:rsidR="007769DB" w:rsidRPr="00933A29" w:rsidRDefault="007769DB" w:rsidP="00590F38">
            <w:pPr>
              <w:spacing w:after="0"/>
              <w:jc w:val="center"/>
              <w:rPr>
                <w:rFonts w:cstheme="minorHAnsi"/>
                <w:b/>
                <w:sz w:val="20"/>
                <w:szCs w:val="20"/>
              </w:rPr>
            </w:pPr>
            <w:r w:rsidRPr="00933A29">
              <w:rPr>
                <w:rFonts w:cstheme="minorHAnsi"/>
                <w:b/>
                <w:sz w:val="20"/>
                <w:szCs w:val="20"/>
              </w:rPr>
              <w:t>Model Species</w:t>
            </w:r>
          </w:p>
        </w:tc>
        <w:tc>
          <w:tcPr>
            <w:tcW w:w="3780" w:type="dxa"/>
            <w:shd w:val="clear" w:color="auto" w:fill="D9D9D9" w:themeFill="background1" w:themeFillShade="D9"/>
            <w:vAlign w:val="center"/>
          </w:tcPr>
          <w:p w14:paraId="54A90676" w14:textId="77777777" w:rsidR="007769DB" w:rsidRPr="00933A29" w:rsidRDefault="007769DB" w:rsidP="00590F38">
            <w:pPr>
              <w:spacing w:after="0"/>
              <w:jc w:val="center"/>
              <w:rPr>
                <w:rFonts w:cstheme="minorHAnsi"/>
                <w:b/>
                <w:sz w:val="20"/>
                <w:szCs w:val="20"/>
              </w:rPr>
            </w:pPr>
            <w:r w:rsidRPr="00933A29">
              <w:rPr>
                <w:rFonts w:cstheme="minorHAnsi"/>
                <w:b/>
                <w:sz w:val="20"/>
                <w:szCs w:val="20"/>
              </w:rPr>
              <w:t>Description</w:t>
            </w:r>
          </w:p>
        </w:tc>
        <w:tc>
          <w:tcPr>
            <w:tcW w:w="900" w:type="dxa"/>
            <w:shd w:val="clear" w:color="auto" w:fill="D9D9D9" w:themeFill="background1" w:themeFillShade="D9"/>
            <w:vAlign w:val="center"/>
          </w:tcPr>
          <w:p w14:paraId="3D13E714" w14:textId="77777777" w:rsidR="007769DB" w:rsidRPr="00933A29" w:rsidRDefault="007769DB" w:rsidP="00590F38">
            <w:pPr>
              <w:spacing w:after="0"/>
              <w:jc w:val="center"/>
              <w:rPr>
                <w:rFonts w:cstheme="minorHAnsi"/>
                <w:b/>
                <w:sz w:val="20"/>
                <w:szCs w:val="20"/>
              </w:rPr>
            </w:pPr>
            <w:r w:rsidRPr="00933A29">
              <w:rPr>
                <w:rFonts w:cstheme="minorHAnsi"/>
                <w:b/>
                <w:sz w:val="20"/>
                <w:szCs w:val="20"/>
              </w:rPr>
              <w:t>Tracer Type</w:t>
            </w:r>
          </w:p>
        </w:tc>
      </w:tr>
      <w:tr w:rsidR="002304FF" w:rsidRPr="00933A29" w14:paraId="45BF913B" w14:textId="77777777" w:rsidTr="00590F38">
        <w:trPr>
          <w:trHeight w:val="143"/>
        </w:trPr>
        <w:tc>
          <w:tcPr>
            <w:tcW w:w="3055" w:type="dxa"/>
            <w:vAlign w:val="center"/>
          </w:tcPr>
          <w:p w14:paraId="3059B9BF" w14:textId="1340B124" w:rsidR="00933A29" w:rsidRPr="00933A29" w:rsidRDefault="00933A29" w:rsidP="00590F38">
            <w:pPr>
              <w:spacing w:after="0"/>
              <w:jc w:val="center"/>
              <w:rPr>
                <w:rFonts w:cstheme="minorHAnsi"/>
                <w:sz w:val="20"/>
                <w:szCs w:val="20"/>
              </w:rPr>
            </w:pPr>
            <w:r w:rsidRPr="00933A29">
              <w:rPr>
                <w:rFonts w:cstheme="minorHAnsi"/>
                <w:color w:val="000000"/>
                <w:sz w:val="20"/>
                <w:szCs w:val="20"/>
              </w:rPr>
              <w:t>CB6R3_AE7, CB6R5_AE7</w:t>
            </w:r>
            <w:r w:rsidR="00882F15">
              <w:rPr>
                <w:rFonts w:cstheme="minorHAnsi"/>
                <w:color w:val="000000"/>
                <w:sz w:val="20"/>
                <w:szCs w:val="20"/>
              </w:rPr>
              <w:t>, CB7_AE7</w:t>
            </w:r>
          </w:p>
        </w:tc>
        <w:tc>
          <w:tcPr>
            <w:tcW w:w="1620" w:type="dxa"/>
            <w:vAlign w:val="center"/>
          </w:tcPr>
          <w:p w14:paraId="7BD89A5F" w14:textId="5FA510F5" w:rsidR="00933A29" w:rsidRPr="00933A29" w:rsidRDefault="00933A29" w:rsidP="00590F38">
            <w:pPr>
              <w:spacing w:after="0"/>
              <w:jc w:val="center"/>
              <w:rPr>
                <w:rFonts w:cstheme="minorHAnsi"/>
                <w:sz w:val="20"/>
                <w:szCs w:val="20"/>
              </w:rPr>
            </w:pPr>
            <w:r w:rsidRPr="00933A29">
              <w:rPr>
                <w:rFonts w:cstheme="minorHAnsi"/>
                <w:color w:val="000000"/>
                <w:sz w:val="20"/>
                <w:szCs w:val="20"/>
              </w:rPr>
              <w:t>AACD</w:t>
            </w:r>
          </w:p>
        </w:tc>
        <w:tc>
          <w:tcPr>
            <w:tcW w:w="3780" w:type="dxa"/>
            <w:vAlign w:val="center"/>
          </w:tcPr>
          <w:p w14:paraId="3FA731C9" w14:textId="3DB2E7BC" w:rsidR="00933A29" w:rsidRPr="00933A29" w:rsidRDefault="00933A29" w:rsidP="00590F38">
            <w:pPr>
              <w:spacing w:after="0"/>
              <w:jc w:val="center"/>
              <w:rPr>
                <w:rFonts w:cstheme="minorHAnsi"/>
                <w:sz w:val="20"/>
                <w:szCs w:val="20"/>
              </w:rPr>
            </w:pPr>
            <w:r w:rsidRPr="00933A29">
              <w:rPr>
                <w:rFonts w:cstheme="minorHAnsi"/>
                <w:color w:val="000000"/>
                <w:sz w:val="20"/>
                <w:szCs w:val="20"/>
              </w:rPr>
              <w:t>Acetic Acid</w:t>
            </w:r>
          </w:p>
        </w:tc>
        <w:tc>
          <w:tcPr>
            <w:tcW w:w="900" w:type="dxa"/>
            <w:vAlign w:val="center"/>
          </w:tcPr>
          <w:p w14:paraId="54654B13" w14:textId="6EE83CFF" w:rsidR="00933A29" w:rsidRPr="00933A29" w:rsidRDefault="00933A29"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7E6E6A25" w14:textId="77777777" w:rsidTr="00590F38">
        <w:trPr>
          <w:trHeight w:val="143"/>
        </w:trPr>
        <w:tc>
          <w:tcPr>
            <w:tcW w:w="3055" w:type="dxa"/>
            <w:vAlign w:val="center"/>
          </w:tcPr>
          <w:p w14:paraId="51166A92" w14:textId="629D13FC"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61334F96" w14:textId="6FFDAF20" w:rsidR="00882F15" w:rsidRPr="00933A29" w:rsidRDefault="00882F15" w:rsidP="00590F38">
            <w:pPr>
              <w:spacing w:after="0"/>
              <w:jc w:val="center"/>
              <w:rPr>
                <w:rFonts w:cstheme="minorHAnsi"/>
                <w:sz w:val="20"/>
                <w:szCs w:val="20"/>
              </w:rPr>
            </w:pPr>
            <w:r w:rsidRPr="00933A29">
              <w:rPr>
                <w:rFonts w:cstheme="minorHAnsi"/>
                <w:color w:val="000000"/>
                <w:sz w:val="20"/>
                <w:szCs w:val="20"/>
              </w:rPr>
              <w:t>ACET</w:t>
            </w:r>
          </w:p>
        </w:tc>
        <w:tc>
          <w:tcPr>
            <w:tcW w:w="3780" w:type="dxa"/>
            <w:vAlign w:val="center"/>
          </w:tcPr>
          <w:p w14:paraId="08810E74" w14:textId="5A4CE01F" w:rsidR="00882F15" w:rsidRPr="00933A29" w:rsidRDefault="00882F15" w:rsidP="00590F38">
            <w:pPr>
              <w:spacing w:after="0"/>
              <w:jc w:val="center"/>
              <w:rPr>
                <w:rFonts w:cstheme="minorHAnsi"/>
                <w:sz w:val="20"/>
                <w:szCs w:val="20"/>
              </w:rPr>
            </w:pPr>
            <w:r w:rsidRPr="00933A29">
              <w:rPr>
                <w:rFonts w:cstheme="minorHAnsi"/>
                <w:color w:val="000000"/>
                <w:sz w:val="20"/>
                <w:szCs w:val="20"/>
              </w:rPr>
              <w:t>Acetone</w:t>
            </w:r>
          </w:p>
        </w:tc>
        <w:tc>
          <w:tcPr>
            <w:tcW w:w="900" w:type="dxa"/>
            <w:vAlign w:val="center"/>
          </w:tcPr>
          <w:p w14:paraId="53195B39" w14:textId="557F8663"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06F83952" w14:textId="77777777" w:rsidTr="00590F38">
        <w:trPr>
          <w:trHeight w:val="143"/>
        </w:trPr>
        <w:tc>
          <w:tcPr>
            <w:tcW w:w="3055" w:type="dxa"/>
            <w:vAlign w:val="center"/>
          </w:tcPr>
          <w:p w14:paraId="79CBF9D1" w14:textId="1571AA3D"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6CEAFECE" w14:textId="0ADC22A8" w:rsidR="00882F15" w:rsidRPr="00933A29" w:rsidRDefault="00882F15" w:rsidP="00590F38">
            <w:pPr>
              <w:spacing w:after="0"/>
              <w:jc w:val="center"/>
              <w:rPr>
                <w:rFonts w:cstheme="minorHAnsi"/>
                <w:sz w:val="20"/>
                <w:szCs w:val="20"/>
              </w:rPr>
            </w:pPr>
            <w:r w:rsidRPr="00933A29">
              <w:rPr>
                <w:rFonts w:cstheme="minorHAnsi"/>
                <w:color w:val="000000"/>
                <w:sz w:val="20"/>
                <w:szCs w:val="20"/>
              </w:rPr>
              <w:t>ALD2</w:t>
            </w:r>
          </w:p>
        </w:tc>
        <w:tc>
          <w:tcPr>
            <w:tcW w:w="3780" w:type="dxa"/>
            <w:vAlign w:val="center"/>
          </w:tcPr>
          <w:p w14:paraId="0E3E1E4C" w14:textId="7F6FB1C7" w:rsidR="00882F15" w:rsidRPr="00933A29" w:rsidRDefault="00882F15" w:rsidP="00590F38">
            <w:pPr>
              <w:spacing w:after="0"/>
              <w:jc w:val="center"/>
              <w:rPr>
                <w:rFonts w:cstheme="minorHAnsi"/>
                <w:sz w:val="20"/>
                <w:szCs w:val="20"/>
              </w:rPr>
            </w:pPr>
            <w:r w:rsidRPr="00933A29">
              <w:rPr>
                <w:rFonts w:cstheme="minorHAnsi"/>
                <w:color w:val="000000"/>
                <w:sz w:val="20"/>
                <w:szCs w:val="20"/>
              </w:rPr>
              <w:t>Acetaldehyde</w:t>
            </w:r>
          </w:p>
        </w:tc>
        <w:tc>
          <w:tcPr>
            <w:tcW w:w="900" w:type="dxa"/>
            <w:vAlign w:val="center"/>
          </w:tcPr>
          <w:p w14:paraId="75AFA96F" w14:textId="6656329C"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4AAB3CFC" w14:textId="77777777" w:rsidTr="00590F38">
        <w:trPr>
          <w:trHeight w:val="143"/>
        </w:trPr>
        <w:tc>
          <w:tcPr>
            <w:tcW w:w="3055" w:type="dxa"/>
            <w:vAlign w:val="center"/>
          </w:tcPr>
          <w:p w14:paraId="6B2ECFC7" w14:textId="4679D6FE"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7BBBB02A" w14:textId="7571A0DE" w:rsidR="00882F15" w:rsidRPr="00933A29" w:rsidRDefault="00882F15" w:rsidP="00590F38">
            <w:pPr>
              <w:spacing w:after="0"/>
              <w:jc w:val="center"/>
              <w:rPr>
                <w:rFonts w:cstheme="minorHAnsi"/>
                <w:sz w:val="20"/>
                <w:szCs w:val="20"/>
              </w:rPr>
            </w:pPr>
            <w:r w:rsidRPr="00933A29">
              <w:rPr>
                <w:rFonts w:cstheme="minorHAnsi"/>
                <w:color w:val="000000"/>
                <w:sz w:val="20"/>
                <w:szCs w:val="20"/>
              </w:rPr>
              <w:t>APIN</w:t>
            </w:r>
          </w:p>
        </w:tc>
        <w:tc>
          <w:tcPr>
            <w:tcW w:w="3780" w:type="dxa"/>
            <w:vAlign w:val="center"/>
          </w:tcPr>
          <w:p w14:paraId="6A622FFE" w14:textId="4EB07BE1" w:rsidR="00882F15" w:rsidRPr="00933A29" w:rsidRDefault="00882F15" w:rsidP="00590F38">
            <w:pPr>
              <w:spacing w:after="0"/>
              <w:jc w:val="center"/>
              <w:rPr>
                <w:rFonts w:cstheme="minorHAnsi"/>
                <w:sz w:val="20"/>
                <w:szCs w:val="20"/>
              </w:rPr>
            </w:pPr>
            <w:r w:rsidRPr="00933A29">
              <w:rPr>
                <w:rFonts w:cstheme="minorHAnsi"/>
                <w:color w:val="000000"/>
                <w:sz w:val="20"/>
                <w:szCs w:val="20"/>
              </w:rPr>
              <w:t>alpha-pinene</w:t>
            </w:r>
          </w:p>
        </w:tc>
        <w:tc>
          <w:tcPr>
            <w:tcW w:w="900" w:type="dxa"/>
            <w:vAlign w:val="center"/>
          </w:tcPr>
          <w:p w14:paraId="25D5D0FE" w14:textId="3BFEEA6E"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3F76173F" w14:textId="77777777" w:rsidTr="00590F38">
        <w:trPr>
          <w:trHeight w:val="143"/>
        </w:trPr>
        <w:tc>
          <w:tcPr>
            <w:tcW w:w="3055" w:type="dxa"/>
            <w:vAlign w:val="center"/>
          </w:tcPr>
          <w:p w14:paraId="5A364DC1" w14:textId="7B750EEA"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264F5B4D" w14:textId="313136F9" w:rsidR="00882F15" w:rsidRPr="00933A29" w:rsidRDefault="00882F15" w:rsidP="00590F38">
            <w:pPr>
              <w:spacing w:after="0"/>
              <w:jc w:val="center"/>
              <w:rPr>
                <w:rFonts w:cstheme="minorHAnsi"/>
                <w:sz w:val="20"/>
                <w:szCs w:val="20"/>
              </w:rPr>
            </w:pPr>
            <w:r w:rsidRPr="00933A29">
              <w:rPr>
                <w:rFonts w:cstheme="minorHAnsi"/>
                <w:color w:val="000000"/>
                <w:sz w:val="20"/>
                <w:szCs w:val="20"/>
              </w:rPr>
              <w:t>BENZ</w:t>
            </w:r>
          </w:p>
        </w:tc>
        <w:tc>
          <w:tcPr>
            <w:tcW w:w="3780" w:type="dxa"/>
            <w:vAlign w:val="center"/>
          </w:tcPr>
          <w:p w14:paraId="4D6E64F3" w14:textId="2D3FBB16" w:rsidR="00882F15" w:rsidRPr="00933A29" w:rsidRDefault="00882F15" w:rsidP="00590F38">
            <w:pPr>
              <w:spacing w:after="0"/>
              <w:jc w:val="center"/>
              <w:rPr>
                <w:rFonts w:cstheme="minorHAnsi"/>
                <w:sz w:val="20"/>
                <w:szCs w:val="20"/>
              </w:rPr>
            </w:pPr>
            <w:r w:rsidRPr="00933A29">
              <w:rPr>
                <w:rFonts w:cstheme="minorHAnsi"/>
                <w:color w:val="000000"/>
                <w:sz w:val="20"/>
                <w:szCs w:val="20"/>
              </w:rPr>
              <w:t>Benzene</w:t>
            </w:r>
          </w:p>
        </w:tc>
        <w:tc>
          <w:tcPr>
            <w:tcW w:w="900" w:type="dxa"/>
            <w:vAlign w:val="center"/>
          </w:tcPr>
          <w:p w14:paraId="349DBC6A" w14:textId="69CFD888"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6B96E9E7" w14:textId="77777777" w:rsidTr="00590F38">
        <w:trPr>
          <w:trHeight w:val="143"/>
        </w:trPr>
        <w:tc>
          <w:tcPr>
            <w:tcW w:w="3055" w:type="dxa"/>
            <w:vAlign w:val="center"/>
          </w:tcPr>
          <w:p w14:paraId="4F29A7A8" w14:textId="695D9F3A"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3066A5E0" w14:textId="01BDD49C" w:rsidR="00882F15" w:rsidRPr="00933A29" w:rsidRDefault="00882F15" w:rsidP="00590F38">
            <w:pPr>
              <w:spacing w:after="0"/>
              <w:jc w:val="center"/>
              <w:rPr>
                <w:rFonts w:cstheme="minorHAnsi"/>
                <w:sz w:val="20"/>
                <w:szCs w:val="20"/>
              </w:rPr>
            </w:pPr>
            <w:r w:rsidRPr="00933A29">
              <w:rPr>
                <w:rFonts w:cstheme="minorHAnsi"/>
                <w:color w:val="000000"/>
                <w:sz w:val="20"/>
                <w:szCs w:val="20"/>
              </w:rPr>
              <w:t>CH4</w:t>
            </w:r>
          </w:p>
        </w:tc>
        <w:tc>
          <w:tcPr>
            <w:tcW w:w="3780" w:type="dxa"/>
            <w:vAlign w:val="center"/>
          </w:tcPr>
          <w:p w14:paraId="6CF661FB" w14:textId="00288D54" w:rsidR="00882F15" w:rsidRPr="00933A29" w:rsidRDefault="00882F15" w:rsidP="00590F38">
            <w:pPr>
              <w:spacing w:after="0"/>
              <w:jc w:val="center"/>
              <w:rPr>
                <w:rFonts w:cstheme="minorHAnsi"/>
                <w:sz w:val="20"/>
                <w:szCs w:val="20"/>
              </w:rPr>
            </w:pPr>
            <w:r w:rsidRPr="00933A29">
              <w:rPr>
                <w:rFonts w:cstheme="minorHAnsi"/>
                <w:color w:val="000000"/>
                <w:sz w:val="20"/>
                <w:szCs w:val="20"/>
              </w:rPr>
              <w:t>Methane</w:t>
            </w:r>
          </w:p>
        </w:tc>
        <w:tc>
          <w:tcPr>
            <w:tcW w:w="900" w:type="dxa"/>
            <w:vAlign w:val="center"/>
          </w:tcPr>
          <w:p w14:paraId="508E68B6" w14:textId="7986A0A8"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55311B51" w14:textId="77777777" w:rsidTr="00590F38">
        <w:trPr>
          <w:trHeight w:val="143"/>
        </w:trPr>
        <w:tc>
          <w:tcPr>
            <w:tcW w:w="3055" w:type="dxa"/>
            <w:vAlign w:val="center"/>
          </w:tcPr>
          <w:p w14:paraId="2E6620CB" w14:textId="1F804884"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179827ED" w14:textId="2BCB0E58" w:rsidR="00882F15" w:rsidRPr="00933A29" w:rsidRDefault="00882F15" w:rsidP="00590F38">
            <w:pPr>
              <w:spacing w:after="0"/>
              <w:jc w:val="center"/>
              <w:rPr>
                <w:rFonts w:cstheme="minorHAnsi"/>
                <w:sz w:val="20"/>
                <w:szCs w:val="20"/>
              </w:rPr>
            </w:pPr>
            <w:r w:rsidRPr="00933A29">
              <w:rPr>
                <w:rFonts w:cstheme="minorHAnsi"/>
                <w:color w:val="000000"/>
                <w:sz w:val="20"/>
                <w:szCs w:val="20"/>
              </w:rPr>
              <w:t>ETH</w:t>
            </w:r>
          </w:p>
        </w:tc>
        <w:tc>
          <w:tcPr>
            <w:tcW w:w="3780" w:type="dxa"/>
            <w:vAlign w:val="center"/>
          </w:tcPr>
          <w:p w14:paraId="434073F5" w14:textId="0DEF030E" w:rsidR="00882F15" w:rsidRPr="00933A29" w:rsidRDefault="00882F15" w:rsidP="00590F38">
            <w:pPr>
              <w:spacing w:after="0"/>
              <w:jc w:val="center"/>
              <w:rPr>
                <w:rFonts w:cstheme="minorHAnsi"/>
                <w:sz w:val="20"/>
                <w:szCs w:val="20"/>
              </w:rPr>
            </w:pPr>
            <w:r w:rsidRPr="00933A29">
              <w:rPr>
                <w:rFonts w:cstheme="minorHAnsi"/>
                <w:color w:val="000000"/>
                <w:sz w:val="20"/>
                <w:szCs w:val="20"/>
              </w:rPr>
              <w:t>Ethene</w:t>
            </w:r>
          </w:p>
        </w:tc>
        <w:tc>
          <w:tcPr>
            <w:tcW w:w="900" w:type="dxa"/>
            <w:vAlign w:val="center"/>
          </w:tcPr>
          <w:p w14:paraId="06A56FEE" w14:textId="4834543F"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326DEB8E" w14:textId="77777777" w:rsidTr="00590F38">
        <w:trPr>
          <w:trHeight w:val="143"/>
        </w:trPr>
        <w:tc>
          <w:tcPr>
            <w:tcW w:w="3055" w:type="dxa"/>
            <w:vAlign w:val="center"/>
          </w:tcPr>
          <w:p w14:paraId="5C1B0E50" w14:textId="7314CD39"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57F1CD63" w14:textId="15C4B4D9" w:rsidR="00882F15" w:rsidRPr="00933A29" w:rsidRDefault="00882F15" w:rsidP="00590F38">
            <w:pPr>
              <w:spacing w:after="0"/>
              <w:jc w:val="center"/>
              <w:rPr>
                <w:rFonts w:cstheme="minorHAnsi"/>
                <w:sz w:val="20"/>
                <w:szCs w:val="20"/>
              </w:rPr>
            </w:pPr>
            <w:r w:rsidRPr="00933A29">
              <w:rPr>
                <w:rFonts w:cstheme="minorHAnsi"/>
                <w:color w:val="000000"/>
                <w:sz w:val="20"/>
                <w:szCs w:val="20"/>
              </w:rPr>
              <w:t>ETHA</w:t>
            </w:r>
          </w:p>
        </w:tc>
        <w:tc>
          <w:tcPr>
            <w:tcW w:w="3780" w:type="dxa"/>
            <w:vAlign w:val="center"/>
          </w:tcPr>
          <w:p w14:paraId="72613C6F" w14:textId="506A0EFF" w:rsidR="00882F15" w:rsidRPr="00933A29" w:rsidRDefault="00882F15" w:rsidP="00590F38">
            <w:pPr>
              <w:spacing w:after="0"/>
              <w:jc w:val="center"/>
              <w:rPr>
                <w:rFonts w:cstheme="minorHAnsi"/>
                <w:sz w:val="20"/>
                <w:szCs w:val="20"/>
              </w:rPr>
            </w:pPr>
            <w:r w:rsidRPr="00933A29">
              <w:rPr>
                <w:rFonts w:cstheme="minorHAnsi"/>
                <w:color w:val="000000"/>
                <w:sz w:val="20"/>
                <w:szCs w:val="20"/>
              </w:rPr>
              <w:t>Ethane</w:t>
            </w:r>
          </w:p>
        </w:tc>
        <w:tc>
          <w:tcPr>
            <w:tcW w:w="900" w:type="dxa"/>
            <w:vAlign w:val="center"/>
          </w:tcPr>
          <w:p w14:paraId="33000BF9" w14:textId="72538BBD"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1B1888D0" w14:textId="77777777" w:rsidTr="00590F38">
        <w:trPr>
          <w:trHeight w:val="143"/>
        </w:trPr>
        <w:tc>
          <w:tcPr>
            <w:tcW w:w="3055" w:type="dxa"/>
            <w:vAlign w:val="center"/>
          </w:tcPr>
          <w:p w14:paraId="363F168C" w14:textId="4B8F1199"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3DF27D34" w14:textId="50CD97AA" w:rsidR="00882F15" w:rsidRPr="00933A29" w:rsidRDefault="00882F15" w:rsidP="00590F38">
            <w:pPr>
              <w:spacing w:after="0"/>
              <w:jc w:val="center"/>
              <w:rPr>
                <w:rFonts w:cstheme="minorHAnsi"/>
                <w:sz w:val="20"/>
                <w:szCs w:val="20"/>
              </w:rPr>
            </w:pPr>
            <w:r w:rsidRPr="00933A29">
              <w:rPr>
                <w:rFonts w:cstheme="minorHAnsi"/>
                <w:color w:val="000000"/>
                <w:sz w:val="20"/>
                <w:szCs w:val="20"/>
              </w:rPr>
              <w:t>ETHY</w:t>
            </w:r>
          </w:p>
        </w:tc>
        <w:tc>
          <w:tcPr>
            <w:tcW w:w="3780" w:type="dxa"/>
            <w:vAlign w:val="center"/>
          </w:tcPr>
          <w:p w14:paraId="1ABA0CD5" w14:textId="09F264A6" w:rsidR="00882F15" w:rsidRPr="00933A29" w:rsidRDefault="00882F15" w:rsidP="00590F38">
            <w:pPr>
              <w:spacing w:after="0"/>
              <w:jc w:val="center"/>
              <w:rPr>
                <w:rFonts w:cstheme="minorHAnsi"/>
                <w:sz w:val="20"/>
                <w:szCs w:val="20"/>
              </w:rPr>
            </w:pPr>
            <w:r w:rsidRPr="00933A29">
              <w:rPr>
                <w:rFonts w:cstheme="minorHAnsi"/>
                <w:color w:val="000000"/>
                <w:sz w:val="20"/>
                <w:szCs w:val="20"/>
              </w:rPr>
              <w:t>Ethyne</w:t>
            </w:r>
          </w:p>
        </w:tc>
        <w:tc>
          <w:tcPr>
            <w:tcW w:w="900" w:type="dxa"/>
            <w:vAlign w:val="center"/>
          </w:tcPr>
          <w:p w14:paraId="68446D02" w14:textId="697A4454"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36AAEE63" w14:textId="77777777" w:rsidTr="00590F38">
        <w:trPr>
          <w:trHeight w:val="143"/>
        </w:trPr>
        <w:tc>
          <w:tcPr>
            <w:tcW w:w="3055" w:type="dxa"/>
            <w:vAlign w:val="center"/>
          </w:tcPr>
          <w:p w14:paraId="535B006E" w14:textId="6AB83953"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17454624" w14:textId="61321803" w:rsidR="00882F15" w:rsidRPr="00933A29" w:rsidRDefault="00882F15" w:rsidP="00590F38">
            <w:pPr>
              <w:spacing w:after="0"/>
              <w:jc w:val="center"/>
              <w:rPr>
                <w:rFonts w:cstheme="minorHAnsi"/>
                <w:sz w:val="20"/>
                <w:szCs w:val="20"/>
              </w:rPr>
            </w:pPr>
            <w:r w:rsidRPr="00933A29">
              <w:rPr>
                <w:rFonts w:cstheme="minorHAnsi"/>
                <w:color w:val="000000"/>
                <w:sz w:val="20"/>
                <w:szCs w:val="20"/>
              </w:rPr>
              <w:t>ETOH</w:t>
            </w:r>
          </w:p>
        </w:tc>
        <w:tc>
          <w:tcPr>
            <w:tcW w:w="3780" w:type="dxa"/>
            <w:vAlign w:val="center"/>
          </w:tcPr>
          <w:p w14:paraId="57A09DDB" w14:textId="1F568DBC" w:rsidR="00882F15" w:rsidRPr="00933A29" w:rsidRDefault="00882F15" w:rsidP="00590F38">
            <w:pPr>
              <w:spacing w:after="0"/>
              <w:jc w:val="center"/>
              <w:rPr>
                <w:rFonts w:cstheme="minorHAnsi"/>
                <w:sz w:val="20"/>
                <w:szCs w:val="20"/>
              </w:rPr>
            </w:pPr>
            <w:r w:rsidRPr="00933A29">
              <w:rPr>
                <w:rFonts w:cstheme="minorHAnsi"/>
                <w:color w:val="000000"/>
                <w:sz w:val="20"/>
                <w:szCs w:val="20"/>
              </w:rPr>
              <w:t>Ethanol</w:t>
            </w:r>
          </w:p>
        </w:tc>
        <w:tc>
          <w:tcPr>
            <w:tcW w:w="900" w:type="dxa"/>
            <w:vAlign w:val="center"/>
          </w:tcPr>
          <w:p w14:paraId="47B1AC5D" w14:textId="408C9A2F"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32E465FD" w14:textId="77777777" w:rsidTr="00590F38">
        <w:trPr>
          <w:trHeight w:val="143"/>
        </w:trPr>
        <w:tc>
          <w:tcPr>
            <w:tcW w:w="3055" w:type="dxa"/>
            <w:vAlign w:val="center"/>
          </w:tcPr>
          <w:p w14:paraId="2864959F" w14:textId="0884C15A"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5688165E" w14:textId="7CCFB479" w:rsidR="00882F15" w:rsidRPr="00933A29" w:rsidRDefault="00882F15" w:rsidP="00590F38">
            <w:pPr>
              <w:spacing w:after="0"/>
              <w:jc w:val="center"/>
              <w:rPr>
                <w:rFonts w:cstheme="minorHAnsi"/>
                <w:sz w:val="20"/>
                <w:szCs w:val="20"/>
              </w:rPr>
            </w:pPr>
            <w:r w:rsidRPr="00933A29">
              <w:rPr>
                <w:rFonts w:cstheme="minorHAnsi"/>
                <w:color w:val="000000"/>
                <w:sz w:val="20"/>
                <w:szCs w:val="20"/>
              </w:rPr>
              <w:t>FACD</w:t>
            </w:r>
          </w:p>
        </w:tc>
        <w:tc>
          <w:tcPr>
            <w:tcW w:w="3780" w:type="dxa"/>
            <w:vAlign w:val="center"/>
          </w:tcPr>
          <w:p w14:paraId="3DCEFC26" w14:textId="34BA836C" w:rsidR="00882F15" w:rsidRPr="00933A29" w:rsidRDefault="00882F15" w:rsidP="00590F38">
            <w:pPr>
              <w:spacing w:after="0"/>
              <w:jc w:val="center"/>
              <w:rPr>
                <w:rFonts w:cstheme="minorHAnsi"/>
                <w:sz w:val="20"/>
                <w:szCs w:val="20"/>
              </w:rPr>
            </w:pPr>
            <w:r w:rsidRPr="00933A29">
              <w:rPr>
                <w:rFonts w:cstheme="minorHAnsi"/>
                <w:color w:val="000000"/>
                <w:sz w:val="20"/>
                <w:szCs w:val="20"/>
              </w:rPr>
              <w:t>Formic acid</w:t>
            </w:r>
          </w:p>
        </w:tc>
        <w:tc>
          <w:tcPr>
            <w:tcW w:w="900" w:type="dxa"/>
            <w:vAlign w:val="center"/>
          </w:tcPr>
          <w:p w14:paraId="0DC05EDB" w14:textId="1895BC09"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3169CF10" w14:textId="77777777" w:rsidTr="00590F38">
        <w:trPr>
          <w:trHeight w:val="143"/>
        </w:trPr>
        <w:tc>
          <w:tcPr>
            <w:tcW w:w="3055" w:type="dxa"/>
            <w:vAlign w:val="center"/>
          </w:tcPr>
          <w:p w14:paraId="4B4C4BA6" w14:textId="0B5DA0E8"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7F29798B" w14:textId="5CD7226D" w:rsidR="00882F15" w:rsidRPr="00933A29" w:rsidRDefault="00882F15" w:rsidP="00590F38">
            <w:pPr>
              <w:spacing w:after="0"/>
              <w:jc w:val="center"/>
              <w:rPr>
                <w:rFonts w:cstheme="minorHAnsi"/>
                <w:sz w:val="20"/>
                <w:szCs w:val="20"/>
              </w:rPr>
            </w:pPr>
            <w:r w:rsidRPr="00933A29">
              <w:rPr>
                <w:rFonts w:cstheme="minorHAnsi"/>
                <w:color w:val="000000"/>
                <w:sz w:val="20"/>
                <w:szCs w:val="20"/>
              </w:rPr>
              <w:t>FORM</w:t>
            </w:r>
          </w:p>
        </w:tc>
        <w:tc>
          <w:tcPr>
            <w:tcW w:w="3780" w:type="dxa"/>
            <w:vAlign w:val="center"/>
          </w:tcPr>
          <w:p w14:paraId="7528B324" w14:textId="63953E40" w:rsidR="00882F15" w:rsidRPr="00933A29" w:rsidRDefault="00882F15" w:rsidP="00590F38">
            <w:pPr>
              <w:spacing w:after="0"/>
              <w:jc w:val="center"/>
              <w:rPr>
                <w:rFonts w:cstheme="minorHAnsi"/>
                <w:sz w:val="20"/>
                <w:szCs w:val="20"/>
              </w:rPr>
            </w:pPr>
            <w:r w:rsidRPr="00933A29">
              <w:rPr>
                <w:rFonts w:cstheme="minorHAnsi"/>
                <w:color w:val="000000"/>
                <w:sz w:val="20"/>
                <w:szCs w:val="20"/>
              </w:rPr>
              <w:t>Formaldehyde</w:t>
            </w:r>
          </w:p>
        </w:tc>
        <w:tc>
          <w:tcPr>
            <w:tcW w:w="900" w:type="dxa"/>
            <w:vAlign w:val="center"/>
          </w:tcPr>
          <w:p w14:paraId="428C5025" w14:textId="6ABF9EB2"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21CFC628" w14:textId="77777777" w:rsidTr="00590F38">
        <w:trPr>
          <w:trHeight w:val="143"/>
        </w:trPr>
        <w:tc>
          <w:tcPr>
            <w:tcW w:w="3055" w:type="dxa"/>
            <w:vAlign w:val="center"/>
          </w:tcPr>
          <w:p w14:paraId="3AB8D40E" w14:textId="726CE261"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433977D2" w14:textId="06A1EFEA" w:rsidR="00882F15" w:rsidRPr="00933A29" w:rsidRDefault="00882F15" w:rsidP="00590F38">
            <w:pPr>
              <w:spacing w:after="0"/>
              <w:jc w:val="center"/>
              <w:rPr>
                <w:rFonts w:cstheme="minorHAnsi"/>
                <w:sz w:val="20"/>
                <w:szCs w:val="20"/>
              </w:rPr>
            </w:pPr>
            <w:r w:rsidRPr="00933A29">
              <w:rPr>
                <w:rFonts w:cstheme="minorHAnsi"/>
                <w:color w:val="000000"/>
                <w:sz w:val="20"/>
                <w:szCs w:val="20"/>
              </w:rPr>
              <w:t>GLY</w:t>
            </w:r>
          </w:p>
        </w:tc>
        <w:tc>
          <w:tcPr>
            <w:tcW w:w="3780" w:type="dxa"/>
            <w:vAlign w:val="center"/>
          </w:tcPr>
          <w:p w14:paraId="0EB6996B" w14:textId="24618F3A" w:rsidR="00882F15" w:rsidRPr="00933A29" w:rsidRDefault="00882F15" w:rsidP="00590F38">
            <w:pPr>
              <w:spacing w:after="0"/>
              <w:jc w:val="center"/>
              <w:rPr>
                <w:rFonts w:cstheme="minorHAnsi"/>
                <w:sz w:val="20"/>
                <w:szCs w:val="20"/>
              </w:rPr>
            </w:pPr>
            <w:r w:rsidRPr="00933A29">
              <w:rPr>
                <w:rFonts w:cstheme="minorHAnsi"/>
                <w:color w:val="000000"/>
                <w:sz w:val="20"/>
                <w:szCs w:val="20"/>
              </w:rPr>
              <w:t>Glyoxal</w:t>
            </w:r>
          </w:p>
        </w:tc>
        <w:tc>
          <w:tcPr>
            <w:tcW w:w="900" w:type="dxa"/>
            <w:vAlign w:val="center"/>
          </w:tcPr>
          <w:p w14:paraId="3F158EDA" w14:textId="67C5DDB3"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2CF68561" w14:textId="77777777" w:rsidTr="00590F38">
        <w:trPr>
          <w:trHeight w:val="143"/>
        </w:trPr>
        <w:tc>
          <w:tcPr>
            <w:tcW w:w="3055" w:type="dxa"/>
            <w:vAlign w:val="center"/>
          </w:tcPr>
          <w:p w14:paraId="058004BD" w14:textId="60EBED51"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3AF1B536" w14:textId="243BAE81" w:rsidR="00882F15" w:rsidRPr="00933A29" w:rsidRDefault="00882F15" w:rsidP="00590F38">
            <w:pPr>
              <w:spacing w:after="0"/>
              <w:jc w:val="center"/>
              <w:rPr>
                <w:rFonts w:cstheme="minorHAnsi"/>
                <w:sz w:val="20"/>
                <w:szCs w:val="20"/>
              </w:rPr>
            </w:pPr>
            <w:r w:rsidRPr="00933A29">
              <w:rPr>
                <w:rFonts w:cstheme="minorHAnsi"/>
                <w:color w:val="000000"/>
                <w:sz w:val="20"/>
                <w:szCs w:val="20"/>
              </w:rPr>
              <w:t>GLYD</w:t>
            </w:r>
          </w:p>
        </w:tc>
        <w:tc>
          <w:tcPr>
            <w:tcW w:w="3780" w:type="dxa"/>
            <w:vAlign w:val="center"/>
          </w:tcPr>
          <w:p w14:paraId="65C1B9CC" w14:textId="1062E60D" w:rsidR="00882F15" w:rsidRPr="00933A29" w:rsidRDefault="00882F15" w:rsidP="00590F38">
            <w:pPr>
              <w:spacing w:after="0"/>
              <w:jc w:val="center"/>
              <w:rPr>
                <w:rFonts w:cstheme="minorHAnsi"/>
                <w:sz w:val="20"/>
                <w:szCs w:val="20"/>
              </w:rPr>
            </w:pPr>
            <w:r w:rsidRPr="00933A29">
              <w:rPr>
                <w:rFonts w:cstheme="minorHAnsi"/>
                <w:color w:val="000000"/>
                <w:sz w:val="20"/>
                <w:szCs w:val="20"/>
              </w:rPr>
              <w:t>Glycolaldehyde</w:t>
            </w:r>
          </w:p>
        </w:tc>
        <w:tc>
          <w:tcPr>
            <w:tcW w:w="900" w:type="dxa"/>
            <w:vAlign w:val="center"/>
          </w:tcPr>
          <w:p w14:paraId="60E99505" w14:textId="1648E82B"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5800E155" w14:textId="77777777" w:rsidTr="00590F38">
        <w:trPr>
          <w:trHeight w:val="143"/>
        </w:trPr>
        <w:tc>
          <w:tcPr>
            <w:tcW w:w="3055" w:type="dxa"/>
            <w:vAlign w:val="center"/>
          </w:tcPr>
          <w:p w14:paraId="7AF763AE" w14:textId="484462F2"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0867B43B" w14:textId="7D078252" w:rsidR="00882F15" w:rsidRPr="00933A29" w:rsidRDefault="00882F15" w:rsidP="00590F38">
            <w:pPr>
              <w:spacing w:after="0"/>
              <w:jc w:val="center"/>
              <w:rPr>
                <w:rFonts w:cstheme="minorHAnsi"/>
                <w:sz w:val="20"/>
                <w:szCs w:val="20"/>
              </w:rPr>
            </w:pPr>
            <w:r w:rsidRPr="00933A29">
              <w:rPr>
                <w:rFonts w:cstheme="minorHAnsi"/>
                <w:color w:val="000000"/>
                <w:sz w:val="20"/>
                <w:szCs w:val="20"/>
              </w:rPr>
              <w:t>ISOP</w:t>
            </w:r>
          </w:p>
        </w:tc>
        <w:tc>
          <w:tcPr>
            <w:tcW w:w="3780" w:type="dxa"/>
            <w:vAlign w:val="center"/>
          </w:tcPr>
          <w:p w14:paraId="0D79F4AF" w14:textId="67933EF8" w:rsidR="00882F15" w:rsidRPr="00933A29" w:rsidRDefault="00882F15" w:rsidP="00590F38">
            <w:pPr>
              <w:spacing w:after="0"/>
              <w:jc w:val="center"/>
              <w:rPr>
                <w:rFonts w:cstheme="minorHAnsi"/>
                <w:sz w:val="20"/>
                <w:szCs w:val="20"/>
              </w:rPr>
            </w:pPr>
            <w:r w:rsidRPr="00933A29">
              <w:rPr>
                <w:rFonts w:cstheme="minorHAnsi"/>
                <w:color w:val="000000"/>
                <w:sz w:val="20"/>
                <w:szCs w:val="20"/>
              </w:rPr>
              <w:t>Isoprene</w:t>
            </w:r>
          </w:p>
        </w:tc>
        <w:tc>
          <w:tcPr>
            <w:tcW w:w="900" w:type="dxa"/>
            <w:vAlign w:val="center"/>
          </w:tcPr>
          <w:p w14:paraId="67F80065" w14:textId="32D34020"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553738E0" w14:textId="77777777" w:rsidTr="00590F38">
        <w:trPr>
          <w:trHeight w:val="143"/>
        </w:trPr>
        <w:tc>
          <w:tcPr>
            <w:tcW w:w="3055" w:type="dxa"/>
            <w:vAlign w:val="center"/>
          </w:tcPr>
          <w:p w14:paraId="4A78D0FF" w14:textId="1E239B3F"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34D15E82" w14:textId="3587F0CE" w:rsidR="00882F15" w:rsidRPr="00933A29" w:rsidRDefault="00882F15" w:rsidP="00590F38">
            <w:pPr>
              <w:spacing w:after="0"/>
              <w:jc w:val="center"/>
              <w:rPr>
                <w:rFonts w:cstheme="minorHAnsi"/>
                <w:sz w:val="20"/>
                <w:szCs w:val="20"/>
              </w:rPr>
            </w:pPr>
            <w:r w:rsidRPr="00933A29">
              <w:rPr>
                <w:rFonts w:cstheme="minorHAnsi"/>
                <w:color w:val="000000"/>
                <w:sz w:val="20"/>
                <w:szCs w:val="20"/>
              </w:rPr>
              <w:t>MEOH</w:t>
            </w:r>
          </w:p>
        </w:tc>
        <w:tc>
          <w:tcPr>
            <w:tcW w:w="3780" w:type="dxa"/>
            <w:vAlign w:val="center"/>
          </w:tcPr>
          <w:p w14:paraId="5F2378E4" w14:textId="6A750FD4" w:rsidR="00882F15" w:rsidRPr="00933A29" w:rsidRDefault="00882F15" w:rsidP="00590F38">
            <w:pPr>
              <w:spacing w:after="0"/>
              <w:jc w:val="center"/>
              <w:rPr>
                <w:rFonts w:cstheme="minorHAnsi"/>
                <w:sz w:val="20"/>
                <w:szCs w:val="20"/>
              </w:rPr>
            </w:pPr>
            <w:r w:rsidRPr="00933A29">
              <w:rPr>
                <w:rFonts w:cstheme="minorHAnsi"/>
                <w:color w:val="000000"/>
                <w:sz w:val="20"/>
                <w:szCs w:val="20"/>
              </w:rPr>
              <w:t>Methanol</w:t>
            </w:r>
          </w:p>
        </w:tc>
        <w:tc>
          <w:tcPr>
            <w:tcW w:w="900" w:type="dxa"/>
            <w:vAlign w:val="center"/>
          </w:tcPr>
          <w:p w14:paraId="6340BB64" w14:textId="50FA6061"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5848D2A1" w14:textId="77777777" w:rsidTr="00590F38">
        <w:trPr>
          <w:trHeight w:val="143"/>
        </w:trPr>
        <w:tc>
          <w:tcPr>
            <w:tcW w:w="3055" w:type="dxa"/>
            <w:vAlign w:val="center"/>
          </w:tcPr>
          <w:p w14:paraId="77C07564" w14:textId="540CBD85"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428DCB75" w14:textId="4E990422" w:rsidR="00882F15" w:rsidRPr="00933A29" w:rsidRDefault="00882F15" w:rsidP="00590F38">
            <w:pPr>
              <w:spacing w:after="0"/>
              <w:jc w:val="center"/>
              <w:rPr>
                <w:rFonts w:cstheme="minorHAnsi"/>
                <w:sz w:val="20"/>
                <w:szCs w:val="20"/>
              </w:rPr>
            </w:pPr>
            <w:r w:rsidRPr="00933A29">
              <w:rPr>
                <w:rFonts w:cstheme="minorHAnsi"/>
                <w:color w:val="000000"/>
                <w:sz w:val="20"/>
                <w:szCs w:val="20"/>
              </w:rPr>
              <w:t>MGLY</w:t>
            </w:r>
          </w:p>
        </w:tc>
        <w:tc>
          <w:tcPr>
            <w:tcW w:w="3780" w:type="dxa"/>
            <w:vAlign w:val="center"/>
          </w:tcPr>
          <w:p w14:paraId="54C3186D" w14:textId="460D26EB"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Methylglyoxal</w:t>
            </w:r>
          </w:p>
        </w:tc>
        <w:tc>
          <w:tcPr>
            <w:tcW w:w="900" w:type="dxa"/>
            <w:vAlign w:val="center"/>
          </w:tcPr>
          <w:p w14:paraId="489479FA" w14:textId="2ED09C83"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4AE2B6AF" w14:textId="77777777" w:rsidTr="00590F38">
        <w:trPr>
          <w:trHeight w:val="143"/>
        </w:trPr>
        <w:tc>
          <w:tcPr>
            <w:tcW w:w="3055" w:type="dxa"/>
            <w:vAlign w:val="center"/>
          </w:tcPr>
          <w:p w14:paraId="78BFB3A5" w14:textId="3D03D3E4"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7CC5599B" w14:textId="2250A2EA" w:rsidR="00882F15" w:rsidRPr="00933A29" w:rsidRDefault="00882F15" w:rsidP="00590F38">
            <w:pPr>
              <w:spacing w:after="0"/>
              <w:jc w:val="center"/>
              <w:rPr>
                <w:rFonts w:cstheme="minorHAnsi"/>
                <w:sz w:val="20"/>
                <w:szCs w:val="20"/>
              </w:rPr>
            </w:pPr>
            <w:r w:rsidRPr="00933A29">
              <w:rPr>
                <w:rFonts w:cstheme="minorHAnsi"/>
                <w:color w:val="000000"/>
                <w:sz w:val="20"/>
                <w:szCs w:val="20"/>
              </w:rPr>
              <w:t>NAPH</w:t>
            </w:r>
          </w:p>
        </w:tc>
        <w:tc>
          <w:tcPr>
            <w:tcW w:w="3780" w:type="dxa"/>
            <w:vAlign w:val="center"/>
          </w:tcPr>
          <w:p w14:paraId="3A0B8E76" w14:textId="6BDC314D" w:rsidR="00882F15" w:rsidRPr="00933A29" w:rsidRDefault="00882F15" w:rsidP="00590F38">
            <w:pPr>
              <w:spacing w:after="0"/>
              <w:jc w:val="center"/>
              <w:rPr>
                <w:rFonts w:cstheme="minorHAnsi"/>
                <w:sz w:val="20"/>
                <w:szCs w:val="20"/>
              </w:rPr>
            </w:pPr>
            <w:r w:rsidRPr="00933A29">
              <w:rPr>
                <w:rFonts w:cstheme="minorHAnsi"/>
                <w:color w:val="000000"/>
                <w:sz w:val="20"/>
                <w:szCs w:val="20"/>
              </w:rPr>
              <w:t>Naphthalene</w:t>
            </w:r>
          </w:p>
        </w:tc>
        <w:tc>
          <w:tcPr>
            <w:tcW w:w="900" w:type="dxa"/>
            <w:vAlign w:val="center"/>
          </w:tcPr>
          <w:p w14:paraId="0BC20722" w14:textId="62059F1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7E6F6EF4" w14:textId="77777777" w:rsidTr="00590F38">
        <w:trPr>
          <w:trHeight w:val="143"/>
        </w:trPr>
        <w:tc>
          <w:tcPr>
            <w:tcW w:w="3055" w:type="dxa"/>
            <w:vAlign w:val="center"/>
          </w:tcPr>
          <w:p w14:paraId="5C1170B9" w14:textId="1F103FFC"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768733F5" w14:textId="0ECBCCDA" w:rsidR="00882F15" w:rsidRPr="00933A29" w:rsidRDefault="00882F15" w:rsidP="00590F38">
            <w:pPr>
              <w:spacing w:after="0"/>
              <w:jc w:val="center"/>
              <w:rPr>
                <w:rFonts w:cstheme="minorHAnsi"/>
                <w:sz w:val="20"/>
                <w:szCs w:val="20"/>
              </w:rPr>
            </w:pPr>
            <w:r w:rsidRPr="00933A29">
              <w:rPr>
                <w:rFonts w:cstheme="minorHAnsi"/>
                <w:color w:val="000000"/>
                <w:sz w:val="20"/>
                <w:szCs w:val="20"/>
              </w:rPr>
              <w:t>PRPA</w:t>
            </w:r>
          </w:p>
        </w:tc>
        <w:tc>
          <w:tcPr>
            <w:tcW w:w="3780" w:type="dxa"/>
            <w:vAlign w:val="center"/>
          </w:tcPr>
          <w:p w14:paraId="3BE13CC8" w14:textId="7DC7AF11" w:rsidR="00882F15" w:rsidRPr="00933A29" w:rsidRDefault="00882F15" w:rsidP="00590F38">
            <w:pPr>
              <w:spacing w:after="0"/>
              <w:jc w:val="center"/>
              <w:rPr>
                <w:rFonts w:cstheme="minorHAnsi"/>
                <w:sz w:val="20"/>
                <w:szCs w:val="20"/>
              </w:rPr>
            </w:pPr>
            <w:r w:rsidRPr="00933A29">
              <w:rPr>
                <w:rFonts w:cstheme="minorHAnsi"/>
                <w:color w:val="000000"/>
                <w:sz w:val="20"/>
                <w:szCs w:val="20"/>
              </w:rPr>
              <w:t>Propane</w:t>
            </w:r>
          </w:p>
        </w:tc>
        <w:tc>
          <w:tcPr>
            <w:tcW w:w="900" w:type="dxa"/>
            <w:vAlign w:val="center"/>
          </w:tcPr>
          <w:p w14:paraId="67ECA990" w14:textId="7DEC195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6E82D9D" w14:textId="77777777" w:rsidTr="00590F38">
        <w:trPr>
          <w:trHeight w:val="143"/>
        </w:trPr>
        <w:tc>
          <w:tcPr>
            <w:tcW w:w="3055" w:type="dxa"/>
            <w:vAlign w:val="center"/>
          </w:tcPr>
          <w:p w14:paraId="67F12FCB" w14:textId="5D73E84C"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140080DA" w14:textId="790B37E6" w:rsidR="00882F15" w:rsidRPr="00933A29" w:rsidRDefault="00882F15" w:rsidP="00590F38">
            <w:pPr>
              <w:spacing w:after="0"/>
              <w:jc w:val="center"/>
              <w:rPr>
                <w:rFonts w:cstheme="minorHAnsi"/>
                <w:sz w:val="20"/>
                <w:szCs w:val="20"/>
              </w:rPr>
            </w:pPr>
            <w:r w:rsidRPr="00933A29">
              <w:rPr>
                <w:rFonts w:cstheme="minorHAnsi"/>
                <w:color w:val="000000"/>
                <w:sz w:val="20"/>
                <w:szCs w:val="20"/>
              </w:rPr>
              <w:t>ALDX</w:t>
            </w:r>
          </w:p>
        </w:tc>
        <w:tc>
          <w:tcPr>
            <w:tcW w:w="3780" w:type="dxa"/>
            <w:vAlign w:val="center"/>
          </w:tcPr>
          <w:p w14:paraId="725BE88F" w14:textId="5D95DB06" w:rsidR="00882F15" w:rsidRPr="00933A29" w:rsidRDefault="00882F15" w:rsidP="00590F38">
            <w:pPr>
              <w:spacing w:after="0"/>
              <w:jc w:val="center"/>
              <w:rPr>
                <w:rFonts w:cstheme="minorHAnsi"/>
                <w:sz w:val="20"/>
                <w:szCs w:val="20"/>
              </w:rPr>
            </w:pPr>
            <w:r w:rsidRPr="00933A29">
              <w:rPr>
                <w:rFonts w:cstheme="minorHAnsi"/>
                <w:color w:val="000000"/>
                <w:sz w:val="20"/>
                <w:szCs w:val="20"/>
              </w:rPr>
              <w:t>Propionaldehyde and higher aldehydes</w:t>
            </w:r>
          </w:p>
        </w:tc>
        <w:tc>
          <w:tcPr>
            <w:tcW w:w="900" w:type="dxa"/>
            <w:vAlign w:val="center"/>
          </w:tcPr>
          <w:p w14:paraId="4DFDF7A3" w14:textId="7D685307"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A0293CB" w14:textId="77777777" w:rsidTr="00590F38">
        <w:trPr>
          <w:trHeight w:val="143"/>
        </w:trPr>
        <w:tc>
          <w:tcPr>
            <w:tcW w:w="3055" w:type="dxa"/>
            <w:vAlign w:val="center"/>
          </w:tcPr>
          <w:p w14:paraId="73C4682B" w14:textId="1A487027"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142A8A4C" w14:textId="25001128" w:rsidR="00882F15" w:rsidRPr="00933A29" w:rsidRDefault="00882F15" w:rsidP="00590F38">
            <w:pPr>
              <w:spacing w:after="0"/>
              <w:jc w:val="center"/>
              <w:rPr>
                <w:rFonts w:cstheme="minorHAnsi"/>
                <w:sz w:val="20"/>
                <w:szCs w:val="20"/>
              </w:rPr>
            </w:pPr>
            <w:r w:rsidRPr="00933A29">
              <w:rPr>
                <w:rFonts w:cstheme="minorHAnsi"/>
                <w:color w:val="000000"/>
                <w:sz w:val="20"/>
                <w:szCs w:val="20"/>
              </w:rPr>
              <w:t>CAT1</w:t>
            </w:r>
          </w:p>
        </w:tc>
        <w:tc>
          <w:tcPr>
            <w:tcW w:w="3780" w:type="dxa"/>
            <w:vAlign w:val="center"/>
          </w:tcPr>
          <w:p w14:paraId="3F084A2B" w14:textId="00AA3838"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w:t>
            </w:r>
            <w:proofErr w:type="spellStart"/>
            <w:r w:rsidRPr="00933A29">
              <w:rPr>
                <w:rFonts w:cstheme="minorHAnsi"/>
                <w:color w:val="000000"/>
                <w:sz w:val="20"/>
                <w:szCs w:val="20"/>
              </w:rPr>
              <w:t>catechols</w:t>
            </w:r>
            <w:proofErr w:type="spellEnd"/>
          </w:p>
        </w:tc>
        <w:tc>
          <w:tcPr>
            <w:tcW w:w="900" w:type="dxa"/>
            <w:vAlign w:val="center"/>
          </w:tcPr>
          <w:p w14:paraId="218EEC38" w14:textId="0E51650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9525CB4" w14:textId="77777777" w:rsidTr="00590F38">
        <w:trPr>
          <w:trHeight w:val="143"/>
        </w:trPr>
        <w:tc>
          <w:tcPr>
            <w:tcW w:w="3055" w:type="dxa"/>
            <w:vAlign w:val="center"/>
          </w:tcPr>
          <w:p w14:paraId="542D53CD" w14:textId="6221D76F"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1FEC8D0C" w14:textId="7266932B" w:rsidR="00882F15" w:rsidRPr="00933A29" w:rsidRDefault="00882F15" w:rsidP="00590F38">
            <w:pPr>
              <w:spacing w:after="0"/>
              <w:jc w:val="center"/>
              <w:rPr>
                <w:rFonts w:cstheme="minorHAnsi"/>
                <w:sz w:val="20"/>
                <w:szCs w:val="20"/>
              </w:rPr>
            </w:pPr>
            <w:r w:rsidRPr="00933A29">
              <w:rPr>
                <w:rFonts w:cstheme="minorHAnsi"/>
                <w:color w:val="000000"/>
                <w:sz w:val="20"/>
                <w:szCs w:val="20"/>
              </w:rPr>
              <w:t>CRES</w:t>
            </w:r>
          </w:p>
        </w:tc>
        <w:tc>
          <w:tcPr>
            <w:tcW w:w="3780" w:type="dxa"/>
            <w:vAlign w:val="center"/>
          </w:tcPr>
          <w:p w14:paraId="50EBB59A" w14:textId="0B9D64A6" w:rsidR="00882F15" w:rsidRPr="00933A29" w:rsidRDefault="00882F15" w:rsidP="00590F38">
            <w:pPr>
              <w:spacing w:after="0"/>
              <w:jc w:val="center"/>
              <w:rPr>
                <w:rFonts w:cstheme="minorHAnsi"/>
                <w:sz w:val="20"/>
                <w:szCs w:val="20"/>
              </w:rPr>
            </w:pPr>
            <w:r w:rsidRPr="00933A29">
              <w:rPr>
                <w:rFonts w:cstheme="minorHAnsi"/>
                <w:color w:val="000000"/>
                <w:sz w:val="20"/>
                <w:szCs w:val="20"/>
              </w:rPr>
              <w:t>Cresols</w:t>
            </w:r>
          </w:p>
        </w:tc>
        <w:tc>
          <w:tcPr>
            <w:tcW w:w="900" w:type="dxa"/>
            <w:vAlign w:val="center"/>
          </w:tcPr>
          <w:p w14:paraId="686C704F" w14:textId="7BFEB35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49BFBE2" w14:textId="77777777" w:rsidTr="00590F38">
        <w:trPr>
          <w:trHeight w:val="143"/>
        </w:trPr>
        <w:tc>
          <w:tcPr>
            <w:tcW w:w="3055" w:type="dxa"/>
            <w:vAlign w:val="center"/>
          </w:tcPr>
          <w:p w14:paraId="5CCE9638" w14:textId="4AEA84FA"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27BB289A" w14:textId="2A4D056D" w:rsidR="00882F15" w:rsidRPr="00933A29" w:rsidRDefault="00882F15" w:rsidP="00590F38">
            <w:pPr>
              <w:spacing w:after="0"/>
              <w:jc w:val="center"/>
              <w:rPr>
                <w:rFonts w:cstheme="minorHAnsi"/>
                <w:sz w:val="20"/>
                <w:szCs w:val="20"/>
              </w:rPr>
            </w:pPr>
            <w:r w:rsidRPr="00933A29">
              <w:rPr>
                <w:rFonts w:cstheme="minorHAnsi"/>
                <w:color w:val="000000"/>
                <w:sz w:val="20"/>
                <w:szCs w:val="20"/>
              </w:rPr>
              <w:t>CRON</w:t>
            </w:r>
          </w:p>
        </w:tc>
        <w:tc>
          <w:tcPr>
            <w:tcW w:w="3780" w:type="dxa"/>
            <w:vAlign w:val="center"/>
          </w:tcPr>
          <w:p w14:paraId="52117329" w14:textId="1762DFCB" w:rsidR="00882F15" w:rsidRPr="00933A29" w:rsidRDefault="00882F15" w:rsidP="00590F38">
            <w:pPr>
              <w:spacing w:after="0"/>
              <w:jc w:val="center"/>
              <w:rPr>
                <w:rFonts w:cstheme="minorHAnsi"/>
                <w:sz w:val="20"/>
                <w:szCs w:val="20"/>
              </w:rPr>
            </w:pPr>
            <w:r w:rsidRPr="00933A29">
              <w:rPr>
                <w:rFonts w:cstheme="minorHAnsi"/>
                <w:color w:val="000000"/>
                <w:sz w:val="20"/>
                <w:szCs w:val="20"/>
              </w:rPr>
              <w:t>Nitro-cresols</w:t>
            </w:r>
          </w:p>
        </w:tc>
        <w:tc>
          <w:tcPr>
            <w:tcW w:w="900" w:type="dxa"/>
            <w:vAlign w:val="center"/>
          </w:tcPr>
          <w:p w14:paraId="63D5F284" w14:textId="1F7D9546"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4CFA97A" w14:textId="77777777" w:rsidTr="00590F38">
        <w:trPr>
          <w:trHeight w:val="143"/>
        </w:trPr>
        <w:tc>
          <w:tcPr>
            <w:tcW w:w="3055" w:type="dxa"/>
            <w:vAlign w:val="center"/>
          </w:tcPr>
          <w:p w14:paraId="08992FAC" w14:textId="63F46F4F"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5F1AEEA8" w14:textId="400E67D3" w:rsidR="00882F15" w:rsidRPr="00933A29" w:rsidRDefault="00882F15" w:rsidP="00590F38">
            <w:pPr>
              <w:spacing w:after="0"/>
              <w:jc w:val="center"/>
              <w:rPr>
                <w:rFonts w:cstheme="minorHAnsi"/>
                <w:sz w:val="20"/>
                <w:szCs w:val="20"/>
              </w:rPr>
            </w:pPr>
            <w:r w:rsidRPr="00933A29">
              <w:rPr>
                <w:rFonts w:cstheme="minorHAnsi"/>
                <w:color w:val="000000"/>
                <w:sz w:val="20"/>
                <w:szCs w:val="20"/>
              </w:rPr>
              <w:t>IOLE</w:t>
            </w:r>
          </w:p>
        </w:tc>
        <w:tc>
          <w:tcPr>
            <w:tcW w:w="3780" w:type="dxa"/>
            <w:vAlign w:val="center"/>
          </w:tcPr>
          <w:p w14:paraId="27428FE7" w14:textId="5C14D790" w:rsidR="00882F15" w:rsidRPr="00933A29" w:rsidRDefault="00882F15" w:rsidP="00590F38">
            <w:pPr>
              <w:spacing w:after="0"/>
              <w:jc w:val="center"/>
              <w:rPr>
                <w:rFonts w:cstheme="minorHAnsi"/>
                <w:sz w:val="20"/>
                <w:szCs w:val="20"/>
              </w:rPr>
            </w:pPr>
            <w:r w:rsidRPr="00933A29">
              <w:rPr>
                <w:rFonts w:cstheme="minorHAnsi"/>
                <w:color w:val="000000"/>
                <w:sz w:val="20"/>
                <w:szCs w:val="20"/>
              </w:rPr>
              <w:t>Internal olefin carbon bond (R-C=C-R)</w:t>
            </w:r>
          </w:p>
        </w:tc>
        <w:tc>
          <w:tcPr>
            <w:tcW w:w="900" w:type="dxa"/>
            <w:vAlign w:val="center"/>
          </w:tcPr>
          <w:p w14:paraId="2E774B32" w14:textId="2CC0DAA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5CA7EDE" w14:textId="77777777" w:rsidTr="00590F38">
        <w:trPr>
          <w:trHeight w:val="143"/>
        </w:trPr>
        <w:tc>
          <w:tcPr>
            <w:tcW w:w="3055" w:type="dxa"/>
            <w:vAlign w:val="center"/>
          </w:tcPr>
          <w:p w14:paraId="6B4EFA3A" w14:textId="61C3B806"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5DA5B5B0" w14:textId="48AC5784" w:rsidR="00882F15" w:rsidRPr="00933A29" w:rsidRDefault="00882F15" w:rsidP="00590F38">
            <w:pPr>
              <w:spacing w:after="0"/>
              <w:jc w:val="center"/>
              <w:rPr>
                <w:rFonts w:cstheme="minorHAnsi"/>
                <w:sz w:val="20"/>
                <w:szCs w:val="20"/>
              </w:rPr>
            </w:pPr>
            <w:r w:rsidRPr="00933A29">
              <w:rPr>
                <w:rFonts w:cstheme="minorHAnsi"/>
                <w:color w:val="000000"/>
                <w:sz w:val="20"/>
                <w:szCs w:val="20"/>
              </w:rPr>
              <w:t>ISPD</w:t>
            </w:r>
          </w:p>
        </w:tc>
        <w:tc>
          <w:tcPr>
            <w:tcW w:w="3780" w:type="dxa"/>
            <w:vAlign w:val="center"/>
          </w:tcPr>
          <w:p w14:paraId="39381141" w14:textId="0151D69D" w:rsidR="00882F15" w:rsidRPr="00933A29" w:rsidRDefault="00882F15" w:rsidP="00590F38">
            <w:pPr>
              <w:spacing w:after="0"/>
              <w:jc w:val="center"/>
              <w:rPr>
                <w:rFonts w:cstheme="minorHAnsi"/>
                <w:sz w:val="20"/>
                <w:szCs w:val="20"/>
              </w:rPr>
            </w:pPr>
            <w:r w:rsidRPr="00933A29">
              <w:rPr>
                <w:rFonts w:cstheme="minorHAnsi"/>
                <w:color w:val="000000"/>
                <w:sz w:val="20"/>
                <w:szCs w:val="20"/>
              </w:rPr>
              <w:t>Isoprene products</w:t>
            </w:r>
          </w:p>
        </w:tc>
        <w:tc>
          <w:tcPr>
            <w:tcW w:w="900" w:type="dxa"/>
            <w:vAlign w:val="center"/>
          </w:tcPr>
          <w:p w14:paraId="4EEA7551" w14:textId="75D40EE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EF85974" w14:textId="77777777" w:rsidTr="00590F38">
        <w:trPr>
          <w:trHeight w:val="143"/>
        </w:trPr>
        <w:tc>
          <w:tcPr>
            <w:tcW w:w="3055" w:type="dxa"/>
            <w:vAlign w:val="center"/>
          </w:tcPr>
          <w:p w14:paraId="05D6BA1A" w14:textId="057CAD8F"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4471AB2B" w14:textId="57BFABDB" w:rsidR="00882F15" w:rsidRPr="00933A29" w:rsidRDefault="00882F15" w:rsidP="00590F38">
            <w:pPr>
              <w:spacing w:after="0"/>
              <w:jc w:val="center"/>
              <w:rPr>
                <w:rFonts w:cstheme="minorHAnsi"/>
                <w:sz w:val="20"/>
                <w:szCs w:val="20"/>
              </w:rPr>
            </w:pPr>
            <w:r w:rsidRPr="00933A29">
              <w:rPr>
                <w:rFonts w:cstheme="minorHAnsi"/>
                <w:color w:val="000000"/>
                <w:sz w:val="20"/>
                <w:szCs w:val="20"/>
              </w:rPr>
              <w:t>IVOC</w:t>
            </w:r>
          </w:p>
        </w:tc>
        <w:tc>
          <w:tcPr>
            <w:tcW w:w="3780" w:type="dxa"/>
            <w:vAlign w:val="center"/>
          </w:tcPr>
          <w:p w14:paraId="57C06404" w14:textId="3EB49283" w:rsidR="00882F15" w:rsidRPr="00933A29" w:rsidRDefault="00882F15" w:rsidP="00590F38">
            <w:pPr>
              <w:spacing w:after="0"/>
              <w:jc w:val="center"/>
              <w:rPr>
                <w:rFonts w:cstheme="minorHAnsi"/>
                <w:sz w:val="20"/>
                <w:szCs w:val="20"/>
              </w:rPr>
            </w:pPr>
            <w:r w:rsidRPr="00933A29">
              <w:rPr>
                <w:rFonts w:cstheme="minorHAnsi"/>
                <w:color w:val="000000"/>
                <w:sz w:val="20"/>
                <w:szCs w:val="20"/>
              </w:rPr>
              <w:t>Intermediate-Volatile Organic Compounds</w:t>
            </w:r>
          </w:p>
        </w:tc>
        <w:tc>
          <w:tcPr>
            <w:tcW w:w="900" w:type="dxa"/>
            <w:vAlign w:val="center"/>
          </w:tcPr>
          <w:p w14:paraId="7AE3AEEC" w14:textId="3EE27F7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A969104" w14:textId="77777777" w:rsidTr="00590F38">
        <w:trPr>
          <w:trHeight w:val="143"/>
        </w:trPr>
        <w:tc>
          <w:tcPr>
            <w:tcW w:w="3055" w:type="dxa"/>
            <w:vAlign w:val="center"/>
          </w:tcPr>
          <w:p w14:paraId="208F1EC4" w14:textId="73C9C77E"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688C7208" w14:textId="02A2E1AF" w:rsidR="00882F15" w:rsidRPr="00933A29" w:rsidRDefault="00882F15" w:rsidP="00590F38">
            <w:pPr>
              <w:spacing w:after="0"/>
              <w:jc w:val="center"/>
              <w:rPr>
                <w:rFonts w:cstheme="minorHAnsi"/>
                <w:sz w:val="20"/>
                <w:szCs w:val="20"/>
              </w:rPr>
            </w:pPr>
            <w:r w:rsidRPr="00933A29">
              <w:rPr>
                <w:rFonts w:cstheme="minorHAnsi"/>
                <w:color w:val="000000"/>
                <w:sz w:val="20"/>
                <w:szCs w:val="20"/>
              </w:rPr>
              <w:t>KET</w:t>
            </w:r>
          </w:p>
        </w:tc>
        <w:tc>
          <w:tcPr>
            <w:tcW w:w="3780" w:type="dxa"/>
            <w:vAlign w:val="center"/>
          </w:tcPr>
          <w:p w14:paraId="6EFF9444" w14:textId="7029E8DA" w:rsidR="00882F15" w:rsidRPr="00933A29" w:rsidRDefault="00882F15" w:rsidP="00590F38">
            <w:pPr>
              <w:spacing w:after="0"/>
              <w:jc w:val="center"/>
              <w:rPr>
                <w:rFonts w:cstheme="minorHAnsi"/>
                <w:sz w:val="20"/>
                <w:szCs w:val="20"/>
              </w:rPr>
            </w:pPr>
            <w:r w:rsidRPr="00933A29">
              <w:rPr>
                <w:rFonts w:cstheme="minorHAnsi"/>
                <w:color w:val="000000"/>
                <w:sz w:val="20"/>
                <w:szCs w:val="20"/>
              </w:rPr>
              <w:t>Ketone carbon bond (C=O)</w:t>
            </w:r>
          </w:p>
        </w:tc>
        <w:tc>
          <w:tcPr>
            <w:tcW w:w="900" w:type="dxa"/>
            <w:vAlign w:val="center"/>
          </w:tcPr>
          <w:p w14:paraId="22F3C4C3" w14:textId="59223A5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8F78B82" w14:textId="77777777" w:rsidTr="00590F38">
        <w:trPr>
          <w:trHeight w:val="143"/>
        </w:trPr>
        <w:tc>
          <w:tcPr>
            <w:tcW w:w="3055" w:type="dxa"/>
            <w:vAlign w:val="center"/>
          </w:tcPr>
          <w:p w14:paraId="7A6E0B12" w14:textId="0A65D181"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5D46210A" w14:textId="49296195" w:rsidR="00882F15" w:rsidRPr="00933A29" w:rsidRDefault="00882F15" w:rsidP="00590F38">
            <w:pPr>
              <w:spacing w:after="0"/>
              <w:jc w:val="center"/>
              <w:rPr>
                <w:rFonts w:cstheme="minorHAnsi"/>
                <w:sz w:val="20"/>
                <w:szCs w:val="20"/>
              </w:rPr>
            </w:pPr>
            <w:r w:rsidRPr="00933A29">
              <w:rPr>
                <w:rFonts w:cstheme="minorHAnsi"/>
                <w:color w:val="000000"/>
                <w:sz w:val="20"/>
                <w:szCs w:val="20"/>
              </w:rPr>
              <w:t>NVOL</w:t>
            </w:r>
          </w:p>
        </w:tc>
        <w:tc>
          <w:tcPr>
            <w:tcW w:w="3780" w:type="dxa"/>
            <w:vAlign w:val="center"/>
          </w:tcPr>
          <w:p w14:paraId="666E6D9F" w14:textId="0C937FD7" w:rsidR="00882F15" w:rsidRPr="00933A29" w:rsidRDefault="00882F15" w:rsidP="00590F38">
            <w:pPr>
              <w:spacing w:after="0"/>
              <w:jc w:val="center"/>
              <w:rPr>
                <w:rFonts w:cstheme="minorHAnsi"/>
                <w:sz w:val="20"/>
                <w:szCs w:val="20"/>
              </w:rPr>
            </w:pPr>
            <w:r w:rsidRPr="00933A29">
              <w:rPr>
                <w:rFonts w:cstheme="minorHAnsi"/>
                <w:color w:val="000000"/>
                <w:sz w:val="20"/>
                <w:szCs w:val="20"/>
              </w:rPr>
              <w:t>Nonvolatile</w:t>
            </w:r>
          </w:p>
        </w:tc>
        <w:tc>
          <w:tcPr>
            <w:tcW w:w="900" w:type="dxa"/>
            <w:vAlign w:val="center"/>
          </w:tcPr>
          <w:p w14:paraId="34929718" w14:textId="29390F3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3CC0C5D" w14:textId="77777777" w:rsidTr="00590F38">
        <w:trPr>
          <w:trHeight w:val="143"/>
        </w:trPr>
        <w:tc>
          <w:tcPr>
            <w:tcW w:w="3055" w:type="dxa"/>
            <w:vAlign w:val="center"/>
          </w:tcPr>
          <w:p w14:paraId="5215F8D9" w14:textId="7AA98218"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1BAFA11E" w14:textId="17E5ACFC" w:rsidR="00882F15" w:rsidRPr="00933A29" w:rsidRDefault="00882F15" w:rsidP="00590F38">
            <w:pPr>
              <w:spacing w:after="0"/>
              <w:jc w:val="center"/>
              <w:rPr>
                <w:rFonts w:cstheme="minorHAnsi"/>
                <w:sz w:val="20"/>
                <w:szCs w:val="20"/>
              </w:rPr>
            </w:pPr>
            <w:r w:rsidRPr="00933A29">
              <w:rPr>
                <w:rFonts w:cstheme="minorHAnsi"/>
                <w:color w:val="000000"/>
                <w:sz w:val="20"/>
                <w:szCs w:val="20"/>
              </w:rPr>
              <w:t>OLE</w:t>
            </w:r>
          </w:p>
        </w:tc>
        <w:tc>
          <w:tcPr>
            <w:tcW w:w="3780" w:type="dxa"/>
            <w:vAlign w:val="center"/>
          </w:tcPr>
          <w:p w14:paraId="3BC4B9CA" w14:textId="208E082A" w:rsidR="00882F15" w:rsidRPr="00933A29" w:rsidRDefault="00882F15" w:rsidP="00590F38">
            <w:pPr>
              <w:spacing w:after="0"/>
              <w:jc w:val="center"/>
              <w:rPr>
                <w:rFonts w:cstheme="minorHAnsi"/>
                <w:sz w:val="20"/>
                <w:szCs w:val="20"/>
              </w:rPr>
            </w:pPr>
            <w:r w:rsidRPr="00933A29">
              <w:rPr>
                <w:rFonts w:cstheme="minorHAnsi"/>
                <w:color w:val="000000"/>
                <w:sz w:val="20"/>
                <w:szCs w:val="20"/>
              </w:rPr>
              <w:t>Terminal olefin carbon bond (R-C=C)</w:t>
            </w:r>
          </w:p>
        </w:tc>
        <w:tc>
          <w:tcPr>
            <w:tcW w:w="900" w:type="dxa"/>
            <w:vAlign w:val="center"/>
          </w:tcPr>
          <w:p w14:paraId="11979E0E" w14:textId="2A571C1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2C96486" w14:textId="77777777" w:rsidTr="00590F38">
        <w:trPr>
          <w:trHeight w:val="143"/>
        </w:trPr>
        <w:tc>
          <w:tcPr>
            <w:tcW w:w="3055" w:type="dxa"/>
            <w:vAlign w:val="center"/>
          </w:tcPr>
          <w:p w14:paraId="07C48139" w14:textId="57D5C51F"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060324E1" w14:textId="20FD1441" w:rsidR="00882F15" w:rsidRPr="00933A29" w:rsidRDefault="00882F15" w:rsidP="00590F38">
            <w:pPr>
              <w:spacing w:after="0"/>
              <w:jc w:val="center"/>
              <w:rPr>
                <w:rFonts w:cstheme="minorHAnsi"/>
                <w:sz w:val="20"/>
                <w:szCs w:val="20"/>
              </w:rPr>
            </w:pPr>
            <w:r w:rsidRPr="00933A29">
              <w:rPr>
                <w:rFonts w:cstheme="minorHAnsi"/>
                <w:color w:val="000000"/>
                <w:sz w:val="20"/>
                <w:szCs w:val="20"/>
              </w:rPr>
              <w:t>PACD</w:t>
            </w:r>
          </w:p>
        </w:tc>
        <w:tc>
          <w:tcPr>
            <w:tcW w:w="3780" w:type="dxa"/>
            <w:vAlign w:val="center"/>
          </w:tcPr>
          <w:p w14:paraId="41AA898E" w14:textId="72B516AB" w:rsidR="00882F15" w:rsidRPr="00933A29" w:rsidRDefault="00882F15" w:rsidP="00590F38">
            <w:pPr>
              <w:spacing w:after="0"/>
              <w:jc w:val="center"/>
              <w:rPr>
                <w:rFonts w:cstheme="minorHAnsi"/>
                <w:sz w:val="20"/>
                <w:szCs w:val="20"/>
              </w:rPr>
            </w:pPr>
            <w:r w:rsidRPr="00933A29">
              <w:rPr>
                <w:rFonts w:cstheme="minorHAnsi"/>
                <w:color w:val="000000"/>
                <w:sz w:val="20"/>
                <w:szCs w:val="20"/>
              </w:rPr>
              <w:t>Peroxyacetic and higher peroxycarboxylic acids</w:t>
            </w:r>
          </w:p>
        </w:tc>
        <w:tc>
          <w:tcPr>
            <w:tcW w:w="900" w:type="dxa"/>
            <w:vAlign w:val="center"/>
          </w:tcPr>
          <w:p w14:paraId="339C1EF8" w14:textId="5FAC838E"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DA8A83F" w14:textId="77777777" w:rsidTr="00590F38">
        <w:trPr>
          <w:trHeight w:val="143"/>
        </w:trPr>
        <w:tc>
          <w:tcPr>
            <w:tcW w:w="3055" w:type="dxa"/>
            <w:vAlign w:val="center"/>
          </w:tcPr>
          <w:p w14:paraId="003A2CE8" w14:textId="4C9FF1DA"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53223003" w14:textId="0205FBA2" w:rsidR="00882F15" w:rsidRPr="00933A29" w:rsidRDefault="00882F15" w:rsidP="00590F38">
            <w:pPr>
              <w:spacing w:after="0"/>
              <w:jc w:val="center"/>
              <w:rPr>
                <w:rFonts w:cstheme="minorHAnsi"/>
                <w:sz w:val="20"/>
                <w:szCs w:val="20"/>
              </w:rPr>
            </w:pPr>
            <w:r w:rsidRPr="00933A29">
              <w:rPr>
                <w:rFonts w:cstheme="minorHAnsi"/>
                <w:color w:val="000000"/>
                <w:sz w:val="20"/>
                <w:szCs w:val="20"/>
              </w:rPr>
              <w:t>PAR</w:t>
            </w:r>
          </w:p>
        </w:tc>
        <w:tc>
          <w:tcPr>
            <w:tcW w:w="3780" w:type="dxa"/>
            <w:vAlign w:val="center"/>
          </w:tcPr>
          <w:p w14:paraId="6198B9EE" w14:textId="38D961E2" w:rsidR="00882F15" w:rsidRPr="00933A29" w:rsidRDefault="00882F15" w:rsidP="00590F38">
            <w:pPr>
              <w:spacing w:after="0"/>
              <w:jc w:val="center"/>
              <w:rPr>
                <w:rFonts w:cstheme="minorHAnsi"/>
                <w:sz w:val="20"/>
                <w:szCs w:val="20"/>
              </w:rPr>
            </w:pPr>
            <w:r w:rsidRPr="00933A29">
              <w:rPr>
                <w:rFonts w:cstheme="minorHAnsi"/>
                <w:color w:val="000000"/>
                <w:sz w:val="20"/>
                <w:szCs w:val="20"/>
              </w:rPr>
              <w:t>Paraffin carbon bond (C-C)</w:t>
            </w:r>
          </w:p>
        </w:tc>
        <w:tc>
          <w:tcPr>
            <w:tcW w:w="900" w:type="dxa"/>
            <w:vAlign w:val="center"/>
          </w:tcPr>
          <w:p w14:paraId="1ACE0E1E" w14:textId="67530218"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74F0D1D" w14:textId="77777777" w:rsidTr="00590F38">
        <w:trPr>
          <w:trHeight w:val="143"/>
        </w:trPr>
        <w:tc>
          <w:tcPr>
            <w:tcW w:w="3055" w:type="dxa"/>
            <w:vAlign w:val="center"/>
          </w:tcPr>
          <w:p w14:paraId="27CFD140" w14:textId="4949DB47"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6A4B3128" w14:textId="189C85C0" w:rsidR="00882F15" w:rsidRPr="00933A29" w:rsidRDefault="00882F15" w:rsidP="00590F38">
            <w:pPr>
              <w:spacing w:after="0"/>
              <w:jc w:val="center"/>
              <w:rPr>
                <w:rFonts w:cstheme="minorHAnsi"/>
                <w:sz w:val="20"/>
                <w:szCs w:val="20"/>
              </w:rPr>
            </w:pPr>
            <w:r w:rsidRPr="00933A29">
              <w:rPr>
                <w:rFonts w:cstheme="minorHAnsi"/>
                <w:color w:val="000000"/>
                <w:sz w:val="20"/>
                <w:szCs w:val="20"/>
              </w:rPr>
              <w:t>TERP</w:t>
            </w:r>
          </w:p>
        </w:tc>
        <w:tc>
          <w:tcPr>
            <w:tcW w:w="3780" w:type="dxa"/>
            <w:vAlign w:val="center"/>
          </w:tcPr>
          <w:p w14:paraId="61A9B52E" w14:textId="3FD84639" w:rsidR="00882F15" w:rsidRPr="00933A29" w:rsidRDefault="00882F15" w:rsidP="00590F38">
            <w:pPr>
              <w:spacing w:after="0"/>
              <w:jc w:val="center"/>
              <w:rPr>
                <w:rFonts w:cstheme="minorHAnsi"/>
                <w:sz w:val="20"/>
                <w:szCs w:val="20"/>
              </w:rPr>
            </w:pPr>
            <w:r w:rsidRPr="00933A29">
              <w:rPr>
                <w:rFonts w:cstheme="minorHAnsi"/>
                <w:color w:val="000000"/>
                <w:sz w:val="20"/>
                <w:szCs w:val="20"/>
              </w:rPr>
              <w:t>Monoterpenes</w:t>
            </w:r>
          </w:p>
        </w:tc>
        <w:tc>
          <w:tcPr>
            <w:tcW w:w="900" w:type="dxa"/>
            <w:vAlign w:val="center"/>
          </w:tcPr>
          <w:p w14:paraId="6408CE64" w14:textId="23256E97"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BF167D6" w14:textId="77777777" w:rsidTr="00590F38">
        <w:trPr>
          <w:trHeight w:val="143"/>
        </w:trPr>
        <w:tc>
          <w:tcPr>
            <w:tcW w:w="3055" w:type="dxa"/>
            <w:vAlign w:val="center"/>
          </w:tcPr>
          <w:p w14:paraId="42CCF76A" w14:textId="675A43D7"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0EB6F737" w14:textId="41E0D3C3" w:rsidR="00882F15" w:rsidRPr="00933A29" w:rsidRDefault="00882F15" w:rsidP="00590F38">
            <w:pPr>
              <w:spacing w:after="0"/>
              <w:jc w:val="center"/>
              <w:rPr>
                <w:rFonts w:cstheme="minorHAnsi"/>
                <w:sz w:val="20"/>
                <w:szCs w:val="20"/>
              </w:rPr>
            </w:pPr>
            <w:r w:rsidRPr="00933A29">
              <w:rPr>
                <w:rFonts w:cstheme="minorHAnsi"/>
                <w:color w:val="000000"/>
                <w:sz w:val="20"/>
                <w:szCs w:val="20"/>
              </w:rPr>
              <w:t>TOL</w:t>
            </w:r>
          </w:p>
        </w:tc>
        <w:tc>
          <w:tcPr>
            <w:tcW w:w="3780" w:type="dxa"/>
            <w:vAlign w:val="center"/>
          </w:tcPr>
          <w:p w14:paraId="1C36BF1E" w14:textId="5773E26D" w:rsidR="00882F15" w:rsidRPr="00933A29" w:rsidRDefault="00882F15" w:rsidP="00590F38">
            <w:pPr>
              <w:spacing w:after="0"/>
              <w:jc w:val="center"/>
              <w:rPr>
                <w:rFonts w:cstheme="minorHAnsi"/>
                <w:sz w:val="20"/>
                <w:szCs w:val="20"/>
              </w:rPr>
            </w:pPr>
            <w:r w:rsidRPr="00933A29">
              <w:rPr>
                <w:rFonts w:cstheme="minorHAnsi"/>
                <w:color w:val="000000"/>
                <w:sz w:val="20"/>
                <w:szCs w:val="20"/>
              </w:rPr>
              <w:t>Toluene and other monoalkyl aromatics</w:t>
            </w:r>
          </w:p>
        </w:tc>
        <w:tc>
          <w:tcPr>
            <w:tcW w:w="900" w:type="dxa"/>
            <w:vAlign w:val="center"/>
          </w:tcPr>
          <w:p w14:paraId="10DC5484" w14:textId="1F15248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361D1C7" w14:textId="77777777" w:rsidTr="00590F38">
        <w:trPr>
          <w:trHeight w:val="143"/>
        </w:trPr>
        <w:tc>
          <w:tcPr>
            <w:tcW w:w="3055" w:type="dxa"/>
            <w:vAlign w:val="center"/>
          </w:tcPr>
          <w:p w14:paraId="756C364A" w14:textId="722C74EB"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572970F4" w14:textId="604DBD6F" w:rsidR="00882F15" w:rsidRPr="00933A29" w:rsidRDefault="00882F15" w:rsidP="00590F38">
            <w:pPr>
              <w:spacing w:after="0"/>
              <w:jc w:val="center"/>
              <w:rPr>
                <w:rFonts w:cstheme="minorHAnsi"/>
                <w:sz w:val="20"/>
                <w:szCs w:val="20"/>
              </w:rPr>
            </w:pPr>
            <w:r w:rsidRPr="00933A29">
              <w:rPr>
                <w:rFonts w:cstheme="minorHAnsi"/>
                <w:color w:val="000000"/>
                <w:sz w:val="20"/>
                <w:szCs w:val="20"/>
              </w:rPr>
              <w:t>UNR</w:t>
            </w:r>
          </w:p>
        </w:tc>
        <w:tc>
          <w:tcPr>
            <w:tcW w:w="3780" w:type="dxa"/>
            <w:vAlign w:val="center"/>
          </w:tcPr>
          <w:p w14:paraId="6BDF3647" w14:textId="5B16BEAB" w:rsidR="00882F15" w:rsidRPr="00933A29" w:rsidRDefault="00882F15" w:rsidP="00590F38">
            <w:pPr>
              <w:spacing w:after="0"/>
              <w:jc w:val="center"/>
              <w:rPr>
                <w:rFonts w:cstheme="minorHAnsi"/>
                <w:sz w:val="20"/>
                <w:szCs w:val="20"/>
              </w:rPr>
            </w:pPr>
            <w:r w:rsidRPr="00933A29">
              <w:rPr>
                <w:rFonts w:cstheme="minorHAnsi"/>
                <w:color w:val="000000"/>
                <w:sz w:val="20"/>
                <w:szCs w:val="20"/>
              </w:rPr>
              <w:t>Unreactive</w:t>
            </w:r>
          </w:p>
        </w:tc>
        <w:tc>
          <w:tcPr>
            <w:tcW w:w="900" w:type="dxa"/>
            <w:vAlign w:val="center"/>
          </w:tcPr>
          <w:p w14:paraId="375D9BF6" w14:textId="410EBD5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A267849" w14:textId="77777777" w:rsidTr="00590F38">
        <w:trPr>
          <w:trHeight w:val="143"/>
        </w:trPr>
        <w:tc>
          <w:tcPr>
            <w:tcW w:w="3055" w:type="dxa"/>
            <w:vAlign w:val="center"/>
          </w:tcPr>
          <w:p w14:paraId="75542454" w14:textId="252855EA"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2AB97D43" w14:textId="7241E4C6" w:rsidR="00882F15" w:rsidRPr="00933A29" w:rsidRDefault="00882F15" w:rsidP="00590F38">
            <w:pPr>
              <w:spacing w:after="0"/>
              <w:jc w:val="center"/>
              <w:rPr>
                <w:rFonts w:cstheme="minorHAnsi"/>
                <w:sz w:val="20"/>
                <w:szCs w:val="20"/>
              </w:rPr>
            </w:pPr>
            <w:r w:rsidRPr="00933A29">
              <w:rPr>
                <w:rFonts w:cstheme="minorHAnsi"/>
                <w:color w:val="000000"/>
                <w:sz w:val="20"/>
                <w:szCs w:val="20"/>
              </w:rPr>
              <w:t>XYLMN</w:t>
            </w:r>
          </w:p>
        </w:tc>
        <w:tc>
          <w:tcPr>
            <w:tcW w:w="3780" w:type="dxa"/>
            <w:vAlign w:val="center"/>
          </w:tcPr>
          <w:p w14:paraId="29072F22" w14:textId="4624AA5B" w:rsidR="00882F15" w:rsidRPr="00933A29" w:rsidRDefault="00882F15" w:rsidP="00590F38">
            <w:pPr>
              <w:spacing w:after="0"/>
              <w:jc w:val="center"/>
              <w:rPr>
                <w:rFonts w:cstheme="minorHAnsi"/>
                <w:sz w:val="20"/>
                <w:szCs w:val="20"/>
              </w:rPr>
            </w:pPr>
            <w:r w:rsidRPr="00933A29">
              <w:rPr>
                <w:rFonts w:cstheme="minorHAnsi"/>
                <w:color w:val="000000"/>
                <w:sz w:val="20"/>
                <w:szCs w:val="20"/>
              </w:rPr>
              <w:t>Xylene and other polyalkyl aromatics</w:t>
            </w:r>
          </w:p>
        </w:tc>
        <w:tc>
          <w:tcPr>
            <w:tcW w:w="900" w:type="dxa"/>
            <w:vAlign w:val="center"/>
          </w:tcPr>
          <w:p w14:paraId="2F913DD6" w14:textId="5EB815B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3C23E76B" w14:textId="77777777" w:rsidTr="00590F38">
        <w:trPr>
          <w:trHeight w:val="143"/>
        </w:trPr>
        <w:tc>
          <w:tcPr>
            <w:tcW w:w="3055" w:type="dxa"/>
            <w:vAlign w:val="center"/>
          </w:tcPr>
          <w:p w14:paraId="79CCB14D" w14:textId="64DDDD73"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3CBACD96" w14:textId="2E856570" w:rsidR="00933A29" w:rsidRPr="00933A29" w:rsidRDefault="00933A29" w:rsidP="00590F38">
            <w:pPr>
              <w:spacing w:after="0"/>
              <w:jc w:val="center"/>
              <w:rPr>
                <w:rFonts w:cstheme="minorHAnsi"/>
                <w:sz w:val="20"/>
                <w:szCs w:val="20"/>
              </w:rPr>
            </w:pPr>
            <w:r w:rsidRPr="00933A29">
              <w:rPr>
                <w:rFonts w:cstheme="minorHAnsi"/>
                <w:color w:val="000000"/>
                <w:sz w:val="20"/>
                <w:szCs w:val="20"/>
              </w:rPr>
              <w:t>ACET</w:t>
            </w:r>
          </w:p>
        </w:tc>
        <w:tc>
          <w:tcPr>
            <w:tcW w:w="3780" w:type="dxa"/>
            <w:vAlign w:val="center"/>
          </w:tcPr>
          <w:p w14:paraId="656DBBA5" w14:textId="4E91394D" w:rsidR="00933A29" w:rsidRPr="00933A29" w:rsidRDefault="00933A29" w:rsidP="00590F38">
            <w:pPr>
              <w:spacing w:after="0"/>
              <w:jc w:val="center"/>
              <w:rPr>
                <w:rFonts w:cstheme="minorHAnsi"/>
                <w:sz w:val="20"/>
                <w:szCs w:val="20"/>
              </w:rPr>
            </w:pPr>
            <w:r w:rsidRPr="00933A29">
              <w:rPr>
                <w:rFonts w:cstheme="minorHAnsi"/>
                <w:color w:val="000000"/>
                <w:sz w:val="20"/>
                <w:szCs w:val="20"/>
              </w:rPr>
              <w:t>Acetone</w:t>
            </w:r>
          </w:p>
        </w:tc>
        <w:tc>
          <w:tcPr>
            <w:tcW w:w="900" w:type="dxa"/>
            <w:vAlign w:val="center"/>
          </w:tcPr>
          <w:p w14:paraId="3DC4A612" w14:textId="345020FB"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235BD687" w14:textId="77777777" w:rsidTr="00590F38">
        <w:trPr>
          <w:trHeight w:val="143"/>
        </w:trPr>
        <w:tc>
          <w:tcPr>
            <w:tcW w:w="3055" w:type="dxa"/>
            <w:vAlign w:val="center"/>
          </w:tcPr>
          <w:p w14:paraId="4871B668" w14:textId="010E0724"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4D6F9902" w14:textId="1234AE46" w:rsidR="00933A29" w:rsidRPr="00933A29" w:rsidRDefault="00933A29" w:rsidP="00590F38">
            <w:pPr>
              <w:spacing w:after="0"/>
              <w:jc w:val="center"/>
              <w:rPr>
                <w:rFonts w:cstheme="minorHAnsi"/>
                <w:sz w:val="20"/>
                <w:szCs w:val="20"/>
              </w:rPr>
            </w:pPr>
            <w:r w:rsidRPr="00933A29">
              <w:rPr>
                <w:rFonts w:cstheme="minorHAnsi"/>
                <w:color w:val="000000"/>
                <w:sz w:val="20"/>
                <w:szCs w:val="20"/>
              </w:rPr>
              <w:t>ALD2</w:t>
            </w:r>
          </w:p>
        </w:tc>
        <w:tc>
          <w:tcPr>
            <w:tcW w:w="3780" w:type="dxa"/>
            <w:vAlign w:val="center"/>
          </w:tcPr>
          <w:p w14:paraId="4D4DCAC7" w14:textId="0A0E5DC5" w:rsidR="00933A29" w:rsidRPr="00933A29" w:rsidRDefault="00933A29" w:rsidP="00590F38">
            <w:pPr>
              <w:spacing w:after="0"/>
              <w:jc w:val="center"/>
              <w:rPr>
                <w:rFonts w:cstheme="minorHAnsi"/>
                <w:sz w:val="20"/>
                <w:szCs w:val="20"/>
              </w:rPr>
            </w:pPr>
            <w:r w:rsidRPr="00933A29">
              <w:rPr>
                <w:rFonts w:cstheme="minorHAnsi"/>
                <w:color w:val="000000"/>
                <w:sz w:val="20"/>
                <w:szCs w:val="20"/>
              </w:rPr>
              <w:t>Acetaldehyde</w:t>
            </w:r>
          </w:p>
        </w:tc>
        <w:tc>
          <w:tcPr>
            <w:tcW w:w="900" w:type="dxa"/>
            <w:vAlign w:val="center"/>
          </w:tcPr>
          <w:p w14:paraId="3C690118" w14:textId="642FFF3B"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35206EB1" w14:textId="77777777" w:rsidTr="00590F38">
        <w:trPr>
          <w:trHeight w:val="143"/>
        </w:trPr>
        <w:tc>
          <w:tcPr>
            <w:tcW w:w="3055" w:type="dxa"/>
            <w:vAlign w:val="center"/>
          </w:tcPr>
          <w:p w14:paraId="1541C699" w14:textId="205F6685"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176C8EFC" w14:textId="06ECC3A7" w:rsidR="00933A29" w:rsidRPr="00933A29" w:rsidRDefault="00933A29" w:rsidP="00590F38">
            <w:pPr>
              <w:spacing w:after="0"/>
              <w:jc w:val="center"/>
              <w:rPr>
                <w:rFonts w:cstheme="minorHAnsi"/>
                <w:sz w:val="20"/>
                <w:szCs w:val="20"/>
              </w:rPr>
            </w:pPr>
            <w:r w:rsidRPr="00933A29">
              <w:rPr>
                <w:rFonts w:cstheme="minorHAnsi"/>
                <w:color w:val="000000"/>
                <w:sz w:val="20"/>
                <w:szCs w:val="20"/>
              </w:rPr>
              <w:t>BENZ</w:t>
            </w:r>
          </w:p>
        </w:tc>
        <w:tc>
          <w:tcPr>
            <w:tcW w:w="3780" w:type="dxa"/>
            <w:vAlign w:val="center"/>
          </w:tcPr>
          <w:p w14:paraId="3AB62440" w14:textId="441A8E26" w:rsidR="00933A29" w:rsidRPr="00933A29" w:rsidRDefault="00933A29" w:rsidP="00590F38">
            <w:pPr>
              <w:spacing w:after="0"/>
              <w:jc w:val="center"/>
              <w:rPr>
                <w:rFonts w:cstheme="minorHAnsi"/>
                <w:sz w:val="20"/>
                <w:szCs w:val="20"/>
              </w:rPr>
            </w:pPr>
            <w:r w:rsidRPr="00933A29">
              <w:rPr>
                <w:rFonts w:cstheme="minorHAnsi"/>
                <w:color w:val="000000"/>
                <w:sz w:val="20"/>
                <w:szCs w:val="20"/>
              </w:rPr>
              <w:t>Benzene</w:t>
            </w:r>
          </w:p>
        </w:tc>
        <w:tc>
          <w:tcPr>
            <w:tcW w:w="900" w:type="dxa"/>
            <w:vAlign w:val="center"/>
          </w:tcPr>
          <w:p w14:paraId="789988C2" w14:textId="49CC0F49"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3D80566E" w14:textId="77777777" w:rsidTr="00590F38">
        <w:trPr>
          <w:trHeight w:val="143"/>
        </w:trPr>
        <w:tc>
          <w:tcPr>
            <w:tcW w:w="3055" w:type="dxa"/>
            <w:vAlign w:val="center"/>
          </w:tcPr>
          <w:p w14:paraId="38434BA7" w14:textId="3473484D"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08BA06DC" w14:textId="45A97136" w:rsidR="00933A29" w:rsidRPr="00933A29" w:rsidRDefault="00933A29" w:rsidP="00590F38">
            <w:pPr>
              <w:spacing w:after="0"/>
              <w:jc w:val="center"/>
              <w:rPr>
                <w:rFonts w:cstheme="minorHAnsi"/>
                <w:sz w:val="20"/>
                <w:szCs w:val="20"/>
              </w:rPr>
            </w:pPr>
            <w:r w:rsidRPr="00933A29">
              <w:rPr>
                <w:rFonts w:cstheme="minorHAnsi"/>
                <w:color w:val="000000"/>
                <w:sz w:val="20"/>
                <w:szCs w:val="20"/>
              </w:rPr>
              <w:t>CH4</w:t>
            </w:r>
          </w:p>
        </w:tc>
        <w:tc>
          <w:tcPr>
            <w:tcW w:w="3780" w:type="dxa"/>
            <w:vAlign w:val="center"/>
          </w:tcPr>
          <w:p w14:paraId="63A5DA72" w14:textId="10690A26" w:rsidR="00933A29" w:rsidRPr="00933A29" w:rsidRDefault="00933A29" w:rsidP="00590F38">
            <w:pPr>
              <w:spacing w:after="0"/>
              <w:jc w:val="center"/>
              <w:rPr>
                <w:rFonts w:cstheme="minorHAnsi"/>
                <w:sz w:val="20"/>
                <w:szCs w:val="20"/>
              </w:rPr>
            </w:pPr>
            <w:r w:rsidRPr="00933A29">
              <w:rPr>
                <w:rFonts w:cstheme="minorHAnsi"/>
                <w:color w:val="000000"/>
                <w:sz w:val="20"/>
                <w:szCs w:val="20"/>
              </w:rPr>
              <w:t>Methane</w:t>
            </w:r>
          </w:p>
        </w:tc>
        <w:tc>
          <w:tcPr>
            <w:tcW w:w="900" w:type="dxa"/>
            <w:vAlign w:val="center"/>
          </w:tcPr>
          <w:p w14:paraId="6CBA2DEA" w14:textId="28B70C01"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3BAAB3ED" w14:textId="77777777" w:rsidTr="00590F38">
        <w:trPr>
          <w:trHeight w:val="143"/>
        </w:trPr>
        <w:tc>
          <w:tcPr>
            <w:tcW w:w="3055" w:type="dxa"/>
            <w:vAlign w:val="center"/>
          </w:tcPr>
          <w:p w14:paraId="7F808D81" w14:textId="11543EAF"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01C17C03" w14:textId="67F57B84" w:rsidR="00933A29" w:rsidRPr="00933A29" w:rsidRDefault="00933A29" w:rsidP="00590F38">
            <w:pPr>
              <w:spacing w:after="0"/>
              <w:jc w:val="center"/>
              <w:rPr>
                <w:rFonts w:cstheme="minorHAnsi"/>
                <w:sz w:val="20"/>
                <w:szCs w:val="20"/>
              </w:rPr>
            </w:pPr>
            <w:r w:rsidRPr="00933A29">
              <w:rPr>
                <w:rFonts w:cstheme="minorHAnsi"/>
                <w:color w:val="000000"/>
                <w:sz w:val="20"/>
                <w:szCs w:val="20"/>
              </w:rPr>
              <w:t>ETH</w:t>
            </w:r>
          </w:p>
        </w:tc>
        <w:tc>
          <w:tcPr>
            <w:tcW w:w="3780" w:type="dxa"/>
            <w:vAlign w:val="center"/>
          </w:tcPr>
          <w:p w14:paraId="76BF3329" w14:textId="4F905CC8" w:rsidR="00933A29" w:rsidRPr="00933A29" w:rsidRDefault="00933A29" w:rsidP="00590F38">
            <w:pPr>
              <w:spacing w:after="0"/>
              <w:jc w:val="center"/>
              <w:rPr>
                <w:rFonts w:cstheme="minorHAnsi"/>
                <w:sz w:val="20"/>
                <w:szCs w:val="20"/>
              </w:rPr>
            </w:pPr>
            <w:r w:rsidRPr="00933A29">
              <w:rPr>
                <w:rFonts w:cstheme="minorHAnsi"/>
                <w:color w:val="000000"/>
                <w:sz w:val="20"/>
                <w:szCs w:val="20"/>
              </w:rPr>
              <w:t>Ethene</w:t>
            </w:r>
          </w:p>
        </w:tc>
        <w:tc>
          <w:tcPr>
            <w:tcW w:w="900" w:type="dxa"/>
            <w:vAlign w:val="center"/>
          </w:tcPr>
          <w:p w14:paraId="201AB551" w14:textId="704438B9"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0D3FF8DF" w14:textId="77777777" w:rsidTr="00590F38">
        <w:trPr>
          <w:trHeight w:val="143"/>
        </w:trPr>
        <w:tc>
          <w:tcPr>
            <w:tcW w:w="3055" w:type="dxa"/>
            <w:vAlign w:val="center"/>
          </w:tcPr>
          <w:p w14:paraId="1EC55A39" w14:textId="044109C5"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14230F5B" w14:textId="4E208815" w:rsidR="00933A29" w:rsidRPr="00933A29" w:rsidRDefault="00933A29" w:rsidP="00590F38">
            <w:pPr>
              <w:spacing w:after="0"/>
              <w:jc w:val="center"/>
              <w:rPr>
                <w:rFonts w:cstheme="minorHAnsi"/>
                <w:sz w:val="20"/>
                <w:szCs w:val="20"/>
              </w:rPr>
            </w:pPr>
            <w:r w:rsidRPr="00933A29">
              <w:rPr>
                <w:rFonts w:cstheme="minorHAnsi"/>
                <w:color w:val="000000"/>
                <w:sz w:val="20"/>
                <w:szCs w:val="20"/>
              </w:rPr>
              <w:t>ETHA</w:t>
            </w:r>
          </w:p>
        </w:tc>
        <w:tc>
          <w:tcPr>
            <w:tcW w:w="3780" w:type="dxa"/>
            <w:vAlign w:val="center"/>
          </w:tcPr>
          <w:p w14:paraId="2010D6F3" w14:textId="51116C56" w:rsidR="00933A29" w:rsidRPr="00933A29" w:rsidRDefault="00933A29" w:rsidP="00590F38">
            <w:pPr>
              <w:spacing w:after="0"/>
              <w:jc w:val="center"/>
              <w:rPr>
                <w:rFonts w:cstheme="minorHAnsi"/>
                <w:sz w:val="20"/>
                <w:szCs w:val="20"/>
              </w:rPr>
            </w:pPr>
            <w:r w:rsidRPr="00933A29">
              <w:rPr>
                <w:rFonts w:cstheme="minorHAnsi"/>
                <w:color w:val="000000"/>
                <w:sz w:val="20"/>
                <w:szCs w:val="20"/>
              </w:rPr>
              <w:t>Ethane</w:t>
            </w:r>
          </w:p>
        </w:tc>
        <w:tc>
          <w:tcPr>
            <w:tcW w:w="900" w:type="dxa"/>
            <w:vAlign w:val="center"/>
          </w:tcPr>
          <w:p w14:paraId="4112E74B" w14:textId="24760FDD"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5AFAC5C0" w14:textId="77777777" w:rsidTr="00590F38">
        <w:trPr>
          <w:trHeight w:val="143"/>
        </w:trPr>
        <w:tc>
          <w:tcPr>
            <w:tcW w:w="3055" w:type="dxa"/>
            <w:vAlign w:val="center"/>
          </w:tcPr>
          <w:p w14:paraId="6A3B4792" w14:textId="604B44FC"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7F358D98" w14:textId="42A25E20" w:rsidR="00933A29" w:rsidRPr="00933A29" w:rsidRDefault="00933A29" w:rsidP="00590F38">
            <w:pPr>
              <w:spacing w:after="0"/>
              <w:jc w:val="center"/>
              <w:rPr>
                <w:rFonts w:cstheme="minorHAnsi"/>
                <w:sz w:val="20"/>
                <w:szCs w:val="20"/>
              </w:rPr>
            </w:pPr>
            <w:r w:rsidRPr="00933A29">
              <w:rPr>
                <w:rFonts w:cstheme="minorHAnsi"/>
                <w:color w:val="000000"/>
                <w:sz w:val="20"/>
                <w:szCs w:val="20"/>
              </w:rPr>
              <w:t>ETHY</w:t>
            </w:r>
          </w:p>
        </w:tc>
        <w:tc>
          <w:tcPr>
            <w:tcW w:w="3780" w:type="dxa"/>
            <w:vAlign w:val="center"/>
          </w:tcPr>
          <w:p w14:paraId="4485ED17" w14:textId="6A01BEA6" w:rsidR="00933A29" w:rsidRPr="00933A29" w:rsidRDefault="00933A29" w:rsidP="00590F38">
            <w:pPr>
              <w:spacing w:after="0"/>
              <w:jc w:val="center"/>
              <w:rPr>
                <w:rFonts w:cstheme="minorHAnsi"/>
                <w:sz w:val="20"/>
                <w:szCs w:val="20"/>
              </w:rPr>
            </w:pPr>
            <w:r w:rsidRPr="00933A29">
              <w:rPr>
                <w:rFonts w:cstheme="minorHAnsi"/>
                <w:color w:val="000000"/>
                <w:sz w:val="20"/>
                <w:szCs w:val="20"/>
              </w:rPr>
              <w:t>Ethyne</w:t>
            </w:r>
          </w:p>
        </w:tc>
        <w:tc>
          <w:tcPr>
            <w:tcW w:w="900" w:type="dxa"/>
            <w:vAlign w:val="center"/>
          </w:tcPr>
          <w:p w14:paraId="60E56258" w14:textId="5FFBDC04"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2A580443" w14:textId="77777777" w:rsidTr="00590F38">
        <w:trPr>
          <w:trHeight w:val="143"/>
        </w:trPr>
        <w:tc>
          <w:tcPr>
            <w:tcW w:w="3055" w:type="dxa"/>
            <w:vAlign w:val="center"/>
          </w:tcPr>
          <w:p w14:paraId="61813349" w14:textId="5C346D01"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34995DDF" w14:textId="62469A40" w:rsidR="00933A29" w:rsidRPr="00933A29" w:rsidRDefault="00933A29" w:rsidP="00590F38">
            <w:pPr>
              <w:spacing w:after="0"/>
              <w:jc w:val="center"/>
              <w:rPr>
                <w:rFonts w:cstheme="minorHAnsi"/>
                <w:sz w:val="20"/>
                <w:szCs w:val="20"/>
              </w:rPr>
            </w:pPr>
            <w:r w:rsidRPr="00933A29">
              <w:rPr>
                <w:rFonts w:cstheme="minorHAnsi"/>
                <w:color w:val="000000"/>
                <w:sz w:val="20"/>
                <w:szCs w:val="20"/>
              </w:rPr>
              <w:t>ETOH</w:t>
            </w:r>
          </w:p>
        </w:tc>
        <w:tc>
          <w:tcPr>
            <w:tcW w:w="3780" w:type="dxa"/>
            <w:vAlign w:val="center"/>
          </w:tcPr>
          <w:p w14:paraId="7AB3127E" w14:textId="49986FC0" w:rsidR="00933A29" w:rsidRPr="00933A29" w:rsidRDefault="00933A29" w:rsidP="00590F38">
            <w:pPr>
              <w:spacing w:after="0"/>
              <w:jc w:val="center"/>
              <w:rPr>
                <w:rFonts w:cstheme="minorHAnsi"/>
                <w:sz w:val="20"/>
                <w:szCs w:val="20"/>
              </w:rPr>
            </w:pPr>
            <w:r w:rsidRPr="00933A29">
              <w:rPr>
                <w:rFonts w:cstheme="minorHAnsi"/>
                <w:color w:val="000000"/>
                <w:sz w:val="20"/>
                <w:szCs w:val="20"/>
              </w:rPr>
              <w:t>Ethanol</w:t>
            </w:r>
          </w:p>
        </w:tc>
        <w:tc>
          <w:tcPr>
            <w:tcW w:w="900" w:type="dxa"/>
            <w:vAlign w:val="center"/>
          </w:tcPr>
          <w:p w14:paraId="42D96DD9" w14:textId="7804052B"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30B27786" w14:textId="77777777" w:rsidTr="00590F38">
        <w:trPr>
          <w:trHeight w:val="143"/>
        </w:trPr>
        <w:tc>
          <w:tcPr>
            <w:tcW w:w="3055" w:type="dxa"/>
            <w:vAlign w:val="center"/>
          </w:tcPr>
          <w:p w14:paraId="0DA83D6F" w14:textId="4D473C74"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0A497C8E" w14:textId="40E71578" w:rsidR="00933A29" w:rsidRPr="00933A29" w:rsidRDefault="00933A29" w:rsidP="00590F38">
            <w:pPr>
              <w:spacing w:after="0"/>
              <w:jc w:val="center"/>
              <w:rPr>
                <w:rFonts w:cstheme="minorHAnsi"/>
                <w:sz w:val="20"/>
                <w:szCs w:val="20"/>
              </w:rPr>
            </w:pPr>
            <w:r w:rsidRPr="00933A29">
              <w:rPr>
                <w:rFonts w:cstheme="minorHAnsi"/>
                <w:color w:val="000000"/>
                <w:sz w:val="20"/>
                <w:szCs w:val="20"/>
              </w:rPr>
              <w:t>FORM</w:t>
            </w:r>
          </w:p>
        </w:tc>
        <w:tc>
          <w:tcPr>
            <w:tcW w:w="3780" w:type="dxa"/>
            <w:vAlign w:val="center"/>
          </w:tcPr>
          <w:p w14:paraId="403C1406" w14:textId="7C2F6293" w:rsidR="00933A29" w:rsidRPr="00933A29" w:rsidRDefault="00933A29" w:rsidP="00590F38">
            <w:pPr>
              <w:spacing w:after="0"/>
              <w:jc w:val="center"/>
              <w:rPr>
                <w:rFonts w:cstheme="minorHAnsi"/>
                <w:sz w:val="20"/>
                <w:szCs w:val="20"/>
              </w:rPr>
            </w:pPr>
            <w:r w:rsidRPr="00933A29">
              <w:rPr>
                <w:rFonts w:cstheme="minorHAnsi"/>
                <w:color w:val="000000"/>
                <w:sz w:val="20"/>
                <w:szCs w:val="20"/>
              </w:rPr>
              <w:t>Formaldehyde</w:t>
            </w:r>
          </w:p>
        </w:tc>
        <w:tc>
          <w:tcPr>
            <w:tcW w:w="900" w:type="dxa"/>
            <w:vAlign w:val="center"/>
          </w:tcPr>
          <w:p w14:paraId="5BD90C1C" w14:textId="40E59445"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76A28D6A" w14:textId="77777777" w:rsidTr="00590F38">
        <w:trPr>
          <w:trHeight w:val="143"/>
        </w:trPr>
        <w:tc>
          <w:tcPr>
            <w:tcW w:w="3055" w:type="dxa"/>
            <w:vAlign w:val="center"/>
          </w:tcPr>
          <w:p w14:paraId="49A011FE" w14:textId="4275E013"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1CDF0D99" w14:textId="3F221DE8" w:rsidR="00933A29" w:rsidRPr="00933A29" w:rsidRDefault="00933A29" w:rsidP="00590F38">
            <w:pPr>
              <w:spacing w:after="0"/>
              <w:jc w:val="center"/>
              <w:rPr>
                <w:rFonts w:cstheme="minorHAnsi"/>
                <w:sz w:val="20"/>
                <w:szCs w:val="20"/>
              </w:rPr>
            </w:pPr>
            <w:r w:rsidRPr="00933A29">
              <w:rPr>
                <w:rFonts w:cstheme="minorHAnsi"/>
                <w:color w:val="000000"/>
                <w:sz w:val="20"/>
                <w:szCs w:val="20"/>
              </w:rPr>
              <w:t>ISOP</w:t>
            </w:r>
          </w:p>
        </w:tc>
        <w:tc>
          <w:tcPr>
            <w:tcW w:w="3780" w:type="dxa"/>
            <w:vAlign w:val="center"/>
          </w:tcPr>
          <w:p w14:paraId="341975A2" w14:textId="1AE2216E" w:rsidR="00933A29" w:rsidRPr="00933A29" w:rsidRDefault="00933A29" w:rsidP="00590F38">
            <w:pPr>
              <w:spacing w:after="0"/>
              <w:jc w:val="center"/>
              <w:rPr>
                <w:rFonts w:cstheme="minorHAnsi"/>
                <w:sz w:val="20"/>
                <w:szCs w:val="20"/>
              </w:rPr>
            </w:pPr>
            <w:r w:rsidRPr="00933A29">
              <w:rPr>
                <w:rFonts w:cstheme="minorHAnsi"/>
                <w:color w:val="000000"/>
                <w:sz w:val="20"/>
                <w:szCs w:val="20"/>
              </w:rPr>
              <w:t>Isoprene</w:t>
            </w:r>
          </w:p>
        </w:tc>
        <w:tc>
          <w:tcPr>
            <w:tcW w:w="900" w:type="dxa"/>
            <w:vAlign w:val="center"/>
          </w:tcPr>
          <w:p w14:paraId="4FC29387" w14:textId="70292BC2"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47D7C557" w14:textId="77777777" w:rsidTr="00590F38">
        <w:trPr>
          <w:trHeight w:val="143"/>
        </w:trPr>
        <w:tc>
          <w:tcPr>
            <w:tcW w:w="3055" w:type="dxa"/>
            <w:vAlign w:val="center"/>
          </w:tcPr>
          <w:p w14:paraId="55180083" w14:textId="7680B785"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14D875BD" w14:textId="430D67DF" w:rsidR="00933A29" w:rsidRPr="00933A29" w:rsidRDefault="00933A29" w:rsidP="00590F38">
            <w:pPr>
              <w:spacing w:after="0"/>
              <w:jc w:val="center"/>
              <w:rPr>
                <w:rFonts w:cstheme="minorHAnsi"/>
                <w:sz w:val="20"/>
                <w:szCs w:val="20"/>
              </w:rPr>
            </w:pPr>
            <w:r w:rsidRPr="00933A29">
              <w:rPr>
                <w:rFonts w:cstheme="minorHAnsi"/>
                <w:color w:val="000000"/>
                <w:sz w:val="20"/>
                <w:szCs w:val="20"/>
              </w:rPr>
              <w:t>MEOH</w:t>
            </w:r>
          </w:p>
        </w:tc>
        <w:tc>
          <w:tcPr>
            <w:tcW w:w="3780" w:type="dxa"/>
            <w:vAlign w:val="center"/>
          </w:tcPr>
          <w:p w14:paraId="4F298676" w14:textId="7456A7E8" w:rsidR="00933A29" w:rsidRPr="00933A29" w:rsidRDefault="00933A29" w:rsidP="00590F38">
            <w:pPr>
              <w:spacing w:after="0"/>
              <w:jc w:val="center"/>
              <w:rPr>
                <w:rFonts w:cstheme="minorHAnsi"/>
                <w:sz w:val="20"/>
                <w:szCs w:val="20"/>
              </w:rPr>
            </w:pPr>
            <w:r w:rsidRPr="00933A29">
              <w:rPr>
                <w:rFonts w:cstheme="minorHAnsi"/>
                <w:color w:val="000000"/>
                <w:sz w:val="20"/>
                <w:szCs w:val="20"/>
              </w:rPr>
              <w:t>Methanol</w:t>
            </w:r>
          </w:p>
        </w:tc>
        <w:tc>
          <w:tcPr>
            <w:tcW w:w="900" w:type="dxa"/>
            <w:vAlign w:val="center"/>
          </w:tcPr>
          <w:p w14:paraId="07183C8E" w14:textId="3B745D94"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3201DBD7" w14:textId="77777777" w:rsidTr="00590F38">
        <w:trPr>
          <w:trHeight w:val="143"/>
        </w:trPr>
        <w:tc>
          <w:tcPr>
            <w:tcW w:w="3055" w:type="dxa"/>
            <w:vAlign w:val="center"/>
          </w:tcPr>
          <w:p w14:paraId="3BBA6576" w14:textId="7A36B8A0"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78D324F3" w14:textId="2055C55E" w:rsidR="00933A29" w:rsidRPr="00933A29" w:rsidRDefault="00933A29" w:rsidP="00590F38">
            <w:pPr>
              <w:spacing w:after="0"/>
              <w:jc w:val="center"/>
              <w:rPr>
                <w:rFonts w:cstheme="minorHAnsi"/>
                <w:sz w:val="20"/>
                <w:szCs w:val="20"/>
              </w:rPr>
            </w:pPr>
            <w:r w:rsidRPr="00933A29">
              <w:rPr>
                <w:rFonts w:cstheme="minorHAnsi"/>
                <w:color w:val="000000"/>
                <w:sz w:val="20"/>
                <w:szCs w:val="20"/>
              </w:rPr>
              <w:t>PRPA</w:t>
            </w:r>
          </w:p>
        </w:tc>
        <w:tc>
          <w:tcPr>
            <w:tcW w:w="3780" w:type="dxa"/>
            <w:vAlign w:val="center"/>
          </w:tcPr>
          <w:p w14:paraId="573D6A3F" w14:textId="158168B7" w:rsidR="00933A29" w:rsidRPr="00933A29" w:rsidRDefault="00933A29" w:rsidP="00590F38">
            <w:pPr>
              <w:spacing w:after="0"/>
              <w:jc w:val="center"/>
              <w:rPr>
                <w:rFonts w:cstheme="minorHAnsi"/>
                <w:sz w:val="20"/>
                <w:szCs w:val="20"/>
              </w:rPr>
            </w:pPr>
            <w:r w:rsidRPr="00933A29">
              <w:rPr>
                <w:rFonts w:cstheme="minorHAnsi"/>
                <w:color w:val="000000"/>
                <w:sz w:val="20"/>
                <w:szCs w:val="20"/>
              </w:rPr>
              <w:t>Propane</w:t>
            </w:r>
          </w:p>
        </w:tc>
        <w:tc>
          <w:tcPr>
            <w:tcW w:w="900" w:type="dxa"/>
            <w:vAlign w:val="center"/>
          </w:tcPr>
          <w:p w14:paraId="6A21E959" w14:textId="209AE57C"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3D0FE16A" w14:textId="77777777" w:rsidTr="00590F38">
        <w:trPr>
          <w:trHeight w:val="143"/>
        </w:trPr>
        <w:tc>
          <w:tcPr>
            <w:tcW w:w="3055" w:type="dxa"/>
            <w:vAlign w:val="center"/>
          </w:tcPr>
          <w:p w14:paraId="0C5B9F26" w14:textId="716297F1"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31F538B1" w14:textId="6E6BE6D8" w:rsidR="00933A29" w:rsidRPr="00933A29" w:rsidRDefault="00933A29" w:rsidP="00590F38">
            <w:pPr>
              <w:spacing w:after="0"/>
              <w:jc w:val="center"/>
              <w:rPr>
                <w:rFonts w:cstheme="minorHAnsi"/>
                <w:sz w:val="20"/>
                <w:szCs w:val="20"/>
              </w:rPr>
            </w:pPr>
            <w:r w:rsidRPr="00933A29">
              <w:rPr>
                <w:rFonts w:cstheme="minorHAnsi"/>
                <w:color w:val="000000"/>
                <w:sz w:val="20"/>
                <w:szCs w:val="20"/>
              </w:rPr>
              <w:t>ALDX</w:t>
            </w:r>
          </w:p>
        </w:tc>
        <w:tc>
          <w:tcPr>
            <w:tcW w:w="3780" w:type="dxa"/>
            <w:vAlign w:val="center"/>
          </w:tcPr>
          <w:p w14:paraId="278CA782" w14:textId="3C83D4B2" w:rsidR="00933A29" w:rsidRPr="00933A29" w:rsidRDefault="00933A29" w:rsidP="00590F38">
            <w:pPr>
              <w:spacing w:after="0"/>
              <w:jc w:val="center"/>
              <w:rPr>
                <w:rFonts w:cstheme="minorHAnsi"/>
                <w:sz w:val="20"/>
                <w:szCs w:val="20"/>
              </w:rPr>
            </w:pPr>
            <w:r w:rsidRPr="00933A29">
              <w:rPr>
                <w:rFonts w:cstheme="minorHAnsi"/>
                <w:color w:val="000000"/>
                <w:sz w:val="20"/>
                <w:szCs w:val="20"/>
              </w:rPr>
              <w:t>Propionaldehyde and higher aldehydes</w:t>
            </w:r>
          </w:p>
        </w:tc>
        <w:tc>
          <w:tcPr>
            <w:tcW w:w="900" w:type="dxa"/>
            <w:vAlign w:val="center"/>
          </w:tcPr>
          <w:p w14:paraId="5A02EB76" w14:textId="28837D9E"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43B66F6E" w14:textId="77777777" w:rsidTr="00590F38">
        <w:trPr>
          <w:trHeight w:val="143"/>
        </w:trPr>
        <w:tc>
          <w:tcPr>
            <w:tcW w:w="3055" w:type="dxa"/>
            <w:vAlign w:val="center"/>
          </w:tcPr>
          <w:p w14:paraId="2547674B" w14:textId="5776DEC7"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3F525C2C" w14:textId="064D63F8" w:rsidR="00933A29" w:rsidRPr="00933A29" w:rsidRDefault="00933A29" w:rsidP="00590F38">
            <w:pPr>
              <w:spacing w:after="0"/>
              <w:jc w:val="center"/>
              <w:rPr>
                <w:rFonts w:cstheme="minorHAnsi"/>
                <w:sz w:val="20"/>
                <w:szCs w:val="20"/>
              </w:rPr>
            </w:pPr>
            <w:r w:rsidRPr="00933A29">
              <w:rPr>
                <w:rFonts w:cstheme="minorHAnsi"/>
                <w:color w:val="000000"/>
                <w:sz w:val="20"/>
                <w:szCs w:val="20"/>
              </w:rPr>
              <w:t>CAT1</w:t>
            </w:r>
          </w:p>
        </w:tc>
        <w:tc>
          <w:tcPr>
            <w:tcW w:w="3780" w:type="dxa"/>
            <w:vAlign w:val="center"/>
          </w:tcPr>
          <w:p w14:paraId="55A6D91A" w14:textId="6200D53E" w:rsidR="00933A29" w:rsidRPr="00933A29" w:rsidRDefault="00933A29" w:rsidP="00590F38">
            <w:pPr>
              <w:spacing w:after="0"/>
              <w:jc w:val="center"/>
              <w:rPr>
                <w:rFonts w:cstheme="minorHAnsi"/>
                <w:sz w:val="20"/>
                <w:szCs w:val="20"/>
              </w:rPr>
            </w:pPr>
            <w:r w:rsidRPr="00933A29">
              <w:rPr>
                <w:rFonts w:cstheme="minorHAnsi"/>
                <w:color w:val="000000"/>
                <w:sz w:val="20"/>
                <w:szCs w:val="20"/>
              </w:rPr>
              <w:t>Methyl-</w:t>
            </w:r>
            <w:proofErr w:type="spellStart"/>
            <w:r w:rsidRPr="00933A29">
              <w:rPr>
                <w:rFonts w:cstheme="minorHAnsi"/>
                <w:color w:val="000000"/>
                <w:sz w:val="20"/>
                <w:szCs w:val="20"/>
              </w:rPr>
              <w:t>catechols</w:t>
            </w:r>
            <w:proofErr w:type="spellEnd"/>
          </w:p>
        </w:tc>
        <w:tc>
          <w:tcPr>
            <w:tcW w:w="900" w:type="dxa"/>
            <w:vAlign w:val="center"/>
          </w:tcPr>
          <w:p w14:paraId="7CE3A178" w14:textId="5501958C"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27FD7D2B" w14:textId="77777777" w:rsidTr="00590F38">
        <w:trPr>
          <w:trHeight w:val="143"/>
        </w:trPr>
        <w:tc>
          <w:tcPr>
            <w:tcW w:w="3055" w:type="dxa"/>
            <w:vAlign w:val="center"/>
          </w:tcPr>
          <w:p w14:paraId="48DDAC19" w14:textId="38D2F686"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7B200C73" w14:textId="10484448" w:rsidR="00933A29" w:rsidRPr="00933A29" w:rsidRDefault="00933A29" w:rsidP="00590F38">
            <w:pPr>
              <w:spacing w:after="0"/>
              <w:jc w:val="center"/>
              <w:rPr>
                <w:rFonts w:cstheme="minorHAnsi"/>
                <w:sz w:val="20"/>
                <w:szCs w:val="20"/>
              </w:rPr>
            </w:pPr>
            <w:r w:rsidRPr="00933A29">
              <w:rPr>
                <w:rFonts w:cstheme="minorHAnsi"/>
                <w:color w:val="000000"/>
                <w:sz w:val="20"/>
                <w:szCs w:val="20"/>
              </w:rPr>
              <w:t>CRES</w:t>
            </w:r>
          </w:p>
        </w:tc>
        <w:tc>
          <w:tcPr>
            <w:tcW w:w="3780" w:type="dxa"/>
            <w:vAlign w:val="center"/>
          </w:tcPr>
          <w:p w14:paraId="178AA206" w14:textId="3F702A37" w:rsidR="00933A29" w:rsidRPr="00933A29" w:rsidRDefault="00933A29" w:rsidP="00590F38">
            <w:pPr>
              <w:spacing w:after="0"/>
              <w:jc w:val="center"/>
              <w:rPr>
                <w:rFonts w:cstheme="minorHAnsi"/>
                <w:sz w:val="20"/>
                <w:szCs w:val="20"/>
              </w:rPr>
            </w:pPr>
            <w:r w:rsidRPr="00933A29">
              <w:rPr>
                <w:rFonts w:cstheme="minorHAnsi"/>
                <w:color w:val="000000"/>
                <w:sz w:val="20"/>
                <w:szCs w:val="20"/>
              </w:rPr>
              <w:t>Cresols</w:t>
            </w:r>
          </w:p>
        </w:tc>
        <w:tc>
          <w:tcPr>
            <w:tcW w:w="900" w:type="dxa"/>
            <w:vAlign w:val="center"/>
          </w:tcPr>
          <w:p w14:paraId="3C76789A" w14:textId="4D105254"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02FE5DDA" w14:textId="77777777" w:rsidTr="00590F38">
        <w:trPr>
          <w:trHeight w:val="143"/>
        </w:trPr>
        <w:tc>
          <w:tcPr>
            <w:tcW w:w="3055" w:type="dxa"/>
            <w:vAlign w:val="center"/>
          </w:tcPr>
          <w:p w14:paraId="42B7B090" w14:textId="06332BE6"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1BFD6B44" w14:textId="7427BFB0" w:rsidR="00933A29" w:rsidRPr="00933A29" w:rsidRDefault="00933A29" w:rsidP="00590F38">
            <w:pPr>
              <w:spacing w:after="0"/>
              <w:jc w:val="center"/>
              <w:rPr>
                <w:rFonts w:cstheme="minorHAnsi"/>
                <w:sz w:val="20"/>
                <w:szCs w:val="20"/>
              </w:rPr>
            </w:pPr>
            <w:r w:rsidRPr="00933A29">
              <w:rPr>
                <w:rFonts w:cstheme="minorHAnsi"/>
                <w:color w:val="000000"/>
                <w:sz w:val="20"/>
                <w:szCs w:val="20"/>
              </w:rPr>
              <w:t>CRON</w:t>
            </w:r>
          </w:p>
        </w:tc>
        <w:tc>
          <w:tcPr>
            <w:tcW w:w="3780" w:type="dxa"/>
            <w:vAlign w:val="center"/>
          </w:tcPr>
          <w:p w14:paraId="6408D935" w14:textId="33F1B86D" w:rsidR="00933A29" w:rsidRPr="00933A29" w:rsidRDefault="00933A29" w:rsidP="00590F38">
            <w:pPr>
              <w:spacing w:after="0"/>
              <w:jc w:val="center"/>
              <w:rPr>
                <w:rFonts w:cstheme="minorHAnsi"/>
                <w:sz w:val="20"/>
                <w:szCs w:val="20"/>
              </w:rPr>
            </w:pPr>
            <w:r w:rsidRPr="00933A29">
              <w:rPr>
                <w:rFonts w:cstheme="minorHAnsi"/>
                <w:color w:val="000000"/>
                <w:sz w:val="20"/>
                <w:szCs w:val="20"/>
              </w:rPr>
              <w:t>Nitro-cresols</w:t>
            </w:r>
          </w:p>
        </w:tc>
        <w:tc>
          <w:tcPr>
            <w:tcW w:w="900" w:type="dxa"/>
            <w:vAlign w:val="center"/>
          </w:tcPr>
          <w:p w14:paraId="4281A75C" w14:textId="5B3D003E"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2A54F602" w14:textId="77777777" w:rsidTr="00590F38">
        <w:trPr>
          <w:trHeight w:val="143"/>
        </w:trPr>
        <w:tc>
          <w:tcPr>
            <w:tcW w:w="3055" w:type="dxa"/>
            <w:vAlign w:val="center"/>
          </w:tcPr>
          <w:p w14:paraId="7363171C" w14:textId="4E3F31C6"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3B7A7FBD" w14:textId="69655E4E" w:rsidR="00933A29" w:rsidRPr="00933A29" w:rsidRDefault="00933A29" w:rsidP="00590F38">
            <w:pPr>
              <w:spacing w:after="0"/>
              <w:jc w:val="center"/>
              <w:rPr>
                <w:rFonts w:cstheme="minorHAnsi"/>
                <w:sz w:val="20"/>
                <w:szCs w:val="20"/>
              </w:rPr>
            </w:pPr>
            <w:r w:rsidRPr="00933A29">
              <w:rPr>
                <w:rFonts w:cstheme="minorHAnsi"/>
                <w:color w:val="000000"/>
                <w:sz w:val="20"/>
                <w:szCs w:val="20"/>
              </w:rPr>
              <w:t>IOLE</w:t>
            </w:r>
          </w:p>
        </w:tc>
        <w:tc>
          <w:tcPr>
            <w:tcW w:w="3780" w:type="dxa"/>
            <w:vAlign w:val="center"/>
          </w:tcPr>
          <w:p w14:paraId="65835C16" w14:textId="70DFCD52" w:rsidR="00933A29" w:rsidRPr="00933A29" w:rsidRDefault="00933A29" w:rsidP="00590F38">
            <w:pPr>
              <w:spacing w:after="0"/>
              <w:jc w:val="center"/>
              <w:rPr>
                <w:rFonts w:cstheme="minorHAnsi"/>
                <w:sz w:val="20"/>
                <w:szCs w:val="20"/>
              </w:rPr>
            </w:pPr>
            <w:r w:rsidRPr="00933A29">
              <w:rPr>
                <w:rFonts w:cstheme="minorHAnsi"/>
                <w:color w:val="000000"/>
                <w:sz w:val="20"/>
                <w:szCs w:val="20"/>
              </w:rPr>
              <w:t>Internal olefin carbon bond (R-C=C-R)</w:t>
            </w:r>
          </w:p>
        </w:tc>
        <w:tc>
          <w:tcPr>
            <w:tcW w:w="900" w:type="dxa"/>
            <w:vAlign w:val="center"/>
          </w:tcPr>
          <w:p w14:paraId="7B709D71" w14:textId="54D4ADB6"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3C28855B" w14:textId="77777777" w:rsidTr="00590F38">
        <w:trPr>
          <w:trHeight w:val="143"/>
        </w:trPr>
        <w:tc>
          <w:tcPr>
            <w:tcW w:w="3055" w:type="dxa"/>
            <w:vAlign w:val="center"/>
          </w:tcPr>
          <w:p w14:paraId="186E6B3E" w14:textId="7E1900BF"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5F14EC0F" w14:textId="203E933A" w:rsidR="00933A29" w:rsidRPr="00933A29" w:rsidRDefault="00933A29" w:rsidP="00590F38">
            <w:pPr>
              <w:spacing w:after="0"/>
              <w:jc w:val="center"/>
              <w:rPr>
                <w:rFonts w:cstheme="minorHAnsi"/>
                <w:sz w:val="20"/>
                <w:szCs w:val="20"/>
              </w:rPr>
            </w:pPr>
            <w:r w:rsidRPr="00933A29">
              <w:rPr>
                <w:rFonts w:cstheme="minorHAnsi"/>
                <w:color w:val="000000"/>
                <w:sz w:val="20"/>
                <w:szCs w:val="20"/>
              </w:rPr>
              <w:t>IVOC</w:t>
            </w:r>
          </w:p>
        </w:tc>
        <w:tc>
          <w:tcPr>
            <w:tcW w:w="3780" w:type="dxa"/>
            <w:vAlign w:val="center"/>
          </w:tcPr>
          <w:p w14:paraId="40B0E0AD" w14:textId="1BA2EB05" w:rsidR="00933A29" w:rsidRPr="00933A29" w:rsidRDefault="00933A29" w:rsidP="00590F38">
            <w:pPr>
              <w:spacing w:after="0"/>
              <w:jc w:val="center"/>
              <w:rPr>
                <w:rFonts w:cstheme="minorHAnsi"/>
                <w:sz w:val="20"/>
                <w:szCs w:val="20"/>
              </w:rPr>
            </w:pPr>
            <w:r w:rsidRPr="00933A29">
              <w:rPr>
                <w:rFonts w:cstheme="minorHAnsi"/>
                <w:color w:val="000000"/>
                <w:sz w:val="20"/>
                <w:szCs w:val="20"/>
              </w:rPr>
              <w:t>Intermediate-Volatile Organic Compounds</w:t>
            </w:r>
          </w:p>
        </w:tc>
        <w:tc>
          <w:tcPr>
            <w:tcW w:w="900" w:type="dxa"/>
            <w:vAlign w:val="center"/>
          </w:tcPr>
          <w:p w14:paraId="5CA835E5" w14:textId="541ED537"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38D898AE" w14:textId="77777777" w:rsidTr="00590F38">
        <w:trPr>
          <w:trHeight w:val="143"/>
        </w:trPr>
        <w:tc>
          <w:tcPr>
            <w:tcW w:w="3055" w:type="dxa"/>
            <w:vAlign w:val="center"/>
          </w:tcPr>
          <w:p w14:paraId="7990D4DD" w14:textId="3DE673E0"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44431633" w14:textId="4CF82A7F" w:rsidR="00933A29" w:rsidRPr="00933A29" w:rsidRDefault="00933A29" w:rsidP="00590F38">
            <w:pPr>
              <w:spacing w:after="0"/>
              <w:jc w:val="center"/>
              <w:rPr>
                <w:rFonts w:cstheme="minorHAnsi"/>
                <w:sz w:val="20"/>
                <w:szCs w:val="20"/>
              </w:rPr>
            </w:pPr>
            <w:r w:rsidRPr="00933A29">
              <w:rPr>
                <w:rFonts w:cstheme="minorHAnsi"/>
                <w:color w:val="000000"/>
                <w:sz w:val="20"/>
                <w:szCs w:val="20"/>
              </w:rPr>
              <w:t>KET</w:t>
            </w:r>
          </w:p>
        </w:tc>
        <w:tc>
          <w:tcPr>
            <w:tcW w:w="3780" w:type="dxa"/>
            <w:vAlign w:val="center"/>
          </w:tcPr>
          <w:p w14:paraId="5CB77C5D" w14:textId="678326F9" w:rsidR="00933A29" w:rsidRPr="00933A29" w:rsidRDefault="00933A29" w:rsidP="00590F38">
            <w:pPr>
              <w:spacing w:after="0"/>
              <w:jc w:val="center"/>
              <w:rPr>
                <w:rFonts w:cstheme="minorHAnsi"/>
                <w:sz w:val="20"/>
                <w:szCs w:val="20"/>
              </w:rPr>
            </w:pPr>
            <w:r w:rsidRPr="00933A29">
              <w:rPr>
                <w:rFonts w:cstheme="minorHAnsi"/>
                <w:color w:val="000000"/>
                <w:sz w:val="20"/>
                <w:szCs w:val="20"/>
              </w:rPr>
              <w:t>Ketone carbon bond (C=O)</w:t>
            </w:r>
          </w:p>
        </w:tc>
        <w:tc>
          <w:tcPr>
            <w:tcW w:w="900" w:type="dxa"/>
            <w:vAlign w:val="center"/>
          </w:tcPr>
          <w:p w14:paraId="062AF3D3" w14:textId="2D7AFA52"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515E631E" w14:textId="77777777" w:rsidTr="00590F38">
        <w:trPr>
          <w:trHeight w:val="143"/>
        </w:trPr>
        <w:tc>
          <w:tcPr>
            <w:tcW w:w="3055" w:type="dxa"/>
            <w:vAlign w:val="center"/>
          </w:tcPr>
          <w:p w14:paraId="6866196F" w14:textId="61E1E9CA"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2FEAA971" w14:textId="32D2C798" w:rsidR="00933A29" w:rsidRPr="00933A29" w:rsidRDefault="00933A29" w:rsidP="00590F38">
            <w:pPr>
              <w:spacing w:after="0"/>
              <w:jc w:val="center"/>
              <w:rPr>
                <w:rFonts w:cstheme="minorHAnsi"/>
                <w:sz w:val="20"/>
                <w:szCs w:val="20"/>
              </w:rPr>
            </w:pPr>
            <w:r w:rsidRPr="00933A29">
              <w:rPr>
                <w:rFonts w:cstheme="minorHAnsi"/>
                <w:color w:val="000000"/>
                <w:sz w:val="20"/>
                <w:szCs w:val="20"/>
              </w:rPr>
              <w:t>NVOL</w:t>
            </w:r>
          </w:p>
        </w:tc>
        <w:tc>
          <w:tcPr>
            <w:tcW w:w="3780" w:type="dxa"/>
            <w:vAlign w:val="center"/>
          </w:tcPr>
          <w:p w14:paraId="58732007" w14:textId="5B3FEA8F" w:rsidR="00933A29" w:rsidRPr="00933A29" w:rsidRDefault="00933A29" w:rsidP="00590F38">
            <w:pPr>
              <w:spacing w:after="0"/>
              <w:jc w:val="center"/>
              <w:rPr>
                <w:rFonts w:cstheme="minorHAnsi"/>
                <w:sz w:val="20"/>
                <w:szCs w:val="20"/>
              </w:rPr>
            </w:pPr>
            <w:r w:rsidRPr="00933A29">
              <w:rPr>
                <w:rFonts w:cstheme="minorHAnsi"/>
                <w:color w:val="000000"/>
                <w:sz w:val="20"/>
                <w:szCs w:val="20"/>
              </w:rPr>
              <w:t>Nonvolatile</w:t>
            </w:r>
          </w:p>
        </w:tc>
        <w:tc>
          <w:tcPr>
            <w:tcW w:w="900" w:type="dxa"/>
            <w:vAlign w:val="center"/>
          </w:tcPr>
          <w:p w14:paraId="53A08D6D" w14:textId="3E164FB5"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5E3B3634" w14:textId="77777777" w:rsidTr="00590F38">
        <w:trPr>
          <w:trHeight w:val="143"/>
        </w:trPr>
        <w:tc>
          <w:tcPr>
            <w:tcW w:w="3055" w:type="dxa"/>
            <w:vAlign w:val="center"/>
          </w:tcPr>
          <w:p w14:paraId="2D0D4B8B" w14:textId="78FCB1D6"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7217DE92" w14:textId="113F4BD7" w:rsidR="00933A29" w:rsidRPr="00933A29" w:rsidRDefault="00933A29" w:rsidP="00590F38">
            <w:pPr>
              <w:spacing w:after="0"/>
              <w:jc w:val="center"/>
              <w:rPr>
                <w:rFonts w:cstheme="minorHAnsi"/>
                <w:sz w:val="20"/>
                <w:szCs w:val="20"/>
              </w:rPr>
            </w:pPr>
            <w:r w:rsidRPr="00933A29">
              <w:rPr>
                <w:rFonts w:cstheme="minorHAnsi"/>
                <w:color w:val="000000"/>
                <w:sz w:val="20"/>
                <w:szCs w:val="20"/>
              </w:rPr>
              <w:t>OLE</w:t>
            </w:r>
          </w:p>
        </w:tc>
        <w:tc>
          <w:tcPr>
            <w:tcW w:w="3780" w:type="dxa"/>
            <w:vAlign w:val="center"/>
          </w:tcPr>
          <w:p w14:paraId="18C28765" w14:textId="444D3C90" w:rsidR="00933A29" w:rsidRPr="00933A29" w:rsidRDefault="00933A29" w:rsidP="00590F38">
            <w:pPr>
              <w:spacing w:after="0"/>
              <w:jc w:val="center"/>
              <w:rPr>
                <w:rFonts w:cstheme="minorHAnsi"/>
                <w:sz w:val="20"/>
                <w:szCs w:val="20"/>
              </w:rPr>
            </w:pPr>
            <w:r w:rsidRPr="00933A29">
              <w:rPr>
                <w:rFonts w:cstheme="minorHAnsi"/>
                <w:color w:val="000000"/>
                <w:sz w:val="20"/>
                <w:szCs w:val="20"/>
              </w:rPr>
              <w:t>Terminal olefin carbon bond (R-C=C)</w:t>
            </w:r>
          </w:p>
        </w:tc>
        <w:tc>
          <w:tcPr>
            <w:tcW w:w="900" w:type="dxa"/>
            <w:vAlign w:val="center"/>
          </w:tcPr>
          <w:p w14:paraId="79D0E702" w14:textId="621948C3"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07D59880" w14:textId="77777777" w:rsidTr="00590F38">
        <w:trPr>
          <w:trHeight w:val="143"/>
        </w:trPr>
        <w:tc>
          <w:tcPr>
            <w:tcW w:w="3055" w:type="dxa"/>
            <w:vAlign w:val="center"/>
          </w:tcPr>
          <w:p w14:paraId="209B5A1C" w14:textId="7F09429E"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02DCA943" w14:textId="214DA92D" w:rsidR="00933A29" w:rsidRPr="00933A29" w:rsidRDefault="00933A29" w:rsidP="00590F38">
            <w:pPr>
              <w:spacing w:after="0"/>
              <w:jc w:val="center"/>
              <w:rPr>
                <w:rFonts w:cstheme="minorHAnsi"/>
                <w:sz w:val="20"/>
                <w:szCs w:val="20"/>
              </w:rPr>
            </w:pPr>
            <w:r w:rsidRPr="00933A29">
              <w:rPr>
                <w:rFonts w:cstheme="minorHAnsi"/>
                <w:color w:val="000000"/>
                <w:sz w:val="20"/>
                <w:szCs w:val="20"/>
              </w:rPr>
              <w:t>PACD</w:t>
            </w:r>
          </w:p>
        </w:tc>
        <w:tc>
          <w:tcPr>
            <w:tcW w:w="3780" w:type="dxa"/>
            <w:vAlign w:val="center"/>
          </w:tcPr>
          <w:p w14:paraId="66560E95" w14:textId="3B5FEDE7" w:rsidR="00933A29" w:rsidRPr="00933A29" w:rsidRDefault="00933A29" w:rsidP="00590F38">
            <w:pPr>
              <w:spacing w:after="0"/>
              <w:jc w:val="center"/>
              <w:rPr>
                <w:rFonts w:cstheme="minorHAnsi"/>
                <w:sz w:val="20"/>
                <w:szCs w:val="20"/>
              </w:rPr>
            </w:pPr>
            <w:r w:rsidRPr="00933A29">
              <w:rPr>
                <w:rFonts w:cstheme="minorHAnsi"/>
                <w:color w:val="000000"/>
                <w:sz w:val="20"/>
                <w:szCs w:val="20"/>
              </w:rPr>
              <w:t>Peroxyacetic and higher peroxycarboxylic acids</w:t>
            </w:r>
          </w:p>
        </w:tc>
        <w:tc>
          <w:tcPr>
            <w:tcW w:w="900" w:type="dxa"/>
            <w:vAlign w:val="center"/>
          </w:tcPr>
          <w:p w14:paraId="0E7A6085" w14:textId="6A36867D"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5D5C4276" w14:textId="77777777" w:rsidTr="00590F38">
        <w:trPr>
          <w:trHeight w:val="143"/>
        </w:trPr>
        <w:tc>
          <w:tcPr>
            <w:tcW w:w="3055" w:type="dxa"/>
            <w:vAlign w:val="center"/>
          </w:tcPr>
          <w:p w14:paraId="2848133C" w14:textId="48D265DE"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7016A921" w14:textId="4A9AC42C" w:rsidR="00933A29" w:rsidRPr="00933A29" w:rsidRDefault="00933A29" w:rsidP="00590F38">
            <w:pPr>
              <w:spacing w:after="0"/>
              <w:jc w:val="center"/>
              <w:rPr>
                <w:rFonts w:cstheme="minorHAnsi"/>
                <w:sz w:val="20"/>
                <w:szCs w:val="20"/>
              </w:rPr>
            </w:pPr>
            <w:r w:rsidRPr="00933A29">
              <w:rPr>
                <w:rFonts w:cstheme="minorHAnsi"/>
                <w:color w:val="000000"/>
                <w:sz w:val="20"/>
                <w:szCs w:val="20"/>
              </w:rPr>
              <w:t>PAR</w:t>
            </w:r>
          </w:p>
        </w:tc>
        <w:tc>
          <w:tcPr>
            <w:tcW w:w="3780" w:type="dxa"/>
            <w:vAlign w:val="center"/>
          </w:tcPr>
          <w:p w14:paraId="30634A01" w14:textId="2E64B39D" w:rsidR="00933A29" w:rsidRPr="00933A29" w:rsidRDefault="00933A29" w:rsidP="00590F38">
            <w:pPr>
              <w:spacing w:after="0"/>
              <w:jc w:val="center"/>
              <w:rPr>
                <w:rFonts w:cstheme="minorHAnsi"/>
                <w:sz w:val="20"/>
                <w:szCs w:val="20"/>
              </w:rPr>
            </w:pPr>
            <w:r w:rsidRPr="00933A29">
              <w:rPr>
                <w:rFonts w:cstheme="minorHAnsi"/>
                <w:color w:val="000000"/>
                <w:sz w:val="20"/>
                <w:szCs w:val="20"/>
              </w:rPr>
              <w:t>Paraffin carbon bond (C-C)</w:t>
            </w:r>
          </w:p>
        </w:tc>
        <w:tc>
          <w:tcPr>
            <w:tcW w:w="900" w:type="dxa"/>
            <w:vAlign w:val="center"/>
          </w:tcPr>
          <w:p w14:paraId="6C1ADB4E" w14:textId="684B4987"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590DFFDA" w14:textId="77777777" w:rsidTr="00590F38">
        <w:trPr>
          <w:trHeight w:val="143"/>
        </w:trPr>
        <w:tc>
          <w:tcPr>
            <w:tcW w:w="3055" w:type="dxa"/>
            <w:vAlign w:val="center"/>
          </w:tcPr>
          <w:p w14:paraId="376E7DE9" w14:textId="2B50A26D"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24E133B4" w14:textId="4F73F608" w:rsidR="00933A29" w:rsidRPr="00933A29" w:rsidRDefault="00933A29" w:rsidP="00590F38">
            <w:pPr>
              <w:spacing w:after="0"/>
              <w:jc w:val="center"/>
              <w:rPr>
                <w:rFonts w:cstheme="minorHAnsi"/>
                <w:sz w:val="20"/>
                <w:szCs w:val="20"/>
              </w:rPr>
            </w:pPr>
            <w:r w:rsidRPr="00933A29">
              <w:rPr>
                <w:rFonts w:cstheme="minorHAnsi"/>
                <w:color w:val="000000"/>
                <w:sz w:val="20"/>
                <w:szCs w:val="20"/>
              </w:rPr>
              <w:t>TERP</w:t>
            </w:r>
          </w:p>
        </w:tc>
        <w:tc>
          <w:tcPr>
            <w:tcW w:w="3780" w:type="dxa"/>
            <w:vAlign w:val="center"/>
          </w:tcPr>
          <w:p w14:paraId="6E8954FB" w14:textId="2EB260DB" w:rsidR="00933A29" w:rsidRPr="00933A29" w:rsidRDefault="00933A29" w:rsidP="00590F38">
            <w:pPr>
              <w:spacing w:after="0"/>
              <w:jc w:val="center"/>
              <w:rPr>
                <w:rFonts w:cstheme="minorHAnsi"/>
                <w:sz w:val="20"/>
                <w:szCs w:val="20"/>
              </w:rPr>
            </w:pPr>
            <w:r w:rsidRPr="00933A29">
              <w:rPr>
                <w:rFonts w:cstheme="minorHAnsi"/>
                <w:color w:val="000000"/>
                <w:sz w:val="20"/>
                <w:szCs w:val="20"/>
              </w:rPr>
              <w:t>Monoterpenes</w:t>
            </w:r>
          </w:p>
        </w:tc>
        <w:tc>
          <w:tcPr>
            <w:tcW w:w="900" w:type="dxa"/>
            <w:vAlign w:val="center"/>
          </w:tcPr>
          <w:p w14:paraId="258E2429" w14:textId="0C3A8422"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584380A1" w14:textId="77777777" w:rsidTr="00590F38">
        <w:trPr>
          <w:trHeight w:val="143"/>
        </w:trPr>
        <w:tc>
          <w:tcPr>
            <w:tcW w:w="3055" w:type="dxa"/>
            <w:vAlign w:val="center"/>
          </w:tcPr>
          <w:p w14:paraId="091D2890" w14:textId="3BEBC646"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3EA9D209" w14:textId="5F222E90" w:rsidR="00933A29" w:rsidRPr="00933A29" w:rsidRDefault="00933A29" w:rsidP="00590F38">
            <w:pPr>
              <w:spacing w:after="0"/>
              <w:jc w:val="center"/>
              <w:rPr>
                <w:rFonts w:cstheme="minorHAnsi"/>
                <w:sz w:val="20"/>
                <w:szCs w:val="20"/>
              </w:rPr>
            </w:pPr>
            <w:r w:rsidRPr="00933A29">
              <w:rPr>
                <w:rFonts w:cstheme="minorHAnsi"/>
                <w:color w:val="000000"/>
                <w:sz w:val="20"/>
                <w:szCs w:val="20"/>
              </w:rPr>
              <w:t>TOL</w:t>
            </w:r>
          </w:p>
        </w:tc>
        <w:tc>
          <w:tcPr>
            <w:tcW w:w="3780" w:type="dxa"/>
            <w:vAlign w:val="center"/>
          </w:tcPr>
          <w:p w14:paraId="13EB862E" w14:textId="3D6140ED" w:rsidR="00933A29" w:rsidRPr="00933A29" w:rsidRDefault="00933A29" w:rsidP="00590F38">
            <w:pPr>
              <w:spacing w:after="0"/>
              <w:jc w:val="center"/>
              <w:rPr>
                <w:rFonts w:cstheme="minorHAnsi"/>
                <w:sz w:val="20"/>
                <w:szCs w:val="20"/>
              </w:rPr>
            </w:pPr>
            <w:r w:rsidRPr="00933A29">
              <w:rPr>
                <w:rFonts w:cstheme="minorHAnsi"/>
                <w:color w:val="000000"/>
                <w:sz w:val="20"/>
                <w:szCs w:val="20"/>
              </w:rPr>
              <w:t>Toluene and other monoalkyl aromatics</w:t>
            </w:r>
          </w:p>
        </w:tc>
        <w:tc>
          <w:tcPr>
            <w:tcW w:w="900" w:type="dxa"/>
            <w:vAlign w:val="center"/>
          </w:tcPr>
          <w:p w14:paraId="4D873D32" w14:textId="57048C2D"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2C45D066" w14:textId="77777777" w:rsidTr="00590F38">
        <w:trPr>
          <w:trHeight w:val="143"/>
        </w:trPr>
        <w:tc>
          <w:tcPr>
            <w:tcW w:w="3055" w:type="dxa"/>
            <w:vAlign w:val="center"/>
          </w:tcPr>
          <w:p w14:paraId="30AA75AF" w14:textId="64829082"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16718235" w14:textId="7FEEB638" w:rsidR="00933A29" w:rsidRPr="00933A29" w:rsidRDefault="00933A29" w:rsidP="00590F38">
            <w:pPr>
              <w:spacing w:after="0"/>
              <w:jc w:val="center"/>
              <w:rPr>
                <w:rFonts w:cstheme="minorHAnsi"/>
                <w:sz w:val="20"/>
                <w:szCs w:val="20"/>
              </w:rPr>
            </w:pPr>
            <w:r w:rsidRPr="00933A29">
              <w:rPr>
                <w:rFonts w:cstheme="minorHAnsi"/>
                <w:color w:val="000000"/>
                <w:sz w:val="20"/>
                <w:szCs w:val="20"/>
              </w:rPr>
              <w:t>UNR</w:t>
            </w:r>
          </w:p>
        </w:tc>
        <w:tc>
          <w:tcPr>
            <w:tcW w:w="3780" w:type="dxa"/>
            <w:vAlign w:val="center"/>
          </w:tcPr>
          <w:p w14:paraId="1B9CF79C" w14:textId="03D1913C" w:rsidR="00933A29" w:rsidRPr="00933A29" w:rsidRDefault="00933A29" w:rsidP="00590F38">
            <w:pPr>
              <w:spacing w:after="0"/>
              <w:jc w:val="center"/>
              <w:rPr>
                <w:rFonts w:cstheme="minorHAnsi"/>
                <w:sz w:val="20"/>
                <w:szCs w:val="20"/>
              </w:rPr>
            </w:pPr>
            <w:r w:rsidRPr="00933A29">
              <w:rPr>
                <w:rFonts w:cstheme="minorHAnsi"/>
                <w:color w:val="000000"/>
                <w:sz w:val="20"/>
                <w:szCs w:val="20"/>
              </w:rPr>
              <w:t>Unreactive</w:t>
            </w:r>
          </w:p>
        </w:tc>
        <w:tc>
          <w:tcPr>
            <w:tcW w:w="900" w:type="dxa"/>
            <w:vAlign w:val="center"/>
          </w:tcPr>
          <w:p w14:paraId="6FD3D2AB" w14:textId="19BD6D43"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35FF4196" w14:textId="77777777" w:rsidTr="00590F38">
        <w:trPr>
          <w:trHeight w:val="143"/>
        </w:trPr>
        <w:tc>
          <w:tcPr>
            <w:tcW w:w="3055" w:type="dxa"/>
            <w:vAlign w:val="center"/>
          </w:tcPr>
          <w:p w14:paraId="0D58B0A6" w14:textId="13155B3D"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1E7D90BF" w14:textId="3559F9F8" w:rsidR="00933A29" w:rsidRPr="00933A29" w:rsidRDefault="00933A29" w:rsidP="00590F38">
            <w:pPr>
              <w:spacing w:after="0"/>
              <w:jc w:val="center"/>
              <w:rPr>
                <w:rFonts w:cstheme="minorHAnsi"/>
                <w:sz w:val="20"/>
                <w:szCs w:val="20"/>
              </w:rPr>
            </w:pPr>
            <w:r w:rsidRPr="00933A29">
              <w:rPr>
                <w:rFonts w:cstheme="minorHAnsi"/>
                <w:color w:val="000000"/>
                <w:sz w:val="20"/>
                <w:szCs w:val="20"/>
              </w:rPr>
              <w:t>XYL</w:t>
            </w:r>
          </w:p>
        </w:tc>
        <w:tc>
          <w:tcPr>
            <w:tcW w:w="3780" w:type="dxa"/>
            <w:vAlign w:val="center"/>
          </w:tcPr>
          <w:p w14:paraId="5226AAF4" w14:textId="57D76B85" w:rsidR="00933A29" w:rsidRPr="00933A29" w:rsidRDefault="00933A29" w:rsidP="00590F38">
            <w:pPr>
              <w:spacing w:after="0"/>
              <w:jc w:val="center"/>
              <w:rPr>
                <w:rFonts w:cstheme="minorHAnsi"/>
                <w:sz w:val="20"/>
                <w:szCs w:val="20"/>
              </w:rPr>
            </w:pPr>
            <w:r w:rsidRPr="00933A29">
              <w:rPr>
                <w:rFonts w:cstheme="minorHAnsi"/>
                <w:color w:val="000000"/>
                <w:sz w:val="20"/>
                <w:szCs w:val="20"/>
              </w:rPr>
              <w:t>Xylene and other polyalkyl aromatics</w:t>
            </w:r>
          </w:p>
        </w:tc>
        <w:tc>
          <w:tcPr>
            <w:tcW w:w="900" w:type="dxa"/>
            <w:vAlign w:val="center"/>
          </w:tcPr>
          <w:p w14:paraId="30793BFE" w14:textId="7E44B1A4"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FE6243A" w14:textId="77777777" w:rsidTr="00590F38">
        <w:trPr>
          <w:trHeight w:val="143"/>
        </w:trPr>
        <w:tc>
          <w:tcPr>
            <w:tcW w:w="3055" w:type="dxa"/>
            <w:vAlign w:val="center"/>
          </w:tcPr>
          <w:p w14:paraId="7D34FB09" w14:textId="78E68868"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748F7570" w14:textId="02B64252"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ACET</w:t>
            </w:r>
          </w:p>
        </w:tc>
        <w:tc>
          <w:tcPr>
            <w:tcW w:w="3780" w:type="dxa"/>
            <w:vAlign w:val="center"/>
          </w:tcPr>
          <w:p w14:paraId="3E993C8E" w14:textId="251AE715"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Acetone</w:t>
            </w:r>
          </w:p>
        </w:tc>
        <w:tc>
          <w:tcPr>
            <w:tcW w:w="900" w:type="dxa"/>
            <w:vAlign w:val="center"/>
          </w:tcPr>
          <w:p w14:paraId="17B4D899" w14:textId="141FD951"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0A7F1CF4" w14:textId="77777777" w:rsidTr="00590F38">
        <w:trPr>
          <w:trHeight w:val="143"/>
        </w:trPr>
        <w:tc>
          <w:tcPr>
            <w:tcW w:w="3055" w:type="dxa"/>
            <w:vAlign w:val="center"/>
          </w:tcPr>
          <w:p w14:paraId="0B0872DB" w14:textId="14D3F4C4"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5E2AEE5C" w14:textId="24E0A3E3"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ALD2</w:t>
            </w:r>
          </w:p>
        </w:tc>
        <w:tc>
          <w:tcPr>
            <w:tcW w:w="3780" w:type="dxa"/>
            <w:vAlign w:val="center"/>
          </w:tcPr>
          <w:p w14:paraId="30071F1B" w14:textId="58FBFC6D"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Acetaldehyde</w:t>
            </w:r>
          </w:p>
        </w:tc>
        <w:tc>
          <w:tcPr>
            <w:tcW w:w="900" w:type="dxa"/>
            <w:vAlign w:val="center"/>
          </w:tcPr>
          <w:p w14:paraId="1C4126ED" w14:textId="560FCDF1"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36979CE8" w14:textId="77777777" w:rsidTr="00590F38">
        <w:trPr>
          <w:trHeight w:val="143"/>
        </w:trPr>
        <w:tc>
          <w:tcPr>
            <w:tcW w:w="3055" w:type="dxa"/>
            <w:vAlign w:val="center"/>
          </w:tcPr>
          <w:p w14:paraId="498681B9" w14:textId="2261CC30"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482B822E" w14:textId="375C896B"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APIN</w:t>
            </w:r>
          </w:p>
        </w:tc>
        <w:tc>
          <w:tcPr>
            <w:tcW w:w="3780" w:type="dxa"/>
            <w:vAlign w:val="center"/>
          </w:tcPr>
          <w:p w14:paraId="482DEEBC" w14:textId="741092CD"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alpha-pinene</w:t>
            </w:r>
          </w:p>
        </w:tc>
        <w:tc>
          <w:tcPr>
            <w:tcW w:w="900" w:type="dxa"/>
            <w:vAlign w:val="center"/>
          </w:tcPr>
          <w:p w14:paraId="252C7BD7" w14:textId="3ADCC6DF"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67E3970B" w14:textId="77777777" w:rsidTr="00590F38">
        <w:trPr>
          <w:trHeight w:val="143"/>
        </w:trPr>
        <w:tc>
          <w:tcPr>
            <w:tcW w:w="3055" w:type="dxa"/>
            <w:vAlign w:val="center"/>
          </w:tcPr>
          <w:p w14:paraId="716B33CA" w14:textId="1CE30B6D"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38AEBF79" w14:textId="42C6315A"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BENZ</w:t>
            </w:r>
          </w:p>
        </w:tc>
        <w:tc>
          <w:tcPr>
            <w:tcW w:w="3780" w:type="dxa"/>
            <w:vAlign w:val="center"/>
          </w:tcPr>
          <w:p w14:paraId="22F45ECC" w14:textId="48602974"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Benzene</w:t>
            </w:r>
          </w:p>
        </w:tc>
        <w:tc>
          <w:tcPr>
            <w:tcW w:w="900" w:type="dxa"/>
            <w:vAlign w:val="center"/>
          </w:tcPr>
          <w:p w14:paraId="13E589C9" w14:textId="2C23263A"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333CE824" w14:textId="77777777" w:rsidTr="00590F38">
        <w:trPr>
          <w:trHeight w:val="143"/>
        </w:trPr>
        <w:tc>
          <w:tcPr>
            <w:tcW w:w="3055" w:type="dxa"/>
            <w:vAlign w:val="center"/>
          </w:tcPr>
          <w:p w14:paraId="21267596" w14:textId="4D3A0886"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5B79C73E" w14:textId="5B7E45CD"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CH4</w:t>
            </w:r>
          </w:p>
        </w:tc>
        <w:tc>
          <w:tcPr>
            <w:tcW w:w="3780" w:type="dxa"/>
            <w:vAlign w:val="center"/>
          </w:tcPr>
          <w:p w14:paraId="69DD87DD" w14:textId="1648B54C"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Methane</w:t>
            </w:r>
          </w:p>
        </w:tc>
        <w:tc>
          <w:tcPr>
            <w:tcW w:w="900" w:type="dxa"/>
            <w:vAlign w:val="center"/>
          </w:tcPr>
          <w:p w14:paraId="72B20A2A" w14:textId="7E5FE6B1"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5300C4C2" w14:textId="77777777" w:rsidTr="00590F38">
        <w:trPr>
          <w:trHeight w:val="143"/>
        </w:trPr>
        <w:tc>
          <w:tcPr>
            <w:tcW w:w="3055" w:type="dxa"/>
            <w:vAlign w:val="center"/>
          </w:tcPr>
          <w:p w14:paraId="42A282B9" w14:textId="4665D1CC"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6F7DBE48" w14:textId="40221C72"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ETH</w:t>
            </w:r>
          </w:p>
        </w:tc>
        <w:tc>
          <w:tcPr>
            <w:tcW w:w="3780" w:type="dxa"/>
            <w:vAlign w:val="center"/>
          </w:tcPr>
          <w:p w14:paraId="45F9D082" w14:textId="77AA1CE6"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Ethene</w:t>
            </w:r>
          </w:p>
        </w:tc>
        <w:tc>
          <w:tcPr>
            <w:tcW w:w="900" w:type="dxa"/>
            <w:vAlign w:val="center"/>
          </w:tcPr>
          <w:p w14:paraId="1BC0EAEA" w14:textId="54239B70"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29EEC2F4" w14:textId="77777777" w:rsidTr="00590F38">
        <w:trPr>
          <w:trHeight w:val="143"/>
        </w:trPr>
        <w:tc>
          <w:tcPr>
            <w:tcW w:w="3055" w:type="dxa"/>
            <w:vAlign w:val="center"/>
          </w:tcPr>
          <w:p w14:paraId="5F8937B1" w14:textId="4B2E6623"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2E2A6CC0" w14:textId="750F0980"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ETHA</w:t>
            </w:r>
          </w:p>
        </w:tc>
        <w:tc>
          <w:tcPr>
            <w:tcW w:w="3780" w:type="dxa"/>
            <w:vAlign w:val="center"/>
          </w:tcPr>
          <w:p w14:paraId="2C9AC75C" w14:textId="5CEC7054"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Ethane</w:t>
            </w:r>
          </w:p>
        </w:tc>
        <w:tc>
          <w:tcPr>
            <w:tcW w:w="900" w:type="dxa"/>
            <w:vAlign w:val="center"/>
          </w:tcPr>
          <w:p w14:paraId="48DEE472" w14:textId="759E3807"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1C5F688F" w14:textId="77777777" w:rsidTr="00590F38">
        <w:trPr>
          <w:trHeight w:val="143"/>
        </w:trPr>
        <w:tc>
          <w:tcPr>
            <w:tcW w:w="3055" w:type="dxa"/>
            <w:vAlign w:val="center"/>
          </w:tcPr>
          <w:p w14:paraId="47B9E6CD" w14:textId="4E111D30"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41D83059" w14:textId="51D86BDD"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ETHY</w:t>
            </w:r>
          </w:p>
        </w:tc>
        <w:tc>
          <w:tcPr>
            <w:tcW w:w="3780" w:type="dxa"/>
            <w:vAlign w:val="center"/>
          </w:tcPr>
          <w:p w14:paraId="1DC39310" w14:textId="76AED8EB"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Ethyne</w:t>
            </w:r>
          </w:p>
        </w:tc>
        <w:tc>
          <w:tcPr>
            <w:tcW w:w="900" w:type="dxa"/>
            <w:vAlign w:val="center"/>
          </w:tcPr>
          <w:p w14:paraId="72ED8049" w14:textId="2CC4B532"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08F45E37" w14:textId="77777777" w:rsidTr="00590F38">
        <w:trPr>
          <w:trHeight w:val="143"/>
        </w:trPr>
        <w:tc>
          <w:tcPr>
            <w:tcW w:w="3055" w:type="dxa"/>
            <w:vAlign w:val="center"/>
          </w:tcPr>
          <w:p w14:paraId="133AE921" w14:textId="0199976D"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560E4CC9" w14:textId="11680287"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ETOH</w:t>
            </w:r>
          </w:p>
        </w:tc>
        <w:tc>
          <w:tcPr>
            <w:tcW w:w="3780" w:type="dxa"/>
            <w:vAlign w:val="center"/>
          </w:tcPr>
          <w:p w14:paraId="7DA4A4E4" w14:textId="5E35B3D5"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Ethanol</w:t>
            </w:r>
          </w:p>
        </w:tc>
        <w:tc>
          <w:tcPr>
            <w:tcW w:w="900" w:type="dxa"/>
            <w:vAlign w:val="center"/>
          </w:tcPr>
          <w:p w14:paraId="3056B1EB" w14:textId="4D40D476"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5B7AD4FF" w14:textId="77777777" w:rsidTr="00590F38">
        <w:trPr>
          <w:trHeight w:val="143"/>
        </w:trPr>
        <w:tc>
          <w:tcPr>
            <w:tcW w:w="3055" w:type="dxa"/>
            <w:vAlign w:val="center"/>
          </w:tcPr>
          <w:p w14:paraId="21CF0F4B" w14:textId="7C52F408"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1F8A6346" w14:textId="4B2383CA"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FORM</w:t>
            </w:r>
          </w:p>
        </w:tc>
        <w:tc>
          <w:tcPr>
            <w:tcW w:w="3780" w:type="dxa"/>
            <w:vAlign w:val="center"/>
          </w:tcPr>
          <w:p w14:paraId="1B0F42A8" w14:textId="2C83BCD1"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Formaldehyde</w:t>
            </w:r>
          </w:p>
        </w:tc>
        <w:tc>
          <w:tcPr>
            <w:tcW w:w="900" w:type="dxa"/>
            <w:vAlign w:val="center"/>
          </w:tcPr>
          <w:p w14:paraId="337CF2C9" w14:textId="54EF6EFF"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085B30FD" w14:textId="77777777" w:rsidTr="00590F38">
        <w:trPr>
          <w:trHeight w:val="143"/>
        </w:trPr>
        <w:tc>
          <w:tcPr>
            <w:tcW w:w="3055" w:type="dxa"/>
            <w:vAlign w:val="center"/>
          </w:tcPr>
          <w:p w14:paraId="124A1B86" w14:textId="1568C308"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400E91D6" w14:textId="00821B03"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ISOP</w:t>
            </w:r>
          </w:p>
        </w:tc>
        <w:tc>
          <w:tcPr>
            <w:tcW w:w="3780" w:type="dxa"/>
            <w:vAlign w:val="center"/>
          </w:tcPr>
          <w:p w14:paraId="09FD9464" w14:textId="1A52E48F"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Isoprene</w:t>
            </w:r>
          </w:p>
        </w:tc>
        <w:tc>
          <w:tcPr>
            <w:tcW w:w="900" w:type="dxa"/>
            <w:vAlign w:val="center"/>
          </w:tcPr>
          <w:p w14:paraId="6032650B" w14:textId="79170AB4"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29E5D8F0" w14:textId="77777777" w:rsidTr="00590F38">
        <w:trPr>
          <w:trHeight w:val="143"/>
        </w:trPr>
        <w:tc>
          <w:tcPr>
            <w:tcW w:w="3055" w:type="dxa"/>
            <w:vAlign w:val="center"/>
          </w:tcPr>
          <w:p w14:paraId="2D731328" w14:textId="6F0ECD1D"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32B2B6AE" w14:textId="04028F0C"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MEOH</w:t>
            </w:r>
          </w:p>
        </w:tc>
        <w:tc>
          <w:tcPr>
            <w:tcW w:w="3780" w:type="dxa"/>
            <w:vAlign w:val="center"/>
          </w:tcPr>
          <w:p w14:paraId="0D170030" w14:textId="71366D96"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Methanol</w:t>
            </w:r>
          </w:p>
        </w:tc>
        <w:tc>
          <w:tcPr>
            <w:tcW w:w="900" w:type="dxa"/>
            <w:vAlign w:val="center"/>
          </w:tcPr>
          <w:p w14:paraId="466EF626" w14:textId="50171677"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7D6BDA45" w14:textId="77777777" w:rsidTr="00590F38">
        <w:trPr>
          <w:trHeight w:val="143"/>
        </w:trPr>
        <w:tc>
          <w:tcPr>
            <w:tcW w:w="3055" w:type="dxa"/>
            <w:vAlign w:val="center"/>
          </w:tcPr>
          <w:p w14:paraId="71C02D73" w14:textId="25DFCF1E"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749C92CE" w14:textId="20C5C08E"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PRPA</w:t>
            </w:r>
          </w:p>
        </w:tc>
        <w:tc>
          <w:tcPr>
            <w:tcW w:w="3780" w:type="dxa"/>
            <w:vAlign w:val="center"/>
          </w:tcPr>
          <w:p w14:paraId="35B8D6C2" w14:textId="5D78BB96"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Propane</w:t>
            </w:r>
          </w:p>
        </w:tc>
        <w:tc>
          <w:tcPr>
            <w:tcW w:w="900" w:type="dxa"/>
            <w:vAlign w:val="center"/>
          </w:tcPr>
          <w:p w14:paraId="0F1395F0" w14:textId="7BC14593"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6475A058" w14:textId="77777777" w:rsidTr="00590F38">
        <w:trPr>
          <w:trHeight w:val="143"/>
        </w:trPr>
        <w:tc>
          <w:tcPr>
            <w:tcW w:w="3055" w:type="dxa"/>
            <w:vAlign w:val="center"/>
          </w:tcPr>
          <w:p w14:paraId="2DA19136" w14:textId="161975DC"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2A4CA01B" w14:textId="409721AC"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ALDX</w:t>
            </w:r>
          </w:p>
        </w:tc>
        <w:tc>
          <w:tcPr>
            <w:tcW w:w="3780" w:type="dxa"/>
            <w:vAlign w:val="center"/>
          </w:tcPr>
          <w:p w14:paraId="58A6FD54" w14:textId="00F39456"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Propionaldehyde and higher aldehydes</w:t>
            </w:r>
          </w:p>
        </w:tc>
        <w:tc>
          <w:tcPr>
            <w:tcW w:w="900" w:type="dxa"/>
            <w:vAlign w:val="center"/>
          </w:tcPr>
          <w:p w14:paraId="19517156" w14:textId="1B8E5A59"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0798C36F" w14:textId="77777777" w:rsidTr="00590F38">
        <w:trPr>
          <w:trHeight w:val="143"/>
        </w:trPr>
        <w:tc>
          <w:tcPr>
            <w:tcW w:w="3055" w:type="dxa"/>
            <w:vAlign w:val="center"/>
          </w:tcPr>
          <w:p w14:paraId="0F954157" w14:textId="69CB4918"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6BF85343" w14:textId="3F2CB72A"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CAT1</w:t>
            </w:r>
          </w:p>
        </w:tc>
        <w:tc>
          <w:tcPr>
            <w:tcW w:w="3780" w:type="dxa"/>
            <w:vAlign w:val="center"/>
          </w:tcPr>
          <w:p w14:paraId="309F1512" w14:textId="317B9964"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Methyl-</w:t>
            </w:r>
            <w:proofErr w:type="spellStart"/>
            <w:r w:rsidRPr="00590F38">
              <w:rPr>
                <w:rFonts w:cstheme="minorHAnsi"/>
                <w:color w:val="000000"/>
                <w:sz w:val="20"/>
                <w:szCs w:val="20"/>
              </w:rPr>
              <w:t>catechols</w:t>
            </w:r>
            <w:proofErr w:type="spellEnd"/>
          </w:p>
        </w:tc>
        <w:tc>
          <w:tcPr>
            <w:tcW w:w="900" w:type="dxa"/>
            <w:vAlign w:val="center"/>
          </w:tcPr>
          <w:p w14:paraId="61F82463" w14:textId="6DB86C4A"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0F993430" w14:textId="77777777" w:rsidTr="00590F38">
        <w:trPr>
          <w:trHeight w:val="143"/>
        </w:trPr>
        <w:tc>
          <w:tcPr>
            <w:tcW w:w="3055" w:type="dxa"/>
            <w:vAlign w:val="center"/>
          </w:tcPr>
          <w:p w14:paraId="0A8E2828" w14:textId="36C00532"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0AA74E2B" w14:textId="571F405A"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CRES</w:t>
            </w:r>
          </w:p>
        </w:tc>
        <w:tc>
          <w:tcPr>
            <w:tcW w:w="3780" w:type="dxa"/>
            <w:vAlign w:val="center"/>
          </w:tcPr>
          <w:p w14:paraId="4F6E6D9C" w14:textId="64F4A512"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Cresols</w:t>
            </w:r>
          </w:p>
        </w:tc>
        <w:tc>
          <w:tcPr>
            <w:tcW w:w="900" w:type="dxa"/>
            <w:vAlign w:val="center"/>
          </w:tcPr>
          <w:p w14:paraId="5A6FD708" w14:textId="186D7E5B"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3C77674C" w14:textId="77777777" w:rsidTr="00590F38">
        <w:trPr>
          <w:trHeight w:val="143"/>
        </w:trPr>
        <w:tc>
          <w:tcPr>
            <w:tcW w:w="3055" w:type="dxa"/>
            <w:vAlign w:val="center"/>
          </w:tcPr>
          <w:p w14:paraId="0373C698" w14:textId="7F942315"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0B966EB1" w14:textId="3B95223B"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CRON</w:t>
            </w:r>
          </w:p>
        </w:tc>
        <w:tc>
          <w:tcPr>
            <w:tcW w:w="3780" w:type="dxa"/>
            <w:vAlign w:val="center"/>
          </w:tcPr>
          <w:p w14:paraId="25213BFE" w14:textId="634EFB9C"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Nitro-cresols</w:t>
            </w:r>
          </w:p>
        </w:tc>
        <w:tc>
          <w:tcPr>
            <w:tcW w:w="900" w:type="dxa"/>
            <w:vAlign w:val="center"/>
          </w:tcPr>
          <w:p w14:paraId="070741E3" w14:textId="68178921"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30E29C32" w14:textId="77777777" w:rsidTr="00590F38">
        <w:trPr>
          <w:trHeight w:val="143"/>
        </w:trPr>
        <w:tc>
          <w:tcPr>
            <w:tcW w:w="3055" w:type="dxa"/>
            <w:vAlign w:val="center"/>
          </w:tcPr>
          <w:p w14:paraId="4BC2B38A" w14:textId="7112C740"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076E8250" w14:textId="69F4A1AF"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IOLE</w:t>
            </w:r>
          </w:p>
        </w:tc>
        <w:tc>
          <w:tcPr>
            <w:tcW w:w="3780" w:type="dxa"/>
            <w:vAlign w:val="center"/>
          </w:tcPr>
          <w:p w14:paraId="3589EDFC" w14:textId="68EBA996"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Internal olefin carbon bond (R-C=C-R)</w:t>
            </w:r>
          </w:p>
        </w:tc>
        <w:tc>
          <w:tcPr>
            <w:tcW w:w="900" w:type="dxa"/>
            <w:vAlign w:val="center"/>
          </w:tcPr>
          <w:p w14:paraId="077BBBDC" w14:textId="33D5D8BA"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2B2B4F57" w14:textId="77777777" w:rsidTr="00590F38">
        <w:trPr>
          <w:trHeight w:val="143"/>
        </w:trPr>
        <w:tc>
          <w:tcPr>
            <w:tcW w:w="3055" w:type="dxa"/>
            <w:vAlign w:val="center"/>
          </w:tcPr>
          <w:p w14:paraId="008F09A0" w14:textId="7872CE5E"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0A710257" w14:textId="2DE82D5D"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IVOC</w:t>
            </w:r>
          </w:p>
        </w:tc>
        <w:tc>
          <w:tcPr>
            <w:tcW w:w="3780" w:type="dxa"/>
            <w:vAlign w:val="center"/>
          </w:tcPr>
          <w:p w14:paraId="2C737476" w14:textId="3F2121CD"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Intermediate-Volatile Organic Compounds</w:t>
            </w:r>
          </w:p>
        </w:tc>
        <w:tc>
          <w:tcPr>
            <w:tcW w:w="900" w:type="dxa"/>
            <w:vAlign w:val="center"/>
          </w:tcPr>
          <w:p w14:paraId="6447A254" w14:textId="751A8737"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0F2494EC" w14:textId="77777777" w:rsidTr="00590F38">
        <w:trPr>
          <w:trHeight w:val="143"/>
        </w:trPr>
        <w:tc>
          <w:tcPr>
            <w:tcW w:w="3055" w:type="dxa"/>
            <w:vAlign w:val="center"/>
          </w:tcPr>
          <w:p w14:paraId="378F7E18" w14:textId="6763F08B"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16E52F1F" w14:textId="15C24FB4"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KET</w:t>
            </w:r>
          </w:p>
        </w:tc>
        <w:tc>
          <w:tcPr>
            <w:tcW w:w="3780" w:type="dxa"/>
            <w:vAlign w:val="center"/>
          </w:tcPr>
          <w:p w14:paraId="714D67EA" w14:textId="5A7876A5"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Ketone carbon bond (C=O)</w:t>
            </w:r>
          </w:p>
        </w:tc>
        <w:tc>
          <w:tcPr>
            <w:tcW w:w="900" w:type="dxa"/>
            <w:vAlign w:val="center"/>
          </w:tcPr>
          <w:p w14:paraId="419869EE" w14:textId="5A6C7201"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015026D1" w14:textId="77777777" w:rsidTr="00590F38">
        <w:trPr>
          <w:trHeight w:val="143"/>
        </w:trPr>
        <w:tc>
          <w:tcPr>
            <w:tcW w:w="3055" w:type="dxa"/>
            <w:vAlign w:val="center"/>
          </w:tcPr>
          <w:p w14:paraId="0971E3D3" w14:textId="00100334"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713DD111" w14:textId="0D5E76F2"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NVOL</w:t>
            </w:r>
          </w:p>
        </w:tc>
        <w:tc>
          <w:tcPr>
            <w:tcW w:w="3780" w:type="dxa"/>
            <w:vAlign w:val="center"/>
          </w:tcPr>
          <w:p w14:paraId="6B8A7AF3" w14:textId="7C05C893"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Nonvolatile</w:t>
            </w:r>
          </w:p>
        </w:tc>
        <w:tc>
          <w:tcPr>
            <w:tcW w:w="900" w:type="dxa"/>
            <w:vAlign w:val="center"/>
          </w:tcPr>
          <w:p w14:paraId="3A9BAD32" w14:textId="04ECA51E"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5692A0B5" w14:textId="77777777" w:rsidTr="00590F38">
        <w:trPr>
          <w:trHeight w:val="143"/>
        </w:trPr>
        <w:tc>
          <w:tcPr>
            <w:tcW w:w="3055" w:type="dxa"/>
            <w:vAlign w:val="center"/>
          </w:tcPr>
          <w:p w14:paraId="7AEDD69F" w14:textId="01579B4A"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114F8288" w14:textId="0587312A"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OLE</w:t>
            </w:r>
          </w:p>
        </w:tc>
        <w:tc>
          <w:tcPr>
            <w:tcW w:w="3780" w:type="dxa"/>
            <w:vAlign w:val="center"/>
          </w:tcPr>
          <w:p w14:paraId="324F68A9" w14:textId="2E75D3C1"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Terminal olefin carbon bond (R-C=C)</w:t>
            </w:r>
          </w:p>
        </w:tc>
        <w:tc>
          <w:tcPr>
            <w:tcW w:w="900" w:type="dxa"/>
            <w:vAlign w:val="center"/>
          </w:tcPr>
          <w:p w14:paraId="2B6ED949" w14:textId="79494F21"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73D9CD1A" w14:textId="77777777" w:rsidTr="00590F38">
        <w:trPr>
          <w:trHeight w:val="143"/>
        </w:trPr>
        <w:tc>
          <w:tcPr>
            <w:tcW w:w="3055" w:type="dxa"/>
            <w:vAlign w:val="center"/>
          </w:tcPr>
          <w:p w14:paraId="522C1BC4" w14:textId="18ED1E9C"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01320A25" w14:textId="0C6D91CA"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PACD</w:t>
            </w:r>
          </w:p>
        </w:tc>
        <w:tc>
          <w:tcPr>
            <w:tcW w:w="3780" w:type="dxa"/>
            <w:vAlign w:val="center"/>
          </w:tcPr>
          <w:p w14:paraId="77BBDC0B" w14:textId="627E9BF7"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Peroxyacetic and higher peroxycarboxylic acids</w:t>
            </w:r>
          </w:p>
        </w:tc>
        <w:tc>
          <w:tcPr>
            <w:tcW w:w="900" w:type="dxa"/>
            <w:vAlign w:val="center"/>
          </w:tcPr>
          <w:p w14:paraId="7CF59172" w14:textId="2E324BAB"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101EE7C1" w14:textId="77777777" w:rsidTr="00590F38">
        <w:trPr>
          <w:trHeight w:val="143"/>
        </w:trPr>
        <w:tc>
          <w:tcPr>
            <w:tcW w:w="3055" w:type="dxa"/>
            <w:vAlign w:val="center"/>
          </w:tcPr>
          <w:p w14:paraId="059E670B" w14:textId="5BBBF4B2"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28E3C992" w14:textId="5A8D990A"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PAR</w:t>
            </w:r>
          </w:p>
        </w:tc>
        <w:tc>
          <w:tcPr>
            <w:tcW w:w="3780" w:type="dxa"/>
            <w:vAlign w:val="center"/>
          </w:tcPr>
          <w:p w14:paraId="45B89ED6" w14:textId="0534FE23"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Paraffin carbon bond (C-C)</w:t>
            </w:r>
          </w:p>
        </w:tc>
        <w:tc>
          <w:tcPr>
            <w:tcW w:w="900" w:type="dxa"/>
            <w:vAlign w:val="center"/>
          </w:tcPr>
          <w:p w14:paraId="56B24571" w14:textId="5D062E99"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40D056A5" w14:textId="77777777" w:rsidTr="00590F38">
        <w:trPr>
          <w:trHeight w:val="143"/>
        </w:trPr>
        <w:tc>
          <w:tcPr>
            <w:tcW w:w="3055" w:type="dxa"/>
            <w:vAlign w:val="center"/>
          </w:tcPr>
          <w:p w14:paraId="0CAD9994" w14:textId="54A72B62"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7AE97AA9" w14:textId="51369207"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TERP</w:t>
            </w:r>
          </w:p>
        </w:tc>
        <w:tc>
          <w:tcPr>
            <w:tcW w:w="3780" w:type="dxa"/>
            <w:vAlign w:val="center"/>
          </w:tcPr>
          <w:p w14:paraId="6A139290" w14:textId="358CE658"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Monoterpenes</w:t>
            </w:r>
          </w:p>
        </w:tc>
        <w:tc>
          <w:tcPr>
            <w:tcW w:w="900" w:type="dxa"/>
            <w:vAlign w:val="center"/>
          </w:tcPr>
          <w:p w14:paraId="0BEA912E" w14:textId="796D829A"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6CAE27A4" w14:textId="77777777" w:rsidTr="00590F38">
        <w:trPr>
          <w:trHeight w:val="143"/>
        </w:trPr>
        <w:tc>
          <w:tcPr>
            <w:tcW w:w="3055" w:type="dxa"/>
            <w:vAlign w:val="center"/>
          </w:tcPr>
          <w:p w14:paraId="1398D5FB" w14:textId="2C382F09"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6955B015" w14:textId="79383678"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TOL</w:t>
            </w:r>
          </w:p>
        </w:tc>
        <w:tc>
          <w:tcPr>
            <w:tcW w:w="3780" w:type="dxa"/>
            <w:vAlign w:val="center"/>
          </w:tcPr>
          <w:p w14:paraId="175114C9" w14:textId="7C8E826A"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Toluene and other monoalkyl aromatics</w:t>
            </w:r>
          </w:p>
        </w:tc>
        <w:tc>
          <w:tcPr>
            <w:tcW w:w="900" w:type="dxa"/>
            <w:vAlign w:val="center"/>
          </w:tcPr>
          <w:p w14:paraId="1C971FDD" w14:textId="022E2136"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2AD74867" w14:textId="77777777" w:rsidTr="00590F38">
        <w:trPr>
          <w:trHeight w:val="143"/>
        </w:trPr>
        <w:tc>
          <w:tcPr>
            <w:tcW w:w="3055" w:type="dxa"/>
            <w:vAlign w:val="center"/>
          </w:tcPr>
          <w:p w14:paraId="7033ADEB" w14:textId="02713D59"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09A40D94" w14:textId="3EBCBC1B"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UNR</w:t>
            </w:r>
          </w:p>
        </w:tc>
        <w:tc>
          <w:tcPr>
            <w:tcW w:w="3780" w:type="dxa"/>
            <w:vAlign w:val="center"/>
          </w:tcPr>
          <w:p w14:paraId="75A9AE52" w14:textId="69892715"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Unreactive</w:t>
            </w:r>
          </w:p>
        </w:tc>
        <w:tc>
          <w:tcPr>
            <w:tcW w:w="900" w:type="dxa"/>
            <w:vAlign w:val="center"/>
          </w:tcPr>
          <w:p w14:paraId="09916B8A" w14:textId="4DAD4837"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09A883B3" w14:textId="77777777" w:rsidTr="00590F38">
        <w:trPr>
          <w:trHeight w:val="143"/>
        </w:trPr>
        <w:tc>
          <w:tcPr>
            <w:tcW w:w="3055" w:type="dxa"/>
            <w:vAlign w:val="center"/>
          </w:tcPr>
          <w:p w14:paraId="200164E5" w14:textId="4D4B20F9"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708877FC" w14:textId="0BB83BED"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XYL</w:t>
            </w:r>
          </w:p>
        </w:tc>
        <w:tc>
          <w:tcPr>
            <w:tcW w:w="3780" w:type="dxa"/>
            <w:vAlign w:val="center"/>
          </w:tcPr>
          <w:p w14:paraId="3E6FF3BC" w14:textId="35DFB3B0"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Xylene and other polyalkyl aromatics</w:t>
            </w:r>
          </w:p>
        </w:tc>
        <w:tc>
          <w:tcPr>
            <w:tcW w:w="900" w:type="dxa"/>
            <w:vAlign w:val="center"/>
          </w:tcPr>
          <w:p w14:paraId="67E6506E" w14:textId="61FD3071"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4DD40EC5" w14:textId="77777777" w:rsidTr="00590F38">
        <w:trPr>
          <w:trHeight w:val="143"/>
        </w:trPr>
        <w:tc>
          <w:tcPr>
            <w:tcW w:w="3055" w:type="dxa"/>
            <w:vAlign w:val="center"/>
          </w:tcPr>
          <w:p w14:paraId="017AB03C" w14:textId="2C5FE919" w:rsidR="00882F15" w:rsidRPr="00933A29" w:rsidRDefault="00882F15" w:rsidP="00590F38">
            <w:pPr>
              <w:spacing w:after="0"/>
              <w:jc w:val="center"/>
              <w:rPr>
                <w:rFonts w:cstheme="minorHAnsi"/>
                <w:sz w:val="20"/>
                <w:szCs w:val="20"/>
              </w:rPr>
            </w:pPr>
            <w:r w:rsidRPr="00933A29">
              <w:rPr>
                <w:rFonts w:cstheme="minorHAnsi"/>
                <w:color w:val="000000"/>
                <w:sz w:val="20"/>
                <w:szCs w:val="20"/>
              </w:rPr>
              <w:t>CB6R3_AE7_TRACER</w:t>
            </w:r>
          </w:p>
        </w:tc>
        <w:tc>
          <w:tcPr>
            <w:tcW w:w="1620" w:type="dxa"/>
            <w:vAlign w:val="center"/>
          </w:tcPr>
          <w:p w14:paraId="5AC79B94" w14:textId="767E3C1F" w:rsidR="00882F15" w:rsidRPr="00933A29" w:rsidRDefault="00882F15" w:rsidP="00590F38">
            <w:pPr>
              <w:spacing w:after="0"/>
              <w:jc w:val="center"/>
              <w:rPr>
                <w:rFonts w:cstheme="minorHAnsi"/>
                <w:sz w:val="20"/>
                <w:szCs w:val="20"/>
              </w:rPr>
            </w:pPr>
            <w:r w:rsidRPr="00933A29">
              <w:rPr>
                <w:rFonts w:cstheme="minorHAnsi"/>
                <w:color w:val="000000"/>
                <w:sz w:val="20"/>
                <w:szCs w:val="20"/>
              </w:rPr>
              <w:t>ALD2_PRIMARY</w:t>
            </w:r>
          </w:p>
        </w:tc>
        <w:tc>
          <w:tcPr>
            <w:tcW w:w="3780" w:type="dxa"/>
            <w:vAlign w:val="center"/>
          </w:tcPr>
          <w:p w14:paraId="36A855EF" w14:textId="63D55B82" w:rsidR="00882F15" w:rsidRPr="00933A29" w:rsidRDefault="00882F15" w:rsidP="00590F38">
            <w:pPr>
              <w:spacing w:after="0"/>
              <w:jc w:val="center"/>
              <w:rPr>
                <w:rFonts w:cstheme="minorHAnsi"/>
                <w:sz w:val="20"/>
                <w:szCs w:val="20"/>
              </w:rPr>
            </w:pPr>
            <w:r w:rsidRPr="00933A29">
              <w:rPr>
                <w:rFonts w:cstheme="minorHAnsi"/>
                <w:color w:val="000000"/>
                <w:sz w:val="20"/>
                <w:szCs w:val="20"/>
              </w:rPr>
              <w:t>Acetaldehyde</w:t>
            </w:r>
          </w:p>
        </w:tc>
        <w:tc>
          <w:tcPr>
            <w:tcW w:w="900" w:type="dxa"/>
            <w:vAlign w:val="center"/>
          </w:tcPr>
          <w:p w14:paraId="72F5769B" w14:textId="0B2479F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5B73B7D0" w14:textId="77777777" w:rsidTr="00590F38">
        <w:trPr>
          <w:trHeight w:val="143"/>
        </w:trPr>
        <w:tc>
          <w:tcPr>
            <w:tcW w:w="3055" w:type="dxa"/>
            <w:vAlign w:val="center"/>
          </w:tcPr>
          <w:p w14:paraId="5B477C26" w14:textId="11670C16" w:rsidR="00882F15" w:rsidRPr="00933A29" w:rsidRDefault="00882F15" w:rsidP="00590F38">
            <w:pPr>
              <w:spacing w:after="0"/>
              <w:jc w:val="center"/>
              <w:rPr>
                <w:rFonts w:cstheme="minorHAnsi"/>
                <w:sz w:val="20"/>
                <w:szCs w:val="20"/>
              </w:rPr>
            </w:pPr>
            <w:r w:rsidRPr="00933A29">
              <w:rPr>
                <w:rFonts w:cstheme="minorHAnsi"/>
                <w:color w:val="000000"/>
                <w:sz w:val="20"/>
                <w:szCs w:val="20"/>
              </w:rPr>
              <w:t>CB6R3_AE7_TRACER</w:t>
            </w:r>
          </w:p>
        </w:tc>
        <w:tc>
          <w:tcPr>
            <w:tcW w:w="1620" w:type="dxa"/>
            <w:vAlign w:val="center"/>
          </w:tcPr>
          <w:p w14:paraId="60729CD0" w14:textId="3947734C" w:rsidR="00882F15" w:rsidRPr="00933A29" w:rsidRDefault="00882F15" w:rsidP="00590F38">
            <w:pPr>
              <w:spacing w:after="0"/>
              <w:jc w:val="center"/>
              <w:rPr>
                <w:rFonts w:cstheme="minorHAnsi"/>
                <w:sz w:val="20"/>
                <w:szCs w:val="20"/>
              </w:rPr>
            </w:pPr>
            <w:r w:rsidRPr="00933A29">
              <w:rPr>
                <w:rFonts w:cstheme="minorHAnsi"/>
                <w:color w:val="000000"/>
                <w:sz w:val="20"/>
                <w:szCs w:val="20"/>
              </w:rPr>
              <w:t>FORM_PRIMARY</w:t>
            </w:r>
          </w:p>
        </w:tc>
        <w:tc>
          <w:tcPr>
            <w:tcW w:w="3780" w:type="dxa"/>
            <w:vAlign w:val="center"/>
          </w:tcPr>
          <w:p w14:paraId="27F6BDB1" w14:textId="051EF325" w:rsidR="00882F15" w:rsidRPr="00933A29" w:rsidRDefault="00882F15" w:rsidP="00590F38">
            <w:pPr>
              <w:spacing w:after="0"/>
              <w:jc w:val="center"/>
              <w:rPr>
                <w:rFonts w:cstheme="minorHAnsi"/>
                <w:sz w:val="20"/>
                <w:szCs w:val="20"/>
              </w:rPr>
            </w:pPr>
            <w:r w:rsidRPr="00933A29">
              <w:rPr>
                <w:rFonts w:cstheme="minorHAnsi"/>
                <w:color w:val="000000"/>
                <w:sz w:val="20"/>
                <w:szCs w:val="20"/>
              </w:rPr>
              <w:t>Formaldehyde</w:t>
            </w:r>
          </w:p>
        </w:tc>
        <w:tc>
          <w:tcPr>
            <w:tcW w:w="900" w:type="dxa"/>
            <w:vAlign w:val="center"/>
          </w:tcPr>
          <w:p w14:paraId="3FD7F8E1" w14:textId="0F627F5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C2E1776" w14:textId="77777777" w:rsidTr="00590F38">
        <w:trPr>
          <w:trHeight w:val="143"/>
        </w:trPr>
        <w:tc>
          <w:tcPr>
            <w:tcW w:w="3055" w:type="dxa"/>
            <w:vAlign w:val="center"/>
          </w:tcPr>
          <w:p w14:paraId="015F8BDF" w14:textId="50BB656C" w:rsidR="00882F15" w:rsidRPr="00933A29" w:rsidRDefault="00882F15" w:rsidP="00590F38">
            <w:pPr>
              <w:spacing w:after="0"/>
              <w:jc w:val="center"/>
              <w:rPr>
                <w:rFonts w:cstheme="minorHAnsi"/>
                <w:sz w:val="20"/>
                <w:szCs w:val="20"/>
              </w:rPr>
            </w:pPr>
            <w:r w:rsidRPr="00933A29">
              <w:rPr>
                <w:rFonts w:cstheme="minorHAnsi"/>
                <w:color w:val="000000"/>
                <w:sz w:val="20"/>
                <w:szCs w:val="20"/>
              </w:rPr>
              <w:t>CB6R3_AE7_TRACER</w:t>
            </w:r>
          </w:p>
        </w:tc>
        <w:tc>
          <w:tcPr>
            <w:tcW w:w="1620" w:type="dxa"/>
            <w:vAlign w:val="center"/>
          </w:tcPr>
          <w:p w14:paraId="49858D4D" w14:textId="402ECB02" w:rsidR="00882F15" w:rsidRPr="00933A29" w:rsidRDefault="00882F15" w:rsidP="00590F38">
            <w:pPr>
              <w:spacing w:after="0"/>
              <w:jc w:val="center"/>
              <w:rPr>
                <w:rFonts w:cstheme="minorHAnsi"/>
                <w:sz w:val="20"/>
                <w:szCs w:val="20"/>
              </w:rPr>
            </w:pPr>
            <w:r w:rsidRPr="00933A29">
              <w:rPr>
                <w:rFonts w:cstheme="minorHAnsi"/>
                <w:color w:val="000000"/>
                <w:sz w:val="20"/>
                <w:szCs w:val="20"/>
              </w:rPr>
              <w:t>NONBAF</w:t>
            </w:r>
          </w:p>
        </w:tc>
        <w:tc>
          <w:tcPr>
            <w:tcW w:w="3780" w:type="dxa"/>
            <w:vAlign w:val="center"/>
          </w:tcPr>
          <w:p w14:paraId="238AB205" w14:textId="5E2EDF58" w:rsidR="00882F15" w:rsidRPr="00933A29" w:rsidRDefault="00882F15" w:rsidP="00590F38">
            <w:pPr>
              <w:spacing w:after="0"/>
              <w:jc w:val="center"/>
              <w:rPr>
                <w:rFonts w:cstheme="minorHAnsi"/>
                <w:sz w:val="20"/>
                <w:szCs w:val="20"/>
              </w:rPr>
            </w:pPr>
            <w:r w:rsidRPr="00933A29">
              <w:rPr>
                <w:rFonts w:cstheme="minorHAnsi"/>
                <w:color w:val="000000"/>
                <w:sz w:val="20"/>
                <w:szCs w:val="20"/>
              </w:rPr>
              <w:t>Not SOAALK, Acetaldehyde, Formaldehyde</w:t>
            </w:r>
          </w:p>
        </w:tc>
        <w:tc>
          <w:tcPr>
            <w:tcW w:w="900" w:type="dxa"/>
            <w:vAlign w:val="center"/>
          </w:tcPr>
          <w:p w14:paraId="1ADC301A" w14:textId="473B281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C6E3B6A" w14:textId="77777777" w:rsidTr="00590F38">
        <w:trPr>
          <w:trHeight w:val="143"/>
        </w:trPr>
        <w:tc>
          <w:tcPr>
            <w:tcW w:w="3055" w:type="dxa"/>
            <w:vAlign w:val="center"/>
          </w:tcPr>
          <w:p w14:paraId="5F46BE51" w14:textId="437D83CC" w:rsidR="00882F15" w:rsidRPr="00933A29" w:rsidRDefault="00882F15" w:rsidP="00590F38">
            <w:pPr>
              <w:spacing w:after="0"/>
              <w:jc w:val="center"/>
              <w:rPr>
                <w:rFonts w:cstheme="minorHAnsi"/>
                <w:sz w:val="20"/>
                <w:szCs w:val="20"/>
              </w:rPr>
            </w:pPr>
            <w:r w:rsidRPr="00933A29">
              <w:rPr>
                <w:rFonts w:cstheme="minorHAnsi"/>
                <w:color w:val="000000"/>
                <w:sz w:val="20"/>
                <w:szCs w:val="20"/>
              </w:rPr>
              <w:t>CB6R3_AE7_TRACER</w:t>
            </w:r>
          </w:p>
        </w:tc>
        <w:tc>
          <w:tcPr>
            <w:tcW w:w="1620" w:type="dxa"/>
            <w:vAlign w:val="center"/>
          </w:tcPr>
          <w:p w14:paraId="380008F6" w14:textId="4135FE9A" w:rsidR="00882F15" w:rsidRPr="00933A29" w:rsidRDefault="00882F15" w:rsidP="00590F38">
            <w:pPr>
              <w:spacing w:after="0"/>
              <w:jc w:val="center"/>
              <w:rPr>
                <w:rFonts w:cstheme="minorHAnsi"/>
                <w:sz w:val="20"/>
                <w:szCs w:val="20"/>
              </w:rPr>
            </w:pPr>
            <w:r w:rsidRPr="00933A29">
              <w:rPr>
                <w:rFonts w:cstheme="minorHAnsi"/>
                <w:color w:val="000000"/>
                <w:sz w:val="20"/>
                <w:szCs w:val="20"/>
              </w:rPr>
              <w:t>SOAALK</w:t>
            </w:r>
          </w:p>
        </w:tc>
        <w:tc>
          <w:tcPr>
            <w:tcW w:w="3780" w:type="dxa"/>
            <w:vAlign w:val="center"/>
          </w:tcPr>
          <w:p w14:paraId="74648F8B" w14:textId="4F753D73" w:rsidR="00882F15" w:rsidRPr="00933A29" w:rsidRDefault="00882F15" w:rsidP="00590F38">
            <w:pPr>
              <w:spacing w:after="0"/>
              <w:jc w:val="center"/>
              <w:rPr>
                <w:rFonts w:cstheme="minorHAnsi"/>
                <w:sz w:val="20"/>
                <w:szCs w:val="20"/>
              </w:rPr>
            </w:pPr>
            <w:r w:rsidRPr="00933A29">
              <w:rPr>
                <w:rFonts w:cstheme="minorHAnsi"/>
                <w:color w:val="000000"/>
                <w:sz w:val="20"/>
                <w:szCs w:val="20"/>
              </w:rPr>
              <w:t>Long-chain, SOA precursor alkanes</w:t>
            </w:r>
          </w:p>
        </w:tc>
        <w:tc>
          <w:tcPr>
            <w:tcW w:w="900" w:type="dxa"/>
            <w:vAlign w:val="center"/>
          </w:tcPr>
          <w:p w14:paraId="50E3C0F4" w14:textId="5FC3470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B6CADBC" w14:textId="77777777" w:rsidTr="00590F38">
        <w:trPr>
          <w:trHeight w:val="143"/>
        </w:trPr>
        <w:tc>
          <w:tcPr>
            <w:tcW w:w="3055" w:type="dxa"/>
            <w:vAlign w:val="center"/>
          </w:tcPr>
          <w:p w14:paraId="3BEA2521" w14:textId="6187F696"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209F31BD" w14:textId="380BB0AF" w:rsidR="00882F15" w:rsidRPr="00933A29" w:rsidRDefault="00882F15" w:rsidP="00590F38">
            <w:pPr>
              <w:spacing w:after="0"/>
              <w:jc w:val="center"/>
              <w:rPr>
                <w:rFonts w:cstheme="minorHAnsi"/>
                <w:sz w:val="20"/>
                <w:szCs w:val="20"/>
              </w:rPr>
            </w:pPr>
            <w:r w:rsidRPr="00933A29">
              <w:rPr>
                <w:rFonts w:cstheme="minorHAnsi"/>
                <w:color w:val="000000"/>
                <w:sz w:val="20"/>
                <w:szCs w:val="20"/>
              </w:rPr>
              <w:t>ACD</w:t>
            </w:r>
          </w:p>
        </w:tc>
        <w:tc>
          <w:tcPr>
            <w:tcW w:w="3780" w:type="dxa"/>
            <w:vAlign w:val="center"/>
          </w:tcPr>
          <w:p w14:paraId="1643F5D5" w14:textId="3385FB66" w:rsidR="00882F15" w:rsidRPr="00933A29" w:rsidRDefault="00882F15" w:rsidP="00590F38">
            <w:pPr>
              <w:spacing w:after="0"/>
              <w:jc w:val="center"/>
              <w:rPr>
                <w:rFonts w:cstheme="minorHAnsi"/>
                <w:sz w:val="20"/>
                <w:szCs w:val="20"/>
              </w:rPr>
            </w:pPr>
            <w:r w:rsidRPr="00933A29">
              <w:rPr>
                <w:rFonts w:cstheme="minorHAnsi"/>
                <w:color w:val="000000"/>
                <w:sz w:val="20"/>
                <w:szCs w:val="20"/>
              </w:rPr>
              <w:t>Acetaldehyde</w:t>
            </w:r>
          </w:p>
        </w:tc>
        <w:tc>
          <w:tcPr>
            <w:tcW w:w="900" w:type="dxa"/>
            <w:vAlign w:val="center"/>
          </w:tcPr>
          <w:p w14:paraId="483A9B82" w14:textId="360A390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9820BAD" w14:textId="77777777" w:rsidTr="00590F38">
        <w:trPr>
          <w:trHeight w:val="143"/>
        </w:trPr>
        <w:tc>
          <w:tcPr>
            <w:tcW w:w="3055" w:type="dxa"/>
            <w:vAlign w:val="center"/>
          </w:tcPr>
          <w:p w14:paraId="6351C12A" w14:textId="413A3ACD"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526C471E" w14:textId="71EE96F9" w:rsidR="00882F15" w:rsidRPr="00933A29" w:rsidRDefault="00882F15" w:rsidP="00590F38">
            <w:pPr>
              <w:spacing w:after="0"/>
              <w:jc w:val="center"/>
              <w:rPr>
                <w:rFonts w:cstheme="minorHAnsi"/>
                <w:sz w:val="20"/>
                <w:szCs w:val="20"/>
              </w:rPr>
            </w:pPr>
            <w:r w:rsidRPr="00933A29">
              <w:rPr>
                <w:rFonts w:cstheme="minorHAnsi"/>
                <w:color w:val="000000"/>
                <w:sz w:val="20"/>
                <w:szCs w:val="20"/>
              </w:rPr>
              <w:t>ACE</w:t>
            </w:r>
          </w:p>
        </w:tc>
        <w:tc>
          <w:tcPr>
            <w:tcW w:w="3780" w:type="dxa"/>
            <w:vAlign w:val="center"/>
          </w:tcPr>
          <w:p w14:paraId="1EF12217" w14:textId="6922B9C1" w:rsidR="00882F15" w:rsidRPr="00933A29" w:rsidRDefault="00882F15" w:rsidP="00590F38">
            <w:pPr>
              <w:spacing w:after="0"/>
              <w:jc w:val="center"/>
              <w:rPr>
                <w:rFonts w:cstheme="minorHAnsi"/>
                <w:sz w:val="20"/>
                <w:szCs w:val="20"/>
              </w:rPr>
            </w:pPr>
            <w:r w:rsidRPr="00933A29">
              <w:rPr>
                <w:rFonts w:cstheme="minorHAnsi"/>
                <w:color w:val="000000"/>
                <w:sz w:val="20"/>
                <w:szCs w:val="20"/>
              </w:rPr>
              <w:t>Acetylene</w:t>
            </w:r>
          </w:p>
        </w:tc>
        <w:tc>
          <w:tcPr>
            <w:tcW w:w="900" w:type="dxa"/>
            <w:vAlign w:val="center"/>
          </w:tcPr>
          <w:p w14:paraId="23B59E2E" w14:textId="743CFF2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7DE69299" w14:textId="77777777" w:rsidTr="00590F38">
        <w:trPr>
          <w:trHeight w:val="143"/>
        </w:trPr>
        <w:tc>
          <w:tcPr>
            <w:tcW w:w="3055" w:type="dxa"/>
            <w:vAlign w:val="center"/>
          </w:tcPr>
          <w:p w14:paraId="5D06B1D4" w14:textId="63152D12"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64E104E1" w14:textId="3E6EE47B" w:rsidR="00882F15" w:rsidRPr="00933A29" w:rsidRDefault="00882F15" w:rsidP="00590F38">
            <w:pPr>
              <w:spacing w:after="0"/>
              <w:jc w:val="center"/>
              <w:rPr>
                <w:rFonts w:cstheme="minorHAnsi"/>
                <w:sz w:val="20"/>
                <w:szCs w:val="20"/>
              </w:rPr>
            </w:pPr>
            <w:r w:rsidRPr="00933A29">
              <w:rPr>
                <w:rFonts w:cstheme="minorHAnsi"/>
                <w:color w:val="000000"/>
                <w:sz w:val="20"/>
                <w:szCs w:val="20"/>
              </w:rPr>
              <w:t>ACRO</w:t>
            </w:r>
          </w:p>
        </w:tc>
        <w:tc>
          <w:tcPr>
            <w:tcW w:w="3780" w:type="dxa"/>
            <w:vAlign w:val="center"/>
          </w:tcPr>
          <w:p w14:paraId="2785170A" w14:textId="3F400D76" w:rsidR="00882F15" w:rsidRPr="00933A29" w:rsidRDefault="00882F15" w:rsidP="00590F38">
            <w:pPr>
              <w:spacing w:after="0"/>
              <w:jc w:val="center"/>
              <w:rPr>
                <w:rFonts w:cstheme="minorHAnsi"/>
                <w:sz w:val="20"/>
                <w:szCs w:val="20"/>
              </w:rPr>
            </w:pPr>
            <w:r w:rsidRPr="00933A29">
              <w:rPr>
                <w:rFonts w:cstheme="minorHAnsi"/>
                <w:color w:val="000000"/>
                <w:sz w:val="20"/>
                <w:szCs w:val="20"/>
              </w:rPr>
              <w:t>Acrolein</w:t>
            </w:r>
          </w:p>
        </w:tc>
        <w:tc>
          <w:tcPr>
            <w:tcW w:w="900" w:type="dxa"/>
            <w:vAlign w:val="center"/>
          </w:tcPr>
          <w:p w14:paraId="37D1924E" w14:textId="17514C5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772301D4" w14:textId="77777777" w:rsidTr="00590F38">
        <w:trPr>
          <w:trHeight w:val="143"/>
        </w:trPr>
        <w:tc>
          <w:tcPr>
            <w:tcW w:w="3055" w:type="dxa"/>
            <w:vAlign w:val="center"/>
          </w:tcPr>
          <w:p w14:paraId="1192F6BD" w14:textId="24EABC10"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E106D94" w14:textId="5C3D8176" w:rsidR="00882F15" w:rsidRPr="00933A29" w:rsidRDefault="00882F15" w:rsidP="00590F38">
            <w:pPr>
              <w:spacing w:after="0"/>
              <w:jc w:val="center"/>
              <w:rPr>
                <w:rFonts w:cstheme="minorHAnsi"/>
                <w:sz w:val="20"/>
                <w:szCs w:val="20"/>
              </w:rPr>
            </w:pPr>
            <w:r w:rsidRPr="00933A29">
              <w:rPr>
                <w:rFonts w:cstheme="minorHAnsi"/>
                <w:color w:val="000000"/>
                <w:sz w:val="20"/>
                <w:szCs w:val="20"/>
              </w:rPr>
              <w:t>ACT</w:t>
            </w:r>
          </w:p>
        </w:tc>
        <w:tc>
          <w:tcPr>
            <w:tcW w:w="3780" w:type="dxa"/>
            <w:vAlign w:val="center"/>
          </w:tcPr>
          <w:p w14:paraId="67489417" w14:textId="3E9C68EE" w:rsidR="00882F15" w:rsidRPr="00933A29" w:rsidRDefault="00882F15" w:rsidP="00590F38">
            <w:pPr>
              <w:spacing w:after="0"/>
              <w:jc w:val="center"/>
              <w:rPr>
                <w:rFonts w:cstheme="minorHAnsi"/>
                <w:sz w:val="20"/>
                <w:szCs w:val="20"/>
              </w:rPr>
            </w:pPr>
            <w:r w:rsidRPr="00933A29">
              <w:rPr>
                <w:rFonts w:cstheme="minorHAnsi"/>
                <w:color w:val="000000"/>
                <w:sz w:val="20"/>
                <w:szCs w:val="20"/>
              </w:rPr>
              <w:t>Acetone</w:t>
            </w:r>
          </w:p>
        </w:tc>
        <w:tc>
          <w:tcPr>
            <w:tcW w:w="900" w:type="dxa"/>
            <w:vAlign w:val="center"/>
          </w:tcPr>
          <w:p w14:paraId="66662193" w14:textId="11723CDE"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6907B12A" w14:textId="77777777" w:rsidTr="00590F38">
        <w:trPr>
          <w:trHeight w:val="143"/>
        </w:trPr>
        <w:tc>
          <w:tcPr>
            <w:tcW w:w="3055" w:type="dxa"/>
            <w:vAlign w:val="center"/>
          </w:tcPr>
          <w:p w14:paraId="150A24C5" w14:textId="6695D249"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1314BB2" w14:textId="1CB118DB" w:rsidR="00882F15" w:rsidRPr="00933A29" w:rsidRDefault="00882F15" w:rsidP="00590F38">
            <w:pPr>
              <w:spacing w:after="0"/>
              <w:jc w:val="center"/>
              <w:rPr>
                <w:rFonts w:cstheme="minorHAnsi"/>
                <w:sz w:val="20"/>
                <w:szCs w:val="20"/>
              </w:rPr>
            </w:pPr>
            <w:r w:rsidRPr="00933A29">
              <w:rPr>
                <w:rFonts w:cstheme="minorHAnsi"/>
                <w:color w:val="000000"/>
                <w:sz w:val="20"/>
                <w:szCs w:val="20"/>
              </w:rPr>
              <w:t>ALD</w:t>
            </w:r>
          </w:p>
        </w:tc>
        <w:tc>
          <w:tcPr>
            <w:tcW w:w="3780" w:type="dxa"/>
            <w:vAlign w:val="center"/>
          </w:tcPr>
          <w:p w14:paraId="1B31B300" w14:textId="51135755" w:rsidR="00882F15" w:rsidRPr="00933A29" w:rsidRDefault="00882F15" w:rsidP="00590F38">
            <w:pPr>
              <w:spacing w:after="0"/>
              <w:jc w:val="center"/>
              <w:rPr>
                <w:rFonts w:cstheme="minorHAnsi"/>
                <w:sz w:val="20"/>
                <w:szCs w:val="20"/>
              </w:rPr>
            </w:pPr>
            <w:r w:rsidRPr="00933A29">
              <w:rPr>
                <w:rFonts w:cstheme="minorHAnsi"/>
                <w:color w:val="000000"/>
                <w:sz w:val="20"/>
                <w:szCs w:val="20"/>
              </w:rPr>
              <w:t>Higher aldehydes</w:t>
            </w:r>
          </w:p>
        </w:tc>
        <w:tc>
          <w:tcPr>
            <w:tcW w:w="900" w:type="dxa"/>
            <w:vAlign w:val="center"/>
          </w:tcPr>
          <w:p w14:paraId="5CACB77A" w14:textId="6E0A468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E5B37D9" w14:textId="77777777" w:rsidTr="00590F38">
        <w:trPr>
          <w:trHeight w:val="143"/>
        </w:trPr>
        <w:tc>
          <w:tcPr>
            <w:tcW w:w="3055" w:type="dxa"/>
            <w:vAlign w:val="center"/>
          </w:tcPr>
          <w:p w14:paraId="67247D09" w14:textId="1B414D91"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7DDDA7DE" w14:textId="33496BF3" w:rsidR="00882F15" w:rsidRPr="00933A29" w:rsidRDefault="00882F15" w:rsidP="00590F38">
            <w:pPr>
              <w:spacing w:after="0"/>
              <w:jc w:val="center"/>
              <w:rPr>
                <w:rFonts w:cstheme="minorHAnsi"/>
                <w:sz w:val="20"/>
                <w:szCs w:val="20"/>
              </w:rPr>
            </w:pPr>
            <w:r w:rsidRPr="00933A29">
              <w:rPr>
                <w:rFonts w:cstheme="minorHAnsi"/>
                <w:color w:val="000000"/>
                <w:sz w:val="20"/>
                <w:szCs w:val="20"/>
              </w:rPr>
              <w:t>API</w:t>
            </w:r>
          </w:p>
        </w:tc>
        <w:tc>
          <w:tcPr>
            <w:tcW w:w="3780" w:type="dxa"/>
            <w:vAlign w:val="center"/>
          </w:tcPr>
          <w:p w14:paraId="3B7DFB8A" w14:textId="22BF0C91" w:rsidR="00882F15" w:rsidRPr="00933A29" w:rsidRDefault="00882F15" w:rsidP="00590F38">
            <w:pPr>
              <w:spacing w:after="0"/>
              <w:jc w:val="center"/>
              <w:rPr>
                <w:rFonts w:cstheme="minorHAnsi"/>
                <w:sz w:val="20"/>
                <w:szCs w:val="20"/>
              </w:rPr>
            </w:pPr>
            <w:r w:rsidRPr="00933A29">
              <w:rPr>
                <w:rFonts w:cstheme="minorHAnsi"/>
                <w:color w:val="000000"/>
                <w:sz w:val="20"/>
                <w:szCs w:val="20"/>
              </w:rPr>
              <w:t>Alpha-pinene monoterpenes</w:t>
            </w:r>
          </w:p>
        </w:tc>
        <w:tc>
          <w:tcPr>
            <w:tcW w:w="900" w:type="dxa"/>
            <w:vAlign w:val="center"/>
          </w:tcPr>
          <w:p w14:paraId="6B27BBC4" w14:textId="1651CE8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8793F64" w14:textId="77777777" w:rsidTr="00590F38">
        <w:trPr>
          <w:trHeight w:val="143"/>
        </w:trPr>
        <w:tc>
          <w:tcPr>
            <w:tcW w:w="3055" w:type="dxa"/>
            <w:vAlign w:val="center"/>
          </w:tcPr>
          <w:p w14:paraId="3C7A8488" w14:textId="5B6BC456"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33B2342" w14:textId="50580E27" w:rsidR="00882F15" w:rsidRPr="00933A29" w:rsidRDefault="00882F15" w:rsidP="00590F38">
            <w:pPr>
              <w:spacing w:after="0"/>
              <w:jc w:val="center"/>
              <w:rPr>
                <w:rFonts w:cstheme="minorHAnsi"/>
                <w:sz w:val="20"/>
                <w:szCs w:val="20"/>
              </w:rPr>
            </w:pPr>
            <w:r w:rsidRPr="00933A29">
              <w:rPr>
                <w:rFonts w:cstheme="minorHAnsi"/>
                <w:color w:val="000000"/>
                <w:sz w:val="20"/>
                <w:szCs w:val="20"/>
              </w:rPr>
              <w:t>BALD</w:t>
            </w:r>
          </w:p>
        </w:tc>
        <w:tc>
          <w:tcPr>
            <w:tcW w:w="3780" w:type="dxa"/>
            <w:vAlign w:val="center"/>
          </w:tcPr>
          <w:p w14:paraId="4EC46A40" w14:textId="5D23D21F" w:rsidR="00882F15" w:rsidRPr="00933A29" w:rsidRDefault="00882F15" w:rsidP="00590F38">
            <w:pPr>
              <w:spacing w:after="0"/>
              <w:jc w:val="center"/>
              <w:rPr>
                <w:rFonts w:cstheme="minorHAnsi"/>
                <w:sz w:val="20"/>
                <w:szCs w:val="20"/>
              </w:rPr>
            </w:pPr>
            <w:r w:rsidRPr="00933A29">
              <w:rPr>
                <w:rFonts w:cstheme="minorHAnsi"/>
                <w:color w:val="000000"/>
                <w:sz w:val="20"/>
                <w:szCs w:val="20"/>
              </w:rPr>
              <w:t>Benzaldehyde and aromatic aldehydes</w:t>
            </w:r>
          </w:p>
        </w:tc>
        <w:tc>
          <w:tcPr>
            <w:tcW w:w="900" w:type="dxa"/>
            <w:vAlign w:val="center"/>
          </w:tcPr>
          <w:p w14:paraId="602CF9D5" w14:textId="4240D4F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9FAE343" w14:textId="77777777" w:rsidTr="00590F38">
        <w:trPr>
          <w:trHeight w:val="143"/>
        </w:trPr>
        <w:tc>
          <w:tcPr>
            <w:tcW w:w="3055" w:type="dxa"/>
            <w:vAlign w:val="center"/>
          </w:tcPr>
          <w:p w14:paraId="1E819F18" w14:textId="4C35E7AF"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6DC1254C" w14:textId="4B05FF03" w:rsidR="00882F15" w:rsidRPr="00933A29" w:rsidRDefault="00882F15" w:rsidP="00590F38">
            <w:pPr>
              <w:spacing w:after="0"/>
              <w:jc w:val="center"/>
              <w:rPr>
                <w:rFonts w:cstheme="minorHAnsi"/>
                <w:sz w:val="20"/>
                <w:szCs w:val="20"/>
              </w:rPr>
            </w:pPr>
            <w:r w:rsidRPr="00933A29">
              <w:rPr>
                <w:rFonts w:cstheme="minorHAnsi"/>
                <w:color w:val="000000"/>
                <w:sz w:val="20"/>
                <w:szCs w:val="20"/>
              </w:rPr>
              <w:t>BDE13</w:t>
            </w:r>
          </w:p>
        </w:tc>
        <w:tc>
          <w:tcPr>
            <w:tcW w:w="3780" w:type="dxa"/>
            <w:vAlign w:val="center"/>
          </w:tcPr>
          <w:p w14:paraId="25C0BCB0" w14:textId="4014F925" w:rsidR="00882F15" w:rsidRPr="00933A29" w:rsidRDefault="00882F15" w:rsidP="00590F38">
            <w:pPr>
              <w:spacing w:after="0"/>
              <w:jc w:val="center"/>
              <w:rPr>
                <w:rFonts w:cstheme="minorHAnsi"/>
                <w:sz w:val="20"/>
                <w:szCs w:val="20"/>
              </w:rPr>
            </w:pPr>
            <w:r w:rsidRPr="00933A29">
              <w:rPr>
                <w:rFonts w:cstheme="minorHAnsi"/>
                <w:color w:val="000000"/>
                <w:sz w:val="20"/>
                <w:szCs w:val="20"/>
              </w:rPr>
              <w:t>1,3-butadiene</w:t>
            </w:r>
          </w:p>
        </w:tc>
        <w:tc>
          <w:tcPr>
            <w:tcW w:w="900" w:type="dxa"/>
            <w:vAlign w:val="center"/>
          </w:tcPr>
          <w:p w14:paraId="6E136AF3" w14:textId="7FA6DF3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41176196" w14:textId="77777777" w:rsidTr="00590F38">
        <w:trPr>
          <w:trHeight w:val="143"/>
        </w:trPr>
        <w:tc>
          <w:tcPr>
            <w:tcW w:w="3055" w:type="dxa"/>
            <w:vAlign w:val="center"/>
          </w:tcPr>
          <w:p w14:paraId="28ED6C44" w14:textId="3FCE854B"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375F27F9" w14:textId="70DC6430" w:rsidR="00882F15" w:rsidRPr="00933A29" w:rsidRDefault="00882F15" w:rsidP="00590F38">
            <w:pPr>
              <w:spacing w:after="0"/>
              <w:jc w:val="center"/>
              <w:rPr>
                <w:rFonts w:cstheme="minorHAnsi"/>
                <w:sz w:val="20"/>
                <w:szCs w:val="20"/>
              </w:rPr>
            </w:pPr>
            <w:r w:rsidRPr="00933A29">
              <w:rPr>
                <w:rFonts w:cstheme="minorHAnsi"/>
                <w:color w:val="000000"/>
                <w:sz w:val="20"/>
                <w:szCs w:val="20"/>
              </w:rPr>
              <w:t>BEN</w:t>
            </w:r>
          </w:p>
        </w:tc>
        <w:tc>
          <w:tcPr>
            <w:tcW w:w="3780" w:type="dxa"/>
            <w:vAlign w:val="center"/>
          </w:tcPr>
          <w:p w14:paraId="588D48EF" w14:textId="51FC6C63" w:rsidR="00882F15" w:rsidRPr="00933A29" w:rsidRDefault="00882F15" w:rsidP="00590F38">
            <w:pPr>
              <w:spacing w:after="0"/>
              <w:jc w:val="center"/>
              <w:rPr>
                <w:rFonts w:cstheme="minorHAnsi"/>
                <w:sz w:val="20"/>
                <w:szCs w:val="20"/>
              </w:rPr>
            </w:pPr>
            <w:r w:rsidRPr="00933A29">
              <w:rPr>
                <w:rFonts w:cstheme="minorHAnsi"/>
                <w:color w:val="000000"/>
                <w:sz w:val="20"/>
                <w:szCs w:val="20"/>
              </w:rPr>
              <w:t>Benzene</w:t>
            </w:r>
          </w:p>
        </w:tc>
        <w:tc>
          <w:tcPr>
            <w:tcW w:w="900" w:type="dxa"/>
            <w:vAlign w:val="center"/>
          </w:tcPr>
          <w:p w14:paraId="3F33CB9F" w14:textId="5BD701F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2BC30C33" w14:textId="77777777" w:rsidTr="00590F38">
        <w:trPr>
          <w:trHeight w:val="143"/>
        </w:trPr>
        <w:tc>
          <w:tcPr>
            <w:tcW w:w="3055" w:type="dxa"/>
            <w:vAlign w:val="center"/>
          </w:tcPr>
          <w:p w14:paraId="390794A1" w14:textId="6273E93A"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72DDB5DC" w14:textId="13C73741" w:rsidR="00882F15" w:rsidRPr="00933A29" w:rsidRDefault="00882F15" w:rsidP="00590F38">
            <w:pPr>
              <w:spacing w:after="0"/>
              <w:jc w:val="center"/>
              <w:rPr>
                <w:rFonts w:cstheme="minorHAnsi"/>
                <w:sz w:val="20"/>
                <w:szCs w:val="20"/>
              </w:rPr>
            </w:pPr>
            <w:r w:rsidRPr="00933A29">
              <w:rPr>
                <w:rFonts w:cstheme="minorHAnsi"/>
                <w:color w:val="000000"/>
                <w:sz w:val="20"/>
                <w:szCs w:val="20"/>
              </w:rPr>
              <w:t>CSL</w:t>
            </w:r>
          </w:p>
        </w:tc>
        <w:tc>
          <w:tcPr>
            <w:tcW w:w="3780" w:type="dxa"/>
            <w:vAlign w:val="center"/>
          </w:tcPr>
          <w:p w14:paraId="3E969CCD" w14:textId="5C9F82A4" w:rsidR="00882F15" w:rsidRPr="00933A29" w:rsidRDefault="00882F15" w:rsidP="00590F38">
            <w:pPr>
              <w:spacing w:after="0"/>
              <w:jc w:val="center"/>
              <w:rPr>
                <w:rFonts w:cstheme="minorHAnsi"/>
                <w:sz w:val="20"/>
                <w:szCs w:val="20"/>
              </w:rPr>
            </w:pPr>
            <w:r w:rsidRPr="00933A29">
              <w:rPr>
                <w:rFonts w:cstheme="minorHAnsi"/>
                <w:color w:val="000000"/>
                <w:sz w:val="20"/>
                <w:szCs w:val="20"/>
              </w:rPr>
              <w:t>Cresols</w:t>
            </w:r>
          </w:p>
        </w:tc>
        <w:tc>
          <w:tcPr>
            <w:tcW w:w="900" w:type="dxa"/>
            <w:vAlign w:val="center"/>
          </w:tcPr>
          <w:p w14:paraId="330A4342" w14:textId="6E63B91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1EA7C09" w14:textId="77777777" w:rsidTr="00590F38">
        <w:trPr>
          <w:trHeight w:val="143"/>
        </w:trPr>
        <w:tc>
          <w:tcPr>
            <w:tcW w:w="3055" w:type="dxa"/>
            <w:vAlign w:val="center"/>
          </w:tcPr>
          <w:p w14:paraId="74B7D678" w14:textId="02C0E707"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BABA08B" w14:textId="3D6B9D3B" w:rsidR="00882F15" w:rsidRPr="00933A29" w:rsidRDefault="00882F15" w:rsidP="00590F38">
            <w:pPr>
              <w:spacing w:after="0"/>
              <w:jc w:val="center"/>
              <w:rPr>
                <w:rFonts w:cstheme="minorHAnsi"/>
                <w:sz w:val="20"/>
                <w:szCs w:val="20"/>
              </w:rPr>
            </w:pPr>
            <w:r w:rsidRPr="00933A29">
              <w:rPr>
                <w:rFonts w:cstheme="minorHAnsi"/>
                <w:color w:val="000000"/>
                <w:sz w:val="20"/>
                <w:szCs w:val="20"/>
              </w:rPr>
              <w:t>DCB1</w:t>
            </w:r>
          </w:p>
        </w:tc>
        <w:tc>
          <w:tcPr>
            <w:tcW w:w="3780" w:type="dxa"/>
            <w:vAlign w:val="center"/>
          </w:tcPr>
          <w:p w14:paraId="123AE484" w14:textId="647BC849"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Unsaturated </w:t>
            </w:r>
            <w:proofErr w:type="spellStart"/>
            <w:r w:rsidRPr="00933A29">
              <w:rPr>
                <w:rFonts w:cstheme="minorHAnsi"/>
                <w:color w:val="000000"/>
                <w:sz w:val="20"/>
                <w:szCs w:val="20"/>
              </w:rPr>
              <w:t>dicarbonyls</w:t>
            </w:r>
            <w:proofErr w:type="spellEnd"/>
          </w:p>
        </w:tc>
        <w:tc>
          <w:tcPr>
            <w:tcW w:w="900" w:type="dxa"/>
            <w:vAlign w:val="center"/>
          </w:tcPr>
          <w:p w14:paraId="785D64A1" w14:textId="7BBF7FE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0306D12" w14:textId="77777777" w:rsidTr="00590F38">
        <w:trPr>
          <w:trHeight w:val="143"/>
        </w:trPr>
        <w:tc>
          <w:tcPr>
            <w:tcW w:w="3055" w:type="dxa"/>
            <w:vAlign w:val="center"/>
          </w:tcPr>
          <w:p w14:paraId="0BA52F61" w14:textId="7C9B4DAF"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5B174200" w14:textId="6D002164" w:rsidR="00882F15" w:rsidRPr="00933A29" w:rsidRDefault="00882F15" w:rsidP="00590F38">
            <w:pPr>
              <w:spacing w:after="0"/>
              <w:jc w:val="center"/>
              <w:rPr>
                <w:rFonts w:cstheme="minorHAnsi"/>
                <w:sz w:val="20"/>
                <w:szCs w:val="20"/>
              </w:rPr>
            </w:pPr>
            <w:r w:rsidRPr="00933A29">
              <w:rPr>
                <w:rFonts w:cstheme="minorHAnsi"/>
                <w:color w:val="000000"/>
                <w:sz w:val="20"/>
                <w:szCs w:val="20"/>
              </w:rPr>
              <w:t>ECH4</w:t>
            </w:r>
          </w:p>
        </w:tc>
        <w:tc>
          <w:tcPr>
            <w:tcW w:w="3780" w:type="dxa"/>
            <w:vAlign w:val="center"/>
          </w:tcPr>
          <w:p w14:paraId="264BE8D2" w14:textId="390DEC0B" w:rsidR="00882F15" w:rsidRPr="00933A29" w:rsidRDefault="00882F15" w:rsidP="00590F38">
            <w:pPr>
              <w:spacing w:after="0"/>
              <w:jc w:val="center"/>
              <w:rPr>
                <w:rFonts w:cstheme="minorHAnsi"/>
                <w:sz w:val="20"/>
                <w:szCs w:val="20"/>
              </w:rPr>
            </w:pPr>
            <w:r w:rsidRPr="00933A29">
              <w:rPr>
                <w:rFonts w:cstheme="minorHAnsi"/>
                <w:color w:val="000000"/>
                <w:sz w:val="20"/>
                <w:szCs w:val="20"/>
              </w:rPr>
              <w:t>Methane</w:t>
            </w:r>
          </w:p>
        </w:tc>
        <w:tc>
          <w:tcPr>
            <w:tcW w:w="900" w:type="dxa"/>
            <w:vAlign w:val="center"/>
          </w:tcPr>
          <w:p w14:paraId="492F8C91" w14:textId="66253F6E"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582D0983" w14:textId="77777777" w:rsidTr="00590F38">
        <w:trPr>
          <w:trHeight w:val="143"/>
        </w:trPr>
        <w:tc>
          <w:tcPr>
            <w:tcW w:w="3055" w:type="dxa"/>
            <w:vAlign w:val="center"/>
          </w:tcPr>
          <w:p w14:paraId="1CD50F94" w14:textId="3DFF4C35"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34C3518C" w14:textId="061B60A7" w:rsidR="00882F15" w:rsidRPr="00933A29" w:rsidRDefault="00882F15" w:rsidP="00590F38">
            <w:pPr>
              <w:spacing w:after="0"/>
              <w:jc w:val="center"/>
              <w:rPr>
                <w:rFonts w:cstheme="minorHAnsi"/>
                <w:sz w:val="20"/>
                <w:szCs w:val="20"/>
              </w:rPr>
            </w:pPr>
            <w:r w:rsidRPr="00933A29">
              <w:rPr>
                <w:rFonts w:cstheme="minorHAnsi"/>
                <w:color w:val="000000"/>
                <w:sz w:val="20"/>
                <w:szCs w:val="20"/>
              </w:rPr>
              <w:t>EOH</w:t>
            </w:r>
          </w:p>
        </w:tc>
        <w:tc>
          <w:tcPr>
            <w:tcW w:w="3780" w:type="dxa"/>
            <w:vAlign w:val="center"/>
          </w:tcPr>
          <w:p w14:paraId="441C24DA" w14:textId="6357A083" w:rsidR="00882F15" w:rsidRPr="00933A29" w:rsidRDefault="00882F15" w:rsidP="00590F38">
            <w:pPr>
              <w:spacing w:after="0"/>
              <w:jc w:val="center"/>
              <w:rPr>
                <w:rFonts w:cstheme="minorHAnsi"/>
                <w:sz w:val="20"/>
                <w:szCs w:val="20"/>
              </w:rPr>
            </w:pPr>
            <w:r w:rsidRPr="00933A29">
              <w:rPr>
                <w:rFonts w:cstheme="minorHAnsi"/>
                <w:color w:val="000000"/>
                <w:sz w:val="20"/>
                <w:szCs w:val="20"/>
              </w:rPr>
              <w:t>Ethanol</w:t>
            </w:r>
          </w:p>
        </w:tc>
        <w:tc>
          <w:tcPr>
            <w:tcW w:w="900" w:type="dxa"/>
            <w:vAlign w:val="center"/>
          </w:tcPr>
          <w:p w14:paraId="06BE937E" w14:textId="33B5A41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4A779E91" w14:textId="77777777" w:rsidTr="00590F38">
        <w:trPr>
          <w:trHeight w:val="143"/>
        </w:trPr>
        <w:tc>
          <w:tcPr>
            <w:tcW w:w="3055" w:type="dxa"/>
            <w:vAlign w:val="center"/>
          </w:tcPr>
          <w:p w14:paraId="52D2BE08" w14:textId="5A660DA1"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79D111C5" w14:textId="1825C790" w:rsidR="00882F15" w:rsidRPr="00933A29" w:rsidRDefault="00882F15" w:rsidP="00590F38">
            <w:pPr>
              <w:spacing w:after="0"/>
              <w:jc w:val="center"/>
              <w:rPr>
                <w:rFonts w:cstheme="minorHAnsi"/>
                <w:sz w:val="20"/>
                <w:szCs w:val="20"/>
              </w:rPr>
            </w:pPr>
            <w:r w:rsidRPr="00933A29">
              <w:rPr>
                <w:rFonts w:cstheme="minorHAnsi"/>
                <w:color w:val="000000"/>
                <w:sz w:val="20"/>
                <w:szCs w:val="20"/>
              </w:rPr>
              <w:t>ETE</w:t>
            </w:r>
          </w:p>
        </w:tc>
        <w:tc>
          <w:tcPr>
            <w:tcW w:w="3780" w:type="dxa"/>
            <w:vAlign w:val="center"/>
          </w:tcPr>
          <w:p w14:paraId="64A39CBD" w14:textId="7C658C44" w:rsidR="00882F15" w:rsidRPr="00933A29" w:rsidRDefault="00882F15" w:rsidP="00590F38">
            <w:pPr>
              <w:spacing w:after="0"/>
              <w:jc w:val="center"/>
              <w:rPr>
                <w:rFonts w:cstheme="minorHAnsi"/>
                <w:sz w:val="20"/>
                <w:szCs w:val="20"/>
              </w:rPr>
            </w:pPr>
            <w:r w:rsidRPr="00933A29">
              <w:rPr>
                <w:rFonts w:cstheme="minorHAnsi"/>
                <w:color w:val="000000"/>
                <w:sz w:val="20"/>
                <w:szCs w:val="20"/>
              </w:rPr>
              <w:t>Ethene</w:t>
            </w:r>
          </w:p>
        </w:tc>
        <w:tc>
          <w:tcPr>
            <w:tcW w:w="900" w:type="dxa"/>
            <w:vAlign w:val="center"/>
          </w:tcPr>
          <w:p w14:paraId="73C0E755" w14:textId="5EC30C4E"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561CCB54" w14:textId="77777777" w:rsidTr="00590F38">
        <w:trPr>
          <w:trHeight w:val="143"/>
        </w:trPr>
        <w:tc>
          <w:tcPr>
            <w:tcW w:w="3055" w:type="dxa"/>
            <w:vAlign w:val="center"/>
          </w:tcPr>
          <w:p w14:paraId="6A0AEFB9" w14:textId="7BBBF30F"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09B7E40" w14:textId="746887C6" w:rsidR="00882F15" w:rsidRPr="00933A29" w:rsidRDefault="00882F15" w:rsidP="00590F38">
            <w:pPr>
              <w:spacing w:after="0"/>
              <w:jc w:val="center"/>
              <w:rPr>
                <w:rFonts w:cstheme="minorHAnsi"/>
                <w:sz w:val="20"/>
                <w:szCs w:val="20"/>
              </w:rPr>
            </w:pPr>
            <w:r w:rsidRPr="00933A29">
              <w:rPr>
                <w:rFonts w:cstheme="minorHAnsi"/>
                <w:color w:val="000000"/>
                <w:sz w:val="20"/>
                <w:szCs w:val="20"/>
              </w:rPr>
              <w:t>ETEG</w:t>
            </w:r>
          </w:p>
        </w:tc>
        <w:tc>
          <w:tcPr>
            <w:tcW w:w="3780" w:type="dxa"/>
            <w:vAlign w:val="center"/>
          </w:tcPr>
          <w:p w14:paraId="28472243" w14:textId="692DA48C" w:rsidR="00882F15" w:rsidRPr="00933A29" w:rsidRDefault="00882F15" w:rsidP="00590F38">
            <w:pPr>
              <w:spacing w:after="0"/>
              <w:jc w:val="center"/>
              <w:rPr>
                <w:rFonts w:cstheme="minorHAnsi"/>
                <w:sz w:val="20"/>
                <w:szCs w:val="20"/>
              </w:rPr>
            </w:pPr>
            <w:r w:rsidRPr="00933A29">
              <w:rPr>
                <w:rFonts w:cstheme="minorHAnsi"/>
                <w:color w:val="000000"/>
                <w:sz w:val="20"/>
                <w:szCs w:val="20"/>
              </w:rPr>
              <w:t>Ethylene Glycol</w:t>
            </w:r>
          </w:p>
        </w:tc>
        <w:tc>
          <w:tcPr>
            <w:tcW w:w="900" w:type="dxa"/>
            <w:vAlign w:val="center"/>
          </w:tcPr>
          <w:p w14:paraId="4BFA22FB" w14:textId="170E852D"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594202AB" w14:textId="77777777" w:rsidTr="00590F38">
        <w:trPr>
          <w:trHeight w:val="143"/>
        </w:trPr>
        <w:tc>
          <w:tcPr>
            <w:tcW w:w="3055" w:type="dxa"/>
            <w:vAlign w:val="center"/>
          </w:tcPr>
          <w:p w14:paraId="29B12EAF" w14:textId="2317BB8F"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0D58A8E6" w14:textId="608316DE" w:rsidR="00882F15" w:rsidRPr="00933A29" w:rsidRDefault="00882F15" w:rsidP="00590F38">
            <w:pPr>
              <w:spacing w:after="0"/>
              <w:jc w:val="center"/>
              <w:rPr>
                <w:rFonts w:cstheme="minorHAnsi"/>
                <w:sz w:val="20"/>
                <w:szCs w:val="20"/>
              </w:rPr>
            </w:pPr>
            <w:r w:rsidRPr="00933A29">
              <w:rPr>
                <w:rFonts w:cstheme="minorHAnsi"/>
                <w:color w:val="000000"/>
                <w:sz w:val="20"/>
                <w:szCs w:val="20"/>
              </w:rPr>
              <w:t>ETH</w:t>
            </w:r>
          </w:p>
        </w:tc>
        <w:tc>
          <w:tcPr>
            <w:tcW w:w="3780" w:type="dxa"/>
            <w:vAlign w:val="center"/>
          </w:tcPr>
          <w:p w14:paraId="1D54314F" w14:textId="20112C26" w:rsidR="00882F15" w:rsidRPr="00933A29" w:rsidRDefault="00882F15" w:rsidP="00590F38">
            <w:pPr>
              <w:spacing w:after="0"/>
              <w:jc w:val="center"/>
              <w:rPr>
                <w:rFonts w:cstheme="minorHAnsi"/>
                <w:sz w:val="20"/>
                <w:szCs w:val="20"/>
              </w:rPr>
            </w:pPr>
            <w:r w:rsidRPr="00933A29">
              <w:rPr>
                <w:rFonts w:cstheme="minorHAnsi"/>
                <w:color w:val="000000"/>
                <w:sz w:val="20"/>
                <w:szCs w:val="20"/>
              </w:rPr>
              <w:t>Ethane</w:t>
            </w:r>
          </w:p>
        </w:tc>
        <w:tc>
          <w:tcPr>
            <w:tcW w:w="900" w:type="dxa"/>
            <w:vAlign w:val="center"/>
          </w:tcPr>
          <w:p w14:paraId="41F46E8E" w14:textId="4DD77E0D"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4B322BB3" w14:textId="77777777" w:rsidTr="00590F38">
        <w:trPr>
          <w:trHeight w:val="143"/>
        </w:trPr>
        <w:tc>
          <w:tcPr>
            <w:tcW w:w="3055" w:type="dxa"/>
            <w:vAlign w:val="center"/>
          </w:tcPr>
          <w:p w14:paraId="546D4618" w14:textId="5F0BA72A"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7F26D6BD" w14:textId="5D18EC6B" w:rsidR="00882F15" w:rsidRPr="00933A29" w:rsidRDefault="00882F15" w:rsidP="00590F38">
            <w:pPr>
              <w:spacing w:after="0"/>
              <w:jc w:val="center"/>
              <w:rPr>
                <w:rFonts w:cstheme="minorHAnsi"/>
                <w:sz w:val="20"/>
                <w:szCs w:val="20"/>
              </w:rPr>
            </w:pPr>
            <w:r w:rsidRPr="00933A29">
              <w:rPr>
                <w:rFonts w:cstheme="minorHAnsi"/>
                <w:color w:val="000000"/>
                <w:sz w:val="20"/>
                <w:szCs w:val="20"/>
              </w:rPr>
              <w:t>FURAN</w:t>
            </w:r>
          </w:p>
        </w:tc>
        <w:tc>
          <w:tcPr>
            <w:tcW w:w="3780" w:type="dxa"/>
            <w:vAlign w:val="center"/>
          </w:tcPr>
          <w:p w14:paraId="10091091" w14:textId="2032AFDF" w:rsidR="00882F15" w:rsidRPr="00933A29" w:rsidRDefault="00882F15" w:rsidP="00590F38">
            <w:pPr>
              <w:spacing w:after="0"/>
              <w:jc w:val="center"/>
              <w:rPr>
                <w:rFonts w:cstheme="minorHAnsi"/>
                <w:sz w:val="20"/>
                <w:szCs w:val="20"/>
              </w:rPr>
            </w:pPr>
            <w:r w:rsidRPr="00933A29">
              <w:rPr>
                <w:rFonts w:cstheme="minorHAnsi"/>
                <w:color w:val="000000"/>
                <w:sz w:val="20"/>
                <w:szCs w:val="20"/>
              </w:rPr>
              <w:t>Furans and other dienes</w:t>
            </w:r>
          </w:p>
        </w:tc>
        <w:tc>
          <w:tcPr>
            <w:tcW w:w="900" w:type="dxa"/>
            <w:vAlign w:val="center"/>
          </w:tcPr>
          <w:p w14:paraId="46CD408D" w14:textId="5391C02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938CF00" w14:textId="77777777" w:rsidTr="00590F38">
        <w:trPr>
          <w:trHeight w:val="143"/>
        </w:trPr>
        <w:tc>
          <w:tcPr>
            <w:tcW w:w="3055" w:type="dxa"/>
            <w:vAlign w:val="center"/>
          </w:tcPr>
          <w:p w14:paraId="5EC360FF" w14:textId="198640BD"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086CF0DB" w14:textId="4E6E4396" w:rsidR="00882F15" w:rsidRPr="00933A29" w:rsidRDefault="00882F15" w:rsidP="00590F38">
            <w:pPr>
              <w:spacing w:after="0"/>
              <w:jc w:val="center"/>
              <w:rPr>
                <w:rFonts w:cstheme="minorHAnsi"/>
                <w:sz w:val="20"/>
                <w:szCs w:val="20"/>
              </w:rPr>
            </w:pPr>
            <w:r w:rsidRPr="00933A29">
              <w:rPr>
                <w:rFonts w:cstheme="minorHAnsi"/>
                <w:color w:val="000000"/>
                <w:sz w:val="20"/>
                <w:szCs w:val="20"/>
              </w:rPr>
              <w:t>GLY</w:t>
            </w:r>
          </w:p>
        </w:tc>
        <w:tc>
          <w:tcPr>
            <w:tcW w:w="3780" w:type="dxa"/>
            <w:vAlign w:val="center"/>
          </w:tcPr>
          <w:p w14:paraId="5660A958" w14:textId="7723C2C8" w:rsidR="00882F15" w:rsidRPr="00933A29" w:rsidRDefault="00882F15" w:rsidP="00590F38">
            <w:pPr>
              <w:spacing w:after="0"/>
              <w:jc w:val="center"/>
              <w:rPr>
                <w:rFonts w:cstheme="minorHAnsi"/>
                <w:sz w:val="20"/>
                <w:szCs w:val="20"/>
              </w:rPr>
            </w:pPr>
            <w:r w:rsidRPr="00933A29">
              <w:rPr>
                <w:rFonts w:cstheme="minorHAnsi"/>
                <w:color w:val="000000"/>
                <w:sz w:val="20"/>
                <w:szCs w:val="20"/>
              </w:rPr>
              <w:t>Glyoxal</w:t>
            </w:r>
          </w:p>
        </w:tc>
        <w:tc>
          <w:tcPr>
            <w:tcW w:w="900" w:type="dxa"/>
            <w:vAlign w:val="center"/>
          </w:tcPr>
          <w:p w14:paraId="554D801D" w14:textId="31F4651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7FAF8524" w14:textId="77777777" w:rsidTr="00590F38">
        <w:trPr>
          <w:trHeight w:val="143"/>
        </w:trPr>
        <w:tc>
          <w:tcPr>
            <w:tcW w:w="3055" w:type="dxa"/>
            <w:vAlign w:val="center"/>
          </w:tcPr>
          <w:p w14:paraId="3369ED25" w14:textId="07D64B78"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01BB7C7C" w14:textId="4319EB99" w:rsidR="00882F15" w:rsidRPr="00933A29" w:rsidRDefault="00882F15" w:rsidP="00590F38">
            <w:pPr>
              <w:spacing w:after="0"/>
              <w:jc w:val="center"/>
              <w:rPr>
                <w:rFonts w:cstheme="minorHAnsi"/>
                <w:sz w:val="20"/>
                <w:szCs w:val="20"/>
              </w:rPr>
            </w:pPr>
            <w:r w:rsidRPr="00933A29">
              <w:rPr>
                <w:rFonts w:cstheme="minorHAnsi"/>
                <w:color w:val="000000"/>
                <w:sz w:val="20"/>
                <w:szCs w:val="20"/>
              </w:rPr>
              <w:t>HC10</w:t>
            </w:r>
          </w:p>
        </w:tc>
        <w:tc>
          <w:tcPr>
            <w:tcW w:w="3780" w:type="dxa"/>
            <w:vAlign w:val="center"/>
          </w:tcPr>
          <w:p w14:paraId="10A364EF" w14:textId="54701E7A"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“alkanes”; 6.8E-12 &lt;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p>
        </w:tc>
        <w:tc>
          <w:tcPr>
            <w:tcW w:w="900" w:type="dxa"/>
            <w:vAlign w:val="center"/>
          </w:tcPr>
          <w:p w14:paraId="6763EE08" w14:textId="6C4E1C9D"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70F413D" w14:textId="77777777" w:rsidTr="00590F38">
        <w:trPr>
          <w:trHeight w:val="143"/>
        </w:trPr>
        <w:tc>
          <w:tcPr>
            <w:tcW w:w="3055" w:type="dxa"/>
            <w:vAlign w:val="center"/>
          </w:tcPr>
          <w:p w14:paraId="0B93A6EC" w14:textId="0BAC9B44"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3A77747E" w14:textId="77CD264A" w:rsidR="00882F15" w:rsidRPr="00933A29" w:rsidRDefault="00882F15" w:rsidP="00590F38">
            <w:pPr>
              <w:spacing w:after="0"/>
              <w:jc w:val="center"/>
              <w:rPr>
                <w:rFonts w:cstheme="minorHAnsi"/>
                <w:sz w:val="20"/>
                <w:szCs w:val="20"/>
              </w:rPr>
            </w:pPr>
            <w:r w:rsidRPr="00933A29">
              <w:rPr>
                <w:rFonts w:cstheme="minorHAnsi"/>
                <w:color w:val="000000"/>
                <w:sz w:val="20"/>
                <w:szCs w:val="20"/>
              </w:rPr>
              <w:t>HC3</w:t>
            </w:r>
          </w:p>
        </w:tc>
        <w:tc>
          <w:tcPr>
            <w:tcW w:w="3780" w:type="dxa"/>
            <w:vAlign w:val="center"/>
          </w:tcPr>
          <w:p w14:paraId="13BCC790" w14:textId="1442D3A1"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“alkanes”;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&lt; 3.4E-12</w:t>
            </w:r>
          </w:p>
        </w:tc>
        <w:tc>
          <w:tcPr>
            <w:tcW w:w="900" w:type="dxa"/>
            <w:vAlign w:val="center"/>
          </w:tcPr>
          <w:p w14:paraId="4C40A538" w14:textId="62BD8CF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64823F9" w14:textId="77777777" w:rsidTr="00590F38">
        <w:trPr>
          <w:trHeight w:val="143"/>
        </w:trPr>
        <w:tc>
          <w:tcPr>
            <w:tcW w:w="3055" w:type="dxa"/>
            <w:vAlign w:val="center"/>
          </w:tcPr>
          <w:p w14:paraId="4F46B094" w14:textId="1CD5085E"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65F0FB6D" w14:textId="33AEB991" w:rsidR="00882F15" w:rsidRPr="00933A29" w:rsidRDefault="00882F15" w:rsidP="00590F38">
            <w:pPr>
              <w:spacing w:after="0"/>
              <w:jc w:val="center"/>
              <w:rPr>
                <w:rFonts w:cstheme="minorHAnsi"/>
                <w:sz w:val="20"/>
                <w:szCs w:val="20"/>
              </w:rPr>
            </w:pPr>
            <w:r w:rsidRPr="00933A29">
              <w:rPr>
                <w:rFonts w:cstheme="minorHAnsi"/>
                <w:color w:val="000000"/>
                <w:sz w:val="20"/>
                <w:szCs w:val="20"/>
              </w:rPr>
              <w:t>HC5</w:t>
            </w:r>
          </w:p>
        </w:tc>
        <w:tc>
          <w:tcPr>
            <w:tcW w:w="3780" w:type="dxa"/>
            <w:vAlign w:val="center"/>
          </w:tcPr>
          <w:p w14:paraId="68EA6062" w14:textId="5111CB16"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“alkanes”; 3.4E-12 ≤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 6.8E-12</w:t>
            </w:r>
          </w:p>
        </w:tc>
        <w:tc>
          <w:tcPr>
            <w:tcW w:w="900" w:type="dxa"/>
            <w:vAlign w:val="center"/>
          </w:tcPr>
          <w:p w14:paraId="02807D00" w14:textId="32A8FBE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46A3AD9" w14:textId="77777777" w:rsidTr="00590F38">
        <w:trPr>
          <w:trHeight w:val="143"/>
        </w:trPr>
        <w:tc>
          <w:tcPr>
            <w:tcW w:w="3055" w:type="dxa"/>
            <w:vAlign w:val="center"/>
          </w:tcPr>
          <w:p w14:paraId="6898B90F" w14:textId="17D4E939"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6006EBB" w14:textId="5E03DF6F" w:rsidR="00882F15" w:rsidRPr="00933A29" w:rsidRDefault="00882F15" w:rsidP="00590F38">
            <w:pPr>
              <w:spacing w:after="0"/>
              <w:jc w:val="center"/>
              <w:rPr>
                <w:rFonts w:cstheme="minorHAnsi"/>
                <w:sz w:val="20"/>
                <w:szCs w:val="20"/>
              </w:rPr>
            </w:pPr>
            <w:r w:rsidRPr="00933A29">
              <w:rPr>
                <w:rFonts w:cstheme="minorHAnsi"/>
                <w:color w:val="000000"/>
                <w:sz w:val="20"/>
                <w:szCs w:val="20"/>
              </w:rPr>
              <w:t>HCHO</w:t>
            </w:r>
          </w:p>
        </w:tc>
        <w:tc>
          <w:tcPr>
            <w:tcW w:w="3780" w:type="dxa"/>
            <w:vAlign w:val="center"/>
          </w:tcPr>
          <w:p w14:paraId="19A4E68F" w14:textId="559F9A36" w:rsidR="00882F15" w:rsidRPr="00933A29" w:rsidRDefault="00882F15" w:rsidP="00590F38">
            <w:pPr>
              <w:spacing w:after="0"/>
              <w:jc w:val="center"/>
              <w:rPr>
                <w:rFonts w:cstheme="minorHAnsi"/>
                <w:sz w:val="20"/>
                <w:szCs w:val="20"/>
              </w:rPr>
            </w:pPr>
            <w:r w:rsidRPr="00933A29">
              <w:rPr>
                <w:rFonts w:cstheme="minorHAnsi"/>
                <w:color w:val="000000"/>
                <w:sz w:val="20"/>
                <w:szCs w:val="20"/>
              </w:rPr>
              <w:t>Formaldehyde</w:t>
            </w:r>
          </w:p>
        </w:tc>
        <w:tc>
          <w:tcPr>
            <w:tcW w:w="900" w:type="dxa"/>
            <w:vAlign w:val="center"/>
          </w:tcPr>
          <w:p w14:paraId="662DC1A1" w14:textId="66EBF13E"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76B8951" w14:textId="77777777" w:rsidTr="00590F38">
        <w:trPr>
          <w:trHeight w:val="143"/>
        </w:trPr>
        <w:tc>
          <w:tcPr>
            <w:tcW w:w="3055" w:type="dxa"/>
            <w:vAlign w:val="center"/>
          </w:tcPr>
          <w:p w14:paraId="7A6045E2" w14:textId="0492B962"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5A65F200" w14:textId="0BDEA09F" w:rsidR="00882F15" w:rsidRPr="00933A29" w:rsidRDefault="00882F15" w:rsidP="00590F38">
            <w:pPr>
              <w:spacing w:after="0"/>
              <w:jc w:val="center"/>
              <w:rPr>
                <w:rFonts w:cstheme="minorHAnsi"/>
                <w:sz w:val="20"/>
                <w:szCs w:val="20"/>
              </w:rPr>
            </w:pPr>
            <w:r w:rsidRPr="00933A29">
              <w:rPr>
                <w:rFonts w:cstheme="minorHAnsi"/>
                <w:color w:val="000000"/>
                <w:sz w:val="20"/>
                <w:szCs w:val="20"/>
              </w:rPr>
              <w:t>HKET</w:t>
            </w:r>
          </w:p>
        </w:tc>
        <w:tc>
          <w:tcPr>
            <w:tcW w:w="3780" w:type="dxa"/>
            <w:vAlign w:val="center"/>
          </w:tcPr>
          <w:p w14:paraId="1401D06E" w14:textId="76C4BA31" w:rsidR="00882F15" w:rsidRPr="00933A29" w:rsidRDefault="00882F15" w:rsidP="00590F38">
            <w:pPr>
              <w:spacing w:after="0"/>
              <w:jc w:val="center"/>
              <w:rPr>
                <w:rFonts w:cstheme="minorHAnsi"/>
                <w:sz w:val="20"/>
                <w:szCs w:val="20"/>
              </w:rPr>
            </w:pPr>
            <w:r w:rsidRPr="00933A29">
              <w:rPr>
                <w:rFonts w:cstheme="minorHAnsi"/>
                <w:color w:val="000000"/>
                <w:sz w:val="20"/>
                <w:szCs w:val="20"/>
              </w:rPr>
              <w:t>Hydroxy ketones</w:t>
            </w:r>
          </w:p>
        </w:tc>
        <w:tc>
          <w:tcPr>
            <w:tcW w:w="900" w:type="dxa"/>
            <w:vAlign w:val="center"/>
          </w:tcPr>
          <w:p w14:paraId="24A5CB0D" w14:textId="7427E01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264E1220" w14:textId="77777777" w:rsidTr="00590F38">
        <w:trPr>
          <w:trHeight w:val="143"/>
        </w:trPr>
        <w:tc>
          <w:tcPr>
            <w:tcW w:w="3055" w:type="dxa"/>
            <w:vAlign w:val="center"/>
          </w:tcPr>
          <w:p w14:paraId="437FA8DD" w14:textId="38CD8B2F"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137E0838" w14:textId="40614B0A" w:rsidR="00882F15" w:rsidRPr="00933A29" w:rsidRDefault="00882F15" w:rsidP="00590F38">
            <w:pPr>
              <w:spacing w:after="0"/>
              <w:jc w:val="center"/>
              <w:rPr>
                <w:rFonts w:cstheme="minorHAnsi"/>
                <w:sz w:val="20"/>
                <w:szCs w:val="20"/>
              </w:rPr>
            </w:pPr>
            <w:r w:rsidRPr="00933A29">
              <w:rPr>
                <w:rFonts w:cstheme="minorHAnsi"/>
                <w:color w:val="000000"/>
                <w:sz w:val="20"/>
                <w:szCs w:val="20"/>
              </w:rPr>
              <w:t>ISO</w:t>
            </w:r>
          </w:p>
        </w:tc>
        <w:tc>
          <w:tcPr>
            <w:tcW w:w="3780" w:type="dxa"/>
            <w:vAlign w:val="center"/>
          </w:tcPr>
          <w:p w14:paraId="650E0F54" w14:textId="6F88849D" w:rsidR="00882F15" w:rsidRPr="00933A29" w:rsidRDefault="00882F15" w:rsidP="00590F38">
            <w:pPr>
              <w:spacing w:after="0"/>
              <w:jc w:val="center"/>
              <w:rPr>
                <w:rFonts w:cstheme="minorHAnsi"/>
                <w:sz w:val="20"/>
                <w:szCs w:val="20"/>
              </w:rPr>
            </w:pPr>
            <w:r w:rsidRPr="00933A29">
              <w:rPr>
                <w:rFonts w:cstheme="minorHAnsi"/>
                <w:color w:val="000000"/>
                <w:sz w:val="20"/>
                <w:szCs w:val="20"/>
              </w:rPr>
              <w:t>Isoprene</w:t>
            </w:r>
          </w:p>
        </w:tc>
        <w:tc>
          <w:tcPr>
            <w:tcW w:w="900" w:type="dxa"/>
            <w:vAlign w:val="center"/>
          </w:tcPr>
          <w:p w14:paraId="676EF230" w14:textId="63546DE6"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32B4CAB7" w14:textId="77777777" w:rsidTr="00590F38">
        <w:trPr>
          <w:trHeight w:val="143"/>
        </w:trPr>
        <w:tc>
          <w:tcPr>
            <w:tcW w:w="3055" w:type="dxa"/>
            <w:vAlign w:val="center"/>
          </w:tcPr>
          <w:p w14:paraId="1C1A24AD" w14:textId="3908FBED"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31FDCC87" w14:textId="28B5981A" w:rsidR="00882F15" w:rsidRPr="00933A29" w:rsidRDefault="00882F15" w:rsidP="00590F38">
            <w:pPr>
              <w:spacing w:after="0"/>
              <w:jc w:val="center"/>
              <w:rPr>
                <w:rFonts w:cstheme="minorHAnsi"/>
                <w:sz w:val="20"/>
                <w:szCs w:val="20"/>
              </w:rPr>
            </w:pPr>
            <w:r w:rsidRPr="00933A29">
              <w:rPr>
                <w:rFonts w:cstheme="minorHAnsi"/>
                <w:color w:val="000000"/>
                <w:sz w:val="20"/>
                <w:szCs w:val="20"/>
              </w:rPr>
              <w:t>KET</w:t>
            </w:r>
          </w:p>
        </w:tc>
        <w:tc>
          <w:tcPr>
            <w:tcW w:w="3780" w:type="dxa"/>
            <w:vAlign w:val="center"/>
          </w:tcPr>
          <w:p w14:paraId="709C1C0D" w14:textId="5998F197" w:rsidR="00882F15" w:rsidRPr="00933A29" w:rsidRDefault="00882F15" w:rsidP="00590F38">
            <w:pPr>
              <w:spacing w:after="0"/>
              <w:jc w:val="center"/>
              <w:rPr>
                <w:rFonts w:cstheme="minorHAnsi"/>
                <w:sz w:val="20"/>
                <w:szCs w:val="20"/>
              </w:rPr>
            </w:pPr>
            <w:r w:rsidRPr="00933A29">
              <w:rPr>
                <w:rFonts w:cstheme="minorHAnsi"/>
                <w:color w:val="000000"/>
                <w:sz w:val="20"/>
                <w:szCs w:val="20"/>
              </w:rPr>
              <w:t>Other ketones</w:t>
            </w:r>
          </w:p>
        </w:tc>
        <w:tc>
          <w:tcPr>
            <w:tcW w:w="900" w:type="dxa"/>
            <w:vAlign w:val="center"/>
          </w:tcPr>
          <w:p w14:paraId="2FED03BA" w14:textId="5B79070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9D02552" w14:textId="77777777" w:rsidTr="00590F38">
        <w:trPr>
          <w:trHeight w:val="143"/>
        </w:trPr>
        <w:tc>
          <w:tcPr>
            <w:tcW w:w="3055" w:type="dxa"/>
            <w:vAlign w:val="center"/>
          </w:tcPr>
          <w:p w14:paraId="5CD1A7A5" w14:textId="4D0F2A80"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7219449F" w14:textId="59DE489D" w:rsidR="00882F15" w:rsidRPr="00933A29" w:rsidRDefault="00882F15" w:rsidP="00590F38">
            <w:pPr>
              <w:spacing w:after="0"/>
              <w:jc w:val="center"/>
              <w:rPr>
                <w:rFonts w:cstheme="minorHAnsi"/>
                <w:sz w:val="20"/>
                <w:szCs w:val="20"/>
              </w:rPr>
            </w:pPr>
            <w:r w:rsidRPr="00933A29">
              <w:rPr>
                <w:rFonts w:cstheme="minorHAnsi"/>
                <w:color w:val="000000"/>
                <w:sz w:val="20"/>
                <w:szCs w:val="20"/>
              </w:rPr>
              <w:t>LIM</w:t>
            </w:r>
          </w:p>
        </w:tc>
        <w:tc>
          <w:tcPr>
            <w:tcW w:w="3780" w:type="dxa"/>
            <w:vAlign w:val="center"/>
          </w:tcPr>
          <w:p w14:paraId="4E6A863D" w14:textId="3F94A041" w:rsidR="00882F15" w:rsidRPr="00933A29" w:rsidRDefault="00882F15" w:rsidP="00590F38">
            <w:pPr>
              <w:spacing w:after="0"/>
              <w:jc w:val="center"/>
              <w:rPr>
                <w:rFonts w:cstheme="minorHAnsi"/>
                <w:sz w:val="20"/>
                <w:szCs w:val="20"/>
              </w:rPr>
            </w:pPr>
            <w:r w:rsidRPr="00933A29">
              <w:rPr>
                <w:rFonts w:cstheme="minorHAnsi"/>
                <w:color w:val="000000"/>
                <w:sz w:val="20"/>
                <w:szCs w:val="20"/>
              </w:rPr>
              <w:t>Limonene monoterpenes</w:t>
            </w:r>
          </w:p>
        </w:tc>
        <w:tc>
          <w:tcPr>
            <w:tcW w:w="900" w:type="dxa"/>
            <w:vAlign w:val="center"/>
          </w:tcPr>
          <w:p w14:paraId="67ACC360" w14:textId="43D4A2B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4BA046F" w14:textId="77777777" w:rsidTr="00590F38">
        <w:trPr>
          <w:trHeight w:val="143"/>
        </w:trPr>
        <w:tc>
          <w:tcPr>
            <w:tcW w:w="3055" w:type="dxa"/>
            <w:vAlign w:val="center"/>
          </w:tcPr>
          <w:p w14:paraId="7134A6C2" w14:textId="4F7272A3"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0BEE56DE" w14:textId="74A4A73C" w:rsidR="00882F15" w:rsidRPr="00933A29" w:rsidRDefault="00882F15" w:rsidP="00590F38">
            <w:pPr>
              <w:spacing w:after="0"/>
              <w:jc w:val="center"/>
              <w:rPr>
                <w:rFonts w:cstheme="minorHAnsi"/>
                <w:sz w:val="20"/>
                <w:szCs w:val="20"/>
              </w:rPr>
            </w:pPr>
            <w:r w:rsidRPr="00933A29">
              <w:rPr>
                <w:rFonts w:cstheme="minorHAnsi"/>
                <w:color w:val="000000"/>
                <w:sz w:val="20"/>
                <w:szCs w:val="20"/>
              </w:rPr>
              <w:t>MACR</w:t>
            </w:r>
          </w:p>
        </w:tc>
        <w:tc>
          <w:tcPr>
            <w:tcW w:w="3780" w:type="dxa"/>
            <w:vAlign w:val="center"/>
          </w:tcPr>
          <w:p w14:paraId="518735D3" w14:textId="6BB0A8B2" w:rsidR="00882F15" w:rsidRPr="00933A29" w:rsidRDefault="00882F15" w:rsidP="00590F38">
            <w:pPr>
              <w:spacing w:after="0"/>
              <w:jc w:val="center"/>
              <w:rPr>
                <w:rFonts w:cstheme="minorHAnsi"/>
                <w:sz w:val="20"/>
                <w:szCs w:val="20"/>
              </w:rPr>
            </w:pPr>
            <w:r w:rsidRPr="00933A29">
              <w:rPr>
                <w:rFonts w:cstheme="minorHAnsi"/>
                <w:color w:val="000000"/>
                <w:sz w:val="20"/>
                <w:szCs w:val="20"/>
              </w:rPr>
              <w:t>Methacrolein and Crotonaldehyde</w:t>
            </w:r>
          </w:p>
        </w:tc>
        <w:tc>
          <w:tcPr>
            <w:tcW w:w="900" w:type="dxa"/>
            <w:vAlign w:val="center"/>
          </w:tcPr>
          <w:p w14:paraId="4B28BBD0" w14:textId="7344B74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77CCA6A" w14:textId="77777777" w:rsidTr="00590F38">
        <w:trPr>
          <w:trHeight w:val="143"/>
        </w:trPr>
        <w:tc>
          <w:tcPr>
            <w:tcW w:w="3055" w:type="dxa"/>
            <w:vAlign w:val="center"/>
          </w:tcPr>
          <w:p w14:paraId="1F49096B" w14:textId="2E377642"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FFB0159" w14:textId="20C091A1" w:rsidR="00882F15" w:rsidRPr="00933A29" w:rsidRDefault="00882F15" w:rsidP="00590F38">
            <w:pPr>
              <w:spacing w:after="0"/>
              <w:jc w:val="center"/>
              <w:rPr>
                <w:rFonts w:cstheme="minorHAnsi"/>
                <w:sz w:val="20"/>
                <w:szCs w:val="20"/>
              </w:rPr>
            </w:pPr>
            <w:r w:rsidRPr="00933A29">
              <w:rPr>
                <w:rFonts w:cstheme="minorHAnsi"/>
                <w:color w:val="000000"/>
                <w:sz w:val="20"/>
                <w:szCs w:val="20"/>
              </w:rPr>
              <w:t>MCT</w:t>
            </w:r>
          </w:p>
        </w:tc>
        <w:tc>
          <w:tcPr>
            <w:tcW w:w="3780" w:type="dxa"/>
            <w:vAlign w:val="center"/>
          </w:tcPr>
          <w:p w14:paraId="6B6F8500" w14:textId="169F8430"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Methylcatechol</w:t>
            </w:r>
          </w:p>
        </w:tc>
        <w:tc>
          <w:tcPr>
            <w:tcW w:w="900" w:type="dxa"/>
            <w:vAlign w:val="center"/>
          </w:tcPr>
          <w:p w14:paraId="304E50C1" w14:textId="009EEFD8"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B60F84F" w14:textId="77777777" w:rsidTr="00590F38">
        <w:trPr>
          <w:trHeight w:val="143"/>
        </w:trPr>
        <w:tc>
          <w:tcPr>
            <w:tcW w:w="3055" w:type="dxa"/>
            <w:vAlign w:val="center"/>
          </w:tcPr>
          <w:p w14:paraId="196E173B" w14:textId="6C63F31B"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2F7DFA4B" w14:textId="51723125" w:rsidR="00882F15" w:rsidRPr="00933A29" w:rsidRDefault="00882F15" w:rsidP="00590F38">
            <w:pPr>
              <w:spacing w:after="0"/>
              <w:jc w:val="center"/>
              <w:rPr>
                <w:rFonts w:cstheme="minorHAnsi"/>
                <w:sz w:val="20"/>
                <w:szCs w:val="20"/>
              </w:rPr>
            </w:pPr>
            <w:r w:rsidRPr="00933A29">
              <w:rPr>
                <w:rFonts w:cstheme="minorHAnsi"/>
                <w:color w:val="000000"/>
                <w:sz w:val="20"/>
                <w:szCs w:val="20"/>
              </w:rPr>
              <w:t>MEK</w:t>
            </w:r>
          </w:p>
        </w:tc>
        <w:tc>
          <w:tcPr>
            <w:tcW w:w="3780" w:type="dxa"/>
            <w:vAlign w:val="center"/>
          </w:tcPr>
          <w:p w14:paraId="0EF7CA25" w14:textId="24D431D5"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 ethyl ketone</w:t>
            </w:r>
          </w:p>
        </w:tc>
        <w:tc>
          <w:tcPr>
            <w:tcW w:w="900" w:type="dxa"/>
            <w:vAlign w:val="center"/>
          </w:tcPr>
          <w:p w14:paraId="53129813" w14:textId="7B88869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DEA1CF9" w14:textId="77777777" w:rsidTr="00590F38">
        <w:trPr>
          <w:trHeight w:val="143"/>
        </w:trPr>
        <w:tc>
          <w:tcPr>
            <w:tcW w:w="3055" w:type="dxa"/>
            <w:vAlign w:val="center"/>
          </w:tcPr>
          <w:p w14:paraId="2222954A" w14:textId="3FA0B410"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23C60044" w14:textId="132895DE" w:rsidR="00882F15" w:rsidRPr="00933A29" w:rsidRDefault="00882F15" w:rsidP="00590F38">
            <w:pPr>
              <w:spacing w:after="0"/>
              <w:jc w:val="center"/>
              <w:rPr>
                <w:rFonts w:cstheme="minorHAnsi"/>
                <w:sz w:val="20"/>
                <w:szCs w:val="20"/>
              </w:rPr>
            </w:pPr>
            <w:r w:rsidRPr="00933A29">
              <w:rPr>
                <w:rFonts w:cstheme="minorHAnsi"/>
                <w:color w:val="000000"/>
                <w:sz w:val="20"/>
                <w:szCs w:val="20"/>
              </w:rPr>
              <w:t>MGLY</w:t>
            </w:r>
          </w:p>
        </w:tc>
        <w:tc>
          <w:tcPr>
            <w:tcW w:w="3780" w:type="dxa"/>
            <w:vAlign w:val="center"/>
          </w:tcPr>
          <w:p w14:paraId="7E04F602" w14:textId="170A2723"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Methylglyoxal and similar species</w:t>
            </w:r>
          </w:p>
        </w:tc>
        <w:tc>
          <w:tcPr>
            <w:tcW w:w="900" w:type="dxa"/>
            <w:vAlign w:val="center"/>
          </w:tcPr>
          <w:p w14:paraId="1F5EAB9B" w14:textId="7B8C3A1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053DAE0" w14:textId="77777777" w:rsidTr="00590F38">
        <w:trPr>
          <w:trHeight w:val="143"/>
        </w:trPr>
        <w:tc>
          <w:tcPr>
            <w:tcW w:w="3055" w:type="dxa"/>
            <w:vAlign w:val="center"/>
          </w:tcPr>
          <w:p w14:paraId="696630C1" w14:textId="4D9E408D"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10695414" w14:textId="4B1F4F24" w:rsidR="00882F15" w:rsidRPr="00933A29" w:rsidRDefault="00882F15" w:rsidP="00590F38">
            <w:pPr>
              <w:spacing w:after="0"/>
              <w:jc w:val="center"/>
              <w:rPr>
                <w:rFonts w:cstheme="minorHAnsi"/>
                <w:sz w:val="20"/>
                <w:szCs w:val="20"/>
              </w:rPr>
            </w:pPr>
            <w:r w:rsidRPr="00933A29">
              <w:rPr>
                <w:rFonts w:cstheme="minorHAnsi"/>
                <w:color w:val="000000"/>
                <w:sz w:val="20"/>
                <w:szCs w:val="20"/>
              </w:rPr>
              <w:t>MOH</w:t>
            </w:r>
          </w:p>
        </w:tc>
        <w:tc>
          <w:tcPr>
            <w:tcW w:w="3780" w:type="dxa"/>
            <w:vAlign w:val="center"/>
          </w:tcPr>
          <w:p w14:paraId="33CB2F53" w14:textId="0B2C03D4" w:rsidR="00882F15" w:rsidRPr="00933A29" w:rsidRDefault="00882F15" w:rsidP="00590F38">
            <w:pPr>
              <w:spacing w:after="0"/>
              <w:jc w:val="center"/>
              <w:rPr>
                <w:rFonts w:cstheme="minorHAnsi"/>
                <w:sz w:val="20"/>
                <w:szCs w:val="20"/>
              </w:rPr>
            </w:pPr>
            <w:r w:rsidRPr="00933A29">
              <w:rPr>
                <w:rFonts w:cstheme="minorHAnsi"/>
                <w:color w:val="000000"/>
                <w:sz w:val="20"/>
                <w:szCs w:val="20"/>
              </w:rPr>
              <w:t>Methanol</w:t>
            </w:r>
          </w:p>
        </w:tc>
        <w:tc>
          <w:tcPr>
            <w:tcW w:w="900" w:type="dxa"/>
            <w:vAlign w:val="center"/>
          </w:tcPr>
          <w:p w14:paraId="14E35580" w14:textId="329B972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37A44481" w14:textId="77777777" w:rsidTr="00590F38">
        <w:trPr>
          <w:trHeight w:val="143"/>
        </w:trPr>
        <w:tc>
          <w:tcPr>
            <w:tcW w:w="3055" w:type="dxa"/>
            <w:vAlign w:val="center"/>
          </w:tcPr>
          <w:p w14:paraId="227B5419" w14:textId="1601D942"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70561A12" w14:textId="5FF86DA6" w:rsidR="00882F15" w:rsidRPr="00933A29" w:rsidRDefault="00882F15" w:rsidP="00590F38">
            <w:pPr>
              <w:spacing w:after="0"/>
              <w:jc w:val="center"/>
              <w:rPr>
                <w:rFonts w:cstheme="minorHAnsi"/>
                <w:sz w:val="20"/>
                <w:szCs w:val="20"/>
              </w:rPr>
            </w:pPr>
            <w:r w:rsidRPr="00933A29">
              <w:rPr>
                <w:rFonts w:cstheme="minorHAnsi"/>
                <w:color w:val="000000"/>
                <w:sz w:val="20"/>
                <w:szCs w:val="20"/>
              </w:rPr>
              <w:t>MVK</w:t>
            </w:r>
          </w:p>
        </w:tc>
        <w:tc>
          <w:tcPr>
            <w:tcW w:w="3780" w:type="dxa"/>
            <w:vAlign w:val="center"/>
          </w:tcPr>
          <w:p w14:paraId="32332052" w14:textId="58936DBE"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 vinyl ketone</w:t>
            </w:r>
          </w:p>
        </w:tc>
        <w:tc>
          <w:tcPr>
            <w:tcW w:w="900" w:type="dxa"/>
            <w:vAlign w:val="center"/>
          </w:tcPr>
          <w:p w14:paraId="6E6BC653" w14:textId="2AE5F63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4E208723" w14:textId="77777777" w:rsidTr="00590F38">
        <w:trPr>
          <w:trHeight w:val="143"/>
        </w:trPr>
        <w:tc>
          <w:tcPr>
            <w:tcW w:w="3055" w:type="dxa"/>
            <w:vAlign w:val="center"/>
          </w:tcPr>
          <w:p w14:paraId="33E4E780" w14:textId="5322FD1C"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6F91DCC8" w14:textId="0054FB4F" w:rsidR="00882F15" w:rsidRPr="00933A29" w:rsidRDefault="00882F15" w:rsidP="00590F38">
            <w:pPr>
              <w:spacing w:after="0"/>
              <w:jc w:val="center"/>
              <w:rPr>
                <w:rFonts w:cstheme="minorHAnsi"/>
                <w:sz w:val="20"/>
                <w:szCs w:val="20"/>
              </w:rPr>
            </w:pPr>
            <w:r w:rsidRPr="00933A29">
              <w:rPr>
                <w:rFonts w:cstheme="minorHAnsi"/>
                <w:color w:val="000000"/>
                <w:sz w:val="20"/>
                <w:szCs w:val="20"/>
              </w:rPr>
              <w:t>NAPH</w:t>
            </w:r>
          </w:p>
        </w:tc>
        <w:tc>
          <w:tcPr>
            <w:tcW w:w="3780" w:type="dxa"/>
            <w:vAlign w:val="center"/>
          </w:tcPr>
          <w:p w14:paraId="49CFE934" w14:textId="5739BAE6" w:rsidR="00882F15" w:rsidRPr="00933A29" w:rsidRDefault="00882F15" w:rsidP="00590F38">
            <w:pPr>
              <w:spacing w:after="0"/>
              <w:jc w:val="center"/>
              <w:rPr>
                <w:rFonts w:cstheme="minorHAnsi"/>
                <w:sz w:val="20"/>
                <w:szCs w:val="20"/>
              </w:rPr>
            </w:pPr>
            <w:r w:rsidRPr="00933A29">
              <w:rPr>
                <w:rFonts w:cstheme="minorHAnsi"/>
                <w:color w:val="000000"/>
                <w:sz w:val="20"/>
                <w:szCs w:val="20"/>
              </w:rPr>
              <w:t>PAH with 2 aromatic rings</w:t>
            </w:r>
          </w:p>
        </w:tc>
        <w:tc>
          <w:tcPr>
            <w:tcW w:w="900" w:type="dxa"/>
            <w:vAlign w:val="center"/>
          </w:tcPr>
          <w:p w14:paraId="4832562B" w14:textId="5CC3E20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63FC526" w14:textId="77777777" w:rsidTr="00590F38">
        <w:trPr>
          <w:trHeight w:val="143"/>
        </w:trPr>
        <w:tc>
          <w:tcPr>
            <w:tcW w:w="3055" w:type="dxa"/>
            <w:vAlign w:val="center"/>
          </w:tcPr>
          <w:p w14:paraId="50ED298C" w14:textId="61C3BC13"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355FC5EA" w14:textId="2D131D50" w:rsidR="00882F15" w:rsidRPr="00933A29" w:rsidRDefault="00882F15" w:rsidP="00590F38">
            <w:pPr>
              <w:spacing w:after="0"/>
              <w:jc w:val="center"/>
              <w:rPr>
                <w:rFonts w:cstheme="minorHAnsi"/>
                <w:sz w:val="20"/>
                <w:szCs w:val="20"/>
              </w:rPr>
            </w:pPr>
            <w:r w:rsidRPr="00933A29">
              <w:rPr>
                <w:rFonts w:cstheme="minorHAnsi"/>
                <w:color w:val="000000"/>
                <w:sz w:val="20"/>
                <w:szCs w:val="20"/>
              </w:rPr>
              <w:t>OLI</w:t>
            </w:r>
          </w:p>
        </w:tc>
        <w:tc>
          <w:tcPr>
            <w:tcW w:w="3780" w:type="dxa"/>
            <w:vAlign w:val="center"/>
          </w:tcPr>
          <w:p w14:paraId="3638649F" w14:textId="51585BEE" w:rsidR="00882F15" w:rsidRPr="00933A29" w:rsidRDefault="00882F15" w:rsidP="00590F38">
            <w:pPr>
              <w:spacing w:after="0"/>
              <w:jc w:val="center"/>
              <w:rPr>
                <w:rFonts w:cstheme="minorHAnsi"/>
                <w:sz w:val="20"/>
                <w:szCs w:val="20"/>
              </w:rPr>
            </w:pPr>
            <w:r w:rsidRPr="00933A29">
              <w:rPr>
                <w:rFonts w:cstheme="minorHAnsi"/>
                <w:color w:val="000000"/>
                <w:sz w:val="20"/>
                <w:szCs w:val="20"/>
              </w:rPr>
              <w:t>Internal alkenes</w:t>
            </w:r>
          </w:p>
        </w:tc>
        <w:tc>
          <w:tcPr>
            <w:tcW w:w="900" w:type="dxa"/>
            <w:vAlign w:val="center"/>
          </w:tcPr>
          <w:p w14:paraId="2C78ED99" w14:textId="45CB997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34EE70C" w14:textId="77777777" w:rsidTr="00590F38">
        <w:trPr>
          <w:trHeight w:val="143"/>
        </w:trPr>
        <w:tc>
          <w:tcPr>
            <w:tcW w:w="3055" w:type="dxa"/>
            <w:vAlign w:val="center"/>
          </w:tcPr>
          <w:p w14:paraId="477B0FFB" w14:textId="2ECA780B"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5720ED78" w14:textId="286BF85E" w:rsidR="00882F15" w:rsidRPr="00933A29" w:rsidRDefault="00882F15" w:rsidP="00590F38">
            <w:pPr>
              <w:spacing w:after="0"/>
              <w:jc w:val="center"/>
              <w:rPr>
                <w:rFonts w:cstheme="minorHAnsi"/>
                <w:sz w:val="20"/>
                <w:szCs w:val="20"/>
              </w:rPr>
            </w:pPr>
            <w:r w:rsidRPr="00933A29">
              <w:rPr>
                <w:rFonts w:cstheme="minorHAnsi"/>
                <w:color w:val="000000"/>
                <w:sz w:val="20"/>
                <w:szCs w:val="20"/>
              </w:rPr>
              <w:t>OLT</w:t>
            </w:r>
          </w:p>
        </w:tc>
        <w:tc>
          <w:tcPr>
            <w:tcW w:w="3780" w:type="dxa"/>
            <w:vAlign w:val="center"/>
          </w:tcPr>
          <w:p w14:paraId="2542F3E8" w14:textId="5123F4BB" w:rsidR="00882F15" w:rsidRPr="00933A29" w:rsidRDefault="00882F15" w:rsidP="00590F38">
            <w:pPr>
              <w:spacing w:after="0"/>
              <w:jc w:val="center"/>
              <w:rPr>
                <w:rFonts w:cstheme="minorHAnsi"/>
                <w:sz w:val="20"/>
                <w:szCs w:val="20"/>
              </w:rPr>
            </w:pPr>
            <w:r w:rsidRPr="00933A29">
              <w:rPr>
                <w:rFonts w:cstheme="minorHAnsi"/>
                <w:color w:val="000000"/>
                <w:sz w:val="20"/>
                <w:szCs w:val="20"/>
              </w:rPr>
              <w:t>Terminal alkenes</w:t>
            </w:r>
          </w:p>
        </w:tc>
        <w:tc>
          <w:tcPr>
            <w:tcW w:w="900" w:type="dxa"/>
            <w:vAlign w:val="center"/>
          </w:tcPr>
          <w:p w14:paraId="1493C08F" w14:textId="6B7087D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26A16825" w14:textId="77777777" w:rsidTr="00590F38">
        <w:trPr>
          <w:trHeight w:val="143"/>
        </w:trPr>
        <w:tc>
          <w:tcPr>
            <w:tcW w:w="3055" w:type="dxa"/>
            <w:vAlign w:val="center"/>
          </w:tcPr>
          <w:p w14:paraId="05027A93" w14:textId="57174D9E"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B250A42" w14:textId="3409876E" w:rsidR="00882F15" w:rsidRPr="00933A29" w:rsidRDefault="00882F15" w:rsidP="00590F38">
            <w:pPr>
              <w:spacing w:after="0"/>
              <w:jc w:val="center"/>
              <w:rPr>
                <w:rFonts w:cstheme="minorHAnsi"/>
                <w:sz w:val="20"/>
                <w:szCs w:val="20"/>
              </w:rPr>
            </w:pPr>
            <w:r w:rsidRPr="00933A29">
              <w:rPr>
                <w:rFonts w:cstheme="minorHAnsi"/>
                <w:color w:val="000000"/>
                <w:sz w:val="20"/>
                <w:szCs w:val="20"/>
              </w:rPr>
              <w:t>ONIT</w:t>
            </w:r>
          </w:p>
        </w:tc>
        <w:tc>
          <w:tcPr>
            <w:tcW w:w="3780" w:type="dxa"/>
            <w:vAlign w:val="center"/>
          </w:tcPr>
          <w:p w14:paraId="670760EE" w14:textId="6C9D696A" w:rsidR="00882F15" w:rsidRPr="00933A29" w:rsidRDefault="00882F15" w:rsidP="00590F38">
            <w:pPr>
              <w:spacing w:after="0"/>
              <w:jc w:val="center"/>
              <w:rPr>
                <w:rFonts w:cstheme="minorHAnsi"/>
                <w:sz w:val="20"/>
                <w:szCs w:val="20"/>
              </w:rPr>
            </w:pPr>
            <w:r w:rsidRPr="00933A29">
              <w:rPr>
                <w:rFonts w:cstheme="minorHAnsi"/>
                <w:color w:val="000000"/>
                <w:sz w:val="20"/>
                <w:szCs w:val="20"/>
              </w:rPr>
              <w:t>Organic nitrates</w:t>
            </w:r>
          </w:p>
        </w:tc>
        <w:tc>
          <w:tcPr>
            <w:tcW w:w="900" w:type="dxa"/>
            <w:vAlign w:val="center"/>
          </w:tcPr>
          <w:p w14:paraId="211E68A6" w14:textId="6DE1FB4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3FDECB9" w14:textId="77777777" w:rsidTr="00590F38">
        <w:trPr>
          <w:trHeight w:val="143"/>
        </w:trPr>
        <w:tc>
          <w:tcPr>
            <w:tcW w:w="3055" w:type="dxa"/>
            <w:vAlign w:val="center"/>
          </w:tcPr>
          <w:p w14:paraId="192523FE" w14:textId="11717856"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0E284DD" w14:textId="49222EDE" w:rsidR="00882F15" w:rsidRPr="00933A29" w:rsidRDefault="00882F15" w:rsidP="00590F38">
            <w:pPr>
              <w:spacing w:after="0"/>
              <w:jc w:val="center"/>
              <w:rPr>
                <w:rFonts w:cstheme="minorHAnsi"/>
                <w:sz w:val="20"/>
                <w:szCs w:val="20"/>
              </w:rPr>
            </w:pPr>
            <w:r w:rsidRPr="00933A29">
              <w:rPr>
                <w:rFonts w:cstheme="minorHAnsi"/>
                <w:color w:val="000000"/>
                <w:sz w:val="20"/>
                <w:szCs w:val="20"/>
              </w:rPr>
              <w:t>ORA1</w:t>
            </w:r>
          </w:p>
        </w:tc>
        <w:tc>
          <w:tcPr>
            <w:tcW w:w="3780" w:type="dxa"/>
            <w:vAlign w:val="center"/>
          </w:tcPr>
          <w:p w14:paraId="4D0FF7F6" w14:textId="3F6CDA42" w:rsidR="00882F15" w:rsidRPr="00933A29" w:rsidRDefault="00882F15" w:rsidP="00590F38">
            <w:pPr>
              <w:spacing w:after="0"/>
              <w:jc w:val="center"/>
              <w:rPr>
                <w:rFonts w:cstheme="minorHAnsi"/>
                <w:sz w:val="20"/>
                <w:szCs w:val="20"/>
              </w:rPr>
            </w:pPr>
            <w:r w:rsidRPr="00933A29">
              <w:rPr>
                <w:rFonts w:cstheme="minorHAnsi"/>
                <w:color w:val="000000"/>
                <w:sz w:val="20"/>
                <w:szCs w:val="20"/>
              </w:rPr>
              <w:t>Formic Acid</w:t>
            </w:r>
          </w:p>
        </w:tc>
        <w:tc>
          <w:tcPr>
            <w:tcW w:w="900" w:type="dxa"/>
            <w:vAlign w:val="center"/>
          </w:tcPr>
          <w:p w14:paraId="78A884DC" w14:textId="4DFDE72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11FCB759" w14:textId="77777777" w:rsidTr="00590F38">
        <w:trPr>
          <w:trHeight w:val="143"/>
        </w:trPr>
        <w:tc>
          <w:tcPr>
            <w:tcW w:w="3055" w:type="dxa"/>
            <w:vAlign w:val="center"/>
          </w:tcPr>
          <w:p w14:paraId="6F6F5856" w14:textId="2098859A"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1D9CC112" w14:textId="164A29A8" w:rsidR="00882F15" w:rsidRPr="00933A29" w:rsidRDefault="00882F15" w:rsidP="00590F38">
            <w:pPr>
              <w:spacing w:after="0"/>
              <w:jc w:val="center"/>
              <w:rPr>
                <w:rFonts w:cstheme="minorHAnsi"/>
                <w:sz w:val="20"/>
                <w:szCs w:val="20"/>
              </w:rPr>
            </w:pPr>
            <w:r w:rsidRPr="00933A29">
              <w:rPr>
                <w:rFonts w:cstheme="minorHAnsi"/>
                <w:color w:val="000000"/>
                <w:sz w:val="20"/>
                <w:szCs w:val="20"/>
              </w:rPr>
              <w:t>ORA2</w:t>
            </w:r>
          </w:p>
        </w:tc>
        <w:tc>
          <w:tcPr>
            <w:tcW w:w="3780" w:type="dxa"/>
            <w:vAlign w:val="center"/>
          </w:tcPr>
          <w:p w14:paraId="21A7A3B0" w14:textId="362CDB2A" w:rsidR="00882F15" w:rsidRPr="00933A29" w:rsidRDefault="00882F15" w:rsidP="00590F38">
            <w:pPr>
              <w:spacing w:after="0"/>
              <w:jc w:val="center"/>
              <w:rPr>
                <w:rFonts w:cstheme="minorHAnsi"/>
                <w:sz w:val="20"/>
                <w:szCs w:val="20"/>
              </w:rPr>
            </w:pPr>
            <w:r w:rsidRPr="00933A29">
              <w:rPr>
                <w:rFonts w:cstheme="minorHAnsi"/>
                <w:color w:val="000000"/>
                <w:sz w:val="20"/>
                <w:szCs w:val="20"/>
              </w:rPr>
              <w:t>Acetic acid and higher acids</w:t>
            </w:r>
          </w:p>
        </w:tc>
        <w:tc>
          <w:tcPr>
            <w:tcW w:w="900" w:type="dxa"/>
            <w:vAlign w:val="center"/>
          </w:tcPr>
          <w:p w14:paraId="373F49BD" w14:textId="71E0988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ACEAB35" w14:textId="77777777" w:rsidTr="00590F38">
        <w:trPr>
          <w:trHeight w:val="143"/>
        </w:trPr>
        <w:tc>
          <w:tcPr>
            <w:tcW w:w="3055" w:type="dxa"/>
            <w:vAlign w:val="center"/>
          </w:tcPr>
          <w:p w14:paraId="27128316" w14:textId="50482458"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0C3BADD9" w14:textId="7AA731E3" w:rsidR="00882F15" w:rsidRPr="00933A29" w:rsidRDefault="00882F15" w:rsidP="00590F38">
            <w:pPr>
              <w:spacing w:after="0"/>
              <w:jc w:val="center"/>
              <w:rPr>
                <w:rFonts w:cstheme="minorHAnsi"/>
                <w:sz w:val="20"/>
                <w:szCs w:val="20"/>
              </w:rPr>
            </w:pPr>
            <w:r w:rsidRPr="00933A29">
              <w:rPr>
                <w:rFonts w:cstheme="minorHAnsi"/>
                <w:color w:val="000000"/>
                <w:sz w:val="20"/>
                <w:szCs w:val="20"/>
              </w:rPr>
              <w:t>PHEN</w:t>
            </w:r>
          </w:p>
        </w:tc>
        <w:tc>
          <w:tcPr>
            <w:tcW w:w="3780" w:type="dxa"/>
            <w:vAlign w:val="center"/>
          </w:tcPr>
          <w:p w14:paraId="688922EA" w14:textId="7B31BD35" w:rsidR="00882F15" w:rsidRPr="00933A29" w:rsidRDefault="00882F15" w:rsidP="00590F38">
            <w:pPr>
              <w:spacing w:after="0"/>
              <w:jc w:val="center"/>
              <w:rPr>
                <w:rFonts w:cstheme="minorHAnsi"/>
                <w:sz w:val="20"/>
                <w:szCs w:val="20"/>
              </w:rPr>
            </w:pPr>
            <w:r w:rsidRPr="00933A29">
              <w:rPr>
                <w:rFonts w:cstheme="minorHAnsi"/>
                <w:color w:val="000000"/>
                <w:sz w:val="20"/>
                <w:szCs w:val="20"/>
              </w:rPr>
              <w:t>Phenols</w:t>
            </w:r>
          </w:p>
        </w:tc>
        <w:tc>
          <w:tcPr>
            <w:tcW w:w="900" w:type="dxa"/>
            <w:vAlign w:val="center"/>
          </w:tcPr>
          <w:p w14:paraId="700D56FA" w14:textId="3E34A24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BF96A78" w14:textId="77777777" w:rsidTr="00590F38">
        <w:trPr>
          <w:trHeight w:val="143"/>
        </w:trPr>
        <w:tc>
          <w:tcPr>
            <w:tcW w:w="3055" w:type="dxa"/>
            <w:vAlign w:val="center"/>
          </w:tcPr>
          <w:p w14:paraId="758AE9CA" w14:textId="04413ECE"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6D37ECE8" w14:textId="5613183C" w:rsidR="00882F15" w:rsidRPr="00933A29" w:rsidRDefault="00882F15" w:rsidP="00590F38">
            <w:pPr>
              <w:spacing w:after="0"/>
              <w:jc w:val="center"/>
              <w:rPr>
                <w:rFonts w:cstheme="minorHAnsi"/>
                <w:sz w:val="20"/>
                <w:szCs w:val="20"/>
              </w:rPr>
            </w:pPr>
            <w:r w:rsidRPr="00933A29">
              <w:rPr>
                <w:rFonts w:cstheme="minorHAnsi"/>
                <w:color w:val="000000"/>
                <w:sz w:val="20"/>
                <w:szCs w:val="20"/>
              </w:rPr>
              <w:t>PROG</w:t>
            </w:r>
          </w:p>
        </w:tc>
        <w:tc>
          <w:tcPr>
            <w:tcW w:w="3780" w:type="dxa"/>
            <w:vAlign w:val="center"/>
          </w:tcPr>
          <w:p w14:paraId="15886A4F" w14:textId="3595A6DD" w:rsidR="00882F15" w:rsidRPr="00933A29" w:rsidRDefault="00882F15" w:rsidP="00590F38">
            <w:pPr>
              <w:spacing w:after="0"/>
              <w:jc w:val="center"/>
              <w:rPr>
                <w:rFonts w:cstheme="minorHAnsi"/>
                <w:sz w:val="20"/>
                <w:szCs w:val="20"/>
              </w:rPr>
            </w:pPr>
            <w:r w:rsidRPr="00933A29">
              <w:rPr>
                <w:rFonts w:cstheme="minorHAnsi"/>
                <w:color w:val="000000"/>
                <w:sz w:val="20"/>
                <w:szCs w:val="20"/>
              </w:rPr>
              <w:t>Propylene Glycol</w:t>
            </w:r>
          </w:p>
        </w:tc>
        <w:tc>
          <w:tcPr>
            <w:tcW w:w="900" w:type="dxa"/>
            <w:vAlign w:val="center"/>
          </w:tcPr>
          <w:p w14:paraId="2D630D13" w14:textId="492F49C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8BDCA7F" w14:textId="77777777" w:rsidTr="00590F38">
        <w:trPr>
          <w:trHeight w:val="143"/>
        </w:trPr>
        <w:tc>
          <w:tcPr>
            <w:tcW w:w="3055" w:type="dxa"/>
            <w:vAlign w:val="center"/>
          </w:tcPr>
          <w:p w14:paraId="3A764BE5" w14:textId="362EE4F6"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674A62E9" w14:textId="401280A4" w:rsidR="00882F15" w:rsidRPr="00933A29" w:rsidRDefault="00882F15" w:rsidP="00590F38">
            <w:pPr>
              <w:spacing w:after="0"/>
              <w:jc w:val="center"/>
              <w:rPr>
                <w:rFonts w:cstheme="minorHAnsi"/>
                <w:sz w:val="20"/>
                <w:szCs w:val="20"/>
              </w:rPr>
            </w:pPr>
            <w:r w:rsidRPr="00933A29">
              <w:rPr>
                <w:rFonts w:cstheme="minorHAnsi"/>
                <w:color w:val="000000"/>
                <w:sz w:val="20"/>
                <w:szCs w:val="20"/>
              </w:rPr>
              <w:t>ROCIOXY</w:t>
            </w:r>
          </w:p>
        </w:tc>
        <w:tc>
          <w:tcPr>
            <w:tcW w:w="3780" w:type="dxa"/>
            <w:vAlign w:val="center"/>
          </w:tcPr>
          <w:p w14:paraId="2BC172DE" w14:textId="20DDF42A" w:rsidR="00882F15" w:rsidRPr="00933A29" w:rsidRDefault="00882F15" w:rsidP="00590F38">
            <w:pPr>
              <w:spacing w:after="0"/>
              <w:jc w:val="center"/>
              <w:rPr>
                <w:rFonts w:cstheme="minorHAnsi"/>
                <w:sz w:val="20"/>
                <w:szCs w:val="20"/>
              </w:rPr>
            </w:pPr>
            <w:r w:rsidRPr="00933A29">
              <w:rPr>
                <w:rFonts w:cstheme="minorHAnsi"/>
                <w:color w:val="000000"/>
                <w:sz w:val="20"/>
                <w:szCs w:val="20"/>
              </w:rPr>
              <w:t>ROC; log(C*) &lt; 6.5 and O/C &gt; 0.1</w:t>
            </w:r>
          </w:p>
        </w:tc>
        <w:tc>
          <w:tcPr>
            <w:tcW w:w="900" w:type="dxa"/>
            <w:vAlign w:val="center"/>
          </w:tcPr>
          <w:p w14:paraId="3760698B" w14:textId="7DECA7E6"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5E3568E" w14:textId="77777777" w:rsidTr="00590F38">
        <w:trPr>
          <w:trHeight w:val="143"/>
        </w:trPr>
        <w:tc>
          <w:tcPr>
            <w:tcW w:w="3055" w:type="dxa"/>
            <w:vAlign w:val="center"/>
          </w:tcPr>
          <w:p w14:paraId="740E2B2C" w14:textId="7AF22F0B"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5E9B2A4C" w14:textId="3803A904" w:rsidR="00882F15" w:rsidRPr="00933A29" w:rsidRDefault="00882F15" w:rsidP="00590F38">
            <w:pPr>
              <w:spacing w:after="0"/>
              <w:jc w:val="center"/>
              <w:rPr>
                <w:rFonts w:cstheme="minorHAnsi"/>
                <w:sz w:val="20"/>
                <w:szCs w:val="20"/>
              </w:rPr>
            </w:pPr>
            <w:r w:rsidRPr="00933A29">
              <w:rPr>
                <w:rFonts w:cstheme="minorHAnsi"/>
                <w:color w:val="000000"/>
                <w:sz w:val="20"/>
                <w:szCs w:val="20"/>
              </w:rPr>
              <w:t>ROCN1ALK</w:t>
            </w:r>
          </w:p>
        </w:tc>
        <w:tc>
          <w:tcPr>
            <w:tcW w:w="3780" w:type="dxa"/>
            <w:vAlign w:val="center"/>
          </w:tcPr>
          <w:p w14:paraId="01B2946F" w14:textId="7F77C734" w:rsidR="00882F15" w:rsidRPr="00933A29" w:rsidRDefault="00882F15" w:rsidP="00590F38">
            <w:pPr>
              <w:spacing w:after="0"/>
              <w:jc w:val="center"/>
              <w:rPr>
                <w:rFonts w:cstheme="minorHAnsi"/>
                <w:sz w:val="20"/>
                <w:szCs w:val="20"/>
              </w:rPr>
            </w:pPr>
            <w:r w:rsidRPr="00933A29">
              <w:rPr>
                <w:rFonts w:cstheme="minorHAnsi"/>
                <w:color w:val="000000"/>
                <w:sz w:val="20"/>
                <w:szCs w:val="20"/>
              </w:rPr>
              <w:t>ROC; -1.5 &lt; log(C*) &lt; -0.5</w:t>
            </w:r>
          </w:p>
        </w:tc>
        <w:tc>
          <w:tcPr>
            <w:tcW w:w="900" w:type="dxa"/>
            <w:vAlign w:val="center"/>
          </w:tcPr>
          <w:p w14:paraId="3AF50C3D" w14:textId="31222468"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3708797" w14:textId="77777777" w:rsidTr="00590F38">
        <w:trPr>
          <w:trHeight w:val="143"/>
        </w:trPr>
        <w:tc>
          <w:tcPr>
            <w:tcW w:w="3055" w:type="dxa"/>
            <w:vAlign w:val="center"/>
          </w:tcPr>
          <w:p w14:paraId="5D7C609F" w14:textId="05DB6FD8"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0793A834" w14:textId="4E5E5E93" w:rsidR="00882F15" w:rsidRPr="00933A29" w:rsidRDefault="00882F15" w:rsidP="00590F38">
            <w:pPr>
              <w:spacing w:after="0"/>
              <w:jc w:val="center"/>
              <w:rPr>
                <w:rFonts w:cstheme="minorHAnsi"/>
                <w:sz w:val="20"/>
                <w:szCs w:val="20"/>
              </w:rPr>
            </w:pPr>
            <w:r w:rsidRPr="00933A29">
              <w:rPr>
                <w:rFonts w:cstheme="minorHAnsi"/>
                <w:color w:val="000000"/>
                <w:sz w:val="20"/>
                <w:szCs w:val="20"/>
              </w:rPr>
              <w:t>ROCN2ALK</w:t>
            </w:r>
          </w:p>
        </w:tc>
        <w:tc>
          <w:tcPr>
            <w:tcW w:w="3780" w:type="dxa"/>
            <w:vAlign w:val="center"/>
          </w:tcPr>
          <w:p w14:paraId="46A890B5" w14:textId="155F1495" w:rsidR="00882F15" w:rsidRPr="00933A29" w:rsidRDefault="00882F15" w:rsidP="00590F38">
            <w:pPr>
              <w:spacing w:after="0"/>
              <w:jc w:val="center"/>
              <w:rPr>
                <w:rFonts w:cstheme="minorHAnsi"/>
                <w:sz w:val="20"/>
                <w:szCs w:val="20"/>
              </w:rPr>
            </w:pPr>
            <w:r w:rsidRPr="00933A29">
              <w:rPr>
                <w:rFonts w:cstheme="minorHAnsi"/>
                <w:color w:val="000000"/>
                <w:sz w:val="20"/>
                <w:szCs w:val="20"/>
              </w:rPr>
              <w:t>ROC; log(C*) &lt; -1.5</w:t>
            </w:r>
          </w:p>
        </w:tc>
        <w:tc>
          <w:tcPr>
            <w:tcW w:w="900" w:type="dxa"/>
            <w:vAlign w:val="center"/>
          </w:tcPr>
          <w:p w14:paraId="4BC443F9" w14:textId="7BA5502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AAD6C81" w14:textId="77777777" w:rsidTr="00590F38">
        <w:trPr>
          <w:trHeight w:val="143"/>
        </w:trPr>
        <w:tc>
          <w:tcPr>
            <w:tcW w:w="3055" w:type="dxa"/>
            <w:vAlign w:val="center"/>
          </w:tcPr>
          <w:p w14:paraId="4F0E876B" w14:textId="1001A318"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7B6DEC5C" w14:textId="29DA93FB" w:rsidR="00882F15" w:rsidRPr="00933A29" w:rsidRDefault="00882F15" w:rsidP="00590F38">
            <w:pPr>
              <w:spacing w:after="0"/>
              <w:jc w:val="center"/>
              <w:rPr>
                <w:rFonts w:cstheme="minorHAnsi"/>
                <w:sz w:val="20"/>
                <w:szCs w:val="20"/>
              </w:rPr>
            </w:pPr>
            <w:r w:rsidRPr="00933A29">
              <w:rPr>
                <w:rFonts w:cstheme="minorHAnsi"/>
                <w:color w:val="000000"/>
                <w:sz w:val="20"/>
                <w:szCs w:val="20"/>
              </w:rPr>
              <w:t>ROCP0ALK</w:t>
            </w:r>
          </w:p>
        </w:tc>
        <w:tc>
          <w:tcPr>
            <w:tcW w:w="3780" w:type="dxa"/>
            <w:vAlign w:val="center"/>
          </w:tcPr>
          <w:p w14:paraId="4311731E" w14:textId="416BC9DE" w:rsidR="00882F15" w:rsidRPr="00933A29" w:rsidRDefault="00882F15" w:rsidP="00590F38">
            <w:pPr>
              <w:spacing w:after="0"/>
              <w:jc w:val="center"/>
              <w:rPr>
                <w:rFonts w:cstheme="minorHAnsi"/>
                <w:sz w:val="20"/>
                <w:szCs w:val="20"/>
              </w:rPr>
            </w:pPr>
            <w:r w:rsidRPr="00933A29">
              <w:rPr>
                <w:rFonts w:cstheme="minorHAnsi"/>
                <w:color w:val="000000"/>
                <w:sz w:val="20"/>
                <w:szCs w:val="20"/>
              </w:rPr>
              <w:t>ROC; -0.5 &lt; log(C*) &lt; 0.5</w:t>
            </w:r>
          </w:p>
        </w:tc>
        <w:tc>
          <w:tcPr>
            <w:tcW w:w="900" w:type="dxa"/>
            <w:vAlign w:val="center"/>
          </w:tcPr>
          <w:p w14:paraId="0F7A1CBE" w14:textId="5F2C20A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67CABAD" w14:textId="77777777" w:rsidTr="00590F38">
        <w:trPr>
          <w:trHeight w:val="143"/>
        </w:trPr>
        <w:tc>
          <w:tcPr>
            <w:tcW w:w="3055" w:type="dxa"/>
            <w:vAlign w:val="center"/>
          </w:tcPr>
          <w:p w14:paraId="4A2875A4" w14:textId="3AED08FF"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0D35FA2F" w14:textId="327EFB2D" w:rsidR="00882F15" w:rsidRPr="00933A29" w:rsidRDefault="00882F15" w:rsidP="00590F38">
            <w:pPr>
              <w:spacing w:after="0"/>
              <w:jc w:val="center"/>
              <w:rPr>
                <w:rFonts w:cstheme="minorHAnsi"/>
                <w:sz w:val="20"/>
                <w:szCs w:val="20"/>
              </w:rPr>
            </w:pPr>
            <w:r w:rsidRPr="00933A29">
              <w:rPr>
                <w:rFonts w:cstheme="minorHAnsi"/>
                <w:color w:val="000000"/>
                <w:sz w:val="20"/>
                <w:szCs w:val="20"/>
              </w:rPr>
              <w:t>ROCP1ALK</w:t>
            </w:r>
          </w:p>
        </w:tc>
        <w:tc>
          <w:tcPr>
            <w:tcW w:w="3780" w:type="dxa"/>
            <w:vAlign w:val="center"/>
          </w:tcPr>
          <w:p w14:paraId="6ACB9C3D" w14:textId="4C76AD56" w:rsidR="00882F15" w:rsidRPr="00933A29" w:rsidRDefault="00882F15" w:rsidP="00590F38">
            <w:pPr>
              <w:spacing w:after="0"/>
              <w:jc w:val="center"/>
              <w:rPr>
                <w:rFonts w:cstheme="minorHAnsi"/>
                <w:sz w:val="20"/>
                <w:szCs w:val="20"/>
              </w:rPr>
            </w:pPr>
            <w:r w:rsidRPr="00933A29">
              <w:rPr>
                <w:rFonts w:cstheme="minorHAnsi"/>
                <w:color w:val="000000"/>
                <w:sz w:val="20"/>
                <w:szCs w:val="20"/>
              </w:rPr>
              <w:t>ROC; 0.5 &lt; log(C*) &lt; 1.5</w:t>
            </w:r>
          </w:p>
        </w:tc>
        <w:tc>
          <w:tcPr>
            <w:tcW w:w="900" w:type="dxa"/>
            <w:vAlign w:val="center"/>
          </w:tcPr>
          <w:p w14:paraId="2035AEB9" w14:textId="7FE49AB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81871DE" w14:textId="77777777" w:rsidTr="00590F38">
        <w:trPr>
          <w:trHeight w:val="143"/>
        </w:trPr>
        <w:tc>
          <w:tcPr>
            <w:tcW w:w="3055" w:type="dxa"/>
            <w:vAlign w:val="center"/>
          </w:tcPr>
          <w:p w14:paraId="37D2D5BA" w14:textId="0010AD49"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2E5E1E28" w14:textId="1AD48996" w:rsidR="00882F15" w:rsidRPr="00933A29" w:rsidRDefault="00882F15" w:rsidP="00590F38">
            <w:pPr>
              <w:spacing w:after="0"/>
              <w:jc w:val="center"/>
              <w:rPr>
                <w:rFonts w:cstheme="minorHAnsi"/>
                <w:sz w:val="20"/>
                <w:szCs w:val="20"/>
              </w:rPr>
            </w:pPr>
            <w:r w:rsidRPr="00933A29">
              <w:rPr>
                <w:rFonts w:cstheme="minorHAnsi"/>
                <w:color w:val="000000"/>
                <w:sz w:val="20"/>
                <w:szCs w:val="20"/>
              </w:rPr>
              <w:t>ROCP2ALK</w:t>
            </w:r>
          </w:p>
        </w:tc>
        <w:tc>
          <w:tcPr>
            <w:tcW w:w="3780" w:type="dxa"/>
            <w:vAlign w:val="center"/>
          </w:tcPr>
          <w:p w14:paraId="6BB7B959" w14:textId="66AEFE95" w:rsidR="00882F15" w:rsidRPr="00933A29" w:rsidRDefault="00882F15" w:rsidP="00590F38">
            <w:pPr>
              <w:spacing w:after="0"/>
              <w:jc w:val="center"/>
              <w:rPr>
                <w:rFonts w:cstheme="minorHAnsi"/>
                <w:sz w:val="20"/>
                <w:szCs w:val="20"/>
              </w:rPr>
            </w:pPr>
            <w:r w:rsidRPr="00933A29">
              <w:rPr>
                <w:rFonts w:cstheme="minorHAnsi"/>
                <w:color w:val="000000"/>
                <w:sz w:val="20"/>
                <w:szCs w:val="20"/>
              </w:rPr>
              <w:t>ROC; 1.5 &lt; log(C*) &lt; 2.5</w:t>
            </w:r>
          </w:p>
        </w:tc>
        <w:tc>
          <w:tcPr>
            <w:tcW w:w="900" w:type="dxa"/>
            <w:vAlign w:val="center"/>
          </w:tcPr>
          <w:p w14:paraId="024E7CDA" w14:textId="62697F5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2124B81" w14:textId="77777777" w:rsidTr="00590F38">
        <w:trPr>
          <w:trHeight w:val="143"/>
        </w:trPr>
        <w:tc>
          <w:tcPr>
            <w:tcW w:w="3055" w:type="dxa"/>
            <w:vAlign w:val="center"/>
          </w:tcPr>
          <w:p w14:paraId="7CD50DBD" w14:textId="0447AF1D"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147D166E" w14:textId="4D1591F9" w:rsidR="00882F15" w:rsidRPr="00933A29" w:rsidRDefault="00882F15" w:rsidP="00590F38">
            <w:pPr>
              <w:spacing w:after="0"/>
              <w:jc w:val="center"/>
              <w:rPr>
                <w:rFonts w:cstheme="minorHAnsi"/>
                <w:sz w:val="20"/>
                <w:szCs w:val="20"/>
              </w:rPr>
            </w:pPr>
            <w:r w:rsidRPr="00933A29">
              <w:rPr>
                <w:rFonts w:cstheme="minorHAnsi"/>
                <w:color w:val="000000"/>
                <w:sz w:val="20"/>
                <w:szCs w:val="20"/>
              </w:rPr>
              <w:t>ROCP3ALK</w:t>
            </w:r>
          </w:p>
        </w:tc>
        <w:tc>
          <w:tcPr>
            <w:tcW w:w="3780" w:type="dxa"/>
            <w:vAlign w:val="center"/>
          </w:tcPr>
          <w:p w14:paraId="1DD23CB9" w14:textId="4F8DDE44" w:rsidR="00882F15" w:rsidRPr="00933A29" w:rsidRDefault="00882F15" w:rsidP="00590F38">
            <w:pPr>
              <w:spacing w:after="0"/>
              <w:jc w:val="center"/>
              <w:rPr>
                <w:rFonts w:cstheme="minorHAnsi"/>
                <w:sz w:val="20"/>
                <w:szCs w:val="20"/>
              </w:rPr>
            </w:pPr>
            <w:r w:rsidRPr="00933A29">
              <w:rPr>
                <w:rFonts w:cstheme="minorHAnsi"/>
                <w:color w:val="000000"/>
                <w:sz w:val="20"/>
                <w:szCs w:val="20"/>
              </w:rPr>
              <w:t>ROC; 2.5 &lt; log(C*) &lt; 3.5</w:t>
            </w:r>
          </w:p>
        </w:tc>
        <w:tc>
          <w:tcPr>
            <w:tcW w:w="900" w:type="dxa"/>
            <w:vAlign w:val="center"/>
          </w:tcPr>
          <w:p w14:paraId="257058FB" w14:textId="1094A44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EF7ADCD" w14:textId="77777777" w:rsidTr="00590F38">
        <w:trPr>
          <w:trHeight w:val="143"/>
        </w:trPr>
        <w:tc>
          <w:tcPr>
            <w:tcW w:w="3055" w:type="dxa"/>
            <w:vAlign w:val="center"/>
          </w:tcPr>
          <w:p w14:paraId="72E78826" w14:textId="316E2B61"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375F1669" w14:textId="6A82F2F1" w:rsidR="00882F15" w:rsidRPr="00933A29" w:rsidRDefault="00882F15" w:rsidP="00590F38">
            <w:pPr>
              <w:spacing w:after="0"/>
              <w:jc w:val="center"/>
              <w:rPr>
                <w:rFonts w:cstheme="minorHAnsi"/>
                <w:sz w:val="20"/>
                <w:szCs w:val="20"/>
              </w:rPr>
            </w:pPr>
            <w:r w:rsidRPr="00933A29">
              <w:rPr>
                <w:rFonts w:cstheme="minorHAnsi"/>
                <w:color w:val="000000"/>
                <w:sz w:val="20"/>
                <w:szCs w:val="20"/>
              </w:rPr>
              <w:t>ROCP4ALK</w:t>
            </w:r>
          </w:p>
        </w:tc>
        <w:tc>
          <w:tcPr>
            <w:tcW w:w="3780" w:type="dxa"/>
            <w:vAlign w:val="center"/>
          </w:tcPr>
          <w:p w14:paraId="55EB96AE" w14:textId="3CAEE510" w:rsidR="00882F15" w:rsidRPr="00933A29" w:rsidRDefault="00882F15" w:rsidP="00590F38">
            <w:pPr>
              <w:spacing w:after="0"/>
              <w:jc w:val="center"/>
              <w:rPr>
                <w:rFonts w:cstheme="minorHAnsi"/>
                <w:sz w:val="20"/>
                <w:szCs w:val="20"/>
              </w:rPr>
            </w:pPr>
            <w:r w:rsidRPr="00933A29">
              <w:rPr>
                <w:rFonts w:cstheme="minorHAnsi"/>
                <w:color w:val="000000"/>
                <w:sz w:val="20"/>
                <w:szCs w:val="20"/>
              </w:rPr>
              <w:t>ROC; 3.5 &lt; log(C*) &lt; 4.5</w:t>
            </w:r>
          </w:p>
        </w:tc>
        <w:tc>
          <w:tcPr>
            <w:tcW w:w="900" w:type="dxa"/>
            <w:vAlign w:val="center"/>
          </w:tcPr>
          <w:p w14:paraId="4A007790" w14:textId="1C9664A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1226650" w14:textId="77777777" w:rsidTr="00590F38">
        <w:trPr>
          <w:trHeight w:val="143"/>
        </w:trPr>
        <w:tc>
          <w:tcPr>
            <w:tcW w:w="3055" w:type="dxa"/>
            <w:vAlign w:val="center"/>
          </w:tcPr>
          <w:p w14:paraId="4ED346D2" w14:textId="50A09D08"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1A50CCB8" w14:textId="3CB51C7D" w:rsidR="00882F15" w:rsidRPr="00933A29" w:rsidRDefault="00882F15" w:rsidP="00590F38">
            <w:pPr>
              <w:spacing w:after="0"/>
              <w:jc w:val="center"/>
              <w:rPr>
                <w:rFonts w:cstheme="minorHAnsi"/>
                <w:sz w:val="20"/>
                <w:szCs w:val="20"/>
              </w:rPr>
            </w:pPr>
            <w:r w:rsidRPr="00933A29">
              <w:rPr>
                <w:rFonts w:cstheme="minorHAnsi"/>
                <w:color w:val="000000"/>
                <w:sz w:val="20"/>
                <w:szCs w:val="20"/>
              </w:rPr>
              <w:t>ROCP5ALK</w:t>
            </w:r>
          </w:p>
        </w:tc>
        <w:tc>
          <w:tcPr>
            <w:tcW w:w="3780" w:type="dxa"/>
            <w:vAlign w:val="center"/>
          </w:tcPr>
          <w:p w14:paraId="28CA6DEF" w14:textId="0B12C66C" w:rsidR="00882F15" w:rsidRPr="00933A29" w:rsidRDefault="00882F15" w:rsidP="00590F38">
            <w:pPr>
              <w:spacing w:after="0"/>
              <w:jc w:val="center"/>
              <w:rPr>
                <w:rFonts w:cstheme="minorHAnsi"/>
                <w:sz w:val="20"/>
                <w:szCs w:val="20"/>
              </w:rPr>
            </w:pPr>
            <w:r w:rsidRPr="00933A29">
              <w:rPr>
                <w:rFonts w:cstheme="minorHAnsi"/>
                <w:color w:val="000000"/>
                <w:sz w:val="20"/>
                <w:szCs w:val="20"/>
              </w:rPr>
              <w:t>ROC; 4.5 &lt; log(C*) &lt; 5.5</w:t>
            </w:r>
          </w:p>
        </w:tc>
        <w:tc>
          <w:tcPr>
            <w:tcW w:w="900" w:type="dxa"/>
            <w:vAlign w:val="center"/>
          </w:tcPr>
          <w:p w14:paraId="78E8416A" w14:textId="6A52DCF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397D466" w14:textId="77777777" w:rsidTr="00590F38">
        <w:trPr>
          <w:trHeight w:val="143"/>
        </w:trPr>
        <w:tc>
          <w:tcPr>
            <w:tcW w:w="3055" w:type="dxa"/>
            <w:vAlign w:val="center"/>
          </w:tcPr>
          <w:p w14:paraId="1FBBC6A2" w14:textId="07F51295"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01BFF7D8" w14:textId="5FD69FD7" w:rsidR="00882F15" w:rsidRPr="00933A29" w:rsidRDefault="00882F15" w:rsidP="00590F38">
            <w:pPr>
              <w:spacing w:after="0"/>
              <w:jc w:val="center"/>
              <w:rPr>
                <w:rFonts w:cstheme="minorHAnsi"/>
                <w:sz w:val="20"/>
                <w:szCs w:val="20"/>
              </w:rPr>
            </w:pPr>
            <w:r w:rsidRPr="00933A29">
              <w:rPr>
                <w:rFonts w:cstheme="minorHAnsi"/>
                <w:color w:val="000000"/>
                <w:sz w:val="20"/>
                <w:szCs w:val="20"/>
              </w:rPr>
              <w:t>ROCP5ARO</w:t>
            </w:r>
          </w:p>
        </w:tc>
        <w:tc>
          <w:tcPr>
            <w:tcW w:w="3780" w:type="dxa"/>
            <w:vAlign w:val="center"/>
          </w:tcPr>
          <w:p w14:paraId="3C93C0EB" w14:textId="47BEE069" w:rsidR="00882F15" w:rsidRPr="00933A29" w:rsidRDefault="00882F15" w:rsidP="00590F38">
            <w:pPr>
              <w:spacing w:after="0"/>
              <w:jc w:val="center"/>
              <w:rPr>
                <w:rFonts w:cstheme="minorHAnsi"/>
                <w:sz w:val="20"/>
                <w:szCs w:val="20"/>
              </w:rPr>
            </w:pPr>
            <w:r w:rsidRPr="00933A29">
              <w:rPr>
                <w:rFonts w:cstheme="minorHAnsi"/>
                <w:color w:val="000000"/>
                <w:sz w:val="20"/>
                <w:szCs w:val="20"/>
              </w:rPr>
              <w:t>Aromatic ROC; 4.5 &lt; log(C*) &lt; 5.5</w:t>
            </w:r>
          </w:p>
        </w:tc>
        <w:tc>
          <w:tcPr>
            <w:tcW w:w="900" w:type="dxa"/>
            <w:vAlign w:val="center"/>
          </w:tcPr>
          <w:p w14:paraId="0B5CD659" w14:textId="00B3E5CE"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6B045D0" w14:textId="77777777" w:rsidTr="00590F38">
        <w:trPr>
          <w:trHeight w:val="143"/>
        </w:trPr>
        <w:tc>
          <w:tcPr>
            <w:tcW w:w="3055" w:type="dxa"/>
            <w:vAlign w:val="center"/>
          </w:tcPr>
          <w:p w14:paraId="72BC0C24" w14:textId="1083B228"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332ABF09" w14:textId="2756635A" w:rsidR="00882F15" w:rsidRPr="00933A29" w:rsidRDefault="00882F15" w:rsidP="00590F38">
            <w:pPr>
              <w:spacing w:after="0"/>
              <w:jc w:val="center"/>
              <w:rPr>
                <w:rFonts w:cstheme="minorHAnsi"/>
                <w:sz w:val="20"/>
                <w:szCs w:val="20"/>
              </w:rPr>
            </w:pPr>
            <w:r w:rsidRPr="00933A29">
              <w:rPr>
                <w:rFonts w:cstheme="minorHAnsi"/>
                <w:color w:val="000000"/>
                <w:sz w:val="20"/>
                <w:szCs w:val="20"/>
              </w:rPr>
              <w:t>ROCP6ALK</w:t>
            </w:r>
          </w:p>
        </w:tc>
        <w:tc>
          <w:tcPr>
            <w:tcW w:w="3780" w:type="dxa"/>
            <w:vAlign w:val="center"/>
          </w:tcPr>
          <w:p w14:paraId="09EF7CC9" w14:textId="382E493A" w:rsidR="00882F15" w:rsidRPr="00933A29" w:rsidRDefault="00882F15" w:rsidP="00590F38">
            <w:pPr>
              <w:spacing w:after="0"/>
              <w:jc w:val="center"/>
              <w:rPr>
                <w:rFonts w:cstheme="minorHAnsi"/>
                <w:sz w:val="20"/>
                <w:szCs w:val="20"/>
              </w:rPr>
            </w:pPr>
            <w:r w:rsidRPr="00933A29">
              <w:rPr>
                <w:rFonts w:cstheme="minorHAnsi"/>
                <w:color w:val="000000"/>
                <w:sz w:val="20"/>
                <w:szCs w:val="20"/>
              </w:rPr>
              <w:t>ROC; 5.5 &lt; log(C*) &lt; 6.5</w:t>
            </w:r>
          </w:p>
        </w:tc>
        <w:tc>
          <w:tcPr>
            <w:tcW w:w="900" w:type="dxa"/>
            <w:vAlign w:val="center"/>
          </w:tcPr>
          <w:p w14:paraId="4392ED8E" w14:textId="62BC09E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FD0721A" w14:textId="77777777" w:rsidTr="00590F38">
        <w:trPr>
          <w:trHeight w:val="143"/>
        </w:trPr>
        <w:tc>
          <w:tcPr>
            <w:tcW w:w="3055" w:type="dxa"/>
            <w:vAlign w:val="center"/>
          </w:tcPr>
          <w:p w14:paraId="6373259C" w14:textId="62D3C9C3"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5376C4FC" w14:textId="71F0338D" w:rsidR="00882F15" w:rsidRPr="00933A29" w:rsidRDefault="00882F15" w:rsidP="00590F38">
            <w:pPr>
              <w:spacing w:after="0"/>
              <w:jc w:val="center"/>
              <w:rPr>
                <w:rFonts w:cstheme="minorHAnsi"/>
                <w:sz w:val="20"/>
                <w:szCs w:val="20"/>
              </w:rPr>
            </w:pPr>
            <w:r w:rsidRPr="00933A29">
              <w:rPr>
                <w:rFonts w:cstheme="minorHAnsi"/>
                <w:color w:val="000000"/>
                <w:sz w:val="20"/>
                <w:szCs w:val="20"/>
              </w:rPr>
              <w:t>ROCP6ARO</w:t>
            </w:r>
          </w:p>
        </w:tc>
        <w:tc>
          <w:tcPr>
            <w:tcW w:w="3780" w:type="dxa"/>
            <w:vAlign w:val="center"/>
          </w:tcPr>
          <w:p w14:paraId="0E6FE64B" w14:textId="26F68FC7" w:rsidR="00882F15" w:rsidRPr="00933A29" w:rsidRDefault="00882F15" w:rsidP="00590F38">
            <w:pPr>
              <w:spacing w:after="0"/>
              <w:jc w:val="center"/>
              <w:rPr>
                <w:rFonts w:cstheme="minorHAnsi"/>
                <w:sz w:val="20"/>
                <w:szCs w:val="20"/>
              </w:rPr>
            </w:pPr>
            <w:r w:rsidRPr="00933A29">
              <w:rPr>
                <w:rFonts w:cstheme="minorHAnsi"/>
                <w:color w:val="000000"/>
                <w:sz w:val="20"/>
                <w:szCs w:val="20"/>
              </w:rPr>
              <w:t>Aromatic ROC; 5.5 &lt; log(C*) &lt; 6.5</w:t>
            </w:r>
          </w:p>
        </w:tc>
        <w:tc>
          <w:tcPr>
            <w:tcW w:w="900" w:type="dxa"/>
            <w:vAlign w:val="center"/>
          </w:tcPr>
          <w:p w14:paraId="75E2908D" w14:textId="5BF679F7"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54F5D12" w14:textId="77777777" w:rsidTr="00590F38">
        <w:trPr>
          <w:trHeight w:val="143"/>
        </w:trPr>
        <w:tc>
          <w:tcPr>
            <w:tcW w:w="3055" w:type="dxa"/>
            <w:vAlign w:val="center"/>
          </w:tcPr>
          <w:p w14:paraId="4AB6131B" w14:textId="19B1ED2C"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607CD79" w14:textId="59E46ECD" w:rsidR="00882F15" w:rsidRPr="00933A29" w:rsidRDefault="00882F15" w:rsidP="00590F38">
            <w:pPr>
              <w:spacing w:after="0"/>
              <w:jc w:val="center"/>
              <w:rPr>
                <w:rFonts w:cstheme="minorHAnsi"/>
                <w:sz w:val="20"/>
                <w:szCs w:val="20"/>
              </w:rPr>
            </w:pPr>
            <w:r w:rsidRPr="00933A29">
              <w:rPr>
                <w:rFonts w:cstheme="minorHAnsi"/>
                <w:color w:val="000000"/>
                <w:sz w:val="20"/>
                <w:szCs w:val="20"/>
              </w:rPr>
              <w:t>ROH</w:t>
            </w:r>
          </w:p>
        </w:tc>
        <w:tc>
          <w:tcPr>
            <w:tcW w:w="3780" w:type="dxa"/>
            <w:vAlign w:val="center"/>
          </w:tcPr>
          <w:p w14:paraId="34626C8E" w14:textId="2B7B82B2" w:rsidR="00882F15" w:rsidRPr="00933A29" w:rsidRDefault="00882F15" w:rsidP="00590F38">
            <w:pPr>
              <w:spacing w:after="0"/>
              <w:jc w:val="center"/>
              <w:rPr>
                <w:rFonts w:cstheme="minorHAnsi"/>
                <w:sz w:val="20"/>
                <w:szCs w:val="20"/>
              </w:rPr>
            </w:pPr>
            <w:r w:rsidRPr="00933A29">
              <w:rPr>
                <w:rFonts w:cstheme="minorHAnsi"/>
                <w:color w:val="000000"/>
                <w:sz w:val="20"/>
                <w:szCs w:val="20"/>
              </w:rPr>
              <w:t>C3 and higher alcohols</w:t>
            </w:r>
          </w:p>
        </w:tc>
        <w:tc>
          <w:tcPr>
            <w:tcW w:w="900" w:type="dxa"/>
            <w:vAlign w:val="center"/>
          </w:tcPr>
          <w:p w14:paraId="3EEB5602" w14:textId="3C51A06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9526899" w14:textId="77777777" w:rsidTr="00590F38">
        <w:trPr>
          <w:trHeight w:val="143"/>
        </w:trPr>
        <w:tc>
          <w:tcPr>
            <w:tcW w:w="3055" w:type="dxa"/>
            <w:vAlign w:val="center"/>
          </w:tcPr>
          <w:p w14:paraId="30B26D48" w14:textId="22849DE4"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81732A8" w14:textId="54A9E5F4" w:rsidR="00882F15" w:rsidRPr="00933A29" w:rsidRDefault="00882F15" w:rsidP="00590F38">
            <w:pPr>
              <w:spacing w:after="0"/>
              <w:jc w:val="center"/>
              <w:rPr>
                <w:rFonts w:cstheme="minorHAnsi"/>
                <w:sz w:val="20"/>
                <w:szCs w:val="20"/>
              </w:rPr>
            </w:pPr>
            <w:r w:rsidRPr="00933A29">
              <w:rPr>
                <w:rFonts w:cstheme="minorHAnsi"/>
                <w:color w:val="000000"/>
                <w:sz w:val="20"/>
                <w:szCs w:val="20"/>
              </w:rPr>
              <w:t>SESQ</w:t>
            </w:r>
          </w:p>
        </w:tc>
        <w:tc>
          <w:tcPr>
            <w:tcW w:w="3780" w:type="dxa"/>
            <w:vAlign w:val="center"/>
          </w:tcPr>
          <w:p w14:paraId="3CFF2628" w14:textId="14E7AF57" w:rsidR="00882F15" w:rsidRPr="00933A29" w:rsidRDefault="00882F15" w:rsidP="00590F38">
            <w:pPr>
              <w:spacing w:after="0"/>
              <w:jc w:val="center"/>
              <w:rPr>
                <w:rFonts w:cstheme="minorHAnsi"/>
                <w:sz w:val="20"/>
                <w:szCs w:val="20"/>
              </w:rPr>
            </w:pPr>
            <w:r w:rsidRPr="00933A29">
              <w:rPr>
                <w:rFonts w:cstheme="minorHAnsi"/>
                <w:color w:val="000000"/>
                <w:sz w:val="20"/>
                <w:szCs w:val="20"/>
              </w:rPr>
              <w:t>Sesquiterpenes</w:t>
            </w:r>
          </w:p>
        </w:tc>
        <w:tc>
          <w:tcPr>
            <w:tcW w:w="900" w:type="dxa"/>
            <w:vAlign w:val="center"/>
          </w:tcPr>
          <w:p w14:paraId="23679F2E" w14:textId="173E4D16"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3B268B2" w14:textId="77777777" w:rsidTr="00590F38">
        <w:trPr>
          <w:trHeight w:val="143"/>
        </w:trPr>
        <w:tc>
          <w:tcPr>
            <w:tcW w:w="3055" w:type="dxa"/>
            <w:vAlign w:val="center"/>
          </w:tcPr>
          <w:p w14:paraId="49839AF6" w14:textId="4C200C79"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58DC9FFD" w14:textId="048B62BD" w:rsidR="00882F15" w:rsidRPr="00933A29" w:rsidRDefault="00882F15" w:rsidP="00590F38">
            <w:pPr>
              <w:spacing w:after="0"/>
              <w:jc w:val="center"/>
              <w:rPr>
                <w:rFonts w:cstheme="minorHAnsi"/>
                <w:sz w:val="20"/>
                <w:szCs w:val="20"/>
              </w:rPr>
            </w:pPr>
            <w:r w:rsidRPr="00933A29">
              <w:rPr>
                <w:rFonts w:cstheme="minorHAnsi"/>
                <w:color w:val="000000"/>
                <w:sz w:val="20"/>
                <w:szCs w:val="20"/>
              </w:rPr>
              <w:t>SLOWROC</w:t>
            </w:r>
          </w:p>
        </w:tc>
        <w:tc>
          <w:tcPr>
            <w:tcW w:w="3780" w:type="dxa"/>
            <w:vAlign w:val="center"/>
          </w:tcPr>
          <w:p w14:paraId="22F297D6" w14:textId="7257ABE6" w:rsidR="00882F15" w:rsidRPr="00933A29" w:rsidRDefault="00882F15" w:rsidP="00590F38">
            <w:pPr>
              <w:spacing w:after="0"/>
              <w:jc w:val="center"/>
              <w:rPr>
                <w:rFonts w:cstheme="minorHAnsi"/>
                <w:sz w:val="20"/>
                <w:szCs w:val="20"/>
              </w:rPr>
            </w:pPr>
            <w:r w:rsidRPr="00933A29">
              <w:rPr>
                <w:rFonts w:cstheme="minorHAnsi"/>
                <w:color w:val="000000"/>
                <w:sz w:val="20"/>
                <w:szCs w:val="20"/>
              </w:rPr>
              <w:t>Low reactivity gas</w:t>
            </w:r>
          </w:p>
        </w:tc>
        <w:tc>
          <w:tcPr>
            <w:tcW w:w="900" w:type="dxa"/>
            <w:vAlign w:val="center"/>
          </w:tcPr>
          <w:p w14:paraId="4FB7A7EF" w14:textId="286A7C16"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7A6E783" w14:textId="77777777" w:rsidTr="00590F38">
        <w:trPr>
          <w:trHeight w:val="143"/>
        </w:trPr>
        <w:tc>
          <w:tcPr>
            <w:tcW w:w="3055" w:type="dxa"/>
            <w:vAlign w:val="center"/>
          </w:tcPr>
          <w:p w14:paraId="7E674B94" w14:textId="18271044"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5BCB6194" w14:textId="2DA7C3FD" w:rsidR="00882F15" w:rsidRPr="00933A29" w:rsidRDefault="00882F15" w:rsidP="00590F38">
            <w:pPr>
              <w:spacing w:after="0"/>
              <w:jc w:val="center"/>
              <w:rPr>
                <w:rFonts w:cstheme="minorHAnsi"/>
                <w:sz w:val="20"/>
                <w:szCs w:val="20"/>
              </w:rPr>
            </w:pPr>
            <w:r w:rsidRPr="00933A29">
              <w:rPr>
                <w:rFonts w:cstheme="minorHAnsi"/>
                <w:color w:val="000000"/>
                <w:sz w:val="20"/>
                <w:szCs w:val="20"/>
              </w:rPr>
              <w:t>TOL</w:t>
            </w:r>
          </w:p>
        </w:tc>
        <w:tc>
          <w:tcPr>
            <w:tcW w:w="3780" w:type="dxa"/>
            <w:vAlign w:val="center"/>
          </w:tcPr>
          <w:p w14:paraId="246B4B80" w14:textId="18169F19" w:rsidR="00882F15" w:rsidRPr="00933A29" w:rsidRDefault="00882F15" w:rsidP="00590F38">
            <w:pPr>
              <w:spacing w:after="0"/>
              <w:jc w:val="center"/>
              <w:rPr>
                <w:rFonts w:cstheme="minorHAnsi"/>
                <w:sz w:val="20"/>
                <w:szCs w:val="20"/>
              </w:rPr>
            </w:pPr>
            <w:r w:rsidRPr="00933A29">
              <w:rPr>
                <w:rFonts w:cstheme="minorHAnsi"/>
                <w:color w:val="000000"/>
                <w:sz w:val="20"/>
                <w:szCs w:val="20"/>
              </w:rPr>
              <w:t>Toluene</w:t>
            </w:r>
          </w:p>
        </w:tc>
        <w:tc>
          <w:tcPr>
            <w:tcW w:w="900" w:type="dxa"/>
            <w:vAlign w:val="center"/>
          </w:tcPr>
          <w:p w14:paraId="433C3415" w14:textId="36E241E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B0AC80D" w14:textId="77777777" w:rsidTr="00590F38">
        <w:trPr>
          <w:trHeight w:val="143"/>
        </w:trPr>
        <w:tc>
          <w:tcPr>
            <w:tcW w:w="3055" w:type="dxa"/>
            <w:vAlign w:val="center"/>
          </w:tcPr>
          <w:p w14:paraId="590C7D48" w14:textId="2107CB49"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F2F1430" w14:textId="430E6D1C" w:rsidR="00882F15" w:rsidRPr="00933A29" w:rsidRDefault="00882F15" w:rsidP="00590F38">
            <w:pPr>
              <w:spacing w:after="0"/>
              <w:jc w:val="center"/>
              <w:rPr>
                <w:rFonts w:cstheme="minorHAnsi"/>
                <w:sz w:val="20"/>
                <w:szCs w:val="20"/>
              </w:rPr>
            </w:pPr>
            <w:r w:rsidRPr="00933A29">
              <w:rPr>
                <w:rFonts w:cstheme="minorHAnsi"/>
                <w:color w:val="000000"/>
                <w:sz w:val="20"/>
                <w:szCs w:val="20"/>
              </w:rPr>
              <w:t>UALD</w:t>
            </w:r>
          </w:p>
        </w:tc>
        <w:tc>
          <w:tcPr>
            <w:tcW w:w="3780" w:type="dxa"/>
            <w:vAlign w:val="center"/>
          </w:tcPr>
          <w:p w14:paraId="5C2657E4" w14:textId="1B7CB0DA" w:rsidR="00882F15" w:rsidRPr="00933A29" w:rsidRDefault="00882F15" w:rsidP="00590F38">
            <w:pPr>
              <w:spacing w:after="0"/>
              <w:jc w:val="center"/>
              <w:rPr>
                <w:rFonts w:cstheme="minorHAnsi"/>
                <w:sz w:val="20"/>
                <w:szCs w:val="20"/>
              </w:rPr>
            </w:pPr>
            <w:r w:rsidRPr="00933A29">
              <w:rPr>
                <w:rFonts w:cstheme="minorHAnsi"/>
                <w:color w:val="000000"/>
                <w:sz w:val="20"/>
                <w:szCs w:val="20"/>
              </w:rPr>
              <w:t>Unsaturated aldehydes</w:t>
            </w:r>
          </w:p>
        </w:tc>
        <w:tc>
          <w:tcPr>
            <w:tcW w:w="900" w:type="dxa"/>
            <w:vAlign w:val="center"/>
          </w:tcPr>
          <w:p w14:paraId="4606B998" w14:textId="1999615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6192541" w14:textId="77777777" w:rsidTr="00590F38">
        <w:trPr>
          <w:trHeight w:val="143"/>
        </w:trPr>
        <w:tc>
          <w:tcPr>
            <w:tcW w:w="3055" w:type="dxa"/>
            <w:vAlign w:val="center"/>
          </w:tcPr>
          <w:p w14:paraId="37A9474E" w14:textId="2C37ADF5"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74215818" w14:textId="6F194CB1" w:rsidR="00882F15" w:rsidRPr="00933A29" w:rsidRDefault="00882F15" w:rsidP="00590F38">
            <w:pPr>
              <w:spacing w:after="0"/>
              <w:jc w:val="center"/>
              <w:rPr>
                <w:rFonts w:cstheme="minorHAnsi"/>
                <w:sz w:val="20"/>
                <w:szCs w:val="20"/>
              </w:rPr>
            </w:pPr>
            <w:r w:rsidRPr="00933A29">
              <w:rPr>
                <w:rFonts w:cstheme="minorHAnsi"/>
                <w:color w:val="000000"/>
                <w:sz w:val="20"/>
                <w:szCs w:val="20"/>
              </w:rPr>
              <w:t>UNKCRACMM</w:t>
            </w:r>
          </w:p>
        </w:tc>
        <w:tc>
          <w:tcPr>
            <w:tcW w:w="3780" w:type="dxa"/>
            <w:vAlign w:val="center"/>
          </w:tcPr>
          <w:p w14:paraId="3E3D8BFA" w14:textId="38A02773" w:rsidR="00882F15" w:rsidRPr="00933A29" w:rsidRDefault="00882F15" w:rsidP="00590F38">
            <w:pPr>
              <w:spacing w:after="0"/>
              <w:jc w:val="center"/>
              <w:rPr>
                <w:rFonts w:cstheme="minorHAnsi"/>
                <w:sz w:val="20"/>
                <w:szCs w:val="20"/>
              </w:rPr>
            </w:pPr>
            <w:r w:rsidRPr="00933A29">
              <w:rPr>
                <w:rFonts w:cstheme="minorHAnsi"/>
                <w:color w:val="000000"/>
                <w:sz w:val="20"/>
                <w:szCs w:val="20"/>
              </w:rPr>
              <w:t>Unknown</w:t>
            </w:r>
          </w:p>
        </w:tc>
        <w:tc>
          <w:tcPr>
            <w:tcW w:w="900" w:type="dxa"/>
            <w:vAlign w:val="center"/>
          </w:tcPr>
          <w:p w14:paraId="5A2FC804" w14:textId="7316381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B0C6045" w14:textId="77777777" w:rsidTr="00590F38">
        <w:trPr>
          <w:trHeight w:val="143"/>
        </w:trPr>
        <w:tc>
          <w:tcPr>
            <w:tcW w:w="3055" w:type="dxa"/>
            <w:vAlign w:val="center"/>
          </w:tcPr>
          <w:p w14:paraId="3DB72CB8" w14:textId="36720DD0"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373B5D4B" w14:textId="5088C764" w:rsidR="00882F15" w:rsidRPr="00933A29" w:rsidRDefault="00882F15" w:rsidP="00590F38">
            <w:pPr>
              <w:spacing w:after="0"/>
              <w:jc w:val="center"/>
              <w:rPr>
                <w:rFonts w:cstheme="minorHAnsi"/>
                <w:sz w:val="20"/>
                <w:szCs w:val="20"/>
              </w:rPr>
            </w:pPr>
            <w:r w:rsidRPr="00933A29">
              <w:rPr>
                <w:rFonts w:cstheme="minorHAnsi"/>
                <w:color w:val="000000"/>
                <w:sz w:val="20"/>
                <w:szCs w:val="20"/>
              </w:rPr>
              <w:t>UNKKOH</w:t>
            </w:r>
          </w:p>
        </w:tc>
        <w:tc>
          <w:tcPr>
            <w:tcW w:w="3780" w:type="dxa"/>
            <w:vAlign w:val="center"/>
          </w:tcPr>
          <w:p w14:paraId="7B76E6E6" w14:textId="2A563793"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Unknown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p>
        </w:tc>
        <w:tc>
          <w:tcPr>
            <w:tcW w:w="900" w:type="dxa"/>
            <w:vAlign w:val="center"/>
          </w:tcPr>
          <w:p w14:paraId="1B8511E6" w14:textId="489EB9A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1D0141F" w14:textId="77777777" w:rsidTr="00590F38">
        <w:trPr>
          <w:trHeight w:val="143"/>
        </w:trPr>
        <w:tc>
          <w:tcPr>
            <w:tcW w:w="3055" w:type="dxa"/>
            <w:vAlign w:val="center"/>
          </w:tcPr>
          <w:p w14:paraId="04D62E5B" w14:textId="0C4403F3"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27BD1321" w14:textId="28582612" w:rsidR="00882F15" w:rsidRPr="00933A29" w:rsidRDefault="00882F15" w:rsidP="00590F38">
            <w:pPr>
              <w:spacing w:after="0"/>
              <w:jc w:val="center"/>
              <w:rPr>
                <w:rFonts w:cstheme="minorHAnsi"/>
                <w:sz w:val="20"/>
                <w:szCs w:val="20"/>
              </w:rPr>
            </w:pPr>
            <w:r w:rsidRPr="00933A29">
              <w:rPr>
                <w:rFonts w:cstheme="minorHAnsi"/>
                <w:color w:val="000000"/>
                <w:sz w:val="20"/>
                <w:szCs w:val="20"/>
              </w:rPr>
              <w:t>UNKSMILES</w:t>
            </w:r>
          </w:p>
        </w:tc>
        <w:tc>
          <w:tcPr>
            <w:tcW w:w="3780" w:type="dxa"/>
            <w:vAlign w:val="center"/>
          </w:tcPr>
          <w:p w14:paraId="1B93AA10" w14:textId="58B93B22" w:rsidR="00882F15" w:rsidRPr="00933A29" w:rsidRDefault="00882F15" w:rsidP="00590F38">
            <w:pPr>
              <w:spacing w:after="0"/>
              <w:jc w:val="center"/>
              <w:rPr>
                <w:rFonts w:cstheme="minorHAnsi"/>
                <w:sz w:val="20"/>
                <w:szCs w:val="20"/>
              </w:rPr>
            </w:pPr>
            <w:r w:rsidRPr="00933A29">
              <w:rPr>
                <w:rFonts w:cstheme="minorHAnsi"/>
                <w:color w:val="000000"/>
                <w:sz w:val="20"/>
                <w:szCs w:val="20"/>
              </w:rPr>
              <w:t>Unknown SMILES</w:t>
            </w:r>
          </w:p>
        </w:tc>
        <w:tc>
          <w:tcPr>
            <w:tcW w:w="900" w:type="dxa"/>
            <w:vAlign w:val="center"/>
          </w:tcPr>
          <w:p w14:paraId="0AEFEFD2" w14:textId="551E62D7"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1133CCB" w14:textId="77777777" w:rsidTr="00590F38">
        <w:trPr>
          <w:trHeight w:val="143"/>
        </w:trPr>
        <w:tc>
          <w:tcPr>
            <w:tcW w:w="3055" w:type="dxa"/>
            <w:vAlign w:val="center"/>
          </w:tcPr>
          <w:p w14:paraId="16A0B205" w14:textId="09C2A3A2"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2DDA2B9B" w14:textId="0B0C22F2" w:rsidR="00882F15" w:rsidRPr="00933A29" w:rsidRDefault="00882F15" w:rsidP="00590F38">
            <w:pPr>
              <w:spacing w:after="0"/>
              <w:jc w:val="center"/>
              <w:rPr>
                <w:rFonts w:cstheme="minorHAnsi"/>
                <w:sz w:val="20"/>
                <w:szCs w:val="20"/>
              </w:rPr>
            </w:pPr>
            <w:r w:rsidRPr="00933A29">
              <w:rPr>
                <w:rFonts w:cstheme="minorHAnsi"/>
                <w:color w:val="000000"/>
                <w:sz w:val="20"/>
                <w:szCs w:val="20"/>
              </w:rPr>
              <w:t>XYE</w:t>
            </w:r>
          </w:p>
        </w:tc>
        <w:tc>
          <w:tcPr>
            <w:tcW w:w="3780" w:type="dxa"/>
            <w:vAlign w:val="center"/>
          </w:tcPr>
          <w:p w14:paraId="25C79F38" w14:textId="6BA54E04" w:rsidR="00882F15" w:rsidRPr="00933A29" w:rsidRDefault="00882F15" w:rsidP="00590F38">
            <w:pPr>
              <w:spacing w:after="0"/>
              <w:jc w:val="center"/>
              <w:rPr>
                <w:rFonts w:cstheme="minorHAnsi"/>
                <w:sz w:val="20"/>
                <w:szCs w:val="20"/>
              </w:rPr>
            </w:pPr>
            <w:r w:rsidRPr="00933A29">
              <w:rPr>
                <w:rFonts w:cstheme="minorHAnsi"/>
                <w:color w:val="000000"/>
                <w:sz w:val="20"/>
                <w:szCs w:val="20"/>
              </w:rPr>
              <w:t>o-, p-xylenes and less reactive aromatics</w:t>
            </w:r>
          </w:p>
        </w:tc>
        <w:tc>
          <w:tcPr>
            <w:tcW w:w="900" w:type="dxa"/>
            <w:vAlign w:val="center"/>
          </w:tcPr>
          <w:p w14:paraId="7633ECE0" w14:textId="3FAEE0D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4F4A338" w14:textId="77777777" w:rsidTr="00590F38">
        <w:trPr>
          <w:trHeight w:val="143"/>
        </w:trPr>
        <w:tc>
          <w:tcPr>
            <w:tcW w:w="3055" w:type="dxa"/>
            <w:vAlign w:val="center"/>
          </w:tcPr>
          <w:p w14:paraId="1A10157C" w14:textId="32F3AB63"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7614F270" w14:textId="4902B94D" w:rsidR="00882F15" w:rsidRPr="00933A29" w:rsidRDefault="00882F15" w:rsidP="00590F38">
            <w:pPr>
              <w:spacing w:after="0"/>
              <w:jc w:val="center"/>
              <w:rPr>
                <w:rFonts w:cstheme="minorHAnsi"/>
                <w:sz w:val="20"/>
                <w:szCs w:val="20"/>
              </w:rPr>
            </w:pPr>
            <w:r w:rsidRPr="00933A29">
              <w:rPr>
                <w:rFonts w:cstheme="minorHAnsi"/>
                <w:color w:val="000000"/>
                <w:sz w:val="20"/>
                <w:szCs w:val="20"/>
              </w:rPr>
              <w:t>XYM</w:t>
            </w:r>
          </w:p>
        </w:tc>
        <w:tc>
          <w:tcPr>
            <w:tcW w:w="3780" w:type="dxa"/>
            <w:vAlign w:val="center"/>
          </w:tcPr>
          <w:p w14:paraId="1CA59BF7" w14:textId="088B8BA1" w:rsidR="00882F15" w:rsidRPr="00933A29" w:rsidRDefault="00882F15" w:rsidP="00590F38">
            <w:pPr>
              <w:spacing w:after="0"/>
              <w:jc w:val="center"/>
              <w:rPr>
                <w:rFonts w:cstheme="minorHAnsi"/>
                <w:sz w:val="20"/>
                <w:szCs w:val="20"/>
              </w:rPr>
            </w:pPr>
            <w:r w:rsidRPr="00933A29">
              <w:rPr>
                <w:rFonts w:cstheme="minorHAnsi"/>
                <w:color w:val="000000"/>
                <w:sz w:val="20"/>
                <w:szCs w:val="20"/>
              </w:rPr>
              <w:t>m-xylene and more reactive aromatics</w:t>
            </w:r>
          </w:p>
        </w:tc>
        <w:tc>
          <w:tcPr>
            <w:tcW w:w="900" w:type="dxa"/>
            <w:vAlign w:val="center"/>
          </w:tcPr>
          <w:p w14:paraId="185D0E27" w14:textId="6C784BFE"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A73E22" w:rsidRPr="00933A29" w14:paraId="120071A1" w14:textId="77777777" w:rsidTr="00590F38">
        <w:trPr>
          <w:trHeight w:val="143"/>
          <w:ins w:id="3376" w:author="Seltzer, Karl" w:date="2024-04-05T14:43:00Z"/>
        </w:trPr>
        <w:tc>
          <w:tcPr>
            <w:tcW w:w="3055" w:type="dxa"/>
            <w:vAlign w:val="center"/>
          </w:tcPr>
          <w:p w14:paraId="20E8C08E" w14:textId="5B4DB843" w:rsidR="00A73E22" w:rsidRPr="00933A29" w:rsidRDefault="00A73E22" w:rsidP="00A73E22">
            <w:pPr>
              <w:spacing w:after="0"/>
              <w:jc w:val="center"/>
              <w:rPr>
                <w:ins w:id="3377" w:author="Seltzer, Karl" w:date="2024-04-05T14:43:00Z"/>
                <w:rFonts w:cstheme="minorHAnsi"/>
                <w:color w:val="000000"/>
                <w:sz w:val="20"/>
                <w:szCs w:val="20"/>
              </w:rPr>
            </w:pPr>
            <w:ins w:id="3378" w:author="Seltzer, Karl" w:date="2024-04-05T14:45:00Z">
              <w:r>
                <w:rPr>
                  <w:rFonts w:cstheme="minorHAnsi"/>
                  <w:color w:val="000000"/>
                  <w:sz w:val="20"/>
                  <w:szCs w:val="20"/>
                </w:rPr>
                <w:t>CRACMMv2.0</w:t>
              </w:r>
            </w:ins>
          </w:p>
        </w:tc>
        <w:tc>
          <w:tcPr>
            <w:tcW w:w="1620" w:type="dxa"/>
            <w:vAlign w:val="center"/>
          </w:tcPr>
          <w:p w14:paraId="1C2FCC4C" w14:textId="4FA2C64C" w:rsidR="00A73E22" w:rsidRPr="00933A29" w:rsidRDefault="00A73E22" w:rsidP="00A73E22">
            <w:pPr>
              <w:spacing w:after="0"/>
              <w:jc w:val="center"/>
              <w:rPr>
                <w:ins w:id="3379" w:author="Seltzer, Karl" w:date="2024-04-05T14:43:00Z"/>
                <w:rFonts w:cstheme="minorHAnsi"/>
                <w:color w:val="000000"/>
                <w:sz w:val="20"/>
                <w:szCs w:val="20"/>
              </w:rPr>
            </w:pPr>
            <w:ins w:id="3380" w:author="Seltzer, Karl" w:date="2024-04-05T14:45:00Z">
              <w:r w:rsidRPr="00933A29">
                <w:rPr>
                  <w:rFonts w:cstheme="minorHAnsi"/>
                  <w:color w:val="000000"/>
                  <w:sz w:val="20"/>
                  <w:szCs w:val="20"/>
                </w:rPr>
                <w:t>ACD</w:t>
              </w:r>
            </w:ins>
          </w:p>
        </w:tc>
        <w:tc>
          <w:tcPr>
            <w:tcW w:w="3780" w:type="dxa"/>
            <w:vAlign w:val="center"/>
          </w:tcPr>
          <w:p w14:paraId="70BD48BD" w14:textId="329E27EE" w:rsidR="00A73E22" w:rsidRPr="00933A29" w:rsidRDefault="00A73E22" w:rsidP="00A73E22">
            <w:pPr>
              <w:spacing w:after="0"/>
              <w:jc w:val="center"/>
              <w:rPr>
                <w:ins w:id="3381" w:author="Seltzer, Karl" w:date="2024-04-05T14:43:00Z"/>
                <w:rFonts w:cstheme="minorHAnsi"/>
                <w:color w:val="000000"/>
                <w:sz w:val="20"/>
                <w:szCs w:val="20"/>
              </w:rPr>
            </w:pPr>
            <w:ins w:id="3382" w:author="Seltzer, Karl" w:date="2024-04-05T14:45:00Z">
              <w:r w:rsidRPr="00933A29">
                <w:rPr>
                  <w:rFonts w:cstheme="minorHAnsi"/>
                  <w:color w:val="000000"/>
                  <w:sz w:val="20"/>
                  <w:szCs w:val="20"/>
                </w:rPr>
                <w:t>Acetaldehyde</w:t>
              </w:r>
            </w:ins>
          </w:p>
        </w:tc>
        <w:tc>
          <w:tcPr>
            <w:tcW w:w="900" w:type="dxa"/>
            <w:vAlign w:val="center"/>
          </w:tcPr>
          <w:p w14:paraId="289C5F4A" w14:textId="786E9286" w:rsidR="00A73E22" w:rsidRPr="00933A29" w:rsidRDefault="00A73E22" w:rsidP="00A73E22">
            <w:pPr>
              <w:keepNext/>
              <w:spacing w:after="0"/>
              <w:jc w:val="center"/>
              <w:rPr>
                <w:ins w:id="3383" w:author="Seltzer, Karl" w:date="2024-04-05T14:43:00Z"/>
                <w:rFonts w:cstheme="minorHAnsi"/>
                <w:color w:val="000000"/>
                <w:sz w:val="20"/>
                <w:szCs w:val="20"/>
              </w:rPr>
            </w:pPr>
            <w:ins w:id="3384" w:author="Seltzer, Karl" w:date="2024-04-05T14:45:00Z">
              <w:r w:rsidRPr="00933A29">
                <w:rPr>
                  <w:rFonts w:cstheme="minorHAnsi"/>
                  <w:color w:val="000000"/>
                  <w:sz w:val="20"/>
                  <w:szCs w:val="20"/>
                </w:rPr>
                <w:t>Explicit</w:t>
              </w:r>
            </w:ins>
          </w:p>
        </w:tc>
      </w:tr>
      <w:tr w:rsidR="00A73E22" w:rsidRPr="00933A29" w14:paraId="1251A1E6" w14:textId="77777777" w:rsidTr="00590F38">
        <w:trPr>
          <w:trHeight w:val="143"/>
          <w:ins w:id="3385" w:author="Seltzer, Karl" w:date="2024-04-05T14:43:00Z"/>
        </w:trPr>
        <w:tc>
          <w:tcPr>
            <w:tcW w:w="3055" w:type="dxa"/>
            <w:vAlign w:val="center"/>
          </w:tcPr>
          <w:p w14:paraId="3613D580" w14:textId="44F8204E" w:rsidR="00A73E22" w:rsidRPr="00933A29" w:rsidRDefault="00A73E22" w:rsidP="00A73E22">
            <w:pPr>
              <w:spacing w:after="0"/>
              <w:jc w:val="center"/>
              <w:rPr>
                <w:ins w:id="3386" w:author="Seltzer, Karl" w:date="2024-04-05T14:43:00Z"/>
                <w:rFonts w:cstheme="minorHAnsi"/>
                <w:color w:val="000000"/>
                <w:sz w:val="20"/>
                <w:szCs w:val="20"/>
              </w:rPr>
            </w:pPr>
            <w:ins w:id="3387" w:author="Seltzer, Karl" w:date="2024-04-05T14:45:00Z">
              <w:r>
                <w:rPr>
                  <w:rFonts w:cstheme="minorHAnsi"/>
                  <w:color w:val="000000"/>
                  <w:sz w:val="20"/>
                  <w:szCs w:val="20"/>
                </w:rPr>
                <w:t>CRACMMv2.0</w:t>
              </w:r>
            </w:ins>
          </w:p>
        </w:tc>
        <w:tc>
          <w:tcPr>
            <w:tcW w:w="1620" w:type="dxa"/>
            <w:vAlign w:val="center"/>
          </w:tcPr>
          <w:p w14:paraId="31F26931" w14:textId="7DFC3376" w:rsidR="00A73E22" w:rsidRPr="00933A29" w:rsidRDefault="00A73E22" w:rsidP="00A73E22">
            <w:pPr>
              <w:spacing w:after="0"/>
              <w:jc w:val="center"/>
              <w:rPr>
                <w:ins w:id="3388" w:author="Seltzer, Karl" w:date="2024-04-05T14:43:00Z"/>
                <w:rFonts w:cstheme="minorHAnsi"/>
                <w:color w:val="000000"/>
                <w:sz w:val="20"/>
                <w:szCs w:val="20"/>
              </w:rPr>
            </w:pPr>
            <w:ins w:id="3389" w:author="Seltzer, Karl" w:date="2024-04-05T14:45:00Z">
              <w:r w:rsidRPr="00933A29">
                <w:rPr>
                  <w:rFonts w:cstheme="minorHAnsi"/>
                  <w:color w:val="000000"/>
                  <w:sz w:val="20"/>
                  <w:szCs w:val="20"/>
                </w:rPr>
                <w:t>ACE</w:t>
              </w:r>
            </w:ins>
          </w:p>
        </w:tc>
        <w:tc>
          <w:tcPr>
            <w:tcW w:w="3780" w:type="dxa"/>
            <w:vAlign w:val="center"/>
          </w:tcPr>
          <w:p w14:paraId="3BBA4089" w14:textId="4F4F41FC" w:rsidR="00A73E22" w:rsidRPr="00933A29" w:rsidRDefault="00A73E22" w:rsidP="00A73E22">
            <w:pPr>
              <w:spacing w:after="0"/>
              <w:jc w:val="center"/>
              <w:rPr>
                <w:ins w:id="3390" w:author="Seltzer, Karl" w:date="2024-04-05T14:43:00Z"/>
                <w:rFonts w:cstheme="minorHAnsi"/>
                <w:color w:val="000000"/>
                <w:sz w:val="20"/>
                <w:szCs w:val="20"/>
              </w:rPr>
            </w:pPr>
            <w:ins w:id="3391" w:author="Seltzer, Karl" w:date="2024-04-05T14:45:00Z">
              <w:r w:rsidRPr="00933A29">
                <w:rPr>
                  <w:rFonts w:cstheme="minorHAnsi"/>
                  <w:color w:val="000000"/>
                  <w:sz w:val="20"/>
                  <w:szCs w:val="20"/>
                </w:rPr>
                <w:t>Acetylene</w:t>
              </w:r>
            </w:ins>
          </w:p>
        </w:tc>
        <w:tc>
          <w:tcPr>
            <w:tcW w:w="900" w:type="dxa"/>
            <w:vAlign w:val="center"/>
          </w:tcPr>
          <w:p w14:paraId="734AA966" w14:textId="2EA32DCD" w:rsidR="00A73E22" w:rsidRPr="00933A29" w:rsidRDefault="00A73E22" w:rsidP="00A73E22">
            <w:pPr>
              <w:keepNext/>
              <w:spacing w:after="0"/>
              <w:jc w:val="center"/>
              <w:rPr>
                <w:ins w:id="3392" w:author="Seltzer, Karl" w:date="2024-04-05T14:43:00Z"/>
                <w:rFonts w:cstheme="minorHAnsi"/>
                <w:color w:val="000000"/>
                <w:sz w:val="20"/>
                <w:szCs w:val="20"/>
              </w:rPr>
            </w:pPr>
            <w:ins w:id="3393" w:author="Seltzer, Karl" w:date="2024-04-05T14:45:00Z">
              <w:r w:rsidRPr="00933A29">
                <w:rPr>
                  <w:rFonts w:cstheme="minorHAnsi"/>
                  <w:color w:val="000000"/>
                  <w:sz w:val="20"/>
                  <w:szCs w:val="20"/>
                </w:rPr>
                <w:t>Explicit</w:t>
              </w:r>
            </w:ins>
          </w:p>
        </w:tc>
      </w:tr>
      <w:tr w:rsidR="00A73E22" w:rsidRPr="00933A29" w14:paraId="65274F48" w14:textId="77777777" w:rsidTr="00590F38">
        <w:trPr>
          <w:trHeight w:val="143"/>
          <w:ins w:id="3394" w:author="Seltzer, Karl" w:date="2024-04-05T14:43:00Z"/>
        </w:trPr>
        <w:tc>
          <w:tcPr>
            <w:tcW w:w="3055" w:type="dxa"/>
            <w:vAlign w:val="center"/>
          </w:tcPr>
          <w:p w14:paraId="60BCA123" w14:textId="4520CF5D" w:rsidR="00A73E22" w:rsidRPr="00933A29" w:rsidRDefault="00A73E22" w:rsidP="00A73E22">
            <w:pPr>
              <w:spacing w:after="0"/>
              <w:jc w:val="center"/>
              <w:rPr>
                <w:ins w:id="3395" w:author="Seltzer, Karl" w:date="2024-04-05T14:43:00Z"/>
                <w:rFonts w:cstheme="minorHAnsi"/>
                <w:color w:val="000000"/>
                <w:sz w:val="20"/>
                <w:szCs w:val="20"/>
              </w:rPr>
            </w:pPr>
            <w:ins w:id="3396" w:author="Seltzer, Karl" w:date="2024-04-05T14:45:00Z">
              <w:r>
                <w:rPr>
                  <w:rFonts w:cstheme="minorHAnsi"/>
                  <w:color w:val="000000"/>
                  <w:sz w:val="20"/>
                  <w:szCs w:val="20"/>
                </w:rPr>
                <w:t>CRACMMv2.0</w:t>
              </w:r>
            </w:ins>
          </w:p>
        </w:tc>
        <w:tc>
          <w:tcPr>
            <w:tcW w:w="1620" w:type="dxa"/>
            <w:vAlign w:val="center"/>
          </w:tcPr>
          <w:p w14:paraId="3F7E987A" w14:textId="16BFFDFA" w:rsidR="00A73E22" w:rsidRPr="00933A29" w:rsidRDefault="00A73E22" w:rsidP="00A73E22">
            <w:pPr>
              <w:spacing w:after="0"/>
              <w:jc w:val="center"/>
              <w:rPr>
                <w:ins w:id="3397" w:author="Seltzer, Karl" w:date="2024-04-05T14:43:00Z"/>
                <w:rFonts w:cstheme="minorHAnsi"/>
                <w:color w:val="000000"/>
                <w:sz w:val="20"/>
                <w:szCs w:val="20"/>
              </w:rPr>
            </w:pPr>
            <w:ins w:id="3398" w:author="Seltzer, Karl" w:date="2024-04-05T14:45:00Z">
              <w:r w:rsidRPr="00933A29">
                <w:rPr>
                  <w:rFonts w:cstheme="minorHAnsi"/>
                  <w:color w:val="000000"/>
                  <w:sz w:val="20"/>
                  <w:szCs w:val="20"/>
                </w:rPr>
                <w:t>ACRO</w:t>
              </w:r>
            </w:ins>
          </w:p>
        </w:tc>
        <w:tc>
          <w:tcPr>
            <w:tcW w:w="3780" w:type="dxa"/>
            <w:vAlign w:val="center"/>
          </w:tcPr>
          <w:p w14:paraId="76AC5536" w14:textId="5E7F1578" w:rsidR="00A73E22" w:rsidRPr="00933A29" w:rsidRDefault="00A73E22" w:rsidP="00A73E22">
            <w:pPr>
              <w:spacing w:after="0"/>
              <w:jc w:val="center"/>
              <w:rPr>
                <w:ins w:id="3399" w:author="Seltzer, Karl" w:date="2024-04-05T14:43:00Z"/>
                <w:rFonts w:cstheme="minorHAnsi"/>
                <w:color w:val="000000"/>
                <w:sz w:val="20"/>
                <w:szCs w:val="20"/>
              </w:rPr>
            </w:pPr>
            <w:ins w:id="3400" w:author="Seltzer, Karl" w:date="2024-04-05T14:45:00Z">
              <w:r w:rsidRPr="00933A29">
                <w:rPr>
                  <w:rFonts w:cstheme="minorHAnsi"/>
                  <w:color w:val="000000"/>
                  <w:sz w:val="20"/>
                  <w:szCs w:val="20"/>
                </w:rPr>
                <w:t>Acrolein</w:t>
              </w:r>
            </w:ins>
          </w:p>
        </w:tc>
        <w:tc>
          <w:tcPr>
            <w:tcW w:w="900" w:type="dxa"/>
            <w:vAlign w:val="center"/>
          </w:tcPr>
          <w:p w14:paraId="4C4DF11A" w14:textId="4C677888" w:rsidR="00A73E22" w:rsidRPr="00933A29" w:rsidRDefault="00A73E22" w:rsidP="00A73E22">
            <w:pPr>
              <w:keepNext/>
              <w:spacing w:after="0"/>
              <w:jc w:val="center"/>
              <w:rPr>
                <w:ins w:id="3401" w:author="Seltzer, Karl" w:date="2024-04-05T14:43:00Z"/>
                <w:rFonts w:cstheme="minorHAnsi"/>
                <w:color w:val="000000"/>
                <w:sz w:val="20"/>
                <w:szCs w:val="20"/>
              </w:rPr>
            </w:pPr>
            <w:ins w:id="3402" w:author="Seltzer, Karl" w:date="2024-04-05T14:45:00Z">
              <w:r w:rsidRPr="00933A29">
                <w:rPr>
                  <w:rFonts w:cstheme="minorHAnsi"/>
                  <w:color w:val="000000"/>
                  <w:sz w:val="20"/>
                  <w:szCs w:val="20"/>
                </w:rPr>
                <w:t>Explicit</w:t>
              </w:r>
            </w:ins>
          </w:p>
        </w:tc>
      </w:tr>
      <w:tr w:rsidR="00A73E22" w:rsidRPr="00933A29" w14:paraId="115BA4D9" w14:textId="77777777" w:rsidTr="00590F38">
        <w:trPr>
          <w:trHeight w:val="143"/>
          <w:ins w:id="3403" w:author="Seltzer, Karl" w:date="2024-04-05T14:43:00Z"/>
        </w:trPr>
        <w:tc>
          <w:tcPr>
            <w:tcW w:w="3055" w:type="dxa"/>
            <w:vAlign w:val="center"/>
          </w:tcPr>
          <w:p w14:paraId="30195905" w14:textId="3887CE60" w:rsidR="00A73E22" w:rsidRPr="00933A29" w:rsidRDefault="00A73E22" w:rsidP="00A73E22">
            <w:pPr>
              <w:spacing w:after="0"/>
              <w:jc w:val="center"/>
              <w:rPr>
                <w:ins w:id="3404" w:author="Seltzer, Karl" w:date="2024-04-05T14:43:00Z"/>
                <w:rFonts w:cstheme="minorHAnsi"/>
                <w:color w:val="000000"/>
                <w:sz w:val="20"/>
                <w:szCs w:val="20"/>
              </w:rPr>
            </w:pPr>
            <w:ins w:id="3405" w:author="Seltzer, Karl" w:date="2024-04-05T14:45:00Z">
              <w:r>
                <w:rPr>
                  <w:rFonts w:cstheme="minorHAnsi"/>
                  <w:color w:val="000000"/>
                  <w:sz w:val="20"/>
                  <w:szCs w:val="20"/>
                </w:rPr>
                <w:t>CRACMMv2.0</w:t>
              </w:r>
            </w:ins>
          </w:p>
        </w:tc>
        <w:tc>
          <w:tcPr>
            <w:tcW w:w="1620" w:type="dxa"/>
            <w:vAlign w:val="center"/>
          </w:tcPr>
          <w:p w14:paraId="5778E2D1" w14:textId="4D0511F7" w:rsidR="00A73E22" w:rsidRPr="00933A29" w:rsidRDefault="00A73E22" w:rsidP="00A73E22">
            <w:pPr>
              <w:spacing w:after="0"/>
              <w:jc w:val="center"/>
              <w:rPr>
                <w:ins w:id="3406" w:author="Seltzer, Karl" w:date="2024-04-05T14:43:00Z"/>
                <w:rFonts w:cstheme="minorHAnsi"/>
                <w:color w:val="000000"/>
                <w:sz w:val="20"/>
                <w:szCs w:val="20"/>
              </w:rPr>
            </w:pPr>
            <w:ins w:id="3407" w:author="Seltzer, Karl" w:date="2024-04-05T14:45:00Z">
              <w:r w:rsidRPr="00933A29">
                <w:rPr>
                  <w:rFonts w:cstheme="minorHAnsi"/>
                  <w:color w:val="000000"/>
                  <w:sz w:val="20"/>
                  <w:szCs w:val="20"/>
                </w:rPr>
                <w:t>ACT</w:t>
              </w:r>
            </w:ins>
          </w:p>
        </w:tc>
        <w:tc>
          <w:tcPr>
            <w:tcW w:w="3780" w:type="dxa"/>
            <w:vAlign w:val="center"/>
          </w:tcPr>
          <w:p w14:paraId="53A24923" w14:textId="568F0972" w:rsidR="00A73E22" w:rsidRPr="00933A29" w:rsidRDefault="00A73E22" w:rsidP="00A73E22">
            <w:pPr>
              <w:spacing w:after="0"/>
              <w:jc w:val="center"/>
              <w:rPr>
                <w:ins w:id="3408" w:author="Seltzer, Karl" w:date="2024-04-05T14:43:00Z"/>
                <w:rFonts w:cstheme="minorHAnsi"/>
                <w:color w:val="000000"/>
                <w:sz w:val="20"/>
                <w:szCs w:val="20"/>
              </w:rPr>
            </w:pPr>
            <w:ins w:id="3409" w:author="Seltzer, Karl" w:date="2024-04-05T14:45:00Z">
              <w:r w:rsidRPr="00933A29">
                <w:rPr>
                  <w:rFonts w:cstheme="minorHAnsi"/>
                  <w:color w:val="000000"/>
                  <w:sz w:val="20"/>
                  <w:szCs w:val="20"/>
                </w:rPr>
                <w:t>Acetone</w:t>
              </w:r>
            </w:ins>
          </w:p>
        </w:tc>
        <w:tc>
          <w:tcPr>
            <w:tcW w:w="900" w:type="dxa"/>
            <w:vAlign w:val="center"/>
          </w:tcPr>
          <w:p w14:paraId="13DC9C0F" w14:textId="486A36A7" w:rsidR="00A73E22" w:rsidRPr="00933A29" w:rsidRDefault="00A73E22" w:rsidP="00A73E22">
            <w:pPr>
              <w:keepNext/>
              <w:spacing w:after="0"/>
              <w:jc w:val="center"/>
              <w:rPr>
                <w:ins w:id="3410" w:author="Seltzer, Karl" w:date="2024-04-05T14:43:00Z"/>
                <w:rFonts w:cstheme="minorHAnsi"/>
                <w:color w:val="000000"/>
                <w:sz w:val="20"/>
                <w:szCs w:val="20"/>
              </w:rPr>
            </w:pPr>
            <w:ins w:id="3411" w:author="Seltzer, Karl" w:date="2024-04-05T14:45:00Z">
              <w:r w:rsidRPr="00933A29">
                <w:rPr>
                  <w:rFonts w:cstheme="minorHAnsi"/>
                  <w:color w:val="000000"/>
                  <w:sz w:val="20"/>
                  <w:szCs w:val="20"/>
                </w:rPr>
                <w:t>Explicit</w:t>
              </w:r>
            </w:ins>
          </w:p>
        </w:tc>
      </w:tr>
      <w:tr w:rsidR="00A73E22" w:rsidRPr="00933A29" w14:paraId="4188C806" w14:textId="77777777" w:rsidTr="00590F38">
        <w:trPr>
          <w:trHeight w:val="143"/>
          <w:ins w:id="3412" w:author="Seltzer, Karl" w:date="2024-04-05T14:43:00Z"/>
        </w:trPr>
        <w:tc>
          <w:tcPr>
            <w:tcW w:w="3055" w:type="dxa"/>
            <w:vAlign w:val="center"/>
          </w:tcPr>
          <w:p w14:paraId="03CFD18F" w14:textId="2DBF6F26" w:rsidR="00A73E22" w:rsidRPr="00933A29" w:rsidRDefault="00A73E22" w:rsidP="00A73E22">
            <w:pPr>
              <w:spacing w:after="0"/>
              <w:jc w:val="center"/>
              <w:rPr>
                <w:ins w:id="3413" w:author="Seltzer, Karl" w:date="2024-04-05T14:43:00Z"/>
                <w:rFonts w:cstheme="minorHAnsi"/>
                <w:color w:val="000000"/>
                <w:sz w:val="20"/>
                <w:szCs w:val="20"/>
              </w:rPr>
            </w:pPr>
            <w:ins w:id="3414" w:author="Seltzer, Karl" w:date="2024-04-05T14:45:00Z">
              <w:r>
                <w:rPr>
                  <w:rFonts w:cstheme="minorHAnsi"/>
                  <w:color w:val="000000"/>
                  <w:sz w:val="20"/>
                  <w:szCs w:val="20"/>
                </w:rPr>
                <w:t>CRACMMv2.0</w:t>
              </w:r>
            </w:ins>
          </w:p>
        </w:tc>
        <w:tc>
          <w:tcPr>
            <w:tcW w:w="1620" w:type="dxa"/>
            <w:vAlign w:val="center"/>
          </w:tcPr>
          <w:p w14:paraId="56A6FB51" w14:textId="2417CD6A" w:rsidR="00A73E22" w:rsidRPr="00933A29" w:rsidRDefault="00A73E22" w:rsidP="00A73E22">
            <w:pPr>
              <w:spacing w:after="0"/>
              <w:jc w:val="center"/>
              <w:rPr>
                <w:ins w:id="3415" w:author="Seltzer, Karl" w:date="2024-04-05T14:43:00Z"/>
                <w:rFonts w:cstheme="minorHAnsi"/>
                <w:color w:val="000000"/>
                <w:sz w:val="20"/>
                <w:szCs w:val="20"/>
              </w:rPr>
            </w:pPr>
            <w:ins w:id="3416" w:author="Seltzer, Karl" w:date="2024-04-05T14:45:00Z">
              <w:r w:rsidRPr="00933A29">
                <w:rPr>
                  <w:rFonts w:cstheme="minorHAnsi"/>
                  <w:color w:val="000000"/>
                  <w:sz w:val="20"/>
                  <w:szCs w:val="20"/>
                </w:rPr>
                <w:t>ALD</w:t>
              </w:r>
            </w:ins>
          </w:p>
        </w:tc>
        <w:tc>
          <w:tcPr>
            <w:tcW w:w="3780" w:type="dxa"/>
            <w:vAlign w:val="center"/>
          </w:tcPr>
          <w:p w14:paraId="5F043E3F" w14:textId="40300F5C" w:rsidR="00A73E22" w:rsidRPr="00933A29" w:rsidRDefault="00A73E22" w:rsidP="00A73E22">
            <w:pPr>
              <w:spacing w:after="0"/>
              <w:jc w:val="center"/>
              <w:rPr>
                <w:ins w:id="3417" w:author="Seltzer, Karl" w:date="2024-04-05T14:43:00Z"/>
                <w:rFonts w:cstheme="minorHAnsi"/>
                <w:color w:val="000000"/>
                <w:sz w:val="20"/>
                <w:szCs w:val="20"/>
              </w:rPr>
            </w:pPr>
            <w:ins w:id="3418" w:author="Seltzer, Karl" w:date="2024-04-05T14:45:00Z">
              <w:r w:rsidRPr="00933A29">
                <w:rPr>
                  <w:rFonts w:cstheme="minorHAnsi"/>
                  <w:color w:val="000000"/>
                  <w:sz w:val="20"/>
                  <w:szCs w:val="20"/>
                </w:rPr>
                <w:t>Higher aldehydes</w:t>
              </w:r>
            </w:ins>
          </w:p>
        </w:tc>
        <w:tc>
          <w:tcPr>
            <w:tcW w:w="900" w:type="dxa"/>
            <w:vAlign w:val="center"/>
          </w:tcPr>
          <w:p w14:paraId="40D4DF56" w14:textId="0ECA0A93" w:rsidR="00A73E22" w:rsidRPr="00933A29" w:rsidRDefault="00A73E22" w:rsidP="00A73E22">
            <w:pPr>
              <w:keepNext/>
              <w:spacing w:after="0"/>
              <w:jc w:val="center"/>
              <w:rPr>
                <w:ins w:id="3419" w:author="Seltzer, Karl" w:date="2024-04-05T14:43:00Z"/>
                <w:rFonts w:cstheme="minorHAnsi"/>
                <w:color w:val="000000"/>
                <w:sz w:val="20"/>
                <w:szCs w:val="20"/>
              </w:rPr>
            </w:pPr>
            <w:ins w:id="3420" w:author="Seltzer, Karl" w:date="2024-04-05T14:45:00Z">
              <w:r w:rsidRPr="00933A29">
                <w:rPr>
                  <w:rFonts w:cstheme="minorHAnsi"/>
                  <w:color w:val="000000"/>
                  <w:sz w:val="20"/>
                  <w:szCs w:val="20"/>
                </w:rPr>
                <w:t>Lumped</w:t>
              </w:r>
            </w:ins>
          </w:p>
        </w:tc>
      </w:tr>
      <w:tr w:rsidR="00A73E22" w:rsidRPr="00933A29" w14:paraId="53A2E887" w14:textId="77777777" w:rsidTr="00590F38">
        <w:trPr>
          <w:trHeight w:val="143"/>
          <w:ins w:id="3421" w:author="Seltzer, Karl" w:date="2024-04-05T14:43:00Z"/>
        </w:trPr>
        <w:tc>
          <w:tcPr>
            <w:tcW w:w="3055" w:type="dxa"/>
            <w:vAlign w:val="center"/>
          </w:tcPr>
          <w:p w14:paraId="376E6998" w14:textId="78046E2F" w:rsidR="00A73E22" w:rsidRPr="00933A29" w:rsidRDefault="00A73E22" w:rsidP="00A73E22">
            <w:pPr>
              <w:spacing w:after="0"/>
              <w:jc w:val="center"/>
              <w:rPr>
                <w:ins w:id="3422" w:author="Seltzer, Karl" w:date="2024-04-05T14:43:00Z"/>
                <w:rFonts w:cstheme="minorHAnsi"/>
                <w:color w:val="000000"/>
                <w:sz w:val="20"/>
                <w:szCs w:val="20"/>
              </w:rPr>
            </w:pPr>
            <w:ins w:id="3423" w:author="Seltzer, Karl" w:date="2024-04-05T14:45:00Z">
              <w:r>
                <w:rPr>
                  <w:rFonts w:cstheme="minorHAnsi"/>
                  <w:color w:val="000000"/>
                  <w:sz w:val="20"/>
                  <w:szCs w:val="20"/>
                </w:rPr>
                <w:t>CRACMMv2.0</w:t>
              </w:r>
            </w:ins>
          </w:p>
        </w:tc>
        <w:tc>
          <w:tcPr>
            <w:tcW w:w="1620" w:type="dxa"/>
            <w:vAlign w:val="center"/>
          </w:tcPr>
          <w:p w14:paraId="21D5B6C6" w14:textId="5D03F789" w:rsidR="00A73E22" w:rsidRPr="00933A29" w:rsidRDefault="00A73E22" w:rsidP="00A73E22">
            <w:pPr>
              <w:spacing w:after="0"/>
              <w:jc w:val="center"/>
              <w:rPr>
                <w:ins w:id="3424" w:author="Seltzer, Karl" w:date="2024-04-05T14:43:00Z"/>
                <w:rFonts w:cstheme="minorHAnsi"/>
                <w:color w:val="000000"/>
                <w:sz w:val="20"/>
                <w:szCs w:val="20"/>
              </w:rPr>
            </w:pPr>
            <w:ins w:id="3425" w:author="Seltzer, Karl" w:date="2024-04-05T14:45:00Z">
              <w:r w:rsidRPr="00933A29">
                <w:rPr>
                  <w:rFonts w:cstheme="minorHAnsi"/>
                  <w:color w:val="000000"/>
                  <w:sz w:val="20"/>
                  <w:szCs w:val="20"/>
                </w:rPr>
                <w:t>API</w:t>
              </w:r>
            </w:ins>
          </w:p>
        </w:tc>
        <w:tc>
          <w:tcPr>
            <w:tcW w:w="3780" w:type="dxa"/>
            <w:vAlign w:val="center"/>
          </w:tcPr>
          <w:p w14:paraId="1ED19982" w14:textId="7C3C2359" w:rsidR="00A73E22" w:rsidRPr="00933A29" w:rsidRDefault="00A73E22" w:rsidP="00A73E22">
            <w:pPr>
              <w:spacing w:after="0"/>
              <w:jc w:val="center"/>
              <w:rPr>
                <w:ins w:id="3426" w:author="Seltzer, Karl" w:date="2024-04-05T14:43:00Z"/>
                <w:rFonts w:cstheme="minorHAnsi"/>
                <w:color w:val="000000"/>
                <w:sz w:val="20"/>
                <w:szCs w:val="20"/>
              </w:rPr>
            </w:pPr>
            <w:ins w:id="3427" w:author="Seltzer, Karl" w:date="2024-04-05T14:45:00Z">
              <w:r w:rsidRPr="00933A29">
                <w:rPr>
                  <w:rFonts w:cstheme="minorHAnsi"/>
                  <w:color w:val="000000"/>
                  <w:sz w:val="20"/>
                  <w:szCs w:val="20"/>
                </w:rPr>
                <w:t>Alpha-pinene monoterpenes</w:t>
              </w:r>
            </w:ins>
          </w:p>
        </w:tc>
        <w:tc>
          <w:tcPr>
            <w:tcW w:w="900" w:type="dxa"/>
            <w:vAlign w:val="center"/>
          </w:tcPr>
          <w:p w14:paraId="69FABFF4" w14:textId="2A2512B5" w:rsidR="00A73E22" w:rsidRPr="00933A29" w:rsidRDefault="00A73E22" w:rsidP="00A73E22">
            <w:pPr>
              <w:keepNext/>
              <w:spacing w:after="0"/>
              <w:jc w:val="center"/>
              <w:rPr>
                <w:ins w:id="3428" w:author="Seltzer, Karl" w:date="2024-04-05T14:43:00Z"/>
                <w:rFonts w:cstheme="minorHAnsi"/>
                <w:color w:val="000000"/>
                <w:sz w:val="20"/>
                <w:szCs w:val="20"/>
              </w:rPr>
            </w:pPr>
            <w:ins w:id="3429" w:author="Seltzer, Karl" w:date="2024-04-05T14:45:00Z">
              <w:r w:rsidRPr="00933A29">
                <w:rPr>
                  <w:rFonts w:cstheme="minorHAnsi"/>
                  <w:color w:val="000000"/>
                  <w:sz w:val="20"/>
                  <w:szCs w:val="20"/>
                </w:rPr>
                <w:t>Lumped</w:t>
              </w:r>
            </w:ins>
          </w:p>
        </w:tc>
      </w:tr>
      <w:tr w:rsidR="00A73E22" w:rsidRPr="00933A29" w14:paraId="56C8DD1A" w14:textId="77777777" w:rsidTr="00590F38">
        <w:trPr>
          <w:trHeight w:val="143"/>
          <w:ins w:id="3430" w:author="Seltzer, Karl" w:date="2024-04-05T14:43:00Z"/>
        </w:trPr>
        <w:tc>
          <w:tcPr>
            <w:tcW w:w="3055" w:type="dxa"/>
            <w:vAlign w:val="center"/>
          </w:tcPr>
          <w:p w14:paraId="2BBF6AAC" w14:textId="6B4B6984" w:rsidR="00A73E22" w:rsidRPr="00933A29" w:rsidRDefault="00A73E22" w:rsidP="00A73E22">
            <w:pPr>
              <w:spacing w:after="0"/>
              <w:jc w:val="center"/>
              <w:rPr>
                <w:ins w:id="3431" w:author="Seltzer, Karl" w:date="2024-04-05T14:43:00Z"/>
                <w:rFonts w:cstheme="minorHAnsi"/>
                <w:color w:val="000000"/>
                <w:sz w:val="20"/>
                <w:szCs w:val="20"/>
              </w:rPr>
            </w:pPr>
            <w:ins w:id="3432" w:author="Seltzer, Karl" w:date="2024-04-05T14:45:00Z">
              <w:r>
                <w:rPr>
                  <w:rFonts w:cstheme="minorHAnsi"/>
                  <w:color w:val="000000"/>
                  <w:sz w:val="20"/>
                  <w:szCs w:val="20"/>
                </w:rPr>
                <w:t>CRACMMv2.0</w:t>
              </w:r>
            </w:ins>
          </w:p>
        </w:tc>
        <w:tc>
          <w:tcPr>
            <w:tcW w:w="1620" w:type="dxa"/>
            <w:vAlign w:val="center"/>
          </w:tcPr>
          <w:p w14:paraId="696C03FA" w14:textId="471BDCE5" w:rsidR="00A73E22" w:rsidRPr="00933A29" w:rsidRDefault="00A73E22" w:rsidP="00A73E22">
            <w:pPr>
              <w:spacing w:after="0"/>
              <w:jc w:val="center"/>
              <w:rPr>
                <w:ins w:id="3433" w:author="Seltzer, Karl" w:date="2024-04-05T14:43:00Z"/>
                <w:rFonts w:cstheme="minorHAnsi"/>
                <w:color w:val="000000"/>
                <w:sz w:val="20"/>
                <w:szCs w:val="20"/>
              </w:rPr>
            </w:pPr>
            <w:ins w:id="3434" w:author="Seltzer, Karl" w:date="2024-04-05T14:45:00Z">
              <w:r w:rsidRPr="00933A29">
                <w:rPr>
                  <w:rFonts w:cstheme="minorHAnsi"/>
                  <w:color w:val="000000"/>
                  <w:sz w:val="20"/>
                  <w:szCs w:val="20"/>
                </w:rPr>
                <w:t>BALD</w:t>
              </w:r>
            </w:ins>
          </w:p>
        </w:tc>
        <w:tc>
          <w:tcPr>
            <w:tcW w:w="3780" w:type="dxa"/>
            <w:vAlign w:val="center"/>
          </w:tcPr>
          <w:p w14:paraId="6FE17033" w14:textId="12F6256B" w:rsidR="00A73E22" w:rsidRPr="00933A29" w:rsidRDefault="00A73E22" w:rsidP="00A73E22">
            <w:pPr>
              <w:spacing w:after="0"/>
              <w:jc w:val="center"/>
              <w:rPr>
                <w:ins w:id="3435" w:author="Seltzer, Karl" w:date="2024-04-05T14:43:00Z"/>
                <w:rFonts w:cstheme="minorHAnsi"/>
                <w:color w:val="000000"/>
                <w:sz w:val="20"/>
                <w:szCs w:val="20"/>
              </w:rPr>
            </w:pPr>
            <w:ins w:id="3436" w:author="Seltzer, Karl" w:date="2024-04-05T14:45:00Z">
              <w:r w:rsidRPr="00933A29">
                <w:rPr>
                  <w:rFonts w:cstheme="minorHAnsi"/>
                  <w:color w:val="000000"/>
                  <w:sz w:val="20"/>
                  <w:szCs w:val="20"/>
                </w:rPr>
                <w:t>Benzaldehyde and aromatic aldehydes</w:t>
              </w:r>
            </w:ins>
          </w:p>
        </w:tc>
        <w:tc>
          <w:tcPr>
            <w:tcW w:w="900" w:type="dxa"/>
            <w:vAlign w:val="center"/>
          </w:tcPr>
          <w:p w14:paraId="369A4153" w14:textId="080646C0" w:rsidR="00A73E22" w:rsidRPr="00933A29" w:rsidRDefault="00A73E22" w:rsidP="00A73E22">
            <w:pPr>
              <w:keepNext/>
              <w:spacing w:after="0"/>
              <w:jc w:val="center"/>
              <w:rPr>
                <w:ins w:id="3437" w:author="Seltzer, Karl" w:date="2024-04-05T14:43:00Z"/>
                <w:rFonts w:cstheme="minorHAnsi"/>
                <w:color w:val="000000"/>
                <w:sz w:val="20"/>
                <w:szCs w:val="20"/>
              </w:rPr>
            </w:pPr>
            <w:ins w:id="3438" w:author="Seltzer, Karl" w:date="2024-04-05T14:45:00Z">
              <w:r w:rsidRPr="00933A29">
                <w:rPr>
                  <w:rFonts w:cstheme="minorHAnsi"/>
                  <w:color w:val="000000"/>
                  <w:sz w:val="20"/>
                  <w:szCs w:val="20"/>
                </w:rPr>
                <w:t>Lumped</w:t>
              </w:r>
            </w:ins>
          </w:p>
        </w:tc>
      </w:tr>
      <w:tr w:rsidR="00A73E22" w:rsidRPr="00933A29" w14:paraId="572C4064" w14:textId="77777777" w:rsidTr="00590F38">
        <w:trPr>
          <w:trHeight w:val="143"/>
          <w:ins w:id="3439" w:author="Seltzer, Karl" w:date="2024-04-05T14:43:00Z"/>
        </w:trPr>
        <w:tc>
          <w:tcPr>
            <w:tcW w:w="3055" w:type="dxa"/>
            <w:vAlign w:val="center"/>
          </w:tcPr>
          <w:p w14:paraId="72D70103" w14:textId="73D4F529" w:rsidR="00A73E22" w:rsidRPr="00933A29" w:rsidRDefault="00A73E22" w:rsidP="00A73E22">
            <w:pPr>
              <w:spacing w:after="0"/>
              <w:jc w:val="center"/>
              <w:rPr>
                <w:ins w:id="3440" w:author="Seltzer, Karl" w:date="2024-04-05T14:43:00Z"/>
                <w:rFonts w:cstheme="minorHAnsi"/>
                <w:color w:val="000000"/>
                <w:sz w:val="20"/>
                <w:szCs w:val="20"/>
              </w:rPr>
            </w:pPr>
            <w:ins w:id="3441" w:author="Seltzer, Karl" w:date="2024-04-05T14:45:00Z">
              <w:r>
                <w:rPr>
                  <w:rFonts w:cstheme="minorHAnsi"/>
                  <w:color w:val="000000"/>
                  <w:sz w:val="20"/>
                  <w:szCs w:val="20"/>
                </w:rPr>
                <w:t>CRACMMv2.0</w:t>
              </w:r>
            </w:ins>
          </w:p>
        </w:tc>
        <w:tc>
          <w:tcPr>
            <w:tcW w:w="1620" w:type="dxa"/>
            <w:vAlign w:val="center"/>
          </w:tcPr>
          <w:p w14:paraId="3D4ED6BD" w14:textId="4BCE15B0" w:rsidR="00A73E22" w:rsidRPr="00933A29" w:rsidRDefault="00A73E22" w:rsidP="00A73E22">
            <w:pPr>
              <w:spacing w:after="0"/>
              <w:jc w:val="center"/>
              <w:rPr>
                <w:ins w:id="3442" w:author="Seltzer, Karl" w:date="2024-04-05T14:43:00Z"/>
                <w:rFonts w:cstheme="minorHAnsi"/>
                <w:color w:val="000000"/>
                <w:sz w:val="20"/>
                <w:szCs w:val="20"/>
              </w:rPr>
            </w:pPr>
            <w:ins w:id="3443" w:author="Seltzer, Karl" w:date="2024-04-05T14:45:00Z">
              <w:r w:rsidRPr="00933A29">
                <w:rPr>
                  <w:rFonts w:cstheme="minorHAnsi"/>
                  <w:color w:val="000000"/>
                  <w:sz w:val="20"/>
                  <w:szCs w:val="20"/>
                </w:rPr>
                <w:t>BDE13</w:t>
              </w:r>
            </w:ins>
          </w:p>
        </w:tc>
        <w:tc>
          <w:tcPr>
            <w:tcW w:w="3780" w:type="dxa"/>
            <w:vAlign w:val="center"/>
          </w:tcPr>
          <w:p w14:paraId="1490D3E0" w14:textId="3C22DB14" w:rsidR="00A73E22" w:rsidRPr="00933A29" w:rsidRDefault="00A73E22" w:rsidP="00A73E22">
            <w:pPr>
              <w:spacing w:after="0"/>
              <w:jc w:val="center"/>
              <w:rPr>
                <w:ins w:id="3444" w:author="Seltzer, Karl" w:date="2024-04-05T14:43:00Z"/>
                <w:rFonts w:cstheme="minorHAnsi"/>
                <w:color w:val="000000"/>
                <w:sz w:val="20"/>
                <w:szCs w:val="20"/>
              </w:rPr>
            </w:pPr>
            <w:ins w:id="3445" w:author="Seltzer, Karl" w:date="2024-04-05T14:45:00Z">
              <w:r w:rsidRPr="00933A29">
                <w:rPr>
                  <w:rFonts w:cstheme="minorHAnsi"/>
                  <w:color w:val="000000"/>
                  <w:sz w:val="20"/>
                  <w:szCs w:val="20"/>
                </w:rPr>
                <w:t>1,3-butadiene</w:t>
              </w:r>
            </w:ins>
          </w:p>
        </w:tc>
        <w:tc>
          <w:tcPr>
            <w:tcW w:w="900" w:type="dxa"/>
            <w:vAlign w:val="center"/>
          </w:tcPr>
          <w:p w14:paraId="131CE93B" w14:textId="203B5573" w:rsidR="00A73E22" w:rsidRPr="00933A29" w:rsidRDefault="00A73E22" w:rsidP="00A73E22">
            <w:pPr>
              <w:keepNext/>
              <w:spacing w:after="0"/>
              <w:jc w:val="center"/>
              <w:rPr>
                <w:ins w:id="3446" w:author="Seltzer, Karl" w:date="2024-04-05T14:43:00Z"/>
                <w:rFonts w:cstheme="minorHAnsi"/>
                <w:color w:val="000000"/>
                <w:sz w:val="20"/>
                <w:szCs w:val="20"/>
              </w:rPr>
            </w:pPr>
            <w:ins w:id="3447" w:author="Seltzer, Karl" w:date="2024-04-05T14:45:00Z">
              <w:r w:rsidRPr="00933A29">
                <w:rPr>
                  <w:rFonts w:cstheme="minorHAnsi"/>
                  <w:color w:val="000000"/>
                  <w:sz w:val="20"/>
                  <w:szCs w:val="20"/>
                </w:rPr>
                <w:t>Explicit</w:t>
              </w:r>
            </w:ins>
          </w:p>
        </w:tc>
      </w:tr>
      <w:tr w:rsidR="00A73E22" w:rsidRPr="00933A29" w14:paraId="75B2EB20" w14:textId="77777777" w:rsidTr="00590F38">
        <w:trPr>
          <w:trHeight w:val="143"/>
          <w:ins w:id="3448" w:author="Seltzer, Karl" w:date="2024-04-05T14:43:00Z"/>
        </w:trPr>
        <w:tc>
          <w:tcPr>
            <w:tcW w:w="3055" w:type="dxa"/>
            <w:vAlign w:val="center"/>
          </w:tcPr>
          <w:p w14:paraId="57AF32DD" w14:textId="1F49E5AF" w:rsidR="00A73E22" w:rsidRPr="00933A29" w:rsidRDefault="00A73E22" w:rsidP="00A73E22">
            <w:pPr>
              <w:spacing w:after="0"/>
              <w:jc w:val="center"/>
              <w:rPr>
                <w:ins w:id="3449" w:author="Seltzer, Karl" w:date="2024-04-05T14:43:00Z"/>
                <w:rFonts w:cstheme="minorHAnsi"/>
                <w:color w:val="000000"/>
                <w:sz w:val="20"/>
                <w:szCs w:val="20"/>
              </w:rPr>
            </w:pPr>
            <w:ins w:id="3450" w:author="Seltzer, Karl" w:date="2024-04-05T14:45:00Z">
              <w:r>
                <w:rPr>
                  <w:rFonts w:cstheme="minorHAnsi"/>
                  <w:color w:val="000000"/>
                  <w:sz w:val="20"/>
                  <w:szCs w:val="20"/>
                </w:rPr>
                <w:t>CRACMMv2.0</w:t>
              </w:r>
            </w:ins>
          </w:p>
        </w:tc>
        <w:tc>
          <w:tcPr>
            <w:tcW w:w="1620" w:type="dxa"/>
            <w:vAlign w:val="center"/>
          </w:tcPr>
          <w:p w14:paraId="773F2FC2" w14:textId="70FD3A4C" w:rsidR="00A73E22" w:rsidRPr="00933A29" w:rsidRDefault="00A73E22" w:rsidP="00A73E22">
            <w:pPr>
              <w:spacing w:after="0"/>
              <w:jc w:val="center"/>
              <w:rPr>
                <w:ins w:id="3451" w:author="Seltzer, Karl" w:date="2024-04-05T14:43:00Z"/>
                <w:rFonts w:cstheme="minorHAnsi"/>
                <w:color w:val="000000"/>
                <w:sz w:val="20"/>
                <w:szCs w:val="20"/>
              </w:rPr>
            </w:pPr>
            <w:ins w:id="3452" w:author="Seltzer, Karl" w:date="2024-04-05T14:45:00Z">
              <w:r w:rsidRPr="00933A29">
                <w:rPr>
                  <w:rFonts w:cstheme="minorHAnsi"/>
                  <w:color w:val="000000"/>
                  <w:sz w:val="20"/>
                  <w:szCs w:val="20"/>
                </w:rPr>
                <w:t>BEN</w:t>
              </w:r>
            </w:ins>
          </w:p>
        </w:tc>
        <w:tc>
          <w:tcPr>
            <w:tcW w:w="3780" w:type="dxa"/>
            <w:vAlign w:val="center"/>
          </w:tcPr>
          <w:p w14:paraId="4E181FC2" w14:textId="3DB259A4" w:rsidR="00A73E22" w:rsidRPr="00933A29" w:rsidRDefault="00A73E22" w:rsidP="00A73E22">
            <w:pPr>
              <w:spacing w:after="0"/>
              <w:jc w:val="center"/>
              <w:rPr>
                <w:ins w:id="3453" w:author="Seltzer, Karl" w:date="2024-04-05T14:43:00Z"/>
                <w:rFonts w:cstheme="minorHAnsi"/>
                <w:color w:val="000000"/>
                <w:sz w:val="20"/>
                <w:szCs w:val="20"/>
              </w:rPr>
            </w:pPr>
            <w:ins w:id="3454" w:author="Seltzer, Karl" w:date="2024-04-05T14:45:00Z">
              <w:r w:rsidRPr="00933A29">
                <w:rPr>
                  <w:rFonts w:cstheme="minorHAnsi"/>
                  <w:color w:val="000000"/>
                  <w:sz w:val="20"/>
                  <w:szCs w:val="20"/>
                </w:rPr>
                <w:t>Benzene</w:t>
              </w:r>
            </w:ins>
          </w:p>
        </w:tc>
        <w:tc>
          <w:tcPr>
            <w:tcW w:w="900" w:type="dxa"/>
            <w:vAlign w:val="center"/>
          </w:tcPr>
          <w:p w14:paraId="0E87401A" w14:textId="7E25AEEF" w:rsidR="00A73E22" w:rsidRPr="00933A29" w:rsidRDefault="00A73E22" w:rsidP="00A73E22">
            <w:pPr>
              <w:keepNext/>
              <w:spacing w:after="0"/>
              <w:jc w:val="center"/>
              <w:rPr>
                <w:ins w:id="3455" w:author="Seltzer, Karl" w:date="2024-04-05T14:43:00Z"/>
                <w:rFonts w:cstheme="minorHAnsi"/>
                <w:color w:val="000000"/>
                <w:sz w:val="20"/>
                <w:szCs w:val="20"/>
              </w:rPr>
            </w:pPr>
            <w:ins w:id="3456" w:author="Seltzer, Karl" w:date="2024-04-05T14:45:00Z">
              <w:r w:rsidRPr="00933A29">
                <w:rPr>
                  <w:rFonts w:cstheme="minorHAnsi"/>
                  <w:color w:val="000000"/>
                  <w:sz w:val="20"/>
                  <w:szCs w:val="20"/>
                </w:rPr>
                <w:t>Explicit</w:t>
              </w:r>
            </w:ins>
          </w:p>
        </w:tc>
      </w:tr>
      <w:tr w:rsidR="00A73E22" w:rsidRPr="00933A29" w14:paraId="324853D9" w14:textId="77777777" w:rsidTr="00590F38">
        <w:trPr>
          <w:trHeight w:val="143"/>
          <w:ins w:id="3457" w:author="Seltzer, Karl" w:date="2024-04-05T14:43:00Z"/>
        </w:trPr>
        <w:tc>
          <w:tcPr>
            <w:tcW w:w="3055" w:type="dxa"/>
            <w:vAlign w:val="center"/>
          </w:tcPr>
          <w:p w14:paraId="6BF327FA" w14:textId="06B4F62C" w:rsidR="00A73E22" w:rsidRPr="00933A29" w:rsidRDefault="00A73E22" w:rsidP="00A73E22">
            <w:pPr>
              <w:spacing w:after="0"/>
              <w:jc w:val="center"/>
              <w:rPr>
                <w:ins w:id="3458" w:author="Seltzer, Karl" w:date="2024-04-05T14:43:00Z"/>
                <w:rFonts w:cstheme="minorHAnsi"/>
                <w:color w:val="000000"/>
                <w:sz w:val="20"/>
                <w:szCs w:val="20"/>
              </w:rPr>
            </w:pPr>
            <w:ins w:id="3459" w:author="Seltzer, Karl" w:date="2024-04-05T14:45:00Z">
              <w:r>
                <w:rPr>
                  <w:rFonts w:cstheme="minorHAnsi"/>
                  <w:color w:val="000000"/>
                  <w:sz w:val="20"/>
                  <w:szCs w:val="20"/>
                </w:rPr>
                <w:t>CRACMMv2.0</w:t>
              </w:r>
            </w:ins>
          </w:p>
        </w:tc>
        <w:tc>
          <w:tcPr>
            <w:tcW w:w="1620" w:type="dxa"/>
            <w:vAlign w:val="center"/>
          </w:tcPr>
          <w:p w14:paraId="6A519DAD" w14:textId="6754A676" w:rsidR="00A73E22" w:rsidRPr="00933A29" w:rsidRDefault="00A73E22" w:rsidP="00A73E22">
            <w:pPr>
              <w:spacing w:after="0"/>
              <w:jc w:val="center"/>
              <w:rPr>
                <w:ins w:id="3460" w:author="Seltzer, Karl" w:date="2024-04-05T14:43:00Z"/>
                <w:rFonts w:cstheme="minorHAnsi"/>
                <w:color w:val="000000"/>
                <w:sz w:val="20"/>
                <w:szCs w:val="20"/>
              </w:rPr>
            </w:pPr>
            <w:ins w:id="3461" w:author="Seltzer, Karl" w:date="2024-04-05T14:45:00Z">
              <w:r w:rsidRPr="00933A29">
                <w:rPr>
                  <w:rFonts w:cstheme="minorHAnsi"/>
                  <w:color w:val="000000"/>
                  <w:sz w:val="20"/>
                  <w:szCs w:val="20"/>
                </w:rPr>
                <w:t>CSL</w:t>
              </w:r>
            </w:ins>
          </w:p>
        </w:tc>
        <w:tc>
          <w:tcPr>
            <w:tcW w:w="3780" w:type="dxa"/>
            <w:vAlign w:val="center"/>
          </w:tcPr>
          <w:p w14:paraId="581AD96D" w14:textId="3582EAB7" w:rsidR="00A73E22" w:rsidRPr="00933A29" w:rsidRDefault="00A73E22" w:rsidP="00A73E22">
            <w:pPr>
              <w:spacing w:after="0"/>
              <w:jc w:val="center"/>
              <w:rPr>
                <w:ins w:id="3462" w:author="Seltzer, Karl" w:date="2024-04-05T14:43:00Z"/>
                <w:rFonts w:cstheme="minorHAnsi"/>
                <w:color w:val="000000"/>
                <w:sz w:val="20"/>
                <w:szCs w:val="20"/>
              </w:rPr>
            </w:pPr>
            <w:ins w:id="3463" w:author="Seltzer, Karl" w:date="2024-04-05T14:45:00Z">
              <w:r w:rsidRPr="00933A29">
                <w:rPr>
                  <w:rFonts w:cstheme="minorHAnsi"/>
                  <w:color w:val="000000"/>
                  <w:sz w:val="20"/>
                  <w:szCs w:val="20"/>
                </w:rPr>
                <w:t>Cresols</w:t>
              </w:r>
            </w:ins>
          </w:p>
        </w:tc>
        <w:tc>
          <w:tcPr>
            <w:tcW w:w="900" w:type="dxa"/>
            <w:vAlign w:val="center"/>
          </w:tcPr>
          <w:p w14:paraId="191413CD" w14:textId="7A732CE4" w:rsidR="00A73E22" w:rsidRPr="00933A29" w:rsidRDefault="00A73E22" w:rsidP="00A73E22">
            <w:pPr>
              <w:keepNext/>
              <w:spacing w:after="0"/>
              <w:jc w:val="center"/>
              <w:rPr>
                <w:ins w:id="3464" w:author="Seltzer, Karl" w:date="2024-04-05T14:43:00Z"/>
                <w:rFonts w:cstheme="minorHAnsi"/>
                <w:color w:val="000000"/>
                <w:sz w:val="20"/>
                <w:szCs w:val="20"/>
              </w:rPr>
            </w:pPr>
            <w:ins w:id="3465" w:author="Seltzer, Karl" w:date="2024-04-05T14:45:00Z">
              <w:r w:rsidRPr="00933A29">
                <w:rPr>
                  <w:rFonts w:cstheme="minorHAnsi"/>
                  <w:color w:val="000000"/>
                  <w:sz w:val="20"/>
                  <w:szCs w:val="20"/>
                </w:rPr>
                <w:t>Lumped</w:t>
              </w:r>
            </w:ins>
          </w:p>
        </w:tc>
      </w:tr>
      <w:tr w:rsidR="00A73E22" w:rsidRPr="00933A29" w14:paraId="003056DA" w14:textId="77777777" w:rsidTr="00590F38">
        <w:trPr>
          <w:trHeight w:val="143"/>
          <w:ins w:id="3466" w:author="Seltzer, Karl" w:date="2024-04-05T14:43:00Z"/>
        </w:trPr>
        <w:tc>
          <w:tcPr>
            <w:tcW w:w="3055" w:type="dxa"/>
            <w:vAlign w:val="center"/>
          </w:tcPr>
          <w:p w14:paraId="1BC58466" w14:textId="2F8E32CC" w:rsidR="00A73E22" w:rsidRPr="00933A29" w:rsidRDefault="00A73E22" w:rsidP="00A73E22">
            <w:pPr>
              <w:spacing w:after="0"/>
              <w:jc w:val="center"/>
              <w:rPr>
                <w:ins w:id="3467" w:author="Seltzer, Karl" w:date="2024-04-05T14:43:00Z"/>
                <w:rFonts w:cstheme="minorHAnsi"/>
                <w:color w:val="000000"/>
                <w:sz w:val="20"/>
                <w:szCs w:val="20"/>
              </w:rPr>
            </w:pPr>
            <w:ins w:id="3468" w:author="Seltzer, Karl" w:date="2024-04-05T14:45:00Z">
              <w:r>
                <w:rPr>
                  <w:rFonts w:cstheme="minorHAnsi"/>
                  <w:color w:val="000000"/>
                  <w:sz w:val="20"/>
                  <w:szCs w:val="20"/>
                </w:rPr>
                <w:t>CRACMMv2.0</w:t>
              </w:r>
            </w:ins>
          </w:p>
        </w:tc>
        <w:tc>
          <w:tcPr>
            <w:tcW w:w="1620" w:type="dxa"/>
            <w:vAlign w:val="center"/>
          </w:tcPr>
          <w:p w14:paraId="03750B5C" w14:textId="7D3F7B45" w:rsidR="00A73E22" w:rsidRPr="00933A29" w:rsidRDefault="00A73E22" w:rsidP="00A73E22">
            <w:pPr>
              <w:spacing w:after="0"/>
              <w:jc w:val="center"/>
              <w:rPr>
                <w:ins w:id="3469" w:author="Seltzer, Karl" w:date="2024-04-05T14:43:00Z"/>
                <w:rFonts w:cstheme="minorHAnsi"/>
                <w:color w:val="000000"/>
                <w:sz w:val="20"/>
                <w:szCs w:val="20"/>
              </w:rPr>
            </w:pPr>
            <w:ins w:id="3470" w:author="Seltzer, Karl" w:date="2024-04-05T14:45:00Z">
              <w:r w:rsidRPr="00933A29">
                <w:rPr>
                  <w:rFonts w:cstheme="minorHAnsi"/>
                  <w:color w:val="000000"/>
                  <w:sz w:val="20"/>
                  <w:szCs w:val="20"/>
                </w:rPr>
                <w:t>DCB1</w:t>
              </w:r>
            </w:ins>
          </w:p>
        </w:tc>
        <w:tc>
          <w:tcPr>
            <w:tcW w:w="3780" w:type="dxa"/>
            <w:vAlign w:val="center"/>
          </w:tcPr>
          <w:p w14:paraId="3C4174C8" w14:textId="07690AFE" w:rsidR="00A73E22" w:rsidRPr="00933A29" w:rsidRDefault="00A73E22" w:rsidP="00A73E22">
            <w:pPr>
              <w:spacing w:after="0"/>
              <w:jc w:val="center"/>
              <w:rPr>
                <w:ins w:id="3471" w:author="Seltzer, Karl" w:date="2024-04-05T14:43:00Z"/>
                <w:rFonts w:cstheme="minorHAnsi"/>
                <w:color w:val="000000"/>
                <w:sz w:val="20"/>
                <w:szCs w:val="20"/>
              </w:rPr>
            </w:pPr>
            <w:ins w:id="3472" w:author="Seltzer, Karl" w:date="2024-04-05T14:45:00Z">
              <w:r w:rsidRPr="00933A29">
                <w:rPr>
                  <w:rFonts w:cstheme="minorHAnsi"/>
                  <w:color w:val="000000"/>
                  <w:sz w:val="20"/>
                  <w:szCs w:val="20"/>
                </w:rPr>
                <w:t xml:space="preserve">Unsaturated </w:t>
              </w:r>
              <w:proofErr w:type="spellStart"/>
              <w:r w:rsidRPr="00933A29">
                <w:rPr>
                  <w:rFonts w:cstheme="minorHAnsi"/>
                  <w:color w:val="000000"/>
                  <w:sz w:val="20"/>
                  <w:szCs w:val="20"/>
                </w:rPr>
                <w:t>dicarbonyls</w:t>
              </w:r>
            </w:ins>
            <w:proofErr w:type="spellEnd"/>
          </w:p>
        </w:tc>
        <w:tc>
          <w:tcPr>
            <w:tcW w:w="900" w:type="dxa"/>
            <w:vAlign w:val="center"/>
          </w:tcPr>
          <w:p w14:paraId="3629E483" w14:textId="63D76EBD" w:rsidR="00A73E22" w:rsidRPr="00933A29" w:rsidRDefault="00A73E22" w:rsidP="00A73E22">
            <w:pPr>
              <w:keepNext/>
              <w:spacing w:after="0"/>
              <w:jc w:val="center"/>
              <w:rPr>
                <w:ins w:id="3473" w:author="Seltzer, Karl" w:date="2024-04-05T14:43:00Z"/>
                <w:rFonts w:cstheme="minorHAnsi"/>
                <w:color w:val="000000"/>
                <w:sz w:val="20"/>
                <w:szCs w:val="20"/>
              </w:rPr>
            </w:pPr>
            <w:ins w:id="3474" w:author="Seltzer, Karl" w:date="2024-04-05T14:45:00Z">
              <w:r w:rsidRPr="00933A29">
                <w:rPr>
                  <w:rFonts w:cstheme="minorHAnsi"/>
                  <w:color w:val="000000"/>
                  <w:sz w:val="20"/>
                  <w:szCs w:val="20"/>
                </w:rPr>
                <w:t>Lumped</w:t>
              </w:r>
            </w:ins>
          </w:p>
        </w:tc>
      </w:tr>
      <w:tr w:rsidR="003E65C6" w:rsidRPr="00933A29" w14:paraId="7E929E9A" w14:textId="77777777" w:rsidTr="00590F38">
        <w:trPr>
          <w:trHeight w:val="143"/>
          <w:ins w:id="3475" w:author="Seltzer, Karl" w:date="2024-04-05T14:46:00Z"/>
        </w:trPr>
        <w:tc>
          <w:tcPr>
            <w:tcW w:w="3055" w:type="dxa"/>
            <w:vAlign w:val="center"/>
          </w:tcPr>
          <w:p w14:paraId="11266D2B" w14:textId="451EBDE0" w:rsidR="003E65C6" w:rsidRDefault="003E65C6" w:rsidP="003E65C6">
            <w:pPr>
              <w:spacing w:after="0"/>
              <w:jc w:val="center"/>
              <w:rPr>
                <w:ins w:id="3476" w:author="Seltzer, Karl" w:date="2024-04-05T14:46:00Z"/>
                <w:rFonts w:cstheme="minorHAnsi"/>
                <w:color w:val="000000"/>
                <w:sz w:val="20"/>
                <w:szCs w:val="20"/>
              </w:rPr>
            </w:pPr>
            <w:ins w:id="3477" w:author="Seltzer, Karl" w:date="2024-04-05T14:46:00Z">
              <w:r>
                <w:rPr>
                  <w:rFonts w:cstheme="minorHAnsi"/>
                  <w:color w:val="000000"/>
                  <w:sz w:val="20"/>
                  <w:szCs w:val="20"/>
                </w:rPr>
                <w:t>CRACMMv2.0</w:t>
              </w:r>
            </w:ins>
          </w:p>
        </w:tc>
        <w:tc>
          <w:tcPr>
            <w:tcW w:w="1620" w:type="dxa"/>
            <w:vAlign w:val="center"/>
          </w:tcPr>
          <w:p w14:paraId="0A36D182" w14:textId="2343F338" w:rsidR="003E65C6" w:rsidRPr="00933A29" w:rsidRDefault="003E65C6" w:rsidP="003E65C6">
            <w:pPr>
              <w:spacing w:after="0"/>
              <w:jc w:val="center"/>
              <w:rPr>
                <w:ins w:id="3478" w:author="Seltzer, Karl" w:date="2024-04-05T14:46:00Z"/>
                <w:rFonts w:cstheme="minorHAnsi"/>
                <w:color w:val="000000"/>
                <w:sz w:val="20"/>
                <w:szCs w:val="20"/>
              </w:rPr>
            </w:pPr>
            <w:ins w:id="3479" w:author="Seltzer, Karl" w:date="2024-04-05T14:46:00Z">
              <w:r>
                <w:rPr>
                  <w:rFonts w:cstheme="minorHAnsi"/>
                  <w:color w:val="000000"/>
                  <w:sz w:val="20"/>
                  <w:szCs w:val="20"/>
                </w:rPr>
                <w:t>EBZ</w:t>
              </w:r>
            </w:ins>
          </w:p>
        </w:tc>
        <w:tc>
          <w:tcPr>
            <w:tcW w:w="3780" w:type="dxa"/>
            <w:vAlign w:val="center"/>
          </w:tcPr>
          <w:p w14:paraId="74101541" w14:textId="792603CB" w:rsidR="003E65C6" w:rsidRPr="00933A29" w:rsidRDefault="003E65C6" w:rsidP="003E65C6">
            <w:pPr>
              <w:spacing w:after="0"/>
              <w:jc w:val="center"/>
              <w:rPr>
                <w:ins w:id="3480" w:author="Seltzer, Karl" w:date="2024-04-05T14:46:00Z"/>
                <w:rFonts w:cstheme="minorHAnsi"/>
                <w:color w:val="000000"/>
                <w:sz w:val="20"/>
                <w:szCs w:val="20"/>
              </w:rPr>
            </w:pPr>
            <w:ins w:id="3481" w:author="Seltzer, Karl" w:date="2024-04-05T14:46:00Z">
              <w:r>
                <w:rPr>
                  <w:rFonts w:cstheme="minorHAnsi"/>
                  <w:color w:val="000000"/>
                  <w:sz w:val="20"/>
                  <w:szCs w:val="20"/>
                </w:rPr>
                <w:t>Ethylbenzene</w:t>
              </w:r>
            </w:ins>
          </w:p>
        </w:tc>
        <w:tc>
          <w:tcPr>
            <w:tcW w:w="900" w:type="dxa"/>
            <w:vAlign w:val="center"/>
          </w:tcPr>
          <w:p w14:paraId="280C6530" w14:textId="060DA1CD" w:rsidR="003E65C6" w:rsidRPr="00933A29" w:rsidRDefault="003E65C6" w:rsidP="003E65C6">
            <w:pPr>
              <w:keepNext/>
              <w:spacing w:after="0"/>
              <w:jc w:val="center"/>
              <w:rPr>
                <w:ins w:id="3482" w:author="Seltzer, Karl" w:date="2024-04-05T14:46:00Z"/>
                <w:rFonts w:cstheme="minorHAnsi"/>
                <w:color w:val="000000"/>
                <w:sz w:val="20"/>
                <w:szCs w:val="20"/>
              </w:rPr>
            </w:pPr>
            <w:ins w:id="3483" w:author="Seltzer, Karl" w:date="2024-04-05T14:46:00Z">
              <w:r w:rsidRPr="00933A29">
                <w:rPr>
                  <w:rFonts w:cstheme="minorHAnsi"/>
                  <w:color w:val="000000"/>
                  <w:sz w:val="20"/>
                  <w:szCs w:val="20"/>
                </w:rPr>
                <w:t>Explicit</w:t>
              </w:r>
            </w:ins>
          </w:p>
        </w:tc>
      </w:tr>
      <w:tr w:rsidR="00A73E22" w:rsidRPr="00933A29" w14:paraId="238990BD" w14:textId="77777777" w:rsidTr="00590F38">
        <w:trPr>
          <w:trHeight w:val="143"/>
          <w:ins w:id="3484" w:author="Seltzer, Karl" w:date="2024-04-05T14:43:00Z"/>
        </w:trPr>
        <w:tc>
          <w:tcPr>
            <w:tcW w:w="3055" w:type="dxa"/>
            <w:vAlign w:val="center"/>
          </w:tcPr>
          <w:p w14:paraId="598093D4" w14:textId="5AC038E7" w:rsidR="00A73E22" w:rsidRPr="00933A29" w:rsidRDefault="00A73E22" w:rsidP="00A73E22">
            <w:pPr>
              <w:spacing w:after="0"/>
              <w:jc w:val="center"/>
              <w:rPr>
                <w:ins w:id="3485" w:author="Seltzer, Karl" w:date="2024-04-05T14:43:00Z"/>
                <w:rFonts w:cstheme="minorHAnsi"/>
                <w:color w:val="000000"/>
                <w:sz w:val="20"/>
                <w:szCs w:val="20"/>
              </w:rPr>
            </w:pPr>
            <w:ins w:id="3486" w:author="Seltzer, Karl" w:date="2024-04-05T14:45:00Z">
              <w:r>
                <w:rPr>
                  <w:rFonts w:cstheme="minorHAnsi"/>
                  <w:color w:val="000000"/>
                  <w:sz w:val="20"/>
                  <w:szCs w:val="20"/>
                </w:rPr>
                <w:t>CRACMMv2.0</w:t>
              </w:r>
            </w:ins>
          </w:p>
        </w:tc>
        <w:tc>
          <w:tcPr>
            <w:tcW w:w="1620" w:type="dxa"/>
            <w:vAlign w:val="center"/>
          </w:tcPr>
          <w:p w14:paraId="34B4136B" w14:textId="1B53D382" w:rsidR="00A73E22" w:rsidRPr="00933A29" w:rsidRDefault="00A73E22" w:rsidP="00A73E22">
            <w:pPr>
              <w:spacing w:after="0"/>
              <w:jc w:val="center"/>
              <w:rPr>
                <w:ins w:id="3487" w:author="Seltzer, Karl" w:date="2024-04-05T14:43:00Z"/>
                <w:rFonts w:cstheme="minorHAnsi"/>
                <w:color w:val="000000"/>
                <w:sz w:val="20"/>
                <w:szCs w:val="20"/>
              </w:rPr>
            </w:pPr>
            <w:ins w:id="3488" w:author="Seltzer, Karl" w:date="2024-04-05T14:45:00Z">
              <w:r w:rsidRPr="00933A29">
                <w:rPr>
                  <w:rFonts w:cstheme="minorHAnsi"/>
                  <w:color w:val="000000"/>
                  <w:sz w:val="20"/>
                  <w:szCs w:val="20"/>
                </w:rPr>
                <w:t>ECH4</w:t>
              </w:r>
            </w:ins>
          </w:p>
        </w:tc>
        <w:tc>
          <w:tcPr>
            <w:tcW w:w="3780" w:type="dxa"/>
            <w:vAlign w:val="center"/>
          </w:tcPr>
          <w:p w14:paraId="7B59CB35" w14:textId="79E5D0AE" w:rsidR="00A73E22" w:rsidRPr="00933A29" w:rsidRDefault="00A73E22" w:rsidP="00A73E22">
            <w:pPr>
              <w:spacing w:after="0"/>
              <w:jc w:val="center"/>
              <w:rPr>
                <w:ins w:id="3489" w:author="Seltzer, Karl" w:date="2024-04-05T14:43:00Z"/>
                <w:rFonts w:cstheme="minorHAnsi"/>
                <w:color w:val="000000"/>
                <w:sz w:val="20"/>
                <w:szCs w:val="20"/>
              </w:rPr>
            </w:pPr>
            <w:ins w:id="3490" w:author="Seltzer, Karl" w:date="2024-04-05T14:45:00Z">
              <w:r w:rsidRPr="00933A29">
                <w:rPr>
                  <w:rFonts w:cstheme="minorHAnsi"/>
                  <w:color w:val="000000"/>
                  <w:sz w:val="20"/>
                  <w:szCs w:val="20"/>
                </w:rPr>
                <w:t>Methane</w:t>
              </w:r>
            </w:ins>
          </w:p>
        </w:tc>
        <w:tc>
          <w:tcPr>
            <w:tcW w:w="900" w:type="dxa"/>
            <w:vAlign w:val="center"/>
          </w:tcPr>
          <w:p w14:paraId="3ED59A34" w14:textId="008394BB" w:rsidR="00A73E22" w:rsidRPr="00933A29" w:rsidRDefault="00A73E22" w:rsidP="00A73E22">
            <w:pPr>
              <w:keepNext/>
              <w:spacing w:after="0"/>
              <w:jc w:val="center"/>
              <w:rPr>
                <w:ins w:id="3491" w:author="Seltzer, Karl" w:date="2024-04-05T14:43:00Z"/>
                <w:rFonts w:cstheme="minorHAnsi"/>
                <w:color w:val="000000"/>
                <w:sz w:val="20"/>
                <w:szCs w:val="20"/>
              </w:rPr>
            </w:pPr>
            <w:ins w:id="3492" w:author="Seltzer, Karl" w:date="2024-04-05T14:45:00Z">
              <w:r w:rsidRPr="00933A29">
                <w:rPr>
                  <w:rFonts w:cstheme="minorHAnsi"/>
                  <w:color w:val="000000"/>
                  <w:sz w:val="20"/>
                  <w:szCs w:val="20"/>
                </w:rPr>
                <w:t>Explicit</w:t>
              </w:r>
            </w:ins>
          </w:p>
        </w:tc>
      </w:tr>
      <w:tr w:rsidR="00A73E22" w:rsidRPr="00933A29" w14:paraId="0ADC3573" w14:textId="77777777" w:rsidTr="00590F38">
        <w:trPr>
          <w:trHeight w:val="143"/>
          <w:ins w:id="3493" w:author="Seltzer, Karl" w:date="2024-04-05T14:43:00Z"/>
        </w:trPr>
        <w:tc>
          <w:tcPr>
            <w:tcW w:w="3055" w:type="dxa"/>
            <w:vAlign w:val="center"/>
          </w:tcPr>
          <w:p w14:paraId="6F825FF3" w14:textId="52ED849A" w:rsidR="00A73E22" w:rsidRPr="00933A29" w:rsidRDefault="00A73E22" w:rsidP="00A73E22">
            <w:pPr>
              <w:spacing w:after="0"/>
              <w:jc w:val="center"/>
              <w:rPr>
                <w:ins w:id="3494" w:author="Seltzer, Karl" w:date="2024-04-05T14:43:00Z"/>
                <w:rFonts w:cstheme="minorHAnsi"/>
                <w:color w:val="000000"/>
                <w:sz w:val="20"/>
                <w:szCs w:val="20"/>
              </w:rPr>
            </w:pPr>
            <w:ins w:id="3495" w:author="Seltzer, Karl" w:date="2024-04-05T14:45:00Z">
              <w:r>
                <w:rPr>
                  <w:rFonts w:cstheme="minorHAnsi"/>
                  <w:color w:val="000000"/>
                  <w:sz w:val="20"/>
                  <w:szCs w:val="20"/>
                </w:rPr>
                <w:t>CRACMMv2.0</w:t>
              </w:r>
            </w:ins>
          </w:p>
        </w:tc>
        <w:tc>
          <w:tcPr>
            <w:tcW w:w="1620" w:type="dxa"/>
            <w:vAlign w:val="center"/>
          </w:tcPr>
          <w:p w14:paraId="77A7DD71" w14:textId="7D04EA66" w:rsidR="00A73E22" w:rsidRPr="00933A29" w:rsidRDefault="00A73E22" w:rsidP="00A73E22">
            <w:pPr>
              <w:spacing w:after="0"/>
              <w:jc w:val="center"/>
              <w:rPr>
                <w:ins w:id="3496" w:author="Seltzer, Karl" w:date="2024-04-05T14:43:00Z"/>
                <w:rFonts w:cstheme="minorHAnsi"/>
                <w:color w:val="000000"/>
                <w:sz w:val="20"/>
                <w:szCs w:val="20"/>
              </w:rPr>
            </w:pPr>
            <w:ins w:id="3497" w:author="Seltzer, Karl" w:date="2024-04-05T14:45:00Z">
              <w:r w:rsidRPr="00933A29">
                <w:rPr>
                  <w:rFonts w:cstheme="minorHAnsi"/>
                  <w:color w:val="000000"/>
                  <w:sz w:val="20"/>
                  <w:szCs w:val="20"/>
                </w:rPr>
                <w:t>EOH</w:t>
              </w:r>
            </w:ins>
          </w:p>
        </w:tc>
        <w:tc>
          <w:tcPr>
            <w:tcW w:w="3780" w:type="dxa"/>
            <w:vAlign w:val="center"/>
          </w:tcPr>
          <w:p w14:paraId="7DE7351A" w14:textId="40A14A49" w:rsidR="00A73E22" w:rsidRPr="00933A29" w:rsidRDefault="00A73E22" w:rsidP="00A73E22">
            <w:pPr>
              <w:spacing w:after="0"/>
              <w:jc w:val="center"/>
              <w:rPr>
                <w:ins w:id="3498" w:author="Seltzer, Karl" w:date="2024-04-05T14:43:00Z"/>
                <w:rFonts w:cstheme="minorHAnsi"/>
                <w:color w:val="000000"/>
                <w:sz w:val="20"/>
                <w:szCs w:val="20"/>
              </w:rPr>
            </w:pPr>
            <w:ins w:id="3499" w:author="Seltzer, Karl" w:date="2024-04-05T14:45:00Z">
              <w:r w:rsidRPr="00933A29">
                <w:rPr>
                  <w:rFonts w:cstheme="minorHAnsi"/>
                  <w:color w:val="000000"/>
                  <w:sz w:val="20"/>
                  <w:szCs w:val="20"/>
                </w:rPr>
                <w:t>Ethanol</w:t>
              </w:r>
            </w:ins>
          </w:p>
        </w:tc>
        <w:tc>
          <w:tcPr>
            <w:tcW w:w="900" w:type="dxa"/>
            <w:vAlign w:val="center"/>
          </w:tcPr>
          <w:p w14:paraId="29ED2CCB" w14:textId="06AB967C" w:rsidR="00A73E22" w:rsidRPr="00933A29" w:rsidRDefault="00A73E22" w:rsidP="00A73E22">
            <w:pPr>
              <w:keepNext/>
              <w:spacing w:after="0"/>
              <w:jc w:val="center"/>
              <w:rPr>
                <w:ins w:id="3500" w:author="Seltzer, Karl" w:date="2024-04-05T14:43:00Z"/>
                <w:rFonts w:cstheme="minorHAnsi"/>
                <w:color w:val="000000"/>
                <w:sz w:val="20"/>
                <w:szCs w:val="20"/>
              </w:rPr>
            </w:pPr>
            <w:ins w:id="3501" w:author="Seltzer, Karl" w:date="2024-04-05T14:45:00Z">
              <w:r w:rsidRPr="00933A29">
                <w:rPr>
                  <w:rFonts w:cstheme="minorHAnsi"/>
                  <w:color w:val="000000"/>
                  <w:sz w:val="20"/>
                  <w:szCs w:val="20"/>
                </w:rPr>
                <w:t>Explicit</w:t>
              </w:r>
            </w:ins>
          </w:p>
        </w:tc>
      </w:tr>
      <w:tr w:rsidR="00A73E22" w:rsidRPr="00933A29" w14:paraId="04AC7E08" w14:textId="77777777" w:rsidTr="00590F38">
        <w:trPr>
          <w:trHeight w:val="143"/>
          <w:ins w:id="3502" w:author="Seltzer, Karl" w:date="2024-04-05T14:43:00Z"/>
        </w:trPr>
        <w:tc>
          <w:tcPr>
            <w:tcW w:w="3055" w:type="dxa"/>
            <w:vAlign w:val="center"/>
          </w:tcPr>
          <w:p w14:paraId="3CFB3E1E" w14:textId="7FB8BCDA" w:rsidR="00A73E22" w:rsidRPr="00933A29" w:rsidRDefault="00A73E22" w:rsidP="00A73E22">
            <w:pPr>
              <w:spacing w:after="0"/>
              <w:jc w:val="center"/>
              <w:rPr>
                <w:ins w:id="3503" w:author="Seltzer, Karl" w:date="2024-04-05T14:43:00Z"/>
                <w:rFonts w:cstheme="minorHAnsi"/>
                <w:color w:val="000000"/>
                <w:sz w:val="20"/>
                <w:szCs w:val="20"/>
              </w:rPr>
            </w:pPr>
            <w:ins w:id="3504" w:author="Seltzer, Karl" w:date="2024-04-05T14:45:00Z">
              <w:r>
                <w:rPr>
                  <w:rFonts w:cstheme="minorHAnsi"/>
                  <w:color w:val="000000"/>
                  <w:sz w:val="20"/>
                  <w:szCs w:val="20"/>
                </w:rPr>
                <w:t>CRACMMv2.0</w:t>
              </w:r>
            </w:ins>
          </w:p>
        </w:tc>
        <w:tc>
          <w:tcPr>
            <w:tcW w:w="1620" w:type="dxa"/>
            <w:vAlign w:val="center"/>
          </w:tcPr>
          <w:p w14:paraId="0D8AC75D" w14:textId="6D320508" w:rsidR="00A73E22" w:rsidRPr="00933A29" w:rsidRDefault="00A73E22" w:rsidP="00A73E22">
            <w:pPr>
              <w:spacing w:after="0"/>
              <w:jc w:val="center"/>
              <w:rPr>
                <w:ins w:id="3505" w:author="Seltzer, Karl" w:date="2024-04-05T14:43:00Z"/>
                <w:rFonts w:cstheme="minorHAnsi"/>
                <w:color w:val="000000"/>
                <w:sz w:val="20"/>
                <w:szCs w:val="20"/>
              </w:rPr>
            </w:pPr>
            <w:ins w:id="3506" w:author="Seltzer, Karl" w:date="2024-04-05T14:45:00Z">
              <w:r w:rsidRPr="00933A29">
                <w:rPr>
                  <w:rFonts w:cstheme="minorHAnsi"/>
                  <w:color w:val="000000"/>
                  <w:sz w:val="20"/>
                  <w:szCs w:val="20"/>
                </w:rPr>
                <w:t>ETE</w:t>
              </w:r>
            </w:ins>
          </w:p>
        </w:tc>
        <w:tc>
          <w:tcPr>
            <w:tcW w:w="3780" w:type="dxa"/>
            <w:vAlign w:val="center"/>
          </w:tcPr>
          <w:p w14:paraId="200EF2AF" w14:textId="32F7FE44" w:rsidR="00A73E22" w:rsidRPr="00933A29" w:rsidRDefault="00A73E22" w:rsidP="00A73E22">
            <w:pPr>
              <w:spacing w:after="0"/>
              <w:jc w:val="center"/>
              <w:rPr>
                <w:ins w:id="3507" w:author="Seltzer, Karl" w:date="2024-04-05T14:43:00Z"/>
                <w:rFonts w:cstheme="minorHAnsi"/>
                <w:color w:val="000000"/>
                <w:sz w:val="20"/>
                <w:szCs w:val="20"/>
              </w:rPr>
            </w:pPr>
            <w:ins w:id="3508" w:author="Seltzer, Karl" w:date="2024-04-05T14:45:00Z">
              <w:r w:rsidRPr="00933A29">
                <w:rPr>
                  <w:rFonts w:cstheme="minorHAnsi"/>
                  <w:color w:val="000000"/>
                  <w:sz w:val="20"/>
                  <w:szCs w:val="20"/>
                </w:rPr>
                <w:t>Ethene</w:t>
              </w:r>
            </w:ins>
          </w:p>
        </w:tc>
        <w:tc>
          <w:tcPr>
            <w:tcW w:w="900" w:type="dxa"/>
            <w:vAlign w:val="center"/>
          </w:tcPr>
          <w:p w14:paraId="7880EA61" w14:textId="6EE24201" w:rsidR="00A73E22" w:rsidRPr="00933A29" w:rsidRDefault="00A73E22" w:rsidP="00A73E22">
            <w:pPr>
              <w:keepNext/>
              <w:spacing w:after="0"/>
              <w:jc w:val="center"/>
              <w:rPr>
                <w:ins w:id="3509" w:author="Seltzer, Karl" w:date="2024-04-05T14:43:00Z"/>
                <w:rFonts w:cstheme="minorHAnsi"/>
                <w:color w:val="000000"/>
                <w:sz w:val="20"/>
                <w:szCs w:val="20"/>
              </w:rPr>
            </w:pPr>
            <w:ins w:id="3510" w:author="Seltzer, Karl" w:date="2024-04-05T14:45:00Z">
              <w:r w:rsidRPr="00933A29">
                <w:rPr>
                  <w:rFonts w:cstheme="minorHAnsi"/>
                  <w:color w:val="000000"/>
                  <w:sz w:val="20"/>
                  <w:szCs w:val="20"/>
                </w:rPr>
                <w:t>Explicit</w:t>
              </w:r>
            </w:ins>
          </w:p>
        </w:tc>
      </w:tr>
      <w:tr w:rsidR="00A73E22" w:rsidRPr="00933A29" w14:paraId="3FCD405E" w14:textId="77777777" w:rsidTr="00590F38">
        <w:trPr>
          <w:trHeight w:val="143"/>
          <w:ins w:id="3511" w:author="Seltzer, Karl" w:date="2024-04-05T14:43:00Z"/>
        </w:trPr>
        <w:tc>
          <w:tcPr>
            <w:tcW w:w="3055" w:type="dxa"/>
            <w:vAlign w:val="center"/>
          </w:tcPr>
          <w:p w14:paraId="686BB6DF" w14:textId="790B0F41" w:rsidR="00A73E22" w:rsidRPr="00933A29" w:rsidRDefault="00A73E22" w:rsidP="00A73E22">
            <w:pPr>
              <w:spacing w:after="0"/>
              <w:jc w:val="center"/>
              <w:rPr>
                <w:ins w:id="3512" w:author="Seltzer, Karl" w:date="2024-04-05T14:43:00Z"/>
                <w:rFonts w:cstheme="minorHAnsi"/>
                <w:color w:val="000000"/>
                <w:sz w:val="20"/>
                <w:szCs w:val="20"/>
              </w:rPr>
            </w:pPr>
            <w:ins w:id="3513" w:author="Seltzer, Karl" w:date="2024-04-05T14:45:00Z">
              <w:r>
                <w:rPr>
                  <w:rFonts w:cstheme="minorHAnsi"/>
                  <w:color w:val="000000"/>
                  <w:sz w:val="20"/>
                  <w:szCs w:val="20"/>
                </w:rPr>
                <w:t>CRACMMv2.0</w:t>
              </w:r>
            </w:ins>
          </w:p>
        </w:tc>
        <w:tc>
          <w:tcPr>
            <w:tcW w:w="1620" w:type="dxa"/>
            <w:vAlign w:val="center"/>
          </w:tcPr>
          <w:p w14:paraId="07536B2C" w14:textId="38552A39" w:rsidR="00A73E22" w:rsidRPr="00933A29" w:rsidRDefault="00A73E22" w:rsidP="00A73E22">
            <w:pPr>
              <w:spacing w:after="0"/>
              <w:jc w:val="center"/>
              <w:rPr>
                <w:ins w:id="3514" w:author="Seltzer, Karl" w:date="2024-04-05T14:43:00Z"/>
                <w:rFonts w:cstheme="minorHAnsi"/>
                <w:color w:val="000000"/>
                <w:sz w:val="20"/>
                <w:szCs w:val="20"/>
              </w:rPr>
            </w:pPr>
            <w:ins w:id="3515" w:author="Seltzer, Karl" w:date="2024-04-05T14:45:00Z">
              <w:r w:rsidRPr="00933A29">
                <w:rPr>
                  <w:rFonts w:cstheme="minorHAnsi"/>
                  <w:color w:val="000000"/>
                  <w:sz w:val="20"/>
                  <w:szCs w:val="20"/>
                </w:rPr>
                <w:t>ETEG</w:t>
              </w:r>
            </w:ins>
          </w:p>
        </w:tc>
        <w:tc>
          <w:tcPr>
            <w:tcW w:w="3780" w:type="dxa"/>
            <w:vAlign w:val="center"/>
          </w:tcPr>
          <w:p w14:paraId="26432884" w14:textId="36419F0E" w:rsidR="00A73E22" w:rsidRPr="00933A29" w:rsidRDefault="00A73E22" w:rsidP="00A73E22">
            <w:pPr>
              <w:spacing w:after="0"/>
              <w:jc w:val="center"/>
              <w:rPr>
                <w:ins w:id="3516" w:author="Seltzer, Karl" w:date="2024-04-05T14:43:00Z"/>
                <w:rFonts w:cstheme="minorHAnsi"/>
                <w:color w:val="000000"/>
                <w:sz w:val="20"/>
                <w:szCs w:val="20"/>
              </w:rPr>
            </w:pPr>
            <w:ins w:id="3517" w:author="Seltzer, Karl" w:date="2024-04-05T14:45:00Z">
              <w:r w:rsidRPr="00933A29">
                <w:rPr>
                  <w:rFonts w:cstheme="minorHAnsi"/>
                  <w:color w:val="000000"/>
                  <w:sz w:val="20"/>
                  <w:szCs w:val="20"/>
                </w:rPr>
                <w:t>Ethylene Glycol</w:t>
              </w:r>
            </w:ins>
          </w:p>
        </w:tc>
        <w:tc>
          <w:tcPr>
            <w:tcW w:w="900" w:type="dxa"/>
            <w:vAlign w:val="center"/>
          </w:tcPr>
          <w:p w14:paraId="797605E6" w14:textId="0E7FA778" w:rsidR="00A73E22" w:rsidRPr="00933A29" w:rsidRDefault="00A73E22" w:rsidP="00A73E22">
            <w:pPr>
              <w:keepNext/>
              <w:spacing w:after="0"/>
              <w:jc w:val="center"/>
              <w:rPr>
                <w:ins w:id="3518" w:author="Seltzer, Karl" w:date="2024-04-05T14:43:00Z"/>
                <w:rFonts w:cstheme="minorHAnsi"/>
                <w:color w:val="000000"/>
                <w:sz w:val="20"/>
                <w:szCs w:val="20"/>
              </w:rPr>
            </w:pPr>
            <w:ins w:id="3519" w:author="Seltzer, Karl" w:date="2024-04-05T14:45:00Z">
              <w:r w:rsidRPr="00933A29">
                <w:rPr>
                  <w:rFonts w:cstheme="minorHAnsi"/>
                  <w:color w:val="000000"/>
                  <w:sz w:val="20"/>
                  <w:szCs w:val="20"/>
                </w:rPr>
                <w:t>Explicit</w:t>
              </w:r>
            </w:ins>
          </w:p>
        </w:tc>
      </w:tr>
      <w:tr w:rsidR="00A73E22" w:rsidRPr="00933A29" w14:paraId="3F965A75" w14:textId="77777777" w:rsidTr="00590F38">
        <w:trPr>
          <w:trHeight w:val="143"/>
          <w:ins w:id="3520" w:author="Seltzer, Karl" w:date="2024-04-05T14:43:00Z"/>
        </w:trPr>
        <w:tc>
          <w:tcPr>
            <w:tcW w:w="3055" w:type="dxa"/>
            <w:vAlign w:val="center"/>
          </w:tcPr>
          <w:p w14:paraId="402B1AB5" w14:textId="52484FBB" w:rsidR="00A73E22" w:rsidRPr="00933A29" w:rsidRDefault="00A73E22" w:rsidP="00A73E22">
            <w:pPr>
              <w:spacing w:after="0"/>
              <w:jc w:val="center"/>
              <w:rPr>
                <w:ins w:id="3521" w:author="Seltzer, Karl" w:date="2024-04-05T14:43:00Z"/>
                <w:rFonts w:cstheme="minorHAnsi"/>
                <w:color w:val="000000"/>
                <w:sz w:val="20"/>
                <w:szCs w:val="20"/>
              </w:rPr>
            </w:pPr>
            <w:ins w:id="3522" w:author="Seltzer, Karl" w:date="2024-04-05T14:45:00Z">
              <w:r>
                <w:rPr>
                  <w:rFonts w:cstheme="minorHAnsi"/>
                  <w:color w:val="000000"/>
                  <w:sz w:val="20"/>
                  <w:szCs w:val="20"/>
                </w:rPr>
                <w:t>CRACMMv2.0</w:t>
              </w:r>
            </w:ins>
          </w:p>
        </w:tc>
        <w:tc>
          <w:tcPr>
            <w:tcW w:w="1620" w:type="dxa"/>
            <w:vAlign w:val="center"/>
          </w:tcPr>
          <w:p w14:paraId="50AC734F" w14:textId="3B27880F" w:rsidR="00A73E22" w:rsidRPr="00933A29" w:rsidRDefault="00A73E22" w:rsidP="00A73E22">
            <w:pPr>
              <w:spacing w:after="0"/>
              <w:jc w:val="center"/>
              <w:rPr>
                <w:ins w:id="3523" w:author="Seltzer, Karl" w:date="2024-04-05T14:43:00Z"/>
                <w:rFonts w:cstheme="minorHAnsi"/>
                <w:color w:val="000000"/>
                <w:sz w:val="20"/>
                <w:szCs w:val="20"/>
              </w:rPr>
            </w:pPr>
            <w:ins w:id="3524" w:author="Seltzer, Karl" w:date="2024-04-05T14:45:00Z">
              <w:r w:rsidRPr="00933A29">
                <w:rPr>
                  <w:rFonts w:cstheme="minorHAnsi"/>
                  <w:color w:val="000000"/>
                  <w:sz w:val="20"/>
                  <w:szCs w:val="20"/>
                </w:rPr>
                <w:t>ETH</w:t>
              </w:r>
            </w:ins>
          </w:p>
        </w:tc>
        <w:tc>
          <w:tcPr>
            <w:tcW w:w="3780" w:type="dxa"/>
            <w:vAlign w:val="center"/>
          </w:tcPr>
          <w:p w14:paraId="02D08A93" w14:textId="769B7A18" w:rsidR="00A73E22" w:rsidRPr="00933A29" w:rsidRDefault="00A73E22" w:rsidP="00A73E22">
            <w:pPr>
              <w:spacing w:after="0"/>
              <w:jc w:val="center"/>
              <w:rPr>
                <w:ins w:id="3525" w:author="Seltzer, Karl" w:date="2024-04-05T14:43:00Z"/>
                <w:rFonts w:cstheme="minorHAnsi"/>
                <w:color w:val="000000"/>
                <w:sz w:val="20"/>
                <w:szCs w:val="20"/>
              </w:rPr>
            </w:pPr>
            <w:ins w:id="3526" w:author="Seltzer, Karl" w:date="2024-04-05T14:45:00Z">
              <w:r w:rsidRPr="00933A29">
                <w:rPr>
                  <w:rFonts w:cstheme="minorHAnsi"/>
                  <w:color w:val="000000"/>
                  <w:sz w:val="20"/>
                  <w:szCs w:val="20"/>
                </w:rPr>
                <w:t>Ethane</w:t>
              </w:r>
            </w:ins>
          </w:p>
        </w:tc>
        <w:tc>
          <w:tcPr>
            <w:tcW w:w="900" w:type="dxa"/>
            <w:vAlign w:val="center"/>
          </w:tcPr>
          <w:p w14:paraId="1560D9F5" w14:textId="45A7D1F8" w:rsidR="00A73E22" w:rsidRPr="00933A29" w:rsidRDefault="00A73E22" w:rsidP="00A73E22">
            <w:pPr>
              <w:keepNext/>
              <w:spacing w:after="0"/>
              <w:jc w:val="center"/>
              <w:rPr>
                <w:ins w:id="3527" w:author="Seltzer, Karl" w:date="2024-04-05T14:43:00Z"/>
                <w:rFonts w:cstheme="minorHAnsi"/>
                <w:color w:val="000000"/>
                <w:sz w:val="20"/>
                <w:szCs w:val="20"/>
              </w:rPr>
            </w:pPr>
            <w:ins w:id="3528" w:author="Seltzer, Karl" w:date="2024-04-05T14:45:00Z">
              <w:r w:rsidRPr="00933A29">
                <w:rPr>
                  <w:rFonts w:cstheme="minorHAnsi"/>
                  <w:color w:val="000000"/>
                  <w:sz w:val="20"/>
                  <w:szCs w:val="20"/>
                </w:rPr>
                <w:t>Explicit</w:t>
              </w:r>
            </w:ins>
          </w:p>
        </w:tc>
      </w:tr>
      <w:tr w:rsidR="00A73E22" w:rsidRPr="00933A29" w14:paraId="355D6AA0" w14:textId="77777777" w:rsidTr="00590F38">
        <w:trPr>
          <w:trHeight w:val="143"/>
          <w:ins w:id="3529" w:author="Seltzer, Karl" w:date="2024-04-05T14:43:00Z"/>
        </w:trPr>
        <w:tc>
          <w:tcPr>
            <w:tcW w:w="3055" w:type="dxa"/>
            <w:vAlign w:val="center"/>
          </w:tcPr>
          <w:p w14:paraId="06190BCE" w14:textId="522EFC9F" w:rsidR="00A73E22" w:rsidRPr="00933A29" w:rsidRDefault="00A73E22" w:rsidP="00A73E22">
            <w:pPr>
              <w:spacing w:after="0"/>
              <w:jc w:val="center"/>
              <w:rPr>
                <w:ins w:id="3530" w:author="Seltzer, Karl" w:date="2024-04-05T14:43:00Z"/>
                <w:rFonts w:cstheme="minorHAnsi"/>
                <w:color w:val="000000"/>
                <w:sz w:val="20"/>
                <w:szCs w:val="20"/>
              </w:rPr>
            </w:pPr>
            <w:ins w:id="3531" w:author="Seltzer, Karl" w:date="2024-04-05T14:45:00Z">
              <w:r>
                <w:rPr>
                  <w:rFonts w:cstheme="minorHAnsi"/>
                  <w:color w:val="000000"/>
                  <w:sz w:val="20"/>
                  <w:szCs w:val="20"/>
                </w:rPr>
                <w:t>CRACMMv2.0</w:t>
              </w:r>
            </w:ins>
          </w:p>
        </w:tc>
        <w:tc>
          <w:tcPr>
            <w:tcW w:w="1620" w:type="dxa"/>
            <w:vAlign w:val="center"/>
          </w:tcPr>
          <w:p w14:paraId="09E69463" w14:textId="6F9E3E52" w:rsidR="00A73E22" w:rsidRPr="00933A29" w:rsidRDefault="00A73E22" w:rsidP="00A73E22">
            <w:pPr>
              <w:spacing w:after="0"/>
              <w:jc w:val="center"/>
              <w:rPr>
                <w:ins w:id="3532" w:author="Seltzer, Karl" w:date="2024-04-05T14:43:00Z"/>
                <w:rFonts w:cstheme="minorHAnsi"/>
                <w:color w:val="000000"/>
                <w:sz w:val="20"/>
                <w:szCs w:val="20"/>
              </w:rPr>
            </w:pPr>
            <w:ins w:id="3533" w:author="Seltzer, Karl" w:date="2024-04-05T14:45:00Z">
              <w:r w:rsidRPr="00933A29">
                <w:rPr>
                  <w:rFonts w:cstheme="minorHAnsi"/>
                  <w:color w:val="000000"/>
                  <w:sz w:val="20"/>
                  <w:szCs w:val="20"/>
                </w:rPr>
                <w:t>FURAN</w:t>
              </w:r>
            </w:ins>
          </w:p>
        </w:tc>
        <w:tc>
          <w:tcPr>
            <w:tcW w:w="3780" w:type="dxa"/>
            <w:vAlign w:val="center"/>
          </w:tcPr>
          <w:p w14:paraId="6DD7566E" w14:textId="24C9B279" w:rsidR="00A73E22" w:rsidRPr="00933A29" w:rsidRDefault="00A73E22" w:rsidP="00A73E22">
            <w:pPr>
              <w:spacing w:after="0"/>
              <w:jc w:val="center"/>
              <w:rPr>
                <w:ins w:id="3534" w:author="Seltzer, Karl" w:date="2024-04-05T14:43:00Z"/>
                <w:rFonts w:cstheme="minorHAnsi"/>
                <w:color w:val="000000"/>
                <w:sz w:val="20"/>
                <w:szCs w:val="20"/>
              </w:rPr>
            </w:pPr>
            <w:ins w:id="3535" w:author="Seltzer, Karl" w:date="2024-04-05T14:45:00Z">
              <w:r w:rsidRPr="00933A29">
                <w:rPr>
                  <w:rFonts w:cstheme="minorHAnsi"/>
                  <w:color w:val="000000"/>
                  <w:sz w:val="20"/>
                  <w:szCs w:val="20"/>
                </w:rPr>
                <w:t>Furans and other dienes</w:t>
              </w:r>
            </w:ins>
          </w:p>
        </w:tc>
        <w:tc>
          <w:tcPr>
            <w:tcW w:w="900" w:type="dxa"/>
            <w:vAlign w:val="center"/>
          </w:tcPr>
          <w:p w14:paraId="791BAA33" w14:textId="68D087F9" w:rsidR="00A73E22" w:rsidRPr="00933A29" w:rsidRDefault="00A73E22" w:rsidP="00A73E22">
            <w:pPr>
              <w:keepNext/>
              <w:spacing w:after="0"/>
              <w:jc w:val="center"/>
              <w:rPr>
                <w:ins w:id="3536" w:author="Seltzer, Karl" w:date="2024-04-05T14:43:00Z"/>
                <w:rFonts w:cstheme="minorHAnsi"/>
                <w:color w:val="000000"/>
                <w:sz w:val="20"/>
                <w:szCs w:val="20"/>
              </w:rPr>
            </w:pPr>
            <w:ins w:id="3537" w:author="Seltzer, Karl" w:date="2024-04-05T14:45:00Z">
              <w:r w:rsidRPr="00933A29">
                <w:rPr>
                  <w:rFonts w:cstheme="minorHAnsi"/>
                  <w:color w:val="000000"/>
                  <w:sz w:val="20"/>
                  <w:szCs w:val="20"/>
                </w:rPr>
                <w:t>Lumped</w:t>
              </w:r>
            </w:ins>
          </w:p>
        </w:tc>
      </w:tr>
      <w:tr w:rsidR="00A73E22" w:rsidRPr="00933A29" w14:paraId="65C5D2A1" w14:textId="77777777" w:rsidTr="00590F38">
        <w:trPr>
          <w:trHeight w:val="143"/>
          <w:ins w:id="3538" w:author="Seltzer, Karl" w:date="2024-04-05T14:43:00Z"/>
        </w:trPr>
        <w:tc>
          <w:tcPr>
            <w:tcW w:w="3055" w:type="dxa"/>
            <w:vAlign w:val="center"/>
          </w:tcPr>
          <w:p w14:paraId="5BD05EF4" w14:textId="22FD4841" w:rsidR="00A73E22" w:rsidRPr="00933A29" w:rsidRDefault="00A73E22" w:rsidP="00A73E22">
            <w:pPr>
              <w:spacing w:after="0"/>
              <w:jc w:val="center"/>
              <w:rPr>
                <w:ins w:id="3539" w:author="Seltzer, Karl" w:date="2024-04-05T14:43:00Z"/>
                <w:rFonts w:cstheme="minorHAnsi"/>
                <w:color w:val="000000"/>
                <w:sz w:val="20"/>
                <w:szCs w:val="20"/>
              </w:rPr>
            </w:pPr>
            <w:ins w:id="3540" w:author="Seltzer, Karl" w:date="2024-04-05T14:45:00Z">
              <w:r>
                <w:rPr>
                  <w:rFonts w:cstheme="minorHAnsi"/>
                  <w:color w:val="000000"/>
                  <w:sz w:val="20"/>
                  <w:szCs w:val="20"/>
                </w:rPr>
                <w:t>CRACMMv2.0</w:t>
              </w:r>
            </w:ins>
          </w:p>
        </w:tc>
        <w:tc>
          <w:tcPr>
            <w:tcW w:w="1620" w:type="dxa"/>
            <w:vAlign w:val="center"/>
          </w:tcPr>
          <w:p w14:paraId="63D7A6E2" w14:textId="69C9B58F" w:rsidR="00A73E22" w:rsidRPr="00933A29" w:rsidRDefault="00A73E22" w:rsidP="00A73E22">
            <w:pPr>
              <w:spacing w:after="0"/>
              <w:jc w:val="center"/>
              <w:rPr>
                <w:ins w:id="3541" w:author="Seltzer, Karl" w:date="2024-04-05T14:43:00Z"/>
                <w:rFonts w:cstheme="minorHAnsi"/>
                <w:color w:val="000000"/>
                <w:sz w:val="20"/>
                <w:szCs w:val="20"/>
              </w:rPr>
            </w:pPr>
            <w:ins w:id="3542" w:author="Seltzer, Karl" w:date="2024-04-05T14:45:00Z">
              <w:r w:rsidRPr="00933A29">
                <w:rPr>
                  <w:rFonts w:cstheme="minorHAnsi"/>
                  <w:color w:val="000000"/>
                  <w:sz w:val="20"/>
                  <w:szCs w:val="20"/>
                </w:rPr>
                <w:t>GLY</w:t>
              </w:r>
            </w:ins>
          </w:p>
        </w:tc>
        <w:tc>
          <w:tcPr>
            <w:tcW w:w="3780" w:type="dxa"/>
            <w:vAlign w:val="center"/>
          </w:tcPr>
          <w:p w14:paraId="632A09AF" w14:textId="7A4727E1" w:rsidR="00A73E22" w:rsidRPr="00933A29" w:rsidRDefault="00A73E22" w:rsidP="00A73E22">
            <w:pPr>
              <w:spacing w:after="0"/>
              <w:jc w:val="center"/>
              <w:rPr>
                <w:ins w:id="3543" w:author="Seltzer, Karl" w:date="2024-04-05T14:43:00Z"/>
                <w:rFonts w:cstheme="minorHAnsi"/>
                <w:color w:val="000000"/>
                <w:sz w:val="20"/>
                <w:szCs w:val="20"/>
              </w:rPr>
            </w:pPr>
            <w:ins w:id="3544" w:author="Seltzer, Karl" w:date="2024-04-05T14:45:00Z">
              <w:r w:rsidRPr="00933A29">
                <w:rPr>
                  <w:rFonts w:cstheme="minorHAnsi"/>
                  <w:color w:val="000000"/>
                  <w:sz w:val="20"/>
                  <w:szCs w:val="20"/>
                </w:rPr>
                <w:t>Glyoxal</w:t>
              </w:r>
            </w:ins>
          </w:p>
        </w:tc>
        <w:tc>
          <w:tcPr>
            <w:tcW w:w="900" w:type="dxa"/>
            <w:vAlign w:val="center"/>
          </w:tcPr>
          <w:p w14:paraId="5EC279C1" w14:textId="16D1E963" w:rsidR="00A73E22" w:rsidRPr="00933A29" w:rsidRDefault="00A73E22" w:rsidP="00A73E22">
            <w:pPr>
              <w:keepNext/>
              <w:spacing w:after="0"/>
              <w:jc w:val="center"/>
              <w:rPr>
                <w:ins w:id="3545" w:author="Seltzer, Karl" w:date="2024-04-05T14:43:00Z"/>
                <w:rFonts w:cstheme="minorHAnsi"/>
                <w:color w:val="000000"/>
                <w:sz w:val="20"/>
                <w:szCs w:val="20"/>
              </w:rPr>
            </w:pPr>
            <w:ins w:id="3546" w:author="Seltzer, Karl" w:date="2024-04-05T14:45:00Z">
              <w:r w:rsidRPr="00933A29">
                <w:rPr>
                  <w:rFonts w:cstheme="minorHAnsi"/>
                  <w:color w:val="000000"/>
                  <w:sz w:val="20"/>
                  <w:szCs w:val="20"/>
                </w:rPr>
                <w:t>Explicit</w:t>
              </w:r>
            </w:ins>
          </w:p>
        </w:tc>
      </w:tr>
      <w:tr w:rsidR="00A73E22" w:rsidRPr="00933A29" w14:paraId="1D0E3939" w14:textId="77777777" w:rsidTr="00590F38">
        <w:trPr>
          <w:trHeight w:val="143"/>
          <w:ins w:id="3547" w:author="Seltzer, Karl" w:date="2024-04-05T14:43:00Z"/>
        </w:trPr>
        <w:tc>
          <w:tcPr>
            <w:tcW w:w="3055" w:type="dxa"/>
            <w:vAlign w:val="center"/>
          </w:tcPr>
          <w:p w14:paraId="712E4B71" w14:textId="0DF33E2E" w:rsidR="00A73E22" w:rsidRPr="00933A29" w:rsidRDefault="00A73E22" w:rsidP="00A73E22">
            <w:pPr>
              <w:spacing w:after="0"/>
              <w:jc w:val="center"/>
              <w:rPr>
                <w:ins w:id="3548" w:author="Seltzer, Karl" w:date="2024-04-05T14:43:00Z"/>
                <w:rFonts w:cstheme="minorHAnsi"/>
                <w:color w:val="000000"/>
                <w:sz w:val="20"/>
                <w:szCs w:val="20"/>
              </w:rPr>
            </w:pPr>
            <w:ins w:id="3549" w:author="Seltzer, Karl" w:date="2024-04-05T14:45:00Z">
              <w:r>
                <w:rPr>
                  <w:rFonts w:cstheme="minorHAnsi"/>
                  <w:color w:val="000000"/>
                  <w:sz w:val="20"/>
                  <w:szCs w:val="20"/>
                </w:rPr>
                <w:t>CRACMMv2.0</w:t>
              </w:r>
            </w:ins>
          </w:p>
        </w:tc>
        <w:tc>
          <w:tcPr>
            <w:tcW w:w="1620" w:type="dxa"/>
            <w:vAlign w:val="center"/>
          </w:tcPr>
          <w:p w14:paraId="18112FE7" w14:textId="47A51B90" w:rsidR="00A73E22" w:rsidRPr="00933A29" w:rsidRDefault="00A73E22" w:rsidP="00A73E22">
            <w:pPr>
              <w:spacing w:after="0"/>
              <w:jc w:val="center"/>
              <w:rPr>
                <w:ins w:id="3550" w:author="Seltzer, Karl" w:date="2024-04-05T14:43:00Z"/>
                <w:rFonts w:cstheme="minorHAnsi"/>
                <w:color w:val="000000"/>
                <w:sz w:val="20"/>
                <w:szCs w:val="20"/>
              </w:rPr>
            </w:pPr>
            <w:ins w:id="3551" w:author="Seltzer, Karl" w:date="2024-04-05T14:45:00Z">
              <w:r w:rsidRPr="00933A29">
                <w:rPr>
                  <w:rFonts w:cstheme="minorHAnsi"/>
                  <w:color w:val="000000"/>
                  <w:sz w:val="20"/>
                  <w:szCs w:val="20"/>
                </w:rPr>
                <w:t>HC10</w:t>
              </w:r>
            </w:ins>
          </w:p>
        </w:tc>
        <w:tc>
          <w:tcPr>
            <w:tcW w:w="3780" w:type="dxa"/>
            <w:vAlign w:val="center"/>
          </w:tcPr>
          <w:p w14:paraId="66678283" w14:textId="241F4DA3" w:rsidR="00A73E22" w:rsidRPr="00933A29" w:rsidRDefault="00A73E22" w:rsidP="00A73E22">
            <w:pPr>
              <w:spacing w:after="0"/>
              <w:jc w:val="center"/>
              <w:rPr>
                <w:ins w:id="3552" w:author="Seltzer, Karl" w:date="2024-04-05T14:43:00Z"/>
                <w:rFonts w:cstheme="minorHAnsi"/>
                <w:color w:val="000000"/>
                <w:sz w:val="20"/>
                <w:szCs w:val="20"/>
              </w:rPr>
            </w:pPr>
            <w:ins w:id="3553" w:author="Seltzer, Karl" w:date="2024-04-05T14:45:00Z">
              <w:r w:rsidRPr="00933A29">
                <w:rPr>
                  <w:rFonts w:cstheme="minorHAnsi"/>
                  <w:color w:val="000000"/>
                  <w:sz w:val="20"/>
                  <w:szCs w:val="20"/>
                </w:rPr>
                <w:t xml:space="preserve">“alkanes”; 6.8E-12 &lt; </w:t>
              </w:r>
              <w:proofErr w:type="spellStart"/>
              <w:r w:rsidRPr="00933A29">
                <w:rPr>
                  <w:rFonts w:cstheme="minorHAnsi"/>
                  <w:color w:val="000000"/>
                  <w:sz w:val="20"/>
                  <w:szCs w:val="20"/>
                </w:rPr>
                <w:t>k</w:t>
              </w:r>
              <w:r w:rsidRPr="00933A29">
                <w:rPr>
                  <w:rFonts w:cstheme="minorHAnsi"/>
                  <w:color w:val="000000"/>
                  <w:sz w:val="20"/>
                  <w:szCs w:val="20"/>
                  <w:vertAlign w:val="subscript"/>
                </w:rPr>
                <w:t>OH</w:t>
              </w:r>
            </w:ins>
            <w:proofErr w:type="spellEnd"/>
          </w:p>
        </w:tc>
        <w:tc>
          <w:tcPr>
            <w:tcW w:w="900" w:type="dxa"/>
            <w:vAlign w:val="center"/>
          </w:tcPr>
          <w:p w14:paraId="2C06D460" w14:textId="5FF23663" w:rsidR="00A73E22" w:rsidRPr="00933A29" w:rsidRDefault="00A73E22" w:rsidP="00A73E22">
            <w:pPr>
              <w:keepNext/>
              <w:spacing w:after="0"/>
              <w:jc w:val="center"/>
              <w:rPr>
                <w:ins w:id="3554" w:author="Seltzer, Karl" w:date="2024-04-05T14:43:00Z"/>
                <w:rFonts w:cstheme="minorHAnsi"/>
                <w:color w:val="000000"/>
                <w:sz w:val="20"/>
                <w:szCs w:val="20"/>
              </w:rPr>
            </w:pPr>
            <w:ins w:id="3555" w:author="Seltzer, Karl" w:date="2024-04-05T14:45:00Z">
              <w:r w:rsidRPr="00933A29">
                <w:rPr>
                  <w:rFonts w:cstheme="minorHAnsi"/>
                  <w:color w:val="000000"/>
                  <w:sz w:val="20"/>
                  <w:szCs w:val="20"/>
                </w:rPr>
                <w:t>Lumped</w:t>
              </w:r>
            </w:ins>
          </w:p>
        </w:tc>
      </w:tr>
      <w:tr w:rsidR="00A73E22" w:rsidRPr="00933A29" w14:paraId="66841FC7" w14:textId="77777777" w:rsidTr="00590F38">
        <w:trPr>
          <w:trHeight w:val="143"/>
          <w:ins w:id="3556" w:author="Seltzer, Karl" w:date="2024-04-05T14:43:00Z"/>
        </w:trPr>
        <w:tc>
          <w:tcPr>
            <w:tcW w:w="3055" w:type="dxa"/>
            <w:vAlign w:val="center"/>
          </w:tcPr>
          <w:p w14:paraId="45B60B16" w14:textId="6A1D5B70" w:rsidR="00A73E22" w:rsidRPr="00933A29" w:rsidRDefault="00A73E22" w:rsidP="00A73E22">
            <w:pPr>
              <w:spacing w:after="0"/>
              <w:jc w:val="center"/>
              <w:rPr>
                <w:ins w:id="3557" w:author="Seltzer, Karl" w:date="2024-04-05T14:43:00Z"/>
                <w:rFonts w:cstheme="minorHAnsi"/>
                <w:color w:val="000000"/>
                <w:sz w:val="20"/>
                <w:szCs w:val="20"/>
              </w:rPr>
            </w:pPr>
            <w:ins w:id="3558" w:author="Seltzer, Karl" w:date="2024-04-05T14:45:00Z">
              <w:r>
                <w:rPr>
                  <w:rFonts w:cstheme="minorHAnsi"/>
                  <w:color w:val="000000"/>
                  <w:sz w:val="20"/>
                  <w:szCs w:val="20"/>
                </w:rPr>
                <w:t>CRACMMv2.0</w:t>
              </w:r>
            </w:ins>
          </w:p>
        </w:tc>
        <w:tc>
          <w:tcPr>
            <w:tcW w:w="1620" w:type="dxa"/>
            <w:vAlign w:val="center"/>
          </w:tcPr>
          <w:p w14:paraId="73D41A7D" w14:textId="0349D1F9" w:rsidR="00A73E22" w:rsidRPr="00933A29" w:rsidRDefault="00A73E22" w:rsidP="00A73E22">
            <w:pPr>
              <w:spacing w:after="0"/>
              <w:jc w:val="center"/>
              <w:rPr>
                <w:ins w:id="3559" w:author="Seltzer, Karl" w:date="2024-04-05T14:43:00Z"/>
                <w:rFonts w:cstheme="minorHAnsi"/>
                <w:color w:val="000000"/>
                <w:sz w:val="20"/>
                <w:szCs w:val="20"/>
              </w:rPr>
            </w:pPr>
            <w:ins w:id="3560" w:author="Seltzer, Karl" w:date="2024-04-05T14:45:00Z">
              <w:r w:rsidRPr="00933A29">
                <w:rPr>
                  <w:rFonts w:cstheme="minorHAnsi"/>
                  <w:color w:val="000000"/>
                  <w:sz w:val="20"/>
                  <w:szCs w:val="20"/>
                </w:rPr>
                <w:t>HC3</w:t>
              </w:r>
            </w:ins>
          </w:p>
        </w:tc>
        <w:tc>
          <w:tcPr>
            <w:tcW w:w="3780" w:type="dxa"/>
            <w:vAlign w:val="center"/>
          </w:tcPr>
          <w:p w14:paraId="2B0922E6" w14:textId="420901B8" w:rsidR="00A73E22" w:rsidRPr="00933A29" w:rsidRDefault="00A73E22" w:rsidP="00A73E22">
            <w:pPr>
              <w:spacing w:after="0"/>
              <w:jc w:val="center"/>
              <w:rPr>
                <w:ins w:id="3561" w:author="Seltzer, Karl" w:date="2024-04-05T14:43:00Z"/>
                <w:rFonts w:cstheme="minorHAnsi"/>
                <w:color w:val="000000"/>
                <w:sz w:val="20"/>
                <w:szCs w:val="20"/>
              </w:rPr>
            </w:pPr>
            <w:ins w:id="3562" w:author="Seltzer, Karl" w:date="2024-04-05T14:45:00Z">
              <w:r w:rsidRPr="00933A29">
                <w:rPr>
                  <w:rFonts w:cstheme="minorHAnsi"/>
                  <w:color w:val="000000"/>
                  <w:sz w:val="20"/>
                  <w:szCs w:val="20"/>
                </w:rPr>
                <w:t xml:space="preserve">“alkanes”;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&lt; 3.4E-12</w:t>
              </w:r>
            </w:ins>
          </w:p>
        </w:tc>
        <w:tc>
          <w:tcPr>
            <w:tcW w:w="900" w:type="dxa"/>
            <w:vAlign w:val="center"/>
          </w:tcPr>
          <w:p w14:paraId="188CA434" w14:textId="6E93B587" w:rsidR="00A73E22" w:rsidRPr="00933A29" w:rsidRDefault="00A73E22" w:rsidP="00A73E22">
            <w:pPr>
              <w:keepNext/>
              <w:spacing w:after="0"/>
              <w:jc w:val="center"/>
              <w:rPr>
                <w:ins w:id="3563" w:author="Seltzer, Karl" w:date="2024-04-05T14:43:00Z"/>
                <w:rFonts w:cstheme="minorHAnsi"/>
                <w:color w:val="000000"/>
                <w:sz w:val="20"/>
                <w:szCs w:val="20"/>
              </w:rPr>
            </w:pPr>
            <w:ins w:id="3564" w:author="Seltzer, Karl" w:date="2024-04-05T14:45:00Z">
              <w:r w:rsidRPr="00933A29">
                <w:rPr>
                  <w:rFonts w:cstheme="minorHAnsi"/>
                  <w:color w:val="000000"/>
                  <w:sz w:val="20"/>
                  <w:szCs w:val="20"/>
                </w:rPr>
                <w:t>Lumped</w:t>
              </w:r>
            </w:ins>
          </w:p>
        </w:tc>
      </w:tr>
      <w:tr w:rsidR="00A73E22" w:rsidRPr="00933A29" w14:paraId="3C85A627" w14:textId="77777777" w:rsidTr="00590F38">
        <w:trPr>
          <w:trHeight w:val="143"/>
          <w:ins w:id="3565" w:author="Seltzer, Karl" w:date="2024-04-05T14:43:00Z"/>
        </w:trPr>
        <w:tc>
          <w:tcPr>
            <w:tcW w:w="3055" w:type="dxa"/>
            <w:vAlign w:val="center"/>
          </w:tcPr>
          <w:p w14:paraId="75C3FAAB" w14:textId="33A7EA0A" w:rsidR="00A73E22" w:rsidRPr="00933A29" w:rsidRDefault="00A73E22" w:rsidP="00A73E22">
            <w:pPr>
              <w:spacing w:after="0"/>
              <w:jc w:val="center"/>
              <w:rPr>
                <w:ins w:id="3566" w:author="Seltzer, Karl" w:date="2024-04-05T14:43:00Z"/>
                <w:rFonts w:cstheme="minorHAnsi"/>
                <w:color w:val="000000"/>
                <w:sz w:val="20"/>
                <w:szCs w:val="20"/>
              </w:rPr>
            </w:pPr>
            <w:ins w:id="3567" w:author="Seltzer, Karl" w:date="2024-04-05T14:45:00Z">
              <w:r>
                <w:rPr>
                  <w:rFonts w:cstheme="minorHAnsi"/>
                  <w:color w:val="000000"/>
                  <w:sz w:val="20"/>
                  <w:szCs w:val="20"/>
                </w:rPr>
                <w:t>CRACMMv2.0</w:t>
              </w:r>
            </w:ins>
          </w:p>
        </w:tc>
        <w:tc>
          <w:tcPr>
            <w:tcW w:w="1620" w:type="dxa"/>
            <w:vAlign w:val="center"/>
          </w:tcPr>
          <w:p w14:paraId="7A74691B" w14:textId="4BCA4DFC" w:rsidR="00A73E22" w:rsidRPr="00933A29" w:rsidRDefault="00A73E22" w:rsidP="00A73E22">
            <w:pPr>
              <w:spacing w:after="0"/>
              <w:jc w:val="center"/>
              <w:rPr>
                <w:ins w:id="3568" w:author="Seltzer, Karl" w:date="2024-04-05T14:43:00Z"/>
                <w:rFonts w:cstheme="minorHAnsi"/>
                <w:color w:val="000000"/>
                <w:sz w:val="20"/>
                <w:szCs w:val="20"/>
              </w:rPr>
            </w:pPr>
            <w:ins w:id="3569" w:author="Seltzer, Karl" w:date="2024-04-05T14:45:00Z">
              <w:r w:rsidRPr="00933A29">
                <w:rPr>
                  <w:rFonts w:cstheme="minorHAnsi"/>
                  <w:color w:val="000000"/>
                  <w:sz w:val="20"/>
                  <w:szCs w:val="20"/>
                </w:rPr>
                <w:t>HC5</w:t>
              </w:r>
            </w:ins>
          </w:p>
        </w:tc>
        <w:tc>
          <w:tcPr>
            <w:tcW w:w="3780" w:type="dxa"/>
            <w:vAlign w:val="center"/>
          </w:tcPr>
          <w:p w14:paraId="5EF11BBB" w14:textId="2B1E99E9" w:rsidR="00A73E22" w:rsidRPr="00933A29" w:rsidRDefault="00A73E22" w:rsidP="00A73E22">
            <w:pPr>
              <w:spacing w:after="0"/>
              <w:jc w:val="center"/>
              <w:rPr>
                <w:ins w:id="3570" w:author="Seltzer, Karl" w:date="2024-04-05T14:43:00Z"/>
                <w:rFonts w:cstheme="minorHAnsi"/>
                <w:color w:val="000000"/>
                <w:sz w:val="20"/>
                <w:szCs w:val="20"/>
              </w:rPr>
            </w:pPr>
            <w:ins w:id="3571" w:author="Seltzer, Karl" w:date="2024-04-05T14:45:00Z">
              <w:r w:rsidRPr="00933A29">
                <w:rPr>
                  <w:rFonts w:cstheme="minorHAnsi"/>
                  <w:color w:val="000000"/>
                  <w:sz w:val="20"/>
                  <w:szCs w:val="20"/>
                </w:rPr>
                <w:t xml:space="preserve">“alkanes”; 3.4E-12 ≤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 6.8E-12</w:t>
              </w:r>
            </w:ins>
          </w:p>
        </w:tc>
        <w:tc>
          <w:tcPr>
            <w:tcW w:w="900" w:type="dxa"/>
            <w:vAlign w:val="center"/>
          </w:tcPr>
          <w:p w14:paraId="62C1B690" w14:textId="50033F8F" w:rsidR="00A73E22" w:rsidRPr="00933A29" w:rsidRDefault="00A73E22" w:rsidP="00A73E22">
            <w:pPr>
              <w:keepNext/>
              <w:spacing w:after="0"/>
              <w:jc w:val="center"/>
              <w:rPr>
                <w:ins w:id="3572" w:author="Seltzer, Karl" w:date="2024-04-05T14:43:00Z"/>
                <w:rFonts w:cstheme="minorHAnsi"/>
                <w:color w:val="000000"/>
                <w:sz w:val="20"/>
                <w:szCs w:val="20"/>
              </w:rPr>
            </w:pPr>
            <w:ins w:id="3573" w:author="Seltzer, Karl" w:date="2024-04-05T14:45:00Z">
              <w:r w:rsidRPr="00933A29">
                <w:rPr>
                  <w:rFonts w:cstheme="minorHAnsi"/>
                  <w:color w:val="000000"/>
                  <w:sz w:val="20"/>
                  <w:szCs w:val="20"/>
                </w:rPr>
                <w:t>Lumped</w:t>
              </w:r>
            </w:ins>
          </w:p>
        </w:tc>
      </w:tr>
      <w:tr w:rsidR="00A73E22" w:rsidRPr="00933A29" w14:paraId="440A09A5" w14:textId="77777777" w:rsidTr="00590F38">
        <w:trPr>
          <w:trHeight w:val="143"/>
          <w:ins w:id="3574" w:author="Seltzer, Karl" w:date="2024-04-05T14:43:00Z"/>
        </w:trPr>
        <w:tc>
          <w:tcPr>
            <w:tcW w:w="3055" w:type="dxa"/>
            <w:vAlign w:val="center"/>
          </w:tcPr>
          <w:p w14:paraId="6E43F8F6" w14:textId="27AA2878" w:rsidR="00A73E22" w:rsidRPr="00933A29" w:rsidRDefault="00A73E22" w:rsidP="00A73E22">
            <w:pPr>
              <w:spacing w:after="0"/>
              <w:jc w:val="center"/>
              <w:rPr>
                <w:ins w:id="3575" w:author="Seltzer, Karl" w:date="2024-04-05T14:43:00Z"/>
                <w:rFonts w:cstheme="minorHAnsi"/>
                <w:color w:val="000000"/>
                <w:sz w:val="20"/>
                <w:szCs w:val="20"/>
              </w:rPr>
            </w:pPr>
            <w:ins w:id="3576" w:author="Seltzer, Karl" w:date="2024-04-05T14:45:00Z">
              <w:r>
                <w:rPr>
                  <w:rFonts w:cstheme="minorHAnsi"/>
                  <w:color w:val="000000"/>
                  <w:sz w:val="20"/>
                  <w:szCs w:val="20"/>
                </w:rPr>
                <w:t>CRACMMv2.0</w:t>
              </w:r>
            </w:ins>
          </w:p>
        </w:tc>
        <w:tc>
          <w:tcPr>
            <w:tcW w:w="1620" w:type="dxa"/>
            <w:vAlign w:val="center"/>
          </w:tcPr>
          <w:p w14:paraId="40B2EA8E" w14:textId="45DF3D10" w:rsidR="00A73E22" w:rsidRPr="00933A29" w:rsidRDefault="00A73E22" w:rsidP="00A73E22">
            <w:pPr>
              <w:spacing w:after="0"/>
              <w:jc w:val="center"/>
              <w:rPr>
                <w:ins w:id="3577" w:author="Seltzer, Karl" w:date="2024-04-05T14:43:00Z"/>
                <w:rFonts w:cstheme="minorHAnsi"/>
                <w:color w:val="000000"/>
                <w:sz w:val="20"/>
                <w:szCs w:val="20"/>
              </w:rPr>
            </w:pPr>
            <w:ins w:id="3578" w:author="Seltzer, Karl" w:date="2024-04-05T14:45:00Z">
              <w:r w:rsidRPr="00933A29">
                <w:rPr>
                  <w:rFonts w:cstheme="minorHAnsi"/>
                  <w:color w:val="000000"/>
                  <w:sz w:val="20"/>
                  <w:szCs w:val="20"/>
                </w:rPr>
                <w:t>HCHO</w:t>
              </w:r>
            </w:ins>
          </w:p>
        </w:tc>
        <w:tc>
          <w:tcPr>
            <w:tcW w:w="3780" w:type="dxa"/>
            <w:vAlign w:val="center"/>
          </w:tcPr>
          <w:p w14:paraId="2ADD26B9" w14:textId="203674DE" w:rsidR="00A73E22" w:rsidRPr="00933A29" w:rsidRDefault="00A73E22" w:rsidP="00A73E22">
            <w:pPr>
              <w:spacing w:after="0"/>
              <w:jc w:val="center"/>
              <w:rPr>
                <w:ins w:id="3579" w:author="Seltzer, Karl" w:date="2024-04-05T14:43:00Z"/>
                <w:rFonts w:cstheme="minorHAnsi"/>
                <w:color w:val="000000"/>
                <w:sz w:val="20"/>
                <w:szCs w:val="20"/>
              </w:rPr>
            </w:pPr>
            <w:ins w:id="3580" w:author="Seltzer, Karl" w:date="2024-04-05T14:45:00Z">
              <w:r w:rsidRPr="00933A29">
                <w:rPr>
                  <w:rFonts w:cstheme="minorHAnsi"/>
                  <w:color w:val="000000"/>
                  <w:sz w:val="20"/>
                  <w:szCs w:val="20"/>
                </w:rPr>
                <w:t>Formaldehyde</w:t>
              </w:r>
            </w:ins>
          </w:p>
        </w:tc>
        <w:tc>
          <w:tcPr>
            <w:tcW w:w="900" w:type="dxa"/>
            <w:vAlign w:val="center"/>
          </w:tcPr>
          <w:p w14:paraId="01235895" w14:textId="642E2B42" w:rsidR="00A73E22" w:rsidRPr="00933A29" w:rsidRDefault="00A73E22" w:rsidP="00A73E22">
            <w:pPr>
              <w:keepNext/>
              <w:spacing w:after="0"/>
              <w:jc w:val="center"/>
              <w:rPr>
                <w:ins w:id="3581" w:author="Seltzer, Karl" w:date="2024-04-05T14:43:00Z"/>
                <w:rFonts w:cstheme="minorHAnsi"/>
                <w:color w:val="000000"/>
                <w:sz w:val="20"/>
                <w:szCs w:val="20"/>
              </w:rPr>
            </w:pPr>
            <w:ins w:id="3582" w:author="Seltzer, Karl" w:date="2024-04-05T14:45:00Z">
              <w:r w:rsidRPr="00933A29">
                <w:rPr>
                  <w:rFonts w:cstheme="minorHAnsi"/>
                  <w:color w:val="000000"/>
                  <w:sz w:val="20"/>
                  <w:szCs w:val="20"/>
                </w:rPr>
                <w:t>Explicit</w:t>
              </w:r>
            </w:ins>
          </w:p>
        </w:tc>
      </w:tr>
      <w:tr w:rsidR="00A73E22" w:rsidRPr="00933A29" w14:paraId="26D05FFD" w14:textId="77777777" w:rsidTr="00590F38">
        <w:trPr>
          <w:trHeight w:val="143"/>
          <w:ins w:id="3583" w:author="Seltzer, Karl" w:date="2024-04-05T14:43:00Z"/>
        </w:trPr>
        <w:tc>
          <w:tcPr>
            <w:tcW w:w="3055" w:type="dxa"/>
            <w:vAlign w:val="center"/>
          </w:tcPr>
          <w:p w14:paraId="5020DDA7" w14:textId="5A3E6F2C" w:rsidR="00A73E22" w:rsidRPr="00933A29" w:rsidRDefault="00A73E22" w:rsidP="00A73E22">
            <w:pPr>
              <w:spacing w:after="0"/>
              <w:jc w:val="center"/>
              <w:rPr>
                <w:ins w:id="3584" w:author="Seltzer, Karl" w:date="2024-04-05T14:43:00Z"/>
                <w:rFonts w:cstheme="minorHAnsi"/>
                <w:color w:val="000000"/>
                <w:sz w:val="20"/>
                <w:szCs w:val="20"/>
              </w:rPr>
            </w:pPr>
            <w:ins w:id="3585" w:author="Seltzer, Karl" w:date="2024-04-05T14:45:00Z">
              <w:r>
                <w:rPr>
                  <w:rFonts w:cstheme="minorHAnsi"/>
                  <w:color w:val="000000"/>
                  <w:sz w:val="20"/>
                  <w:szCs w:val="20"/>
                </w:rPr>
                <w:t>CRACMMv2.0</w:t>
              </w:r>
            </w:ins>
          </w:p>
        </w:tc>
        <w:tc>
          <w:tcPr>
            <w:tcW w:w="1620" w:type="dxa"/>
            <w:vAlign w:val="center"/>
          </w:tcPr>
          <w:p w14:paraId="17E42564" w14:textId="283BCFEA" w:rsidR="00A73E22" w:rsidRPr="00933A29" w:rsidRDefault="00A73E22" w:rsidP="00A73E22">
            <w:pPr>
              <w:spacing w:after="0"/>
              <w:jc w:val="center"/>
              <w:rPr>
                <w:ins w:id="3586" w:author="Seltzer, Karl" w:date="2024-04-05T14:43:00Z"/>
                <w:rFonts w:cstheme="minorHAnsi"/>
                <w:color w:val="000000"/>
                <w:sz w:val="20"/>
                <w:szCs w:val="20"/>
              </w:rPr>
            </w:pPr>
            <w:ins w:id="3587" w:author="Seltzer, Karl" w:date="2024-04-05T14:45:00Z">
              <w:r w:rsidRPr="00933A29">
                <w:rPr>
                  <w:rFonts w:cstheme="minorHAnsi"/>
                  <w:color w:val="000000"/>
                  <w:sz w:val="20"/>
                  <w:szCs w:val="20"/>
                </w:rPr>
                <w:t>HKET</w:t>
              </w:r>
            </w:ins>
          </w:p>
        </w:tc>
        <w:tc>
          <w:tcPr>
            <w:tcW w:w="3780" w:type="dxa"/>
            <w:vAlign w:val="center"/>
          </w:tcPr>
          <w:p w14:paraId="267B1903" w14:textId="19A41130" w:rsidR="00A73E22" w:rsidRPr="00933A29" w:rsidRDefault="00A73E22" w:rsidP="00A73E22">
            <w:pPr>
              <w:spacing w:after="0"/>
              <w:jc w:val="center"/>
              <w:rPr>
                <w:ins w:id="3588" w:author="Seltzer, Karl" w:date="2024-04-05T14:43:00Z"/>
                <w:rFonts w:cstheme="minorHAnsi"/>
                <w:color w:val="000000"/>
                <w:sz w:val="20"/>
                <w:szCs w:val="20"/>
              </w:rPr>
            </w:pPr>
            <w:ins w:id="3589" w:author="Seltzer, Karl" w:date="2024-04-05T14:45:00Z">
              <w:r w:rsidRPr="00933A29">
                <w:rPr>
                  <w:rFonts w:cstheme="minorHAnsi"/>
                  <w:color w:val="000000"/>
                  <w:sz w:val="20"/>
                  <w:szCs w:val="20"/>
                </w:rPr>
                <w:t>Hydroxy ketones</w:t>
              </w:r>
            </w:ins>
          </w:p>
        </w:tc>
        <w:tc>
          <w:tcPr>
            <w:tcW w:w="900" w:type="dxa"/>
            <w:vAlign w:val="center"/>
          </w:tcPr>
          <w:p w14:paraId="5B7B5DF5" w14:textId="4634155C" w:rsidR="00A73E22" w:rsidRPr="00933A29" w:rsidRDefault="00A73E22" w:rsidP="00A73E22">
            <w:pPr>
              <w:keepNext/>
              <w:spacing w:after="0"/>
              <w:jc w:val="center"/>
              <w:rPr>
                <w:ins w:id="3590" w:author="Seltzer, Karl" w:date="2024-04-05T14:43:00Z"/>
                <w:rFonts w:cstheme="minorHAnsi"/>
                <w:color w:val="000000"/>
                <w:sz w:val="20"/>
                <w:szCs w:val="20"/>
              </w:rPr>
            </w:pPr>
            <w:ins w:id="3591" w:author="Seltzer, Karl" w:date="2024-04-05T14:45:00Z">
              <w:r w:rsidRPr="00933A29">
                <w:rPr>
                  <w:rFonts w:cstheme="minorHAnsi"/>
                  <w:color w:val="000000"/>
                  <w:sz w:val="20"/>
                  <w:szCs w:val="20"/>
                </w:rPr>
                <w:t>Lumped</w:t>
              </w:r>
            </w:ins>
          </w:p>
        </w:tc>
      </w:tr>
      <w:tr w:rsidR="00A73E22" w:rsidRPr="00933A29" w14:paraId="67CB304D" w14:textId="77777777" w:rsidTr="00590F38">
        <w:trPr>
          <w:trHeight w:val="143"/>
          <w:ins w:id="3592" w:author="Seltzer, Karl" w:date="2024-04-05T14:43:00Z"/>
        </w:trPr>
        <w:tc>
          <w:tcPr>
            <w:tcW w:w="3055" w:type="dxa"/>
            <w:vAlign w:val="center"/>
          </w:tcPr>
          <w:p w14:paraId="22FF3A8A" w14:textId="572449BB" w:rsidR="00A73E22" w:rsidRPr="00933A29" w:rsidRDefault="00A73E22" w:rsidP="00A73E22">
            <w:pPr>
              <w:spacing w:after="0"/>
              <w:jc w:val="center"/>
              <w:rPr>
                <w:ins w:id="3593" w:author="Seltzer, Karl" w:date="2024-04-05T14:43:00Z"/>
                <w:rFonts w:cstheme="minorHAnsi"/>
                <w:color w:val="000000"/>
                <w:sz w:val="20"/>
                <w:szCs w:val="20"/>
              </w:rPr>
            </w:pPr>
            <w:ins w:id="3594" w:author="Seltzer, Karl" w:date="2024-04-05T14:45:00Z">
              <w:r>
                <w:rPr>
                  <w:rFonts w:cstheme="minorHAnsi"/>
                  <w:color w:val="000000"/>
                  <w:sz w:val="20"/>
                  <w:szCs w:val="20"/>
                </w:rPr>
                <w:t>CRACMMv2.0</w:t>
              </w:r>
            </w:ins>
          </w:p>
        </w:tc>
        <w:tc>
          <w:tcPr>
            <w:tcW w:w="1620" w:type="dxa"/>
            <w:vAlign w:val="center"/>
          </w:tcPr>
          <w:p w14:paraId="34757A81" w14:textId="262D6693" w:rsidR="00A73E22" w:rsidRPr="00933A29" w:rsidRDefault="00A73E22" w:rsidP="00A73E22">
            <w:pPr>
              <w:spacing w:after="0"/>
              <w:jc w:val="center"/>
              <w:rPr>
                <w:ins w:id="3595" w:author="Seltzer, Karl" w:date="2024-04-05T14:43:00Z"/>
                <w:rFonts w:cstheme="minorHAnsi"/>
                <w:color w:val="000000"/>
                <w:sz w:val="20"/>
                <w:szCs w:val="20"/>
              </w:rPr>
            </w:pPr>
            <w:ins w:id="3596" w:author="Seltzer, Karl" w:date="2024-04-05T14:45:00Z">
              <w:r w:rsidRPr="00933A29">
                <w:rPr>
                  <w:rFonts w:cstheme="minorHAnsi"/>
                  <w:color w:val="000000"/>
                  <w:sz w:val="20"/>
                  <w:szCs w:val="20"/>
                </w:rPr>
                <w:t>ISO</w:t>
              </w:r>
            </w:ins>
          </w:p>
        </w:tc>
        <w:tc>
          <w:tcPr>
            <w:tcW w:w="3780" w:type="dxa"/>
            <w:vAlign w:val="center"/>
          </w:tcPr>
          <w:p w14:paraId="19E96D73" w14:textId="36C4CE80" w:rsidR="00A73E22" w:rsidRPr="00933A29" w:rsidRDefault="00A73E22" w:rsidP="00A73E22">
            <w:pPr>
              <w:spacing w:after="0"/>
              <w:jc w:val="center"/>
              <w:rPr>
                <w:ins w:id="3597" w:author="Seltzer, Karl" w:date="2024-04-05T14:43:00Z"/>
                <w:rFonts w:cstheme="minorHAnsi"/>
                <w:color w:val="000000"/>
                <w:sz w:val="20"/>
                <w:szCs w:val="20"/>
              </w:rPr>
            </w:pPr>
            <w:ins w:id="3598" w:author="Seltzer, Karl" w:date="2024-04-05T14:45:00Z">
              <w:r w:rsidRPr="00933A29">
                <w:rPr>
                  <w:rFonts w:cstheme="minorHAnsi"/>
                  <w:color w:val="000000"/>
                  <w:sz w:val="20"/>
                  <w:szCs w:val="20"/>
                </w:rPr>
                <w:t>Isoprene</w:t>
              </w:r>
            </w:ins>
          </w:p>
        </w:tc>
        <w:tc>
          <w:tcPr>
            <w:tcW w:w="900" w:type="dxa"/>
            <w:vAlign w:val="center"/>
          </w:tcPr>
          <w:p w14:paraId="2B188C4D" w14:textId="3732C7B6" w:rsidR="00A73E22" w:rsidRPr="00933A29" w:rsidRDefault="00A73E22" w:rsidP="00A73E22">
            <w:pPr>
              <w:keepNext/>
              <w:spacing w:after="0"/>
              <w:jc w:val="center"/>
              <w:rPr>
                <w:ins w:id="3599" w:author="Seltzer, Karl" w:date="2024-04-05T14:43:00Z"/>
                <w:rFonts w:cstheme="minorHAnsi"/>
                <w:color w:val="000000"/>
                <w:sz w:val="20"/>
                <w:szCs w:val="20"/>
              </w:rPr>
            </w:pPr>
            <w:ins w:id="3600" w:author="Seltzer, Karl" w:date="2024-04-05T14:45:00Z">
              <w:r w:rsidRPr="00933A29">
                <w:rPr>
                  <w:rFonts w:cstheme="minorHAnsi"/>
                  <w:color w:val="000000"/>
                  <w:sz w:val="20"/>
                  <w:szCs w:val="20"/>
                </w:rPr>
                <w:t>Explicit</w:t>
              </w:r>
            </w:ins>
          </w:p>
        </w:tc>
      </w:tr>
      <w:tr w:rsidR="00A73E22" w:rsidRPr="00933A29" w14:paraId="389F82B7" w14:textId="77777777" w:rsidTr="00590F38">
        <w:trPr>
          <w:trHeight w:val="143"/>
          <w:ins w:id="3601" w:author="Seltzer, Karl" w:date="2024-04-05T14:43:00Z"/>
        </w:trPr>
        <w:tc>
          <w:tcPr>
            <w:tcW w:w="3055" w:type="dxa"/>
            <w:vAlign w:val="center"/>
          </w:tcPr>
          <w:p w14:paraId="7908DB00" w14:textId="32246856" w:rsidR="00A73E22" w:rsidRPr="00933A29" w:rsidRDefault="00A73E22" w:rsidP="00A73E22">
            <w:pPr>
              <w:spacing w:after="0"/>
              <w:jc w:val="center"/>
              <w:rPr>
                <w:ins w:id="3602" w:author="Seltzer, Karl" w:date="2024-04-05T14:43:00Z"/>
                <w:rFonts w:cstheme="minorHAnsi"/>
                <w:color w:val="000000"/>
                <w:sz w:val="20"/>
                <w:szCs w:val="20"/>
              </w:rPr>
            </w:pPr>
            <w:ins w:id="3603" w:author="Seltzer, Karl" w:date="2024-04-05T14:45:00Z">
              <w:r>
                <w:rPr>
                  <w:rFonts w:cstheme="minorHAnsi"/>
                  <w:color w:val="000000"/>
                  <w:sz w:val="20"/>
                  <w:szCs w:val="20"/>
                </w:rPr>
                <w:t>CRACMMv2.0</w:t>
              </w:r>
            </w:ins>
          </w:p>
        </w:tc>
        <w:tc>
          <w:tcPr>
            <w:tcW w:w="1620" w:type="dxa"/>
            <w:vAlign w:val="center"/>
          </w:tcPr>
          <w:p w14:paraId="63C697D1" w14:textId="39C36F34" w:rsidR="00A73E22" w:rsidRPr="00933A29" w:rsidRDefault="00A73E22" w:rsidP="00A73E22">
            <w:pPr>
              <w:spacing w:after="0"/>
              <w:jc w:val="center"/>
              <w:rPr>
                <w:ins w:id="3604" w:author="Seltzer, Karl" w:date="2024-04-05T14:43:00Z"/>
                <w:rFonts w:cstheme="minorHAnsi"/>
                <w:color w:val="000000"/>
                <w:sz w:val="20"/>
                <w:szCs w:val="20"/>
              </w:rPr>
            </w:pPr>
            <w:ins w:id="3605" w:author="Seltzer, Karl" w:date="2024-04-05T14:45:00Z">
              <w:r w:rsidRPr="00933A29">
                <w:rPr>
                  <w:rFonts w:cstheme="minorHAnsi"/>
                  <w:color w:val="000000"/>
                  <w:sz w:val="20"/>
                  <w:szCs w:val="20"/>
                </w:rPr>
                <w:t>KET</w:t>
              </w:r>
            </w:ins>
          </w:p>
        </w:tc>
        <w:tc>
          <w:tcPr>
            <w:tcW w:w="3780" w:type="dxa"/>
            <w:vAlign w:val="center"/>
          </w:tcPr>
          <w:p w14:paraId="54BB20D7" w14:textId="198DEE11" w:rsidR="00A73E22" w:rsidRPr="00933A29" w:rsidRDefault="00A73E22" w:rsidP="00A73E22">
            <w:pPr>
              <w:spacing w:after="0"/>
              <w:jc w:val="center"/>
              <w:rPr>
                <w:ins w:id="3606" w:author="Seltzer, Karl" w:date="2024-04-05T14:43:00Z"/>
                <w:rFonts w:cstheme="minorHAnsi"/>
                <w:color w:val="000000"/>
                <w:sz w:val="20"/>
                <w:szCs w:val="20"/>
              </w:rPr>
            </w:pPr>
            <w:ins w:id="3607" w:author="Seltzer, Karl" w:date="2024-04-05T14:45:00Z">
              <w:r w:rsidRPr="00933A29">
                <w:rPr>
                  <w:rFonts w:cstheme="minorHAnsi"/>
                  <w:color w:val="000000"/>
                  <w:sz w:val="20"/>
                  <w:szCs w:val="20"/>
                </w:rPr>
                <w:t>Other ketones</w:t>
              </w:r>
            </w:ins>
          </w:p>
        </w:tc>
        <w:tc>
          <w:tcPr>
            <w:tcW w:w="900" w:type="dxa"/>
            <w:vAlign w:val="center"/>
          </w:tcPr>
          <w:p w14:paraId="29E7B1DF" w14:textId="74F2C349" w:rsidR="00A73E22" w:rsidRPr="00933A29" w:rsidRDefault="00A73E22" w:rsidP="00A73E22">
            <w:pPr>
              <w:keepNext/>
              <w:spacing w:after="0"/>
              <w:jc w:val="center"/>
              <w:rPr>
                <w:ins w:id="3608" w:author="Seltzer, Karl" w:date="2024-04-05T14:43:00Z"/>
                <w:rFonts w:cstheme="minorHAnsi"/>
                <w:color w:val="000000"/>
                <w:sz w:val="20"/>
                <w:szCs w:val="20"/>
              </w:rPr>
            </w:pPr>
            <w:ins w:id="3609" w:author="Seltzer, Karl" w:date="2024-04-05T14:45:00Z">
              <w:r w:rsidRPr="00933A29">
                <w:rPr>
                  <w:rFonts w:cstheme="minorHAnsi"/>
                  <w:color w:val="000000"/>
                  <w:sz w:val="20"/>
                  <w:szCs w:val="20"/>
                </w:rPr>
                <w:t>Lumped</w:t>
              </w:r>
            </w:ins>
          </w:p>
        </w:tc>
      </w:tr>
      <w:tr w:rsidR="00A73E22" w:rsidRPr="00933A29" w14:paraId="53AD48CC" w14:textId="77777777" w:rsidTr="00590F38">
        <w:trPr>
          <w:trHeight w:val="143"/>
          <w:ins w:id="3610" w:author="Seltzer, Karl" w:date="2024-04-05T14:43:00Z"/>
        </w:trPr>
        <w:tc>
          <w:tcPr>
            <w:tcW w:w="3055" w:type="dxa"/>
            <w:vAlign w:val="center"/>
          </w:tcPr>
          <w:p w14:paraId="5A6683FD" w14:textId="203AC1CE" w:rsidR="00A73E22" w:rsidRPr="00933A29" w:rsidRDefault="00A73E22" w:rsidP="00A73E22">
            <w:pPr>
              <w:spacing w:after="0"/>
              <w:jc w:val="center"/>
              <w:rPr>
                <w:ins w:id="3611" w:author="Seltzer, Karl" w:date="2024-04-05T14:43:00Z"/>
                <w:rFonts w:cstheme="minorHAnsi"/>
                <w:color w:val="000000"/>
                <w:sz w:val="20"/>
                <w:szCs w:val="20"/>
              </w:rPr>
            </w:pPr>
            <w:ins w:id="3612" w:author="Seltzer, Karl" w:date="2024-04-05T14:45:00Z">
              <w:r>
                <w:rPr>
                  <w:rFonts w:cstheme="minorHAnsi"/>
                  <w:color w:val="000000"/>
                  <w:sz w:val="20"/>
                  <w:szCs w:val="20"/>
                </w:rPr>
                <w:t>CRACMMv2.0</w:t>
              </w:r>
            </w:ins>
          </w:p>
        </w:tc>
        <w:tc>
          <w:tcPr>
            <w:tcW w:w="1620" w:type="dxa"/>
            <w:vAlign w:val="center"/>
          </w:tcPr>
          <w:p w14:paraId="29E27520" w14:textId="0929C019" w:rsidR="00A73E22" w:rsidRPr="00933A29" w:rsidRDefault="00A73E22" w:rsidP="00A73E22">
            <w:pPr>
              <w:spacing w:after="0"/>
              <w:jc w:val="center"/>
              <w:rPr>
                <w:ins w:id="3613" w:author="Seltzer, Karl" w:date="2024-04-05T14:43:00Z"/>
                <w:rFonts w:cstheme="minorHAnsi"/>
                <w:color w:val="000000"/>
                <w:sz w:val="20"/>
                <w:szCs w:val="20"/>
              </w:rPr>
            </w:pPr>
            <w:ins w:id="3614" w:author="Seltzer, Karl" w:date="2024-04-05T14:45:00Z">
              <w:r w:rsidRPr="00933A29">
                <w:rPr>
                  <w:rFonts w:cstheme="minorHAnsi"/>
                  <w:color w:val="000000"/>
                  <w:sz w:val="20"/>
                  <w:szCs w:val="20"/>
                </w:rPr>
                <w:t>LIM</w:t>
              </w:r>
            </w:ins>
          </w:p>
        </w:tc>
        <w:tc>
          <w:tcPr>
            <w:tcW w:w="3780" w:type="dxa"/>
            <w:vAlign w:val="center"/>
          </w:tcPr>
          <w:p w14:paraId="6FB41BE6" w14:textId="21BB44C4" w:rsidR="00A73E22" w:rsidRPr="00933A29" w:rsidRDefault="00A73E22" w:rsidP="00A73E22">
            <w:pPr>
              <w:spacing w:after="0"/>
              <w:jc w:val="center"/>
              <w:rPr>
                <w:ins w:id="3615" w:author="Seltzer, Karl" w:date="2024-04-05T14:43:00Z"/>
                <w:rFonts w:cstheme="minorHAnsi"/>
                <w:color w:val="000000"/>
                <w:sz w:val="20"/>
                <w:szCs w:val="20"/>
              </w:rPr>
            </w:pPr>
            <w:ins w:id="3616" w:author="Seltzer, Karl" w:date="2024-04-05T14:45:00Z">
              <w:r w:rsidRPr="00933A29">
                <w:rPr>
                  <w:rFonts w:cstheme="minorHAnsi"/>
                  <w:color w:val="000000"/>
                  <w:sz w:val="20"/>
                  <w:szCs w:val="20"/>
                </w:rPr>
                <w:t>Limonene monoterpenes</w:t>
              </w:r>
            </w:ins>
          </w:p>
        </w:tc>
        <w:tc>
          <w:tcPr>
            <w:tcW w:w="900" w:type="dxa"/>
            <w:vAlign w:val="center"/>
          </w:tcPr>
          <w:p w14:paraId="6B9F2723" w14:textId="2849EA32" w:rsidR="00A73E22" w:rsidRPr="00933A29" w:rsidRDefault="00A73E22" w:rsidP="00A73E22">
            <w:pPr>
              <w:keepNext/>
              <w:spacing w:after="0"/>
              <w:jc w:val="center"/>
              <w:rPr>
                <w:ins w:id="3617" w:author="Seltzer, Karl" w:date="2024-04-05T14:43:00Z"/>
                <w:rFonts w:cstheme="minorHAnsi"/>
                <w:color w:val="000000"/>
                <w:sz w:val="20"/>
                <w:szCs w:val="20"/>
              </w:rPr>
            </w:pPr>
            <w:ins w:id="3618" w:author="Seltzer, Karl" w:date="2024-04-05T14:45:00Z">
              <w:r w:rsidRPr="00933A29">
                <w:rPr>
                  <w:rFonts w:cstheme="minorHAnsi"/>
                  <w:color w:val="000000"/>
                  <w:sz w:val="20"/>
                  <w:szCs w:val="20"/>
                </w:rPr>
                <w:t>Lumped</w:t>
              </w:r>
            </w:ins>
          </w:p>
        </w:tc>
      </w:tr>
      <w:tr w:rsidR="00A73E22" w:rsidRPr="00933A29" w14:paraId="5D7AEA49" w14:textId="77777777" w:rsidTr="00590F38">
        <w:trPr>
          <w:trHeight w:val="143"/>
          <w:ins w:id="3619" w:author="Seltzer, Karl" w:date="2024-04-05T14:43:00Z"/>
        </w:trPr>
        <w:tc>
          <w:tcPr>
            <w:tcW w:w="3055" w:type="dxa"/>
            <w:vAlign w:val="center"/>
          </w:tcPr>
          <w:p w14:paraId="39CEA748" w14:textId="36AA5595" w:rsidR="00A73E22" w:rsidRPr="00933A29" w:rsidRDefault="00A73E22" w:rsidP="00A73E22">
            <w:pPr>
              <w:spacing w:after="0"/>
              <w:jc w:val="center"/>
              <w:rPr>
                <w:ins w:id="3620" w:author="Seltzer, Karl" w:date="2024-04-05T14:43:00Z"/>
                <w:rFonts w:cstheme="minorHAnsi"/>
                <w:color w:val="000000"/>
                <w:sz w:val="20"/>
                <w:szCs w:val="20"/>
              </w:rPr>
            </w:pPr>
            <w:ins w:id="3621" w:author="Seltzer, Karl" w:date="2024-04-05T14:45:00Z">
              <w:r>
                <w:rPr>
                  <w:rFonts w:cstheme="minorHAnsi"/>
                  <w:color w:val="000000"/>
                  <w:sz w:val="20"/>
                  <w:szCs w:val="20"/>
                </w:rPr>
                <w:t>CRACMMv2.0</w:t>
              </w:r>
            </w:ins>
          </w:p>
        </w:tc>
        <w:tc>
          <w:tcPr>
            <w:tcW w:w="1620" w:type="dxa"/>
            <w:vAlign w:val="center"/>
          </w:tcPr>
          <w:p w14:paraId="47F44195" w14:textId="3FA211AA" w:rsidR="00A73E22" w:rsidRPr="00933A29" w:rsidRDefault="00A73E22" w:rsidP="00A73E22">
            <w:pPr>
              <w:spacing w:after="0"/>
              <w:jc w:val="center"/>
              <w:rPr>
                <w:ins w:id="3622" w:author="Seltzer, Karl" w:date="2024-04-05T14:43:00Z"/>
                <w:rFonts w:cstheme="minorHAnsi"/>
                <w:color w:val="000000"/>
                <w:sz w:val="20"/>
                <w:szCs w:val="20"/>
              </w:rPr>
            </w:pPr>
            <w:ins w:id="3623" w:author="Seltzer, Karl" w:date="2024-04-05T14:45:00Z">
              <w:r w:rsidRPr="00933A29">
                <w:rPr>
                  <w:rFonts w:cstheme="minorHAnsi"/>
                  <w:color w:val="000000"/>
                  <w:sz w:val="20"/>
                  <w:szCs w:val="20"/>
                </w:rPr>
                <w:t>MACR</w:t>
              </w:r>
            </w:ins>
          </w:p>
        </w:tc>
        <w:tc>
          <w:tcPr>
            <w:tcW w:w="3780" w:type="dxa"/>
            <w:vAlign w:val="center"/>
          </w:tcPr>
          <w:p w14:paraId="0084D576" w14:textId="478C8D1C" w:rsidR="00A73E22" w:rsidRPr="00933A29" w:rsidRDefault="00A73E22" w:rsidP="00A73E22">
            <w:pPr>
              <w:spacing w:after="0"/>
              <w:jc w:val="center"/>
              <w:rPr>
                <w:ins w:id="3624" w:author="Seltzer, Karl" w:date="2024-04-05T14:43:00Z"/>
                <w:rFonts w:cstheme="minorHAnsi"/>
                <w:color w:val="000000"/>
                <w:sz w:val="20"/>
                <w:szCs w:val="20"/>
              </w:rPr>
            </w:pPr>
            <w:ins w:id="3625" w:author="Seltzer, Karl" w:date="2024-04-05T14:45:00Z">
              <w:r w:rsidRPr="00933A29">
                <w:rPr>
                  <w:rFonts w:cstheme="minorHAnsi"/>
                  <w:color w:val="000000"/>
                  <w:sz w:val="20"/>
                  <w:szCs w:val="20"/>
                </w:rPr>
                <w:t>Methacrolein and Crotonaldehyde</w:t>
              </w:r>
            </w:ins>
          </w:p>
        </w:tc>
        <w:tc>
          <w:tcPr>
            <w:tcW w:w="900" w:type="dxa"/>
            <w:vAlign w:val="center"/>
          </w:tcPr>
          <w:p w14:paraId="02FDCBAA" w14:textId="760E49A7" w:rsidR="00A73E22" w:rsidRPr="00933A29" w:rsidRDefault="00A73E22" w:rsidP="00A73E22">
            <w:pPr>
              <w:keepNext/>
              <w:spacing w:after="0"/>
              <w:jc w:val="center"/>
              <w:rPr>
                <w:ins w:id="3626" w:author="Seltzer, Karl" w:date="2024-04-05T14:43:00Z"/>
                <w:rFonts w:cstheme="minorHAnsi"/>
                <w:color w:val="000000"/>
                <w:sz w:val="20"/>
                <w:szCs w:val="20"/>
              </w:rPr>
            </w:pPr>
            <w:ins w:id="3627" w:author="Seltzer, Karl" w:date="2024-04-05T14:45:00Z">
              <w:r w:rsidRPr="00933A29">
                <w:rPr>
                  <w:rFonts w:cstheme="minorHAnsi"/>
                  <w:color w:val="000000"/>
                  <w:sz w:val="20"/>
                  <w:szCs w:val="20"/>
                </w:rPr>
                <w:t>Lumped</w:t>
              </w:r>
            </w:ins>
          </w:p>
        </w:tc>
      </w:tr>
      <w:tr w:rsidR="00A73E22" w:rsidRPr="00933A29" w14:paraId="669D0A20" w14:textId="77777777" w:rsidTr="00590F38">
        <w:trPr>
          <w:trHeight w:val="143"/>
          <w:ins w:id="3628" w:author="Seltzer, Karl" w:date="2024-04-05T14:43:00Z"/>
        </w:trPr>
        <w:tc>
          <w:tcPr>
            <w:tcW w:w="3055" w:type="dxa"/>
            <w:vAlign w:val="center"/>
          </w:tcPr>
          <w:p w14:paraId="4F7ADA54" w14:textId="1D2C8DBF" w:rsidR="00A73E22" w:rsidRPr="00933A29" w:rsidRDefault="00A73E22" w:rsidP="00A73E22">
            <w:pPr>
              <w:spacing w:after="0"/>
              <w:jc w:val="center"/>
              <w:rPr>
                <w:ins w:id="3629" w:author="Seltzer, Karl" w:date="2024-04-05T14:43:00Z"/>
                <w:rFonts w:cstheme="minorHAnsi"/>
                <w:color w:val="000000"/>
                <w:sz w:val="20"/>
                <w:szCs w:val="20"/>
              </w:rPr>
            </w:pPr>
            <w:ins w:id="3630" w:author="Seltzer, Karl" w:date="2024-04-05T14:45:00Z">
              <w:r>
                <w:rPr>
                  <w:rFonts w:cstheme="minorHAnsi"/>
                  <w:color w:val="000000"/>
                  <w:sz w:val="20"/>
                  <w:szCs w:val="20"/>
                </w:rPr>
                <w:t>CRACMMv2.0</w:t>
              </w:r>
            </w:ins>
          </w:p>
        </w:tc>
        <w:tc>
          <w:tcPr>
            <w:tcW w:w="1620" w:type="dxa"/>
            <w:vAlign w:val="center"/>
          </w:tcPr>
          <w:p w14:paraId="3716B803" w14:textId="51469873" w:rsidR="00A73E22" w:rsidRPr="00933A29" w:rsidRDefault="00A73E22" w:rsidP="00A73E22">
            <w:pPr>
              <w:spacing w:after="0"/>
              <w:jc w:val="center"/>
              <w:rPr>
                <w:ins w:id="3631" w:author="Seltzer, Karl" w:date="2024-04-05T14:43:00Z"/>
                <w:rFonts w:cstheme="minorHAnsi"/>
                <w:color w:val="000000"/>
                <w:sz w:val="20"/>
                <w:szCs w:val="20"/>
              </w:rPr>
            </w:pPr>
            <w:ins w:id="3632" w:author="Seltzer, Karl" w:date="2024-04-05T14:45:00Z">
              <w:r w:rsidRPr="00933A29">
                <w:rPr>
                  <w:rFonts w:cstheme="minorHAnsi"/>
                  <w:color w:val="000000"/>
                  <w:sz w:val="20"/>
                  <w:szCs w:val="20"/>
                </w:rPr>
                <w:t>MCT</w:t>
              </w:r>
            </w:ins>
          </w:p>
        </w:tc>
        <w:tc>
          <w:tcPr>
            <w:tcW w:w="3780" w:type="dxa"/>
            <w:vAlign w:val="center"/>
          </w:tcPr>
          <w:p w14:paraId="7D9E095A" w14:textId="1C53593C" w:rsidR="00A73E22" w:rsidRPr="00933A29" w:rsidRDefault="00A73E22" w:rsidP="00A73E22">
            <w:pPr>
              <w:spacing w:after="0"/>
              <w:jc w:val="center"/>
              <w:rPr>
                <w:ins w:id="3633" w:author="Seltzer, Karl" w:date="2024-04-05T14:43:00Z"/>
                <w:rFonts w:cstheme="minorHAnsi"/>
                <w:color w:val="000000"/>
                <w:sz w:val="20"/>
                <w:szCs w:val="20"/>
              </w:rPr>
            </w:pPr>
            <w:ins w:id="3634" w:author="Seltzer, Karl" w:date="2024-04-05T14:45:00Z">
              <w:r w:rsidRPr="00933A29">
                <w:rPr>
                  <w:rFonts w:cstheme="minorHAnsi"/>
                  <w:color w:val="000000"/>
                  <w:sz w:val="20"/>
                  <w:szCs w:val="20"/>
                </w:rPr>
                <w:t>Methylcatechol</w:t>
              </w:r>
            </w:ins>
          </w:p>
        </w:tc>
        <w:tc>
          <w:tcPr>
            <w:tcW w:w="900" w:type="dxa"/>
            <w:vAlign w:val="center"/>
          </w:tcPr>
          <w:p w14:paraId="32D9BFBA" w14:textId="44930406" w:rsidR="00A73E22" w:rsidRPr="00933A29" w:rsidRDefault="00A73E22" w:rsidP="00A73E22">
            <w:pPr>
              <w:keepNext/>
              <w:spacing w:after="0"/>
              <w:jc w:val="center"/>
              <w:rPr>
                <w:ins w:id="3635" w:author="Seltzer, Karl" w:date="2024-04-05T14:43:00Z"/>
                <w:rFonts w:cstheme="minorHAnsi"/>
                <w:color w:val="000000"/>
                <w:sz w:val="20"/>
                <w:szCs w:val="20"/>
              </w:rPr>
            </w:pPr>
            <w:ins w:id="3636" w:author="Seltzer, Karl" w:date="2024-04-05T14:45:00Z">
              <w:r w:rsidRPr="00933A29">
                <w:rPr>
                  <w:rFonts w:cstheme="minorHAnsi"/>
                  <w:color w:val="000000"/>
                  <w:sz w:val="20"/>
                  <w:szCs w:val="20"/>
                </w:rPr>
                <w:t>Lumped</w:t>
              </w:r>
            </w:ins>
          </w:p>
        </w:tc>
      </w:tr>
      <w:tr w:rsidR="00A73E22" w:rsidRPr="00933A29" w14:paraId="3492990B" w14:textId="77777777" w:rsidTr="00590F38">
        <w:trPr>
          <w:trHeight w:val="143"/>
          <w:ins w:id="3637" w:author="Seltzer, Karl" w:date="2024-04-05T14:43:00Z"/>
        </w:trPr>
        <w:tc>
          <w:tcPr>
            <w:tcW w:w="3055" w:type="dxa"/>
            <w:vAlign w:val="center"/>
          </w:tcPr>
          <w:p w14:paraId="319A5960" w14:textId="570E40FB" w:rsidR="00A73E22" w:rsidRPr="00933A29" w:rsidRDefault="00A73E22" w:rsidP="00A73E22">
            <w:pPr>
              <w:spacing w:after="0"/>
              <w:jc w:val="center"/>
              <w:rPr>
                <w:ins w:id="3638" w:author="Seltzer, Karl" w:date="2024-04-05T14:43:00Z"/>
                <w:rFonts w:cstheme="minorHAnsi"/>
                <w:color w:val="000000"/>
                <w:sz w:val="20"/>
                <w:szCs w:val="20"/>
              </w:rPr>
            </w:pPr>
            <w:ins w:id="3639" w:author="Seltzer, Karl" w:date="2024-04-05T14:45:00Z">
              <w:r>
                <w:rPr>
                  <w:rFonts w:cstheme="minorHAnsi"/>
                  <w:color w:val="000000"/>
                  <w:sz w:val="20"/>
                  <w:szCs w:val="20"/>
                </w:rPr>
                <w:t>CRACMMv2.0</w:t>
              </w:r>
            </w:ins>
          </w:p>
        </w:tc>
        <w:tc>
          <w:tcPr>
            <w:tcW w:w="1620" w:type="dxa"/>
            <w:vAlign w:val="center"/>
          </w:tcPr>
          <w:p w14:paraId="096372FF" w14:textId="58DFBF1D" w:rsidR="00A73E22" w:rsidRPr="00933A29" w:rsidRDefault="00A73E22" w:rsidP="00A73E22">
            <w:pPr>
              <w:spacing w:after="0"/>
              <w:jc w:val="center"/>
              <w:rPr>
                <w:ins w:id="3640" w:author="Seltzer, Karl" w:date="2024-04-05T14:43:00Z"/>
                <w:rFonts w:cstheme="minorHAnsi"/>
                <w:color w:val="000000"/>
                <w:sz w:val="20"/>
                <w:szCs w:val="20"/>
              </w:rPr>
            </w:pPr>
            <w:ins w:id="3641" w:author="Seltzer, Karl" w:date="2024-04-05T14:45:00Z">
              <w:r w:rsidRPr="00933A29">
                <w:rPr>
                  <w:rFonts w:cstheme="minorHAnsi"/>
                  <w:color w:val="000000"/>
                  <w:sz w:val="20"/>
                  <w:szCs w:val="20"/>
                </w:rPr>
                <w:t>MEK</w:t>
              </w:r>
            </w:ins>
          </w:p>
        </w:tc>
        <w:tc>
          <w:tcPr>
            <w:tcW w:w="3780" w:type="dxa"/>
            <w:vAlign w:val="center"/>
          </w:tcPr>
          <w:p w14:paraId="473F602D" w14:textId="1AB3A4E3" w:rsidR="00A73E22" w:rsidRPr="00933A29" w:rsidRDefault="00A73E22" w:rsidP="00A73E22">
            <w:pPr>
              <w:spacing w:after="0"/>
              <w:jc w:val="center"/>
              <w:rPr>
                <w:ins w:id="3642" w:author="Seltzer, Karl" w:date="2024-04-05T14:43:00Z"/>
                <w:rFonts w:cstheme="minorHAnsi"/>
                <w:color w:val="000000"/>
                <w:sz w:val="20"/>
                <w:szCs w:val="20"/>
              </w:rPr>
            </w:pPr>
            <w:ins w:id="3643" w:author="Seltzer, Karl" w:date="2024-04-05T14:45:00Z">
              <w:r w:rsidRPr="00933A29">
                <w:rPr>
                  <w:rFonts w:cstheme="minorHAnsi"/>
                  <w:color w:val="000000"/>
                  <w:sz w:val="20"/>
                  <w:szCs w:val="20"/>
                </w:rPr>
                <w:t>Methyl ethyl ketone</w:t>
              </w:r>
            </w:ins>
          </w:p>
        </w:tc>
        <w:tc>
          <w:tcPr>
            <w:tcW w:w="900" w:type="dxa"/>
            <w:vAlign w:val="center"/>
          </w:tcPr>
          <w:p w14:paraId="65597962" w14:textId="78C95AC6" w:rsidR="00A73E22" w:rsidRPr="00933A29" w:rsidRDefault="00A73E22" w:rsidP="00A73E22">
            <w:pPr>
              <w:keepNext/>
              <w:spacing w:after="0"/>
              <w:jc w:val="center"/>
              <w:rPr>
                <w:ins w:id="3644" w:author="Seltzer, Karl" w:date="2024-04-05T14:43:00Z"/>
                <w:rFonts w:cstheme="minorHAnsi"/>
                <w:color w:val="000000"/>
                <w:sz w:val="20"/>
                <w:szCs w:val="20"/>
              </w:rPr>
            </w:pPr>
            <w:ins w:id="3645" w:author="Seltzer, Karl" w:date="2024-04-05T14:45:00Z">
              <w:r w:rsidRPr="00933A29">
                <w:rPr>
                  <w:rFonts w:cstheme="minorHAnsi"/>
                  <w:color w:val="000000"/>
                  <w:sz w:val="20"/>
                  <w:szCs w:val="20"/>
                </w:rPr>
                <w:t>Explicit</w:t>
              </w:r>
            </w:ins>
          </w:p>
        </w:tc>
      </w:tr>
      <w:tr w:rsidR="00A73E22" w:rsidRPr="00933A29" w14:paraId="2572C768" w14:textId="77777777" w:rsidTr="00590F38">
        <w:trPr>
          <w:trHeight w:val="143"/>
          <w:ins w:id="3646" w:author="Seltzer, Karl" w:date="2024-04-05T14:43:00Z"/>
        </w:trPr>
        <w:tc>
          <w:tcPr>
            <w:tcW w:w="3055" w:type="dxa"/>
            <w:vAlign w:val="center"/>
          </w:tcPr>
          <w:p w14:paraId="7705F8CF" w14:textId="5FAC549D" w:rsidR="00A73E22" w:rsidRPr="00933A29" w:rsidRDefault="00A73E22" w:rsidP="00A73E22">
            <w:pPr>
              <w:spacing w:after="0"/>
              <w:jc w:val="center"/>
              <w:rPr>
                <w:ins w:id="3647" w:author="Seltzer, Karl" w:date="2024-04-05T14:43:00Z"/>
                <w:rFonts w:cstheme="minorHAnsi"/>
                <w:color w:val="000000"/>
                <w:sz w:val="20"/>
                <w:szCs w:val="20"/>
              </w:rPr>
            </w:pPr>
            <w:ins w:id="3648" w:author="Seltzer, Karl" w:date="2024-04-05T14:45:00Z">
              <w:r>
                <w:rPr>
                  <w:rFonts w:cstheme="minorHAnsi"/>
                  <w:color w:val="000000"/>
                  <w:sz w:val="20"/>
                  <w:szCs w:val="20"/>
                </w:rPr>
                <w:t>CRACMMv2.0</w:t>
              </w:r>
            </w:ins>
          </w:p>
        </w:tc>
        <w:tc>
          <w:tcPr>
            <w:tcW w:w="1620" w:type="dxa"/>
            <w:vAlign w:val="center"/>
          </w:tcPr>
          <w:p w14:paraId="3B2717C8" w14:textId="71370072" w:rsidR="00A73E22" w:rsidRPr="00933A29" w:rsidRDefault="00A73E22" w:rsidP="00A73E22">
            <w:pPr>
              <w:spacing w:after="0"/>
              <w:jc w:val="center"/>
              <w:rPr>
                <w:ins w:id="3649" w:author="Seltzer, Karl" w:date="2024-04-05T14:43:00Z"/>
                <w:rFonts w:cstheme="minorHAnsi"/>
                <w:color w:val="000000"/>
                <w:sz w:val="20"/>
                <w:szCs w:val="20"/>
              </w:rPr>
            </w:pPr>
            <w:ins w:id="3650" w:author="Seltzer, Karl" w:date="2024-04-05T14:45:00Z">
              <w:r w:rsidRPr="00933A29">
                <w:rPr>
                  <w:rFonts w:cstheme="minorHAnsi"/>
                  <w:color w:val="000000"/>
                  <w:sz w:val="20"/>
                  <w:szCs w:val="20"/>
                </w:rPr>
                <w:t>MGLY</w:t>
              </w:r>
            </w:ins>
          </w:p>
        </w:tc>
        <w:tc>
          <w:tcPr>
            <w:tcW w:w="3780" w:type="dxa"/>
            <w:vAlign w:val="center"/>
          </w:tcPr>
          <w:p w14:paraId="65C833CA" w14:textId="66190774" w:rsidR="00A73E22" w:rsidRPr="00933A29" w:rsidRDefault="00A73E22" w:rsidP="00A73E22">
            <w:pPr>
              <w:spacing w:after="0"/>
              <w:jc w:val="center"/>
              <w:rPr>
                <w:ins w:id="3651" w:author="Seltzer, Karl" w:date="2024-04-05T14:43:00Z"/>
                <w:rFonts w:cstheme="minorHAnsi"/>
                <w:color w:val="000000"/>
                <w:sz w:val="20"/>
                <w:szCs w:val="20"/>
              </w:rPr>
            </w:pPr>
            <w:ins w:id="3652" w:author="Seltzer, Karl" w:date="2024-04-05T14:45:00Z">
              <w:r w:rsidRPr="00933A29">
                <w:rPr>
                  <w:rFonts w:cstheme="minorHAnsi"/>
                  <w:color w:val="000000"/>
                  <w:sz w:val="20"/>
                  <w:szCs w:val="20"/>
                </w:rPr>
                <w:t>Methylglyoxal and similar species</w:t>
              </w:r>
            </w:ins>
          </w:p>
        </w:tc>
        <w:tc>
          <w:tcPr>
            <w:tcW w:w="900" w:type="dxa"/>
            <w:vAlign w:val="center"/>
          </w:tcPr>
          <w:p w14:paraId="4C77A7F2" w14:textId="693FD8A9" w:rsidR="00A73E22" w:rsidRPr="00933A29" w:rsidRDefault="00A73E22" w:rsidP="00A73E22">
            <w:pPr>
              <w:keepNext/>
              <w:spacing w:after="0"/>
              <w:jc w:val="center"/>
              <w:rPr>
                <w:ins w:id="3653" w:author="Seltzer, Karl" w:date="2024-04-05T14:43:00Z"/>
                <w:rFonts w:cstheme="minorHAnsi"/>
                <w:color w:val="000000"/>
                <w:sz w:val="20"/>
                <w:szCs w:val="20"/>
              </w:rPr>
            </w:pPr>
            <w:ins w:id="3654" w:author="Seltzer, Karl" w:date="2024-04-05T14:45:00Z">
              <w:r w:rsidRPr="00933A29">
                <w:rPr>
                  <w:rFonts w:cstheme="minorHAnsi"/>
                  <w:color w:val="000000"/>
                  <w:sz w:val="20"/>
                  <w:szCs w:val="20"/>
                </w:rPr>
                <w:t>Lumped</w:t>
              </w:r>
            </w:ins>
          </w:p>
        </w:tc>
      </w:tr>
      <w:tr w:rsidR="00A73E22" w:rsidRPr="00933A29" w14:paraId="310AD75E" w14:textId="77777777" w:rsidTr="00590F38">
        <w:trPr>
          <w:trHeight w:val="143"/>
          <w:ins w:id="3655" w:author="Seltzer, Karl" w:date="2024-04-05T14:43:00Z"/>
        </w:trPr>
        <w:tc>
          <w:tcPr>
            <w:tcW w:w="3055" w:type="dxa"/>
            <w:vAlign w:val="center"/>
          </w:tcPr>
          <w:p w14:paraId="3F58A81D" w14:textId="5167BE55" w:rsidR="00A73E22" w:rsidRPr="00933A29" w:rsidRDefault="00A73E22" w:rsidP="00A73E22">
            <w:pPr>
              <w:spacing w:after="0"/>
              <w:jc w:val="center"/>
              <w:rPr>
                <w:ins w:id="3656" w:author="Seltzer, Karl" w:date="2024-04-05T14:43:00Z"/>
                <w:rFonts w:cstheme="minorHAnsi"/>
                <w:color w:val="000000"/>
                <w:sz w:val="20"/>
                <w:szCs w:val="20"/>
              </w:rPr>
            </w:pPr>
            <w:ins w:id="3657" w:author="Seltzer, Karl" w:date="2024-04-05T14:45:00Z">
              <w:r>
                <w:rPr>
                  <w:rFonts w:cstheme="minorHAnsi"/>
                  <w:color w:val="000000"/>
                  <w:sz w:val="20"/>
                  <w:szCs w:val="20"/>
                </w:rPr>
                <w:t>CRACMMv2.0</w:t>
              </w:r>
            </w:ins>
          </w:p>
        </w:tc>
        <w:tc>
          <w:tcPr>
            <w:tcW w:w="1620" w:type="dxa"/>
            <w:vAlign w:val="center"/>
          </w:tcPr>
          <w:p w14:paraId="47363760" w14:textId="13FDB526" w:rsidR="00A73E22" w:rsidRPr="00933A29" w:rsidRDefault="00A73E22" w:rsidP="00A73E22">
            <w:pPr>
              <w:spacing w:after="0"/>
              <w:jc w:val="center"/>
              <w:rPr>
                <w:ins w:id="3658" w:author="Seltzer, Karl" w:date="2024-04-05T14:43:00Z"/>
                <w:rFonts w:cstheme="minorHAnsi"/>
                <w:color w:val="000000"/>
                <w:sz w:val="20"/>
                <w:szCs w:val="20"/>
              </w:rPr>
            </w:pPr>
            <w:ins w:id="3659" w:author="Seltzer, Karl" w:date="2024-04-05T14:45:00Z">
              <w:r w:rsidRPr="00933A29">
                <w:rPr>
                  <w:rFonts w:cstheme="minorHAnsi"/>
                  <w:color w:val="000000"/>
                  <w:sz w:val="20"/>
                  <w:szCs w:val="20"/>
                </w:rPr>
                <w:t>MOH</w:t>
              </w:r>
            </w:ins>
          </w:p>
        </w:tc>
        <w:tc>
          <w:tcPr>
            <w:tcW w:w="3780" w:type="dxa"/>
            <w:vAlign w:val="center"/>
          </w:tcPr>
          <w:p w14:paraId="05F74BB9" w14:textId="071B265C" w:rsidR="00A73E22" w:rsidRPr="00933A29" w:rsidRDefault="00A73E22" w:rsidP="00A73E22">
            <w:pPr>
              <w:spacing w:after="0"/>
              <w:jc w:val="center"/>
              <w:rPr>
                <w:ins w:id="3660" w:author="Seltzer, Karl" w:date="2024-04-05T14:43:00Z"/>
                <w:rFonts w:cstheme="minorHAnsi"/>
                <w:color w:val="000000"/>
                <w:sz w:val="20"/>
                <w:szCs w:val="20"/>
              </w:rPr>
            </w:pPr>
            <w:ins w:id="3661" w:author="Seltzer, Karl" w:date="2024-04-05T14:45:00Z">
              <w:r w:rsidRPr="00933A29">
                <w:rPr>
                  <w:rFonts w:cstheme="minorHAnsi"/>
                  <w:color w:val="000000"/>
                  <w:sz w:val="20"/>
                  <w:szCs w:val="20"/>
                </w:rPr>
                <w:t>Methanol</w:t>
              </w:r>
            </w:ins>
          </w:p>
        </w:tc>
        <w:tc>
          <w:tcPr>
            <w:tcW w:w="900" w:type="dxa"/>
            <w:vAlign w:val="center"/>
          </w:tcPr>
          <w:p w14:paraId="7B20B69E" w14:textId="379B49B3" w:rsidR="00A73E22" w:rsidRPr="00933A29" w:rsidRDefault="00A73E22" w:rsidP="00A73E22">
            <w:pPr>
              <w:keepNext/>
              <w:spacing w:after="0"/>
              <w:jc w:val="center"/>
              <w:rPr>
                <w:ins w:id="3662" w:author="Seltzer, Karl" w:date="2024-04-05T14:43:00Z"/>
                <w:rFonts w:cstheme="minorHAnsi"/>
                <w:color w:val="000000"/>
                <w:sz w:val="20"/>
                <w:szCs w:val="20"/>
              </w:rPr>
            </w:pPr>
            <w:ins w:id="3663" w:author="Seltzer, Karl" w:date="2024-04-05T14:45:00Z">
              <w:r w:rsidRPr="00933A29">
                <w:rPr>
                  <w:rFonts w:cstheme="minorHAnsi"/>
                  <w:color w:val="000000"/>
                  <w:sz w:val="20"/>
                  <w:szCs w:val="20"/>
                </w:rPr>
                <w:t>Explicit</w:t>
              </w:r>
            </w:ins>
          </w:p>
        </w:tc>
      </w:tr>
      <w:tr w:rsidR="00A73E22" w:rsidRPr="00933A29" w14:paraId="154292E4" w14:textId="77777777" w:rsidTr="00590F38">
        <w:trPr>
          <w:trHeight w:val="143"/>
          <w:ins w:id="3664" w:author="Seltzer, Karl" w:date="2024-04-05T14:43:00Z"/>
        </w:trPr>
        <w:tc>
          <w:tcPr>
            <w:tcW w:w="3055" w:type="dxa"/>
            <w:vAlign w:val="center"/>
          </w:tcPr>
          <w:p w14:paraId="07F4F051" w14:textId="5B672D4B" w:rsidR="00A73E22" w:rsidRPr="00933A29" w:rsidRDefault="00A73E22" w:rsidP="00A73E22">
            <w:pPr>
              <w:spacing w:after="0"/>
              <w:jc w:val="center"/>
              <w:rPr>
                <w:ins w:id="3665" w:author="Seltzer, Karl" w:date="2024-04-05T14:43:00Z"/>
                <w:rFonts w:cstheme="minorHAnsi"/>
                <w:color w:val="000000"/>
                <w:sz w:val="20"/>
                <w:szCs w:val="20"/>
              </w:rPr>
            </w:pPr>
            <w:ins w:id="3666" w:author="Seltzer, Karl" w:date="2024-04-05T14:45:00Z">
              <w:r>
                <w:rPr>
                  <w:rFonts w:cstheme="minorHAnsi"/>
                  <w:color w:val="000000"/>
                  <w:sz w:val="20"/>
                  <w:szCs w:val="20"/>
                </w:rPr>
                <w:t>CRACMMv2.0</w:t>
              </w:r>
            </w:ins>
          </w:p>
        </w:tc>
        <w:tc>
          <w:tcPr>
            <w:tcW w:w="1620" w:type="dxa"/>
            <w:vAlign w:val="center"/>
          </w:tcPr>
          <w:p w14:paraId="5AB40B9F" w14:textId="20418B36" w:rsidR="00A73E22" w:rsidRPr="00933A29" w:rsidRDefault="00A73E22" w:rsidP="00A73E22">
            <w:pPr>
              <w:spacing w:after="0"/>
              <w:jc w:val="center"/>
              <w:rPr>
                <w:ins w:id="3667" w:author="Seltzer, Karl" w:date="2024-04-05T14:43:00Z"/>
                <w:rFonts w:cstheme="minorHAnsi"/>
                <w:color w:val="000000"/>
                <w:sz w:val="20"/>
                <w:szCs w:val="20"/>
              </w:rPr>
            </w:pPr>
            <w:ins w:id="3668" w:author="Seltzer, Karl" w:date="2024-04-05T14:45:00Z">
              <w:r w:rsidRPr="00933A29">
                <w:rPr>
                  <w:rFonts w:cstheme="minorHAnsi"/>
                  <w:color w:val="000000"/>
                  <w:sz w:val="20"/>
                  <w:szCs w:val="20"/>
                </w:rPr>
                <w:t>MVK</w:t>
              </w:r>
            </w:ins>
          </w:p>
        </w:tc>
        <w:tc>
          <w:tcPr>
            <w:tcW w:w="3780" w:type="dxa"/>
            <w:vAlign w:val="center"/>
          </w:tcPr>
          <w:p w14:paraId="482EB571" w14:textId="0D865EDA" w:rsidR="00A73E22" w:rsidRPr="00933A29" w:rsidRDefault="00A73E22" w:rsidP="00A73E22">
            <w:pPr>
              <w:spacing w:after="0"/>
              <w:jc w:val="center"/>
              <w:rPr>
                <w:ins w:id="3669" w:author="Seltzer, Karl" w:date="2024-04-05T14:43:00Z"/>
                <w:rFonts w:cstheme="minorHAnsi"/>
                <w:color w:val="000000"/>
                <w:sz w:val="20"/>
                <w:szCs w:val="20"/>
              </w:rPr>
            </w:pPr>
            <w:ins w:id="3670" w:author="Seltzer, Karl" w:date="2024-04-05T14:45:00Z">
              <w:r w:rsidRPr="00933A29">
                <w:rPr>
                  <w:rFonts w:cstheme="minorHAnsi"/>
                  <w:color w:val="000000"/>
                  <w:sz w:val="20"/>
                  <w:szCs w:val="20"/>
                </w:rPr>
                <w:t>Methyl vinyl ketone</w:t>
              </w:r>
            </w:ins>
          </w:p>
        </w:tc>
        <w:tc>
          <w:tcPr>
            <w:tcW w:w="900" w:type="dxa"/>
            <w:vAlign w:val="center"/>
          </w:tcPr>
          <w:p w14:paraId="42F3925B" w14:textId="76F18890" w:rsidR="00A73E22" w:rsidRPr="00933A29" w:rsidRDefault="00A73E22" w:rsidP="00A73E22">
            <w:pPr>
              <w:keepNext/>
              <w:spacing w:after="0"/>
              <w:jc w:val="center"/>
              <w:rPr>
                <w:ins w:id="3671" w:author="Seltzer, Karl" w:date="2024-04-05T14:43:00Z"/>
                <w:rFonts w:cstheme="minorHAnsi"/>
                <w:color w:val="000000"/>
                <w:sz w:val="20"/>
                <w:szCs w:val="20"/>
              </w:rPr>
            </w:pPr>
            <w:ins w:id="3672" w:author="Seltzer, Karl" w:date="2024-04-05T14:45:00Z">
              <w:r w:rsidRPr="00933A29">
                <w:rPr>
                  <w:rFonts w:cstheme="minorHAnsi"/>
                  <w:color w:val="000000"/>
                  <w:sz w:val="20"/>
                  <w:szCs w:val="20"/>
                </w:rPr>
                <w:t>Explicit</w:t>
              </w:r>
            </w:ins>
          </w:p>
        </w:tc>
      </w:tr>
      <w:tr w:rsidR="00A73E22" w:rsidRPr="00933A29" w14:paraId="3D4190F7" w14:textId="77777777" w:rsidTr="00590F38">
        <w:trPr>
          <w:trHeight w:val="143"/>
          <w:ins w:id="3673" w:author="Seltzer, Karl" w:date="2024-04-05T14:43:00Z"/>
        </w:trPr>
        <w:tc>
          <w:tcPr>
            <w:tcW w:w="3055" w:type="dxa"/>
            <w:vAlign w:val="center"/>
          </w:tcPr>
          <w:p w14:paraId="3609E289" w14:textId="2B11056F" w:rsidR="00A73E22" w:rsidRPr="00933A29" w:rsidRDefault="00A73E22" w:rsidP="00A73E22">
            <w:pPr>
              <w:spacing w:after="0"/>
              <w:jc w:val="center"/>
              <w:rPr>
                <w:ins w:id="3674" w:author="Seltzer, Karl" w:date="2024-04-05T14:43:00Z"/>
                <w:rFonts w:cstheme="minorHAnsi"/>
                <w:color w:val="000000"/>
                <w:sz w:val="20"/>
                <w:szCs w:val="20"/>
              </w:rPr>
            </w:pPr>
            <w:ins w:id="3675" w:author="Seltzer, Karl" w:date="2024-04-05T14:45:00Z">
              <w:r>
                <w:rPr>
                  <w:rFonts w:cstheme="minorHAnsi"/>
                  <w:color w:val="000000"/>
                  <w:sz w:val="20"/>
                  <w:szCs w:val="20"/>
                </w:rPr>
                <w:t>CRACMMv2.0</w:t>
              </w:r>
            </w:ins>
          </w:p>
        </w:tc>
        <w:tc>
          <w:tcPr>
            <w:tcW w:w="1620" w:type="dxa"/>
            <w:vAlign w:val="center"/>
          </w:tcPr>
          <w:p w14:paraId="344473F8" w14:textId="470A3663" w:rsidR="00A73E22" w:rsidRPr="00933A29" w:rsidRDefault="00A73E22" w:rsidP="00A73E22">
            <w:pPr>
              <w:spacing w:after="0"/>
              <w:jc w:val="center"/>
              <w:rPr>
                <w:ins w:id="3676" w:author="Seltzer, Karl" w:date="2024-04-05T14:43:00Z"/>
                <w:rFonts w:cstheme="minorHAnsi"/>
                <w:color w:val="000000"/>
                <w:sz w:val="20"/>
                <w:szCs w:val="20"/>
              </w:rPr>
            </w:pPr>
            <w:ins w:id="3677" w:author="Seltzer, Karl" w:date="2024-04-05T14:45:00Z">
              <w:r w:rsidRPr="00933A29">
                <w:rPr>
                  <w:rFonts w:cstheme="minorHAnsi"/>
                  <w:color w:val="000000"/>
                  <w:sz w:val="20"/>
                  <w:szCs w:val="20"/>
                </w:rPr>
                <w:t>NAPH</w:t>
              </w:r>
            </w:ins>
          </w:p>
        </w:tc>
        <w:tc>
          <w:tcPr>
            <w:tcW w:w="3780" w:type="dxa"/>
            <w:vAlign w:val="center"/>
          </w:tcPr>
          <w:p w14:paraId="4121AE89" w14:textId="6DD53D3E" w:rsidR="00A73E22" w:rsidRPr="00933A29" w:rsidRDefault="00A73E22" w:rsidP="00A73E22">
            <w:pPr>
              <w:spacing w:after="0"/>
              <w:jc w:val="center"/>
              <w:rPr>
                <w:ins w:id="3678" w:author="Seltzer, Karl" w:date="2024-04-05T14:43:00Z"/>
                <w:rFonts w:cstheme="minorHAnsi"/>
                <w:color w:val="000000"/>
                <w:sz w:val="20"/>
                <w:szCs w:val="20"/>
              </w:rPr>
            </w:pPr>
            <w:ins w:id="3679" w:author="Seltzer, Karl" w:date="2024-04-05T14:45:00Z">
              <w:r w:rsidRPr="00933A29">
                <w:rPr>
                  <w:rFonts w:cstheme="minorHAnsi"/>
                  <w:color w:val="000000"/>
                  <w:sz w:val="20"/>
                  <w:szCs w:val="20"/>
                </w:rPr>
                <w:t>PAH with 2 aromatic rings</w:t>
              </w:r>
            </w:ins>
          </w:p>
        </w:tc>
        <w:tc>
          <w:tcPr>
            <w:tcW w:w="900" w:type="dxa"/>
            <w:vAlign w:val="center"/>
          </w:tcPr>
          <w:p w14:paraId="44319583" w14:textId="289B6617" w:rsidR="00A73E22" w:rsidRPr="00933A29" w:rsidRDefault="00A73E22" w:rsidP="00A73E22">
            <w:pPr>
              <w:keepNext/>
              <w:spacing w:after="0"/>
              <w:jc w:val="center"/>
              <w:rPr>
                <w:ins w:id="3680" w:author="Seltzer, Karl" w:date="2024-04-05T14:43:00Z"/>
                <w:rFonts w:cstheme="minorHAnsi"/>
                <w:color w:val="000000"/>
                <w:sz w:val="20"/>
                <w:szCs w:val="20"/>
              </w:rPr>
            </w:pPr>
            <w:ins w:id="3681" w:author="Seltzer, Karl" w:date="2024-04-05T14:45:00Z">
              <w:r w:rsidRPr="00933A29">
                <w:rPr>
                  <w:rFonts w:cstheme="minorHAnsi"/>
                  <w:color w:val="000000"/>
                  <w:sz w:val="20"/>
                  <w:szCs w:val="20"/>
                </w:rPr>
                <w:t>Lumped</w:t>
              </w:r>
            </w:ins>
          </w:p>
        </w:tc>
      </w:tr>
      <w:tr w:rsidR="00A73E22" w:rsidRPr="00933A29" w14:paraId="3DA09228" w14:textId="77777777" w:rsidTr="00590F38">
        <w:trPr>
          <w:trHeight w:val="143"/>
          <w:ins w:id="3682" w:author="Seltzer, Karl" w:date="2024-04-05T14:43:00Z"/>
        </w:trPr>
        <w:tc>
          <w:tcPr>
            <w:tcW w:w="3055" w:type="dxa"/>
            <w:vAlign w:val="center"/>
          </w:tcPr>
          <w:p w14:paraId="17632D6C" w14:textId="6CA84FDA" w:rsidR="00A73E22" w:rsidRPr="00933A29" w:rsidRDefault="00A73E22" w:rsidP="00A73E22">
            <w:pPr>
              <w:spacing w:after="0"/>
              <w:jc w:val="center"/>
              <w:rPr>
                <w:ins w:id="3683" w:author="Seltzer, Karl" w:date="2024-04-05T14:43:00Z"/>
                <w:rFonts w:cstheme="minorHAnsi"/>
                <w:color w:val="000000"/>
                <w:sz w:val="20"/>
                <w:szCs w:val="20"/>
              </w:rPr>
            </w:pPr>
            <w:ins w:id="3684" w:author="Seltzer, Karl" w:date="2024-04-05T14:45:00Z">
              <w:r>
                <w:rPr>
                  <w:rFonts w:cstheme="minorHAnsi"/>
                  <w:color w:val="000000"/>
                  <w:sz w:val="20"/>
                  <w:szCs w:val="20"/>
                </w:rPr>
                <w:t>CRACMMv2.0</w:t>
              </w:r>
            </w:ins>
          </w:p>
        </w:tc>
        <w:tc>
          <w:tcPr>
            <w:tcW w:w="1620" w:type="dxa"/>
            <w:vAlign w:val="center"/>
          </w:tcPr>
          <w:p w14:paraId="52D24BF8" w14:textId="100C53B0" w:rsidR="00A73E22" w:rsidRPr="00933A29" w:rsidRDefault="00A73E22" w:rsidP="00A73E22">
            <w:pPr>
              <w:spacing w:after="0"/>
              <w:jc w:val="center"/>
              <w:rPr>
                <w:ins w:id="3685" w:author="Seltzer, Karl" w:date="2024-04-05T14:43:00Z"/>
                <w:rFonts w:cstheme="minorHAnsi"/>
                <w:color w:val="000000"/>
                <w:sz w:val="20"/>
                <w:szCs w:val="20"/>
              </w:rPr>
            </w:pPr>
            <w:ins w:id="3686" w:author="Seltzer, Karl" w:date="2024-04-05T14:45:00Z">
              <w:r w:rsidRPr="00933A29">
                <w:rPr>
                  <w:rFonts w:cstheme="minorHAnsi"/>
                  <w:color w:val="000000"/>
                  <w:sz w:val="20"/>
                  <w:szCs w:val="20"/>
                </w:rPr>
                <w:t>OLI</w:t>
              </w:r>
            </w:ins>
          </w:p>
        </w:tc>
        <w:tc>
          <w:tcPr>
            <w:tcW w:w="3780" w:type="dxa"/>
            <w:vAlign w:val="center"/>
          </w:tcPr>
          <w:p w14:paraId="68B94AB9" w14:textId="43F33338" w:rsidR="00A73E22" w:rsidRPr="00933A29" w:rsidRDefault="00A73E22" w:rsidP="00A73E22">
            <w:pPr>
              <w:spacing w:after="0"/>
              <w:jc w:val="center"/>
              <w:rPr>
                <w:ins w:id="3687" w:author="Seltzer, Karl" w:date="2024-04-05T14:43:00Z"/>
                <w:rFonts w:cstheme="minorHAnsi"/>
                <w:color w:val="000000"/>
                <w:sz w:val="20"/>
                <w:szCs w:val="20"/>
              </w:rPr>
            </w:pPr>
            <w:ins w:id="3688" w:author="Seltzer, Karl" w:date="2024-04-05T14:45:00Z">
              <w:r w:rsidRPr="00933A29">
                <w:rPr>
                  <w:rFonts w:cstheme="minorHAnsi"/>
                  <w:color w:val="000000"/>
                  <w:sz w:val="20"/>
                  <w:szCs w:val="20"/>
                </w:rPr>
                <w:t>Internal alkenes</w:t>
              </w:r>
            </w:ins>
          </w:p>
        </w:tc>
        <w:tc>
          <w:tcPr>
            <w:tcW w:w="900" w:type="dxa"/>
            <w:vAlign w:val="center"/>
          </w:tcPr>
          <w:p w14:paraId="27748F0C" w14:textId="6400D298" w:rsidR="00A73E22" w:rsidRPr="00933A29" w:rsidRDefault="00A73E22" w:rsidP="00A73E22">
            <w:pPr>
              <w:keepNext/>
              <w:spacing w:after="0"/>
              <w:jc w:val="center"/>
              <w:rPr>
                <w:ins w:id="3689" w:author="Seltzer, Karl" w:date="2024-04-05T14:43:00Z"/>
                <w:rFonts w:cstheme="minorHAnsi"/>
                <w:color w:val="000000"/>
                <w:sz w:val="20"/>
                <w:szCs w:val="20"/>
              </w:rPr>
            </w:pPr>
            <w:ins w:id="3690" w:author="Seltzer, Karl" w:date="2024-04-05T14:45:00Z">
              <w:r w:rsidRPr="00933A29">
                <w:rPr>
                  <w:rFonts w:cstheme="minorHAnsi"/>
                  <w:color w:val="000000"/>
                  <w:sz w:val="20"/>
                  <w:szCs w:val="20"/>
                </w:rPr>
                <w:t>Lumped</w:t>
              </w:r>
            </w:ins>
          </w:p>
        </w:tc>
      </w:tr>
      <w:tr w:rsidR="00A73E22" w:rsidRPr="00933A29" w14:paraId="59A8AC16" w14:textId="77777777" w:rsidTr="00590F38">
        <w:trPr>
          <w:trHeight w:val="143"/>
          <w:ins w:id="3691" w:author="Seltzer, Karl" w:date="2024-04-05T14:43:00Z"/>
        </w:trPr>
        <w:tc>
          <w:tcPr>
            <w:tcW w:w="3055" w:type="dxa"/>
            <w:vAlign w:val="center"/>
          </w:tcPr>
          <w:p w14:paraId="5413D75B" w14:textId="0E9BF69A" w:rsidR="00A73E22" w:rsidRPr="00933A29" w:rsidRDefault="00A73E22" w:rsidP="00A73E22">
            <w:pPr>
              <w:spacing w:after="0"/>
              <w:jc w:val="center"/>
              <w:rPr>
                <w:ins w:id="3692" w:author="Seltzer, Karl" w:date="2024-04-05T14:43:00Z"/>
                <w:rFonts w:cstheme="minorHAnsi"/>
                <w:color w:val="000000"/>
                <w:sz w:val="20"/>
                <w:szCs w:val="20"/>
              </w:rPr>
            </w:pPr>
            <w:ins w:id="3693" w:author="Seltzer, Karl" w:date="2024-04-05T14:45:00Z">
              <w:r>
                <w:rPr>
                  <w:rFonts w:cstheme="minorHAnsi"/>
                  <w:color w:val="000000"/>
                  <w:sz w:val="20"/>
                  <w:szCs w:val="20"/>
                </w:rPr>
                <w:t>CRACMMv2.0</w:t>
              </w:r>
            </w:ins>
          </w:p>
        </w:tc>
        <w:tc>
          <w:tcPr>
            <w:tcW w:w="1620" w:type="dxa"/>
            <w:vAlign w:val="center"/>
          </w:tcPr>
          <w:p w14:paraId="18399B32" w14:textId="10501C35" w:rsidR="00A73E22" w:rsidRPr="00933A29" w:rsidRDefault="00A73E22" w:rsidP="00A73E22">
            <w:pPr>
              <w:spacing w:after="0"/>
              <w:jc w:val="center"/>
              <w:rPr>
                <w:ins w:id="3694" w:author="Seltzer, Karl" w:date="2024-04-05T14:43:00Z"/>
                <w:rFonts w:cstheme="minorHAnsi"/>
                <w:color w:val="000000"/>
                <w:sz w:val="20"/>
                <w:szCs w:val="20"/>
              </w:rPr>
            </w:pPr>
            <w:ins w:id="3695" w:author="Seltzer, Karl" w:date="2024-04-05T14:45:00Z">
              <w:r w:rsidRPr="00933A29">
                <w:rPr>
                  <w:rFonts w:cstheme="minorHAnsi"/>
                  <w:color w:val="000000"/>
                  <w:sz w:val="20"/>
                  <w:szCs w:val="20"/>
                </w:rPr>
                <w:t>OLT</w:t>
              </w:r>
            </w:ins>
          </w:p>
        </w:tc>
        <w:tc>
          <w:tcPr>
            <w:tcW w:w="3780" w:type="dxa"/>
            <w:vAlign w:val="center"/>
          </w:tcPr>
          <w:p w14:paraId="75039E89" w14:textId="6C56E1D0" w:rsidR="00A73E22" w:rsidRPr="00933A29" w:rsidRDefault="00A73E22" w:rsidP="00A73E22">
            <w:pPr>
              <w:spacing w:after="0"/>
              <w:jc w:val="center"/>
              <w:rPr>
                <w:ins w:id="3696" w:author="Seltzer, Karl" w:date="2024-04-05T14:43:00Z"/>
                <w:rFonts w:cstheme="minorHAnsi"/>
                <w:color w:val="000000"/>
                <w:sz w:val="20"/>
                <w:szCs w:val="20"/>
              </w:rPr>
            </w:pPr>
            <w:ins w:id="3697" w:author="Seltzer, Karl" w:date="2024-04-05T14:45:00Z">
              <w:r w:rsidRPr="00933A29">
                <w:rPr>
                  <w:rFonts w:cstheme="minorHAnsi"/>
                  <w:color w:val="000000"/>
                  <w:sz w:val="20"/>
                  <w:szCs w:val="20"/>
                </w:rPr>
                <w:t>Terminal alkenes</w:t>
              </w:r>
            </w:ins>
          </w:p>
        </w:tc>
        <w:tc>
          <w:tcPr>
            <w:tcW w:w="900" w:type="dxa"/>
            <w:vAlign w:val="center"/>
          </w:tcPr>
          <w:p w14:paraId="26E5D1A7" w14:textId="5C21CA1E" w:rsidR="00A73E22" w:rsidRPr="00933A29" w:rsidRDefault="00A73E22" w:rsidP="00A73E22">
            <w:pPr>
              <w:keepNext/>
              <w:spacing w:after="0"/>
              <w:jc w:val="center"/>
              <w:rPr>
                <w:ins w:id="3698" w:author="Seltzer, Karl" w:date="2024-04-05T14:43:00Z"/>
                <w:rFonts w:cstheme="minorHAnsi"/>
                <w:color w:val="000000"/>
                <w:sz w:val="20"/>
                <w:szCs w:val="20"/>
              </w:rPr>
            </w:pPr>
            <w:ins w:id="3699" w:author="Seltzer, Karl" w:date="2024-04-05T14:45:00Z">
              <w:r w:rsidRPr="00933A29">
                <w:rPr>
                  <w:rFonts w:cstheme="minorHAnsi"/>
                  <w:color w:val="000000"/>
                  <w:sz w:val="20"/>
                  <w:szCs w:val="20"/>
                </w:rPr>
                <w:t>Lumped</w:t>
              </w:r>
            </w:ins>
          </w:p>
        </w:tc>
      </w:tr>
      <w:tr w:rsidR="00A73E22" w:rsidRPr="00933A29" w14:paraId="63C11E15" w14:textId="77777777" w:rsidTr="00590F38">
        <w:trPr>
          <w:trHeight w:val="143"/>
          <w:ins w:id="3700" w:author="Seltzer, Karl" w:date="2024-04-05T14:43:00Z"/>
        </w:trPr>
        <w:tc>
          <w:tcPr>
            <w:tcW w:w="3055" w:type="dxa"/>
            <w:vAlign w:val="center"/>
          </w:tcPr>
          <w:p w14:paraId="36DEBF94" w14:textId="1753CDEC" w:rsidR="00A73E22" w:rsidRPr="00933A29" w:rsidRDefault="00A73E22" w:rsidP="00A73E22">
            <w:pPr>
              <w:spacing w:after="0"/>
              <w:jc w:val="center"/>
              <w:rPr>
                <w:ins w:id="3701" w:author="Seltzer, Karl" w:date="2024-04-05T14:43:00Z"/>
                <w:rFonts w:cstheme="minorHAnsi"/>
                <w:color w:val="000000"/>
                <w:sz w:val="20"/>
                <w:szCs w:val="20"/>
              </w:rPr>
            </w:pPr>
            <w:ins w:id="3702" w:author="Seltzer, Karl" w:date="2024-04-05T14:45:00Z">
              <w:r>
                <w:rPr>
                  <w:rFonts w:cstheme="minorHAnsi"/>
                  <w:color w:val="000000"/>
                  <w:sz w:val="20"/>
                  <w:szCs w:val="20"/>
                </w:rPr>
                <w:t>CRACMMv2.0</w:t>
              </w:r>
            </w:ins>
          </w:p>
        </w:tc>
        <w:tc>
          <w:tcPr>
            <w:tcW w:w="1620" w:type="dxa"/>
            <w:vAlign w:val="center"/>
          </w:tcPr>
          <w:p w14:paraId="1A6866B6" w14:textId="050F953A" w:rsidR="00A73E22" w:rsidRPr="00933A29" w:rsidRDefault="00A73E22" w:rsidP="00A73E22">
            <w:pPr>
              <w:spacing w:after="0"/>
              <w:jc w:val="center"/>
              <w:rPr>
                <w:ins w:id="3703" w:author="Seltzer, Karl" w:date="2024-04-05T14:43:00Z"/>
                <w:rFonts w:cstheme="minorHAnsi"/>
                <w:color w:val="000000"/>
                <w:sz w:val="20"/>
                <w:szCs w:val="20"/>
              </w:rPr>
            </w:pPr>
            <w:ins w:id="3704" w:author="Seltzer, Karl" w:date="2024-04-05T14:45:00Z">
              <w:r w:rsidRPr="00933A29">
                <w:rPr>
                  <w:rFonts w:cstheme="minorHAnsi"/>
                  <w:color w:val="000000"/>
                  <w:sz w:val="20"/>
                  <w:szCs w:val="20"/>
                </w:rPr>
                <w:t>ONIT</w:t>
              </w:r>
            </w:ins>
          </w:p>
        </w:tc>
        <w:tc>
          <w:tcPr>
            <w:tcW w:w="3780" w:type="dxa"/>
            <w:vAlign w:val="center"/>
          </w:tcPr>
          <w:p w14:paraId="323914B5" w14:textId="41DC9847" w:rsidR="00A73E22" w:rsidRPr="00933A29" w:rsidRDefault="00A73E22" w:rsidP="00A73E22">
            <w:pPr>
              <w:spacing w:after="0"/>
              <w:jc w:val="center"/>
              <w:rPr>
                <w:ins w:id="3705" w:author="Seltzer, Karl" w:date="2024-04-05T14:43:00Z"/>
                <w:rFonts w:cstheme="minorHAnsi"/>
                <w:color w:val="000000"/>
                <w:sz w:val="20"/>
                <w:szCs w:val="20"/>
              </w:rPr>
            </w:pPr>
            <w:ins w:id="3706" w:author="Seltzer, Karl" w:date="2024-04-05T14:45:00Z">
              <w:r w:rsidRPr="00933A29">
                <w:rPr>
                  <w:rFonts w:cstheme="minorHAnsi"/>
                  <w:color w:val="000000"/>
                  <w:sz w:val="20"/>
                  <w:szCs w:val="20"/>
                </w:rPr>
                <w:t>Organic nitrates</w:t>
              </w:r>
            </w:ins>
          </w:p>
        </w:tc>
        <w:tc>
          <w:tcPr>
            <w:tcW w:w="900" w:type="dxa"/>
            <w:vAlign w:val="center"/>
          </w:tcPr>
          <w:p w14:paraId="52DC2D42" w14:textId="46CABD33" w:rsidR="00A73E22" w:rsidRPr="00933A29" w:rsidRDefault="00A73E22" w:rsidP="00A73E22">
            <w:pPr>
              <w:keepNext/>
              <w:spacing w:after="0"/>
              <w:jc w:val="center"/>
              <w:rPr>
                <w:ins w:id="3707" w:author="Seltzer, Karl" w:date="2024-04-05T14:43:00Z"/>
                <w:rFonts w:cstheme="minorHAnsi"/>
                <w:color w:val="000000"/>
                <w:sz w:val="20"/>
                <w:szCs w:val="20"/>
              </w:rPr>
            </w:pPr>
            <w:ins w:id="3708" w:author="Seltzer, Karl" w:date="2024-04-05T14:45:00Z">
              <w:r w:rsidRPr="00933A29">
                <w:rPr>
                  <w:rFonts w:cstheme="minorHAnsi"/>
                  <w:color w:val="000000"/>
                  <w:sz w:val="20"/>
                  <w:szCs w:val="20"/>
                </w:rPr>
                <w:t>Lumped</w:t>
              </w:r>
            </w:ins>
          </w:p>
        </w:tc>
      </w:tr>
      <w:tr w:rsidR="00A73E22" w:rsidRPr="00933A29" w14:paraId="091F62CB" w14:textId="77777777" w:rsidTr="00590F38">
        <w:trPr>
          <w:trHeight w:val="143"/>
          <w:ins w:id="3709" w:author="Seltzer, Karl" w:date="2024-04-05T14:43:00Z"/>
        </w:trPr>
        <w:tc>
          <w:tcPr>
            <w:tcW w:w="3055" w:type="dxa"/>
            <w:vAlign w:val="center"/>
          </w:tcPr>
          <w:p w14:paraId="02ABF50F" w14:textId="6AC92C76" w:rsidR="00A73E22" w:rsidRPr="00933A29" w:rsidRDefault="00A73E22" w:rsidP="00A73E22">
            <w:pPr>
              <w:spacing w:after="0"/>
              <w:jc w:val="center"/>
              <w:rPr>
                <w:ins w:id="3710" w:author="Seltzer, Karl" w:date="2024-04-05T14:43:00Z"/>
                <w:rFonts w:cstheme="minorHAnsi"/>
                <w:color w:val="000000"/>
                <w:sz w:val="20"/>
                <w:szCs w:val="20"/>
              </w:rPr>
            </w:pPr>
            <w:ins w:id="3711" w:author="Seltzer, Karl" w:date="2024-04-05T14:45:00Z">
              <w:r>
                <w:rPr>
                  <w:rFonts w:cstheme="minorHAnsi"/>
                  <w:color w:val="000000"/>
                  <w:sz w:val="20"/>
                  <w:szCs w:val="20"/>
                </w:rPr>
                <w:t>CRACMMv2.0</w:t>
              </w:r>
            </w:ins>
          </w:p>
        </w:tc>
        <w:tc>
          <w:tcPr>
            <w:tcW w:w="1620" w:type="dxa"/>
            <w:vAlign w:val="center"/>
          </w:tcPr>
          <w:p w14:paraId="19E4E35E" w14:textId="42BB8A07" w:rsidR="00A73E22" w:rsidRPr="00933A29" w:rsidRDefault="00A73E22" w:rsidP="00A73E22">
            <w:pPr>
              <w:spacing w:after="0"/>
              <w:jc w:val="center"/>
              <w:rPr>
                <w:ins w:id="3712" w:author="Seltzer, Karl" w:date="2024-04-05T14:43:00Z"/>
                <w:rFonts w:cstheme="minorHAnsi"/>
                <w:color w:val="000000"/>
                <w:sz w:val="20"/>
                <w:szCs w:val="20"/>
              </w:rPr>
            </w:pPr>
            <w:ins w:id="3713" w:author="Seltzer, Karl" w:date="2024-04-05T14:45:00Z">
              <w:r w:rsidRPr="00933A29">
                <w:rPr>
                  <w:rFonts w:cstheme="minorHAnsi"/>
                  <w:color w:val="000000"/>
                  <w:sz w:val="20"/>
                  <w:szCs w:val="20"/>
                </w:rPr>
                <w:t>ORA1</w:t>
              </w:r>
            </w:ins>
          </w:p>
        </w:tc>
        <w:tc>
          <w:tcPr>
            <w:tcW w:w="3780" w:type="dxa"/>
            <w:vAlign w:val="center"/>
          </w:tcPr>
          <w:p w14:paraId="7CF35959" w14:textId="2FAAFC65" w:rsidR="00A73E22" w:rsidRPr="00933A29" w:rsidRDefault="00A73E22" w:rsidP="00A73E22">
            <w:pPr>
              <w:spacing w:after="0"/>
              <w:jc w:val="center"/>
              <w:rPr>
                <w:ins w:id="3714" w:author="Seltzer, Karl" w:date="2024-04-05T14:43:00Z"/>
                <w:rFonts w:cstheme="minorHAnsi"/>
                <w:color w:val="000000"/>
                <w:sz w:val="20"/>
                <w:szCs w:val="20"/>
              </w:rPr>
            </w:pPr>
            <w:ins w:id="3715" w:author="Seltzer, Karl" w:date="2024-04-05T14:45:00Z">
              <w:r w:rsidRPr="00933A29">
                <w:rPr>
                  <w:rFonts w:cstheme="minorHAnsi"/>
                  <w:color w:val="000000"/>
                  <w:sz w:val="20"/>
                  <w:szCs w:val="20"/>
                </w:rPr>
                <w:t>Formic Acid</w:t>
              </w:r>
            </w:ins>
          </w:p>
        </w:tc>
        <w:tc>
          <w:tcPr>
            <w:tcW w:w="900" w:type="dxa"/>
            <w:vAlign w:val="center"/>
          </w:tcPr>
          <w:p w14:paraId="1EB7B820" w14:textId="4DA17DF7" w:rsidR="00A73E22" w:rsidRPr="00933A29" w:rsidRDefault="00A73E22" w:rsidP="00A73E22">
            <w:pPr>
              <w:keepNext/>
              <w:spacing w:after="0"/>
              <w:jc w:val="center"/>
              <w:rPr>
                <w:ins w:id="3716" w:author="Seltzer, Karl" w:date="2024-04-05T14:43:00Z"/>
                <w:rFonts w:cstheme="minorHAnsi"/>
                <w:color w:val="000000"/>
                <w:sz w:val="20"/>
                <w:szCs w:val="20"/>
              </w:rPr>
            </w:pPr>
            <w:ins w:id="3717" w:author="Seltzer, Karl" w:date="2024-04-05T14:45:00Z">
              <w:r w:rsidRPr="00933A29">
                <w:rPr>
                  <w:rFonts w:cstheme="minorHAnsi"/>
                  <w:color w:val="000000"/>
                  <w:sz w:val="20"/>
                  <w:szCs w:val="20"/>
                </w:rPr>
                <w:t>Explicit</w:t>
              </w:r>
            </w:ins>
          </w:p>
        </w:tc>
      </w:tr>
      <w:tr w:rsidR="00A73E22" w:rsidRPr="00933A29" w14:paraId="3F53757B" w14:textId="77777777" w:rsidTr="00590F38">
        <w:trPr>
          <w:trHeight w:val="143"/>
          <w:ins w:id="3718" w:author="Seltzer, Karl" w:date="2024-04-05T14:43:00Z"/>
        </w:trPr>
        <w:tc>
          <w:tcPr>
            <w:tcW w:w="3055" w:type="dxa"/>
            <w:vAlign w:val="center"/>
          </w:tcPr>
          <w:p w14:paraId="141DBDF2" w14:textId="476A4D50" w:rsidR="00A73E22" w:rsidRPr="00933A29" w:rsidRDefault="00A73E22" w:rsidP="00A73E22">
            <w:pPr>
              <w:spacing w:after="0"/>
              <w:jc w:val="center"/>
              <w:rPr>
                <w:ins w:id="3719" w:author="Seltzer, Karl" w:date="2024-04-05T14:43:00Z"/>
                <w:rFonts w:cstheme="minorHAnsi"/>
                <w:color w:val="000000"/>
                <w:sz w:val="20"/>
                <w:szCs w:val="20"/>
              </w:rPr>
            </w:pPr>
            <w:ins w:id="3720" w:author="Seltzer, Karl" w:date="2024-04-05T14:45:00Z">
              <w:r>
                <w:rPr>
                  <w:rFonts w:cstheme="minorHAnsi"/>
                  <w:color w:val="000000"/>
                  <w:sz w:val="20"/>
                  <w:szCs w:val="20"/>
                </w:rPr>
                <w:t>CRACMMv2.0</w:t>
              </w:r>
            </w:ins>
          </w:p>
        </w:tc>
        <w:tc>
          <w:tcPr>
            <w:tcW w:w="1620" w:type="dxa"/>
            <w:vAlign w:val="center"/>
          </w:tcPr>
          <w:p w14:paraId="540CA93B" w14:textId="5424D512" w:rsidR="00A73E22" w:rsidRPr="00933A29" w:rsidRDefault="00A73E22" w:rsidP="00A73E22">
            <w:pPr>
              <w:spacing w:after="0"/>
              <w:jc w:val="center"/>
              <w:rPr>
                <w:ins w:id="3721" w:author="Seltzer, Karl" w:date="2024-04-05T14:43:00Z"/>
                <w:rFonts w:cstheme="minorHAnsi"/>
                <w:color w:val="000000"/>
                <w:sz w:val="20"/>
                <w:szCs w:val="20"/>
              </w:rPr>
            </w:pPr>
            <w:ins w:id="3722" w:author="Seltzer, Karl" w:date="2024-04-05T14:45:00Z">
              <w:r w:rsidRPr="00933A29">
                <w:rPr>
                  <w:rFonts w:cstheme="minorHAnsi"/>
                  <w:color w:val="000000"/>
                  <w:sz w:val="20"/>
                  <w:szCs w:val="20"/>
                </w:rPr>
                <w:t>ORA2</w:t>
              </w:r>
            </w:ins>
          </w:p>
        </w:tc>
        <w:tc>
          <w:tcPr>
            <w:tcW w:w="3780" w:type="dxa"/>
            <w:vAlign w:val="center"/>
          </w:tcPr>
          <w:p w14:paraId="04C51EBE" w14:textId="240EF9AB" w:rsidR="00A73E22" w:rsidRPr="00933A29" w:rsidRDefault="00A73E22" w:rsidP="00A73E22">
            <w:pPr>
              <w:spacing w:after="0"/>
              <w:jc w:val="center"/>
              <w:rPr>
                <w:ins w:id="3723" w:author="Seltzer, Karl" w:date="2024-04-05T14:43:00Z"/>
                <w:rFonts w:cstheme="minorHAnsi"/>
                <w:color w:val="000000"/>
                <w:sz w:val="20"/>
                <w:szCs w:val="20"/>
              </w:rPr>
            </w:pPr>
            <w:ins w:id="3724" w:author="Seltzer, Karl" w:date="2024-04-05T14:45:00Z">
              <w:r w:rsidRPr="00933A29">
                <w:rPr>
                  <w:rFonts w:cstheme="minorHAnsi"/>
                  <w:color w:val="000000"/>
                  <w:sz w:val="20"/>
                  <w:szCs w:val="20"/>
                </w:rPr>
                <w:t>Acetic acid and higher acids</w:t>
              </w:r>
            </w:ins>
          </w:p>
        </w:tc>
        <w:tc>
          <w:tcPr>
            <w:tcW w:w="900" w:type="dxa"/>
            <w:vAlign w:val="center"/>
          </w:tcPr>
          <w:p w14:paraId="19391E7E" w14:textId="6D8CDEB3" w:rsidR="00A73E22" w:rsidRPr="00933A29" w:rsidRDefault="00A73E22" w:rsidP="00A73E22">
            <w:pPr>
              <w:keepNext/>
              <w:spacing w:after="0"/>
              <w:jc w:val="center"/>
              <w:rPr>
                <w:ins w:id="3725" w:author="Seltzer, Karl" w:date="2024-04-05T14:43:00Z"/>
                <w:rFonts w:cstheme="minorHAnsi"/>
                <w:color w:val="000000"/>
                <w:sz w:val="20"/>
                <w:szCs w:val="20"/>
              </w:rPr>
            </w:pPr>
            <w:ins w:id="3726" w:author="Seltzer, Karl" w:date="2024-04-05T14:45:00Z">
              <w:r w:rsidRPr="00933A29">
                <w:rPr>
                  <w:rFonts w:cstheme="minorHAnsi"/>
                  <w:color w:val="000000"/>
                  <w:sz w:val="20"/>
                  <w:szCs w:val="20"/>
                </w:rPr>
                <w:t>Lumped</w:t>
              </w:r>
            </w:ins>
          </w:p>
        </w:tc>
      </w:tr>
      <w:tr w:rsidR="00A73E22" w:rsidRPr="00933A29" w14:paraId="0AE5EF76" w14:textId="77777777" w:rsidTr="00590F38">
        <w:trPr>
          <w:trHeight w:val="143"/>
          <w:ins w:id="3727" w:author="Seltzer, Karl" w:date="2024-04-05T14:43:00Z"/>
        </w:trPr>
        <w:tc>
          <w:tcPr>
            <w:tcW w:w="3055" w:type="dxa"/>
            <w:vAlign w:val="center"/>
          </w:tcPr>
          <w:p w14:paraId="7FCEC1E0" w14:textId="5048611A" w:rsidR="00A73E22" w:rsidRPr="00933A29" w:rsidRDefault="00A73E22" w:rsidP="00A73E22">
            <w:pPr>
              <w:spacing w:after="0"/>
              <w:jc w:val="center"/>
              <w:rPr>
                <w:ins w:id="3728" w:author="Seltzer, Karl" w:date="2024-04-05T14:43:00Z"/>
                <w:rFonts w:cstheme="minorHAnsi"/>
                <w:color w:val="000000"/>
                <w:sz w:val="20"/>
                <w:szCs w:val="20"/>
              </w:rPr>
            </w:pPr>
            <w:ins w:id="3729" w:author="Seltzer, Karl" w:date="2024-04-05T14:45:00Z">
              <w:r>
                <w:rPr>
                  <w:rFonts w:cstheme="minorHAnsi"/>
                  <w:color w:val="000000"/>
                  <w:sz w:val="20"/>
                  <w:szCs w:val="20"/>
                </w:rPr>
                <w:t>CRACMMv2.0</w:t>
              </w:r>
            </w:ins>
          </w:p>
        </w:tc>
        <w:tc>
          <w:tcPr>
            <w:tcW w:w="1620" w:type="dxa"/>
            <w:vAlign w:val="center"/>
          </w:tcPr>
          <w:p w14:paraId="39F0B88B" w14:textId="03C207D4" w:rsidR="00A73E22" w:rsidRPr="00933A29" w:rsidRDefault="00A73E22" w:rsidP="00A73E22">
            <w:pPr>
              <w:spacing w:after="0"/>
              <w:jc w:val="center"/>
              <w:rPr>
                <w:ins w:id="3730" w:author="Seltzer, Karl" w:date="2024-04-05T14:43:00Z"/>
                <w:rFonts w:cstheme="minorHAnsi"/>
                <w:color w:val="000000"/>
                <w:sz w:val="20"/>
                <w:szCs w:val="20"/>
              </w:rPr>
            </w:pPr>
            <w:ins w:id="3731" w:author="Seltzer, Karl" w:date="2024-04-05T14:45:00Z">
              <w:r w:rsidRPr="00933A29">
                <w:rPr>
                  <w:rFonts w:cstheme="minorHAnsi"/>
                  <w:color w:val="000000"/>
                  <w:sz w:val="20"/>
                  <w:szCs w:val="20"/>
                </w:rPr>
                <w:t>PHEN</w:t>
              </w:r>
            </w:ins>
          </w:p>
        </w:tc>
        <w:tc>
          <w:tcPr>
            <w:tcW w:w="3780" w:type="dxa"/>
            <w:vAlign w:val="center"/>
          </w:tcPr>
          <w:p w14:paraId="62E4843C" w14:textId="45B2FA46" w:rsidR="00A73E22" w:rsidRPr="00933A29" w:rsidRDefault="00A73E22" w:rsidP="00A73E22">
            <w:pPr>
              <w:spacing w:after="0"/>
              <w:jc w:val="center"/>
              <w:rPr>
                <w:ins w:id="3732" w:author="Seltzer, Karl" w:date="2024-04-05T14:43:00Z"/>
                <w:rFonts w:cstheme="minorHAnsi"/>
                <w:color w:val="000000"/>
                <w:sz w:val="20"/>
                <w:szCs w:val="20"/>
              </w:rPr>
            </w:pPr>
            <w:ins w:id="3733" w:author="Seltzer, Karl" w:date="2024-04-05T14:45:00Z">
              <w:r w:rsidRPr="00933A29">
                <w:rPr>
                  <w:rFonts w:cstheme="minorHAnsi"/>
                  <w:color w:val="000000"/>
                  <w:sz w:val="20"/>
                  <w:szCs w:val="20"/>
                </w:rPr>
                <w:t>Phenols</w:t>
              </w:r>
            </w:ins>
          </w:p>
        </w:tc>
        <w:tc>
          <w:tcPr>
            <w:tcW w:w="900" w:type="dxa"/>
            <w:vAlign w:val="center"/>
          </w:tcPr>
          <w:p w14:paraId="73B1E688" w14:textId="7E383A59" w:rsidR="00A73E22" w:rsidRPr="00933A29" w:rsidRDefault="00A73E22" w:rsidP="00A73E22">
            <w:pPr>
              <w:keepNext/>
              <w:spacing w:after="0"/>
              <w:jc w:val="center"/>
              <w:rPr>
                <w:ins w:id="3734" w:author="Seltzer, Karl" w:date="2024-04-05T14:43:00Z"/>
                <w:rFonts w:cstheme="minorHAnsi"/>
                <w:color w:val="000000"/>
                <w:sz w:val="20"/>
                <w:szCs w:val="20"/>
              </w:rPr>
            </w:pPr>
            <w:ins w:id="3735" w:author="Seltzer, Karl" w:date="2024-04-05T14:45:00Z">
              <w:r w:rsidRPr="00933A29">
                <w:rPr>
                  <w:rFonts w:cstheme="minorHAnsi"/>
                  <w:color w:val="000000"/>
                  <w:sz w:val="20"/>
                  <w:szCs w:val="20"/>
                </w:rPr>
                <w:t>Lumped</w:t>
              </w:r>
            </w:ins>
          </w:p>
        </w:tc>
      </w:tr>
      <w:tr w:rsidR="00A73E22" w:rsidRPr="00933A29" w14:paraId="3E0DA9FC" w14:textId="77777777" w:rsidTr="00590F38">
        <w:trPr>
          <w:trHeight w:val="143"/>
          <w:ins w:id="3736" w:author="Seltzer, Karl" w:date="2024-04-05T14:43:00Z"/>
        </w:trPr>
        <w:tc>
          <w:tcPr>
            <w:tcW w:w="3055" w:type="dxa"/>
            <w:vAlign w:val="center"/>
          </w:tcPr>
          <w:p w14:paraId="322045AE" w14:textId="4E237040" w:rsidR="00A73E22" w:rsidRPr="00933A29" w:rsidRDefault="00A73E22" w:rsidP="00A73E22">
            <w:pPr>
              <w:spacing w:after="0"/>
              <w:jc w:val="center"/>
              <w:rPr>
                <w:ins w:id="3737" w:author="Seltzer, Karl" w:date="2024-04-05T14:43:00Z"/>
                <w:rFonts w:cstheme="minorHAnsi"/>
                <w:color w:val="000000"/>
                <w:sz w:val="20"/>
                <w:szCs w:val="20"/>
              </w:rPr>
            </w:pPr>
            <w:ins w:id="3738" w:author="Seltzer, Karl" w:date="2024-04-05T14:45:00Z">
              <w:r>
                <w:rPr>
                  <w:rFonts w:cstheme="minorHAnsi"/>
                  <w:color w:val="000000"/>
                  <w:sz w:val="20"/>
                  <w:szCs w:val="20"/>
                </w:rPr>
                <w:t>CRACMMv2.0</w:t>
              </w:r>
            </w:ins>
          </w:p>
        </w:tc>
        <w:tc>
          <w:tcPr>
            <w:tcW w:w="1620" w:type="dxa"/>
            <w:vAlign w:val="center"/>
          </w:tcPr>
          <w:p w14:paraId="1B1DE673" w14:textId="40963445" w:rsidR="00A73E22" w:rsidRPr="00933A29" w:rsidRDefault="00A73E22" w:rsidP="00A73E22">
            <w:pPr>
              <w:spacing w:after="0"/>
              <w:jc w:val="center"/>
              <w:rPr>
                <w:ins w:id="3739" w:author="Seltzer, Karl" w:date="2024-04-05T14:43:00Z"/>
                <w:rFonts w:cstheme="minorHAnsi"/>
                <w:color w:val="000000"/>
                <w:sz w:val="20"/>
                <w:szCs w:val="20"/>
              </w:rPr>
            </w:pPr>
            <w:ins w:id="3740" w:author="Seltzer, Karl" w:date="2024-04-05T14:45:00Z">
              <w:r w:rsidRPr="00933A29">
                <w:rPr>
                  <w:rFonts w:cstheme="minorHAnsi"/>
                  <w:color w:val="000000"/>
                  <w:sz w:val="20"/>
                  <w:szCs w:val="20"/>
                </w:rPr>
                <w:t>PROG</w:t>
              </w:r>
            </w:ins>
          </w:p>
        </w:tc>
        <w:tc>
          <w:tcPr>
            <w:tcW w:w="3780" w:type="dxa"/>
            <w:vAlign w:val="center"/>
          </w:tcPr>
          <w:p w14:paraId="651E9321" w14:textId="5D601FEB" w:rsidR="00A73E22" w:rsidRPr="00933A29" w:rsidRDefault="00A73E22" w:rsidP="00A73E22">
            <w:pPr>
              <w:spacing w:after="0"/>
              <w:jc w:val="center"/>
              <w:rPr>
                <w:ins w:id="3741" w:author="Seltzer, Karl" w:date="2024-04-05T14:43:00Z"/>
                <w:rFonts w:cstheme="minorHAnsi"/>
                <w:color w:val="000000"/>
                <w:sz w:val="20"/>
                <w:szCs w:val="20"/>
              </w:rPr>
            </w:pPr>
            <w:ins w:id="3742" w:author="Seltzer, Karl" w:date="2024-04-05T14:45:00Z">
              <w:r w:rsidRPr="00933A29">
                <w:rPr>
                  <w:rFonts w:cstheme="minorHAnsi"/>
                  <w:color w:val="000000"/>
                  <w:sz w:val="20"/>
                  <w:szCs w:val="20"/>
                </w:rPr>
                <w:t>Propylene Glycol</w:t>
              </w:r>
            </w:ins>
          </w:p>
        </w:tc>
        <w:tc>
          <w:tcPr>
            <w:tcW w:w="900" w:type="dxa"/>
            <w:vAlign w:val="center"/>
          </w:tcPr>
          <w:p w14:paraId="60FF5285" w14:textId="4BB566F1" w:rsidR="00A73E22" w:rsidRPr="00933A29" w:rsidRDefault="00A73E22" w:rsidP="00A73E22">
            <w:pPr>
              <w:keepNext/>
              <w:spacing w:after="0"/>
              <w:jc w:val="center"/>
              <w:rPr>
                <w:ins w:id="3743" w:author="Seltzer, Karl" w:date="2024-04-05T14:43:00Z"/>
                <w:rFonts w:cstheme="minorHAnsi"/>
                <w:color w:val="000000"/>
                <w:sz w:val="20"/>
                <w:szCs w:val="20"/>
              </w:rPr>
            </w:pPr>
            <w:ins w:id="3744" w:author="Seltzer, Karl" w:date="2024-04-05T14:45:00Z">
              <w:r w:rsidRPr="00933A29">
                <w:rPr>
                  <w:rFonts w:cstheme="minorHAnsi"/>
                  <w:color w:val="000000"/>
                  <w:sz w:val="20"/>
                  <w:szCs w:val="20"/>
                </w:rPr>
                <w:t>Explicit</w:t>
              </w:r>
            </w:ins>
          </w:p>
        </w:tc>
      </w:tr>
      <w:tr w:rsidR="00341A0D" w:rsidRPr="00933A29" w14:paraId="50AFDFF2"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745"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3746" w:author="Seltzer, Karl" w:date="2024-04-05T14:48:00Z"/>
          <w:trPrChange w:id="3747" w:author="Seltzer, Karl" w:date="2024-04-05T14:54:00Z">
            <w:trPr>
              <w:trHeight w:val="143"/>
            </w:trPr>
          </w:trPrChange>
        </w:trPr>
        <w:tc>
          <w:tcPr>
            <w:tcW w:w="3055" w:type="dxa"/>
            <w:tcPrChange w:id="3748" w:author="Seltzer, Karl" w:date="2024-04-05T14:54:00Z">
              <w:tcPr>
                <w:tcW w:w="3055" w:type="dxa"/>
                <w:vAlign w:val="center"/>
              </w:tcPr>
            </w:tcPrChange>
          </w:tcPr>
          <w:p w14:paraId="40512F4A" w14:textId="54807B14" w:rsidR="00341A0D" w:rsidRDefault="00341A0D" w:rsidP="00341A0D">
            <w:pPr>
              <w:spacing w:after="0"/>
              <w:jc w:val="center"/>
              <w:rPr>
                <w:ins w:id="3749" w:author="Seltzer, Karl" w:date="2024-04-05T14:48:00Z"/>
                <w:rFonts w:cstheme="minorHAnsi"/>
                <w:color w:val="000000"/>
                <w:sz w:val="20"/>
                <w:szCs w:val="20"/>
              </w:rPr>
            </w:pPr>
            <w:ins w:id="3750" w:author="Seltzer, Karl" w:date="2024-04-05T14:52:00Z">
              <w:r w:rsidRPr="005D4CB4">
                <w:rPr>
                  <w:rFonts w:cstheme="minorHAnsi"/>
                  <w:color w:val="000000"/>
                  <w:sz w:val="20"/>
                  <w:szCs w:val="20"/>
                </w:rPr>
                <w:t>CRACMMv2.0</w:t>
              </w:r>
            </w:ins>
          </w:p>
        </w:tc>
        <w:tc>
          <w:tcPr>
            <w:tcW w:w="1620" w:type="dxa"/>
            <w:tcPrChange w:id="3751" w:author="Seltzer, Karl" w:date="2024-04-05T14:54:00Z">
              <w:tcPr>
                <w:tcW w:w="1620" w:type="dxa"/>
                <w:vAlign w:val="center"/>
              </w:tcPr>
            </w:tcPrChange>
          </w:tcPr>
          <w:p w14:paraId="05900753" w14:textId="438DF8A5" w:rsidR="00341A0D" w:rsidRPr="00933A29" w:rsidRDefault="00341A0D" w:rsidP="00341A0D">
            <w:pPr>
              <w:spacing w:after="0"/>
              <w:jc w:val="center"/>
              <w:rPr>
                <w:ins w:id="3752" w:author="Seltzer, Karl" w:date="2024-04-05T14:48:00Z"/>
                <w:rFonts w:cstheme="minorHAnsi"/>
                <w:color w:val="000000"/>
                <w:sz w:val="20"/>
                <w:szCs w:val="20"/>
              </w:rPr>
            </w:pPr>
            <w:ins w:id="3753" w:author="Seltzer, Karl" w:date="2024-04-05T14:48:00Z">
              <w:r w:rsidRPr="00237230">
                <w:rPr>
                  <w:rFonts w:cstheme="minorHAnsi"/>
                  <w:sz w:val="20"/>
                  <w:szCs w:val="20"/>
                </w:rPr>
                <w:t>ROCN2</w:t>
              </w:r>
              <w:r>
                <w:rPr>
                  <w:rFonts w:cstheme="minorHAnsi"/>
                  <w:sz w:val="20"/>
                  <w:szCs w:val="20"/>
                </w:rPr>
                <w:t>OXY8</w:t>
              </w:r>
              <w:r w:rsidRPr="00C10D3E">
                <w:rPr>
                  <w:rFonts w:cstheme="minorHAnsi"/>
                  <w:sz w:val="20"/>
                  <w:szCs w:val="20"/>
                </w:rPr>
                <w:t>*</w:t>
              </w:r>
            </w:ins>
          </w:p>
        </w:tc>
        <w:tc>
          <w:tcPr>
            <w:tcW w:w="3780" w:type="dxa"/>
            <w:vAlign w:val="center"/>
            <w:tcPrChange w:id="3754" w:author="Seltzer, Karl" w:date="2024-04-05T14:54:00Z">
              <w:tcPr>
                <w:tcW w:w="3780" w:type="dxa"/>
                <w:vAlign w:val="center"/>
              </w:tcPr>
            </w:tcPrChange>
          </w:tcPr>
          <w:p w14:paraId="01759BAD" w14:textId="38889C59" w:rsidR="00341A0D" w:rsidRPr="00933A29" w:rsidRDefault="00341A0D" w:rsidP="00341A0D">
            <w:pPr>
              <w:spacing w:after="0"/>
              <w:jc w:val="center"/>
              <w:rPr>
                <w:ins w:id="3755" w:author="Seltzer, Karl" w:date="2024-04-05T14:48:00Z"/>
                <w:rFonts w:cstheme="minorHAnsi"/>
                <w:color w:val="000000"/>
                <w:sz w:val="20"/>
                <w:szCs w:val="20"/>
              </w:rPr>
            </w:pPr>
            <w:ins w:id="3756" w:author="Seltzer, Karl" w:date="2024-04-05T14:48:00Z">
              <w:r>
                <w:rPr>
                  <w:rFonts w:cstheme="minorHAnsi"/>
                  <w:sz w:val="20"/>
                  <w:szCs w:val="20"/>
                </w:rPr>
                <w:t xml:space="preserve">ROC; </w:t>
              </w:r>
              <w:r w:rsidRPr="00263072">
                <w:rPr>
                  <w:rFonts w:cstheme="minorHAnsi"/>
                  <w:sz w:val="20"/>
                  <w:szCs w:val="20"/>
                </w:rPr>
                <w:t>log(C*) &lt; -</w:t>
              </w:r>
              <w:r>
                <w:rPr>
                  <w:rFonts w:cstheme="minorHAnsi"/>
                  <w:sz w:val="20"/>
                  <w:szCs w:val="20"/>
                </w:rPr>
                <w:t>1</w:t>
              </w:r>
              <w:r w:rsidRPr="00263072">
                <w:rPr>
                  <w:rFonts w:cstheme="minorHAnsi"/>
                  <w:sz w:val="20"/>
                  <w:szCs w:val="20"/>
                </w:rPr>
                <w:t>.5</w:t>
              </w:r>
              <w:r>
                <w:rPr>
                  <w:rFonts w:cstheme="minorHAnsi"/>
                  <w:sz w:val="20"/>
                  <w:szCs w:val="20"/>
                </w:rPr>
                <w:t xml:space="preserve"> and O/C &gt; 0.6</w:t>
              </w:r>
            </w:ins>
          </w:p>
        </w:tc>
        <w:tc>
          <w:tcPr>
            <w:tcW w:w="900" w:type="dxa"/>
            <w:tcPrChange w:id="3757" w:author="Seltzer, Karl" w:date="2024-04-05T14:54:00Z">
              <w:tcPr>
                <w:tcW w:w="900" w:type="dxa"/>
                <w:vAlign w:val="center"/>
              </w:tcPr>
            </w:tcPrChange>
          </w:tcPr>
          <w:p w14:paraId="17E1E8E2" w14:textId="0D2AC266" w:rsidR="00341A0D" w:rsidRPr="00933A29" w:rsidRDefault="00341A0D" w:rsidP="00341A0D">
            <w:pPr>
              <w:keepNext/>
              <w:spacing w:after="0"/>
              <w:jc w:val="center"/>
              <w:rPr>
                <w:ins w:id="3758" w:author="Seltzer, Karl" w:date="2024-04-05T14:48:00Z"/>
                <w:rFonts w:cstheme="minorHAnsi"/>
                <w:color w:val="000000"/>
                <w:sz w:val="20"/>
                <w:szCs w:val="20"/>
              </w:rPr>
            </w:pPr>
            <w:ins w:id="3759" w:author="Seltzer, Karl" w:date="2024-04-05T14:54:00Z">
              <w:r w:rsidRPr="003C469C">
                <w:rPr>
                  <w:rFonts w:cstheme="minorHAnsi"/>
                  <w:color w:val="000000"/>
                  <w:sz w:val="20"/>
                  <w:szCs w:val="20"/>
                </w:rPr>
                <w:t>Lumped</w:t>
              </w:r>
            </w:ins>
          </w:p>
        </w:tc>
      </w:tr>
      <w:tr w:rsidR="00341A0D" w:rsidRPr="00933A29" w14:paraId="6F94954F"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760"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3761" w:author="Seltzer, Karl" w:date="2024-04-05T14:48:00Z"/>
          <w:trPrChange w:id="3762" w:author="Seltzer, Karl" w:date="2024-04-05T14:54:00Z">
            <w:trPr>
              <w:trHeight w:val="143"/>
            </w:trPr>
          </w:trPrChange>
        </w:trPr>
        <w:tc>
          <w:tcPr>
            <w:tcW w:w="3055" w:type="dxa"/>
            <w:tcPrChange w:id="3763" w:author="Seltzer, Karl" w:date="2024-04-05T14:54:00Z">
              <w:tcPr>
                <w:tcW w:w="3055" w:type="dxa"/>
                <w:vAlign w:val="center"/>
              </w:tcPr>
            </w:tcPrChange>
          </w:tcPr>
          <w:p w14:paraId="062F34F3" w14:textId="5FFE8E66" w:rsidR="00341A0D" w:rsidRDefault="00341A0D" w:rsidP="00341A0D">
            <w:pPr>
              <w:spacing w:after="0"/>
              <w:jc w:val="center"/>
              <w:rPr>
                <w:ins w:id="3764" w:author="Seltzer, Karl" w:date="2024-04-05T14:48:00Z"/>
                <w:rFonts w:cstheme="minorHAnsi"/>
                <w:color w:val="000000"/>
                <w:sz w:val="20"/>
                <w:szCs w:val="20"/>
              </w:rPr>
            </w:pPr>
            <w:ins w:id="3765" w:author="Seltzer, Karl" w:date="2024-04-05T14:52:00Z">
              <w:r w:rsidRPr="005D4CB4">
                <w:rPr>
                  <w:rFonts w:cstheme="minorHAnsi"/>
                  <w:color w:val="000000"/>
                  <w:sz w:val="20"/>
                  <w:szCs w:val="20"/>
                </w:rPr>
                <w:t>CRACMMv2.0</w:t>
              </w:r>
            </w:ins>
          </w:p>
        </w:tc>
        <w:tc>
          <w:tcPr>
            <w:tcW w:w="1620" w:type="dxa"/>
            <w:tcPrChange w:id="3766" w:author="Seltzer, Karl" w:date="2024-04-05T14:54:00Z">
              <w:tcPr>
                <w:tcW w:w="1620" w:type="dxa"/>
                <w:vAlign w:val="center"/>
              </w:tcPr>
            </w:tcPrChange>
          </w:tcPr>
          <w:p w14:paraId="5C0F0AF8" w14:textId="6BE2C3F8" w:rsidR="00341A0D" w:rsidRPr="00933A29" w:rsidRDefault="00341A0D" w:rsidP="00341A0D">
            <w:pPr>
              <w:spacing w:after="0"/>
              <w:jc w:val="center"/>
              <w:rPr>
                <w:ins w:id="3767" w:author="Seltzer, Karl" w:date="2024-04-05T14:48:00Z"/>
                <w:rFonts w:cstheme="minorHAnsi"/>
                <w:color w:val="000000"/>
                <w:sz w:val="20"/>
                <w:szCs w:val="20"/>
              </w:rPr>
            </w:pPr>
            <w:ins w:id="3768" w:author="Seltzer, Karl" w:date="2024-04-05T14:48:00Z">
              <w:r w:rsidRPr="00237230">
                <w:rPr>
                  <w:rFonts w:cstheme="minorHAnsi"/>
                  <w:sz w:val="20"/>
                  <w:szCs w:val="20"/>
                </w:rPr>
                <w:t>ROCN2</w:t>
              </w:r>
              <w:r>
                <w:rPr>
                  <w:rFonts w:cstheme="minorHAnsi"/>
                  <w:sz w:val="20"/>
                  <w:szCs w:val="20"/>
                </w:rPr>
                <w:t>OXY4</w:t>
              </w:r>
              <w:r w:rsidRPr="00C10D3E">
                <w:rPr>
                  <w:rFonts w:cstheme="minorHAnsi"/>
                  <w:sz w:val="20"/>
                  <w:szCs w:val="20"/>
                </w:rPr>
                <w:t>*</w:t>
              </w:r>
            </w:ins>
          </w:p>
        </w:tc>
        <w:tc>
          <w:tcPr>
            <w:tcW w:w="3780" w:type="dxa"/>
            <w:vAlign w:val="center"/>
            <w:tcPrChange w:id="3769" w:author="Seltzer, Karl" w:date="2024-04-05T14:54:00Z">
              <w:tcPr>
                <w:tcW w:w="3780" w:type="dxa"/>
                <w:vAlign w:val="center"/>
              </w:tcPr>
            </w:tcPrChange>
          </w:tcPr>
          <w:p w14:paraId="4824AAE1" w14:textId="7584DF6D" w:rsidR="00341A0D" w:rsidRPr="00933A29" w:rsidRDefault="00341A0D" w:rsidP="00341A0D">
            <w:pPr>
              <w:spacing w:after="0"/>
              <w:jc w:val="center"/>
              <w:rPr>
                <w:ins w:id="3770" w:author="Seltzer, Karl" w:date="2024-04-05T14:48:00Z"/>
                <w:rFonts w:cstheme="minorHAnsi"/>
                <w:color w:val="000000"/>
                <w:sz w:val="20"/>
                <w:szCs w:val="20"/>
              </w:rPr>
            </w:pPr>
            <w:ins w:id="3771" w:author="Seltzer, Karl" w:date="2024-04-05T14:48:00Z">
              <w:r>
                <w:rPr>
                  <w:rFonts w:cstheme="minorHAnsi"/>
                  <w:sz w:val="20"/>
                  <w:szCs w:val="20"/>
                </w:rPr>
                <w:t xml:space="preserve">ROC; </w:t>
              </w:r>
              <w:r w:rsidRPr="00263072">
                <w:rPr>
                  <w:rFonts w:cstheme="minorHAnsi"/>
                  <w:sz w:val="20"/>
                  <w:szCs w:val="20"/>
                </w:rPr>
                <w:t>log(C*) &lt; -</w:t>
              </w:r>
              <w:r>
                <w:rPr>
                  <w:rFonts w:cstheme="minorHAnsi"/>
                  <w:sz w:val="20"/>
                  <w:szCs w:val="20"/>
                </w:rPr>
                <w:t>1</w:t>
              </w:r>
              <w:r w:rsidRPr="00263072">
                <w:rPr>
                  <w:rFonts w:cstheme="minorHAnsi"/>
                  <w:sz w:val="20"/>
                  <w:szCs w:val="20"/>
                </w:rPr>
                <w:t>.5</w:t>
              </w:r>
              <w:r>
                <w:rPr>
                  <w:rFonts w:cstheme="minorHAnsi"/>
                  <w:sz w:val="20"/>
                  <w:szCs w:val="20"/>
                </w:rPr>
                <w:t xml:space="preserve"> and O/C &gt; 0.3</w:t>
              </w:r>
            </w:ins>
          </w:p>
        </w:tc>
        <w:tc>
          <w:tcPr>
            <w:tcW w:w="900" w:type="dxa"/>
            <w:tcPrChange w:id="3772" w:author="Seltzer, Karl" w:date="2024-04-05T14:54:00Z">
              <w:tcPr>
                <w:tcW w:w="900" w:type="dxa"/>
                <w:vAlign w:val="center"/>
              </w:tcPr>
            </w:tcPrChange>
          </w:tcPr>
          <w:p w14:paraId="41BC4AF6" w14:textId="3C707256" w:rsidR="00341A0D" w:rsidRPr="00933A29" w:rsidRDefault="00341A0D" w:rsidP="00341A0D">
            <w:pPr>
              <w:keepNext/>
              <w:spacing w:after="0"/>
              <w:jc w:val="center"/>
              <w:rPr>
                <w:ins w:id="3773" w:author="Seltzer, Karl" w:date="2024-04-05T14:48:00Z"/>
                <w:rFonts w:cstheme="minorHAnsi"/>
                <w:color w:val="000000"/>
                <w:sz w:val="20"/>
                <w:szCs w:val="20"/>
              </w:rPr>
            </w:pPr>
            <w:ins w:id="3774" w:author="Seltzer, Karl" w:date="2024-04-05T14:54:00Z">
              <w:r w:rsidRPr="003C469C">
                <w:rPr>
                  <w:rFonts w:cstheme="minorHAnsi"/>
                  <w:color w:val="000000"/>
                  <w:sz w:val="20"/>
                  <w:szCs w:val="20"/>
                </w:rPr>
                <w:t>Lumped</w:t>
              </w:r>
            </w:ins>
          </w:p>
        </w:tc>
      </w:tr>
      <w:tr w:rsidR="00341A0D" w:rsidRPr="00933A29" w14:paraId="3349C058"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775"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3776" w:author="Seltzer, Karl" w:date="2024-04-05T14:48:00Z"/>
          <w:trPrChange w:id="3777" w:author="Seltzer, Karl" w:date="2024-04-05T14:54:00Z">
            <w:trPr>
              <w:trHeight w:val="143"/>
            </w:trPr>
          </w:trPrChange>
        </w:trPr>
        <w:tc>
          <w:tcPr>
            <w:tcW w:w="3055" w:type="dxa"/>
            <w:tcPrChange w:id="3778" w:author="Seltzer, Karl" w:date="2024-04-05T14:54:00Z">
              <w:tcPr>
                <w:tcW w:w="3055" w:type="dxa"/>
                <w:vAlign w:val="center"/>
              </w:tcPr>
            </w:tcPrChange>
          </w:tcPr>
          <w:p w14:paraId="3230DEA7" w14:textId="43A9BA9E" w:rsidR="00341A0D" w:rsidRDefault="00341A0D" w:rsidP="00341A0D">
            <w:pPr>
              <w:spacing w:after="0"/>
              <w:jc w:val="center"/>
              <w:rPr>
                <w:ins w:id="3779" w:author="Seltzer, Karl" w:date="2024-04-05T14:48:00Z"/>
                <w:rFonts w:cstheme="minorHAnsi"/>
                <w:color w:val="000000"/>
                <w:sz w:val="20"/>
                <w:szCs w:val="20"/>
              </w:rPr>
            </w:pPr>
            <w:ins w:id="3780" w:author="Seltzer, Karl" w:date="2024-04-05T14:52:00Z">
              <w:r w:rsidRPr="005D4CB4">
                <w:rPr>
                  <w:rFonts w:cstheme="minorHAnsi"/>
                  <w:color w:val="000000"/>
                  <w:sz w:val="20"/>
                  <w:szCs w:val="20"/>
                </w:rPr>
                <w:t>CRACMMv2.0</w:t>
              </w:r>
            </w:ins>
          </w:p>
        </w:tc>
        <w:tc>
          <w:tcPr>
            <w:tcW w:w="1620" w:type="dxa"/>
            <w:tcPrChange w:id="3781" w:author="Seltzer, Karl" w:date="2024-04-05T14:54:00Z">
              <w:tcPr>
                <w:tcW w:w="1620" w:type="dxa"/>
                <w:vAlign w:val="center"/>
              </w:tcPr>
            </w:tcPrChange>
          </w:tcPr>
          <w:p w14:paraId="17DA7653" w14:textId="057C4CD1" w:rsidR="00341A0D" w:rsidRPr="00933A29" w:rsidRDefault="00341A0D" w:rsidP="00341A0D">
            <w:pPr>
              <w:spacing w:after="0"/>
              <w:jc w:val="center"/>
              <w:rPr>
                <w:ins w:id="3782" w:author="Seltzer, Karl" w:date="2024-04-05T14:48:00Z"/>
                <w:rFonts w:cstheme="minorHAnsi"/>
                <w:color w:val="000000"/>
                <w:sz w:val="20"/>
                <w:szCs w:val="20"/>
              </w:rPr>
            </w:pPr>
            <w:ins w:id="3783" w:author="Seltzer, Karl" w:date="2024-04-05T14:48:00Z">
              <w:r w:rsidRPr="00237230">
                <w:rPr>
                  <w:rFonts w:cstheme="minorHAnsi"/>
                  <w:sz w:val="20"/>
                  <w:szCs w:val="20"/>
                </w:rPr>
                <w:t>ROCN2</w:t>
              </w:r>
              <w:r>
                <w:rPr>
                  <w:rFonts w:cstheme="minorHAnsi"/>
                  <w:sz w:val="20"/>
                  <w:szCs w:val="20"/>
                </w:rPr>
                <w:t>OXY2</w:t>
              </w:r>
              <w:r w:rsidRPr="00C10D3E">
                <w:rPr>
                  <w:rFonts w:cstheme="minorHAnsi"/>
                  <w:sz w:val="20"/>
                  <w:szCs w:val="20"/>
                </w:rPr>
                <w:t>*</w:t>
              </w:r>
            </w:ins>
          </w:p>
        </w:tc>
        <w:tc>
          <w:tcPr>
            <w:tcW w:w="3780" w:type="dxa"/>
            <w:vAlign w:val="center"/>
            <w:tcPrChange w:id="3784" w:author="Seltzer, Karl" w:date="2024-04-05T14:54:00Z">
              <w:tcPr>
                <w:tcW w:w="3780" w:type="dxa"/>
                <w:vAlign w:val="center"/>
              </w:tcPr>
            </w:tcPrChange>
          </w:tcPr>
          <w:p w14:paraId="32FA16D5" w14:textId="0C9B96EA" w:rsidR="00341A0D" w:rsidRPr="00933A29" w:rsidRDefault="00341A0D" w:rsidP="00341A0D">
            <w:pPr>
              <w:spacing w:after="0"/>
              <w:jc w:val="center"/>
              <w:rPr>
                <w:ins w:id="3785" w:author="Seltzer, Karl" w:date="2024-04-05T14:48:00Z"/>
                <w:rFonts w:cstheme="minorHAnsi"/>
                <w:color w:val="000000"/>
                <w:sz w:val="20"/>
                <w:szCs w:val="20"/>
              </w:rPr>
            </w:pPr>
            <w:ins w:id="3786" w:author="Seltzer, Karl" w:date="2024-04-05T14:48:00Z">
              <w:r>
                <w:rPr>
                  <w:rFonts w:cstheme="minorHAnsi"/>
                  <w:sz w:val="20"/>
                  <w:szCs w:val="20"/>
                </w:rPr>
                <w:t xml:space="preserve">ROC; </w:t>
              </w:r>
              <w:r w:rsidRPr="00263072">
                <w:rPr>
                  <w:rFonts w:cstheme="minorHAnsi"/>
                  <w:sz w:val="20"/>
                  <w:szCs w:val="20"/>
                </w:rPr>
                <w:t>log(C*) &lt; -</w:t>
              </w:r>
              <w:r>
                <w:rPr>
                  <w:rFonts w:cstheme="minorHAnsi"/>
                  <w:sz w:val="20"/>
                  <w:szCs w:val="20"/>
                </w:rPr>
                <w:t>1</w:t>
              </w:r>
              <w:r w:rsidRPr="00263072">
                <w:rPr>
                  <w:rFonts w:cstheme="minorHAnsi"/>
                  <w:sz w:val="20"/>
                  <w:szCs w:val="20"/>
                </w:rPr>
                <w:t>.5</w:t>
              </w:r>
              <w:r>
                <w:rPr>
                  <w:rFonts w:cstheme="minorHAnsi"/>
                  <w:sz w:val="20"/>
                  <w:szCs w:val="20"/>
                </w:rPr>
                <w:t xml:space="preserve"> and O/C &gt; 0.1</w:t>
              </w:r>
            </w:ins>
          </w:p>
        </w:tc>
        <w:tc>
          <w:tcPr>
            <w:tcW w:w="900" w:type="dxa"/>
            <w:tcPrChange w:id="3787" w:author="Seltzer, Karl" w:date="2024-04-05T14:54:00Z">
              <w:tcPr>
                <w:tcW w:w="900" w:type="dxa"/>
                <w:vAlign w:val="center"/>
              </w:tcPr>
            </w:tcPrChange>
          </w:tcPr>
          <w:p w14:paraId="3F4ACA90" w14:textId="40DF1852" w:rsidR="00341A0D" w:rsidRPr="00933A29" w:rsidRDefault="00341A0D" w:rsidP="00341A0D">
            <w:pPr>
              <w:keepNext/>
              <w:spacing w:after="0"/>
              <w:jc w:val="center"/>
              <w:rPr>
                <w:ins w:id="3788" w:author="Seltzer, Karl" w:date="2024-04-05T14:48:00Z"/>
                <w:rFonts w:cstheme="minorHAnsi"/>
                <w:color w:val="000000"/>
                <w:sz w:val="20"/>
                <w:szCs w:val="20"/>
              </w:rPr>
            </w:pPr>
            <w:ins w:id="3789" w:author="Seltzer, Karl" w:date="2024-04-05T14:54:00Z">
              <w:r w:rsidRPr="003C469C">
                <w:rPr>
                  <w:rFonts w:cstheme="minorHAnsi"/>
                  <w:color w:val="000000"/>
                  <w:sz w:val="20"/>
                  <w:szCs w:val="20"/>
                </w:rPr>
                <w:t>Lumped</w:t>
              </w:r>
            </w:ins>
          </w:p>
        </w:tc>
      </w:tr>
      <w:tr w:rsidR="00341A0D" w:rsidRPr="00933A29" w14:paraId="42C727DA"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790"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3791" w:author="Seltzer, Karl" w:date="2024-04-05T14:48:00Z"/>
          <w:trPrChange w:id="3792" w:author="Seltzer, Karl" w:date="2024-04-05T14:54:00Z">
            <w:trPr>
              <w:trHeight w:val="143"/>
            </w:trPr>
          </w:trPrChange>
        </w:trPr>
        <w:tc>
          <w:tcPr>
            <w:tcW w:w="3055" w:type="dxa"/>
            <w:tcPrChange w:id="3793" w:author="Seltzer, Karl" w:date="2024-04-05T14:54:00Z">
              <w:tcPr>
                <w:tcW w:w="3055" w:type="dxa"/>
                <w:vAlign w:val="center"/>
              </w:tcPr>
            </w:tcPrChange>
          </w:tcPr>
          <w:p w14:paraId="2F64B521" w14:textId="616917E3" w:rsidR="00341A0D" w:rsidRDefault="00341A0D" w:rsidP="00341A0D">
            <w:pPr>
              <w:spacing w:after="0"/>
              <w:jc w:val="center"/>
              <w:rPr>
                <w:ins w:id="3794" w:author="Seltzer, Karl" w:date="2024-04-05T14:48:00Z"/>
                <w:rFonts w:cstheme="minorHAnsi"/>
                <w:color w:val="000000"/>
                <w:sz w:val="20"/>
                <w:szCs w:val="20"/>
              </w:rPr>
            </w:pPr>
            <w:ins w:id="3795" w:author="Seltzer, Karl" w:date="2024-04-05T14:52:00Z">
              <w:r w:rsidRPr="005D4CB4">
                <w:rPr>
                  <w:rFonts w:cstheme="minorHAnsi"/>
                  <w:color w:val="000000"/>
                  <w:sz w:val="20"/>
                  <w:szCs w:val="20"/>
                </w:rPr>
                <w:t>CRACMMv2.0</w:t>
              </w:r>
            </w:ins>
          </w:p>
        </w:tc>
        <w:tc>
          <w:tcPr>
            <w:tcW w:w="1620" w:type="dxa"/>
            <w:tcPrChange w:id="3796" w:author="Seltzer, Karl" w:date="2024-04-05T14:54:00Z">
              <w:tcPr>
                <w:tcW w:w="1620" w:type="dxa"/>
                <w:vAlign w:val="center"/>
              </w:tcPr>
            </w:tcPrChange>
          </w:tcPr>
          <w:p w14:paraId="45857F91" w14:textId="47F95032" w:rsidR="00341A0D" w:rsidRPr="00933A29" w:rsidRDefault="00341A0D" w:rsidP="00341A0D">
            <w:pPr>
              <w:spacing w:after="0"/>
              <w:jc w:val="center"/>
              <w:rPr>
                <w:ins w:id="3797" w:author="Seltzer, Karl" w:date="2024-04-05T14:48:00Z"/>
                <w:rFonts w:cstheme="minorHAnsi"/>
                <w:color w:val="000000"/>
                <w:sz w:val="20"/>
                <w:szCs w:val="20"/>
              </w:rPr>
            </w:pPr>
            <w:ins w:id="3798" w:author="Seltzer, Karl" w:date="2024-04-05T14:48:00Z">
              <w:r w:rsidRPr="00237230">
                <w:rPr>
                  <w:rFonts w:cstheme="minorHAnsi"/>
                  <w:sz w:val="20"/>
                  <w:szCs w:val="20"/>
                </w:rPr>
                <w:t>ROCN2ALK</w:t>
              </w:r>
              <w:r w:rsidRPr="00C10D3E">
                <w:rPr>
                  <w:rFonts w:cstheme="minorHAnsi"/>
                  <w:sz w:val="20"/>
                  <w:szCs w:val="20"/>
                </w:rPr>
                <w:t>*</w:t>
              </w:r>
            </w:ins>
          </w:p>
        </w:tc>
        <w:tc>
          <w:tcPr>
            <w:tcW w:w="3780" w:type="dxa"/>
            <w:vAlign w:val="center"/>
            <w:tcPrChange w:id="3799" w:author="Seltzer, Karl" w:date="2024-04-05T14:54:00Z">
              <w:tcPr>
                <w:tcW w:w="3780" w:type="dxa"/>
                <w:vAlign w:val="center"/>
              </w:tcPr>
            </w:tcPrChange>
          </w:tcPr>
          <w:p w14:paraId="2D7BA994" w14:textId="4286690D" w:rsidR="00341A0D" w:rsidRPr="00933A29" w:rsidRDefault="00341A0D" w:rsidP="00341A0D">
            <w:pPr>
              <w:spacing w:after="0"/>
              <w:jc w:val="center"/>
              <w:rPr>
                <w:ins w:id="3800" w:author="Seltzer, Karl" w:date="2024-04-05T14:48:00Z"/>
                <w:rFonts w:cstheme="minorHAnsi"/>
                <w:color w:val="000000"/>
                <w:sz w:val="20"/>
                <w:szCs w:val="20"/>
              </w:rPr>
            </w:pPr>
            <w:ins w:id="3801" w:author="Seltzer, Karl" w:date="2024-04-05T14:48:00Z">
              <w:r>
                <w:rPr>
                  <w:rFonts w:cstheme="minorHAnsi"/>
                  <w:sz w:val="20"/>
                  <w:szCs w:val="20"/>
                </w:rPr>
                <w:t xml:space="preserve">ROC; </w:t>
              </w:r>
              <w:r w:rsidRPr="00263072">
                <w:rPr>
                  <w:rFonts w:cstheme="minorHAnsi"/>
                  <w:sz w:val="20"/>
                  <w:szCs w:val="20"/>
                </w:rPr>
                <w:t>log(C*) &lt; -</w:t>
              </w:r>
              <w:r>
                <w:rPr>
                  <w:rFonts w:cstheme="minorHAnsi"/>
                  <w:sz w:val="20"/>
                  <w:szCs w:val="20"/>
                </w:rPr>
                <w:t>1</w:t>
              </w:r>
              <w:r w:rsidRPr="00263072">
                <w:rPr>
                  <w:rFonts w:cstheme="minorHAnsi"/>
                  <w:sz w:val="20"/>
                  <w:szCs w:val="20"/>
                </w:rPr>
                <w:t>.5</w:t>
              </w:r>
            </w:ins>
          </w:p>
        </w:tc>
        <w:tc>
          <w:tcPr>
            <w:tcW w:w="900" w:type="dxa"/>
            <w:tcPrChange w:id="3802" w:author="Seltzer, Karl" w:date="2024-04-05T14:54:00Z">
              <w:tcPr>
                <w:tcW w:w="900" w:type="dxa"/>
                <w:vAlign w:val="center"/>
              </w:tcPr>
            </w:tcPrChange>
          </w:tcPr>
          <w:p w14:paraId="7C256CAD" w14:textId="49B4DBC7" w:rsidR="00341A0D" w:rsidRPr="00933A29" w:rsidRDefault="00341A0D" w:rsidP="00341A0D">
            <w:pPr>
              <w:keepNext/>
              <w:spacing w:after="0"/>
              <w:jc w:val="center"/>
              <w:rPr>
                <w:ins w:id="3803" w:author="Seltzer, Karl" w:date="2024-04-05T14:48:00Z"/>
                <w:rFonts w:cstheme="minorHAnsi"/>
                <w:color w:val="000000"/>
                <w:sz w:val="20"/>
                <w:szCs w:val="20"/>
              </w:rPr>
            </w:pPr>
            <w:ins w:id="3804" w:author="Seltzer, Karl" w:date="2024-04-05T14:54:00Z">
              <w:r w:rsidRPr="003C469C">
                <w:rPr>
                  <w:rFonts w:cstheme="minorHAnsi"/>
                  <w:color w:val="000000"/>
                  <w:sz w:val="20"/>
                  <w:szCs w:val="20"/>
                </w:rPr>
                <w:t>Lumped</w:t>
              </w:r>
            </w:ins>
          </w:p>
        </w:tc>
      </w:tr>
      <w:tr w:rsidR="00341A0D" w:rsidRPr="00933A29" w14:paraId="0281FEB1"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805"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3806" w:author="Seltzer, Karl" w:date="2024-04-05T14:48:00Z"/>
          <w:trPrChange w:id="3807" w:author="Seltzer, Karl" w:date="2024-04-05T14:54:00Z">
            <w:trPr>
              <w:trHeight w:val="143"/>
            </w:trPr>
          </w:trPrChange>
        </w:trPr>
        <w:tc>
          <w:tcPr>
            <w:tcW w:w="3055" w:type="dxa"/>
            <w:tcPrChange w:id="3808" w:author="Seltzer, Karl" w:date="2024-04-05T14:54:00Z">
              <w:tcPr>
                <w:tcW w:w="3055" w:type="dxa"/>
                <w:vAlign w:val="center"/>
              </w:tcPr>
            </w:tcPrChange>
          </w:tcPr>
          <w:p w14:paraId="6D50AB89" w14:textId="17C64D2A" w:rsidR="00341A0D" w:rsidRDefault="00341A0D" w:rsidP="00341A0D">
            <w:pPr>
              <w:spacing w:after="0"/>
              <w:jc w:val="center"/>
              <w:rPr>
                <w:ins w:id="3809" w:author="Seltzer, Karl" w:date="2024-04-05T14:48:00Z"/>
                <w:rFonts w:cstheme="minorHAnsi"/>
                <w:color w:val="000000"/>
                <w:sz w:val="20"/>
                <w:szCs w:val="20"/>
              </w:rPr>
            </w:pPr>
            <w:ins w:id="3810" w:author="Seltzer, Karl" w:date="2024-04-05T14:52:00Z">
              <w:r w:rsidRPr="005D4CB4">
                <w:rPr>
                  <w:rFonts w:cstheme="minorHAnsi"/>
                  <w:color w:val="000000"/>
                  <w:sz w:val="20"/>
                  <w:szCs w:val="20"/>
                </w:rPr>
                <w:t>CRACMMv2.0</w:t>
              </w:r>
            </w:ins>
          </w:p>
        </w:tc>
        <w:tc>
          <w:tcPr>
            <w:tcW w:w="1620" w:type="dxa"/>
            <w:tcPrChange w:id="3811" w:author="Seltzer, Karl" w:date="2024-04-05T14:54:00Z">
              <w:tcPr>
                <w:tcW w:w="1620" w:type="dxa"/>
                <w:vAlign w:val="center"/>
              </w:tcPr>
            </w:tcPrChange>
          </w:tcPr>
          <w:p w14:paraId="4AD1A2B3" w14:textId="3978FE3A" w:rsidR="00341A0D" w:rsidRPr="00933A29" w:rsidRDefault="00341A0D" w:rsidP="00341A0D">
            <w:pPr>
              <w:spacing w:after="0"/>
              <w:jc w:val="center"/>
              <w:rPr>
                <w:ins w:id="3812" w:author="Seltzer, Karl" w:date="2024-04-05T14:48:00Z"/>
                <w:rFonts w:cstheme="minorHAnsi"/>
                <w:color w:val="000000"/>
                <w:sz w:val="20"/>
                <w:szCs w:val="20"/>
              </w:rPr>
            </w:pPr>
            <w:ins w:id="3813" w:author="Seltzer, Karl" w:date="2024-04-05T14:48:00Z">
              <w:r w:rsidRPr="00237230">
                <w:rPr>
                  <w:rFonts w:cstheme="minorHAnsi"/>
                  <w:sz w:val="20"/>
                  <w:szCs w:val="20"/>
                </w:rPr>
                <w:t>ROCN</w:t>
              </w:r>
              <w:r>
                <w:rPr>
                  <w:rFonts w:cstheme="minorHAnsi"/>
                  <w:sz w:val="20"/>
                  <w:szCs w:val="20"/>
                </w:rPr>
                <w:t>1OXY6</w:t>
              </w:r>
              <w:r w:rsidRPr="00C10D3E">
                <w:rPr>
                  <w:rFonts w:cstheme="minorHAnsi"/>
                  <w:sz w:val="20"/>
                  <w:szCs w:val="20"/>
                </w:rPr>
                <w:t>*</w:t>
              </w:r>
            </w:ins>
          </w:p>
        </w:tc>
        <w:tc>
          <w:tcPr>
            <w:tcW w:w="3780" w:type="dxa"/>
            <w:vAlign w:val="center"/>
            <w:tcPrChange w:id="3814" w:author="Seltzer, Karl" w:date="2024-04-05T14:54:00Z">
              <w:tcPr>
                <w:tcW w:w="3780" w:type="dxa"/>
                <w:vAlign w:val="center"/>
              </w:tcPr>
            </w:tcPrChange>
          </w:tcPr>
          <w:p w14:paraId="675B97A6" w14:textId="71BDBD20" w:rsidR="00341A0D" w:rsidRPr="00933A29" w:rsidRDefault="00341A0D" w:rsidP="00341A0D">
            <w:pPr>
              <w:spacing w:after="0"/>
              <w:jc w:val="center"/>
              <w:rPr>
                <w:ins w:id="3815" w:author="Seltzer, Karl" w:date="2024-04-05T14:48:00Z"/>
                <w:rFonts w:cstheme="minorHAnsi"/>
                <w:color w:val="000000"/>
                <w:sz w:val="20"/>
                <w:szCs w:val="20"/>
              </w:rPr>
            </w:pPr>
            <w:ins w:id="3816" w:author="Seltzer, Karl" w:date="2024-04-05T14:48:00Z">
              <w:r>
                <w:rPr>
                  <w:rFonts w:cstheme="minorHAnsi"/>
                  <w:sz w:val="20"/>
                  <w:szCs w:val="20"/>
                </w:rPr>
                <w:t xml:space="preserve">ROC; </w:t>
              </w:r>
              <w:r w:rsidRPr="00263072">
                <w:rPr>
                  <w:rFonts w:cstheme="minorHAnsi"/>
                  <w:sz w:val="20"/>
                  <w:szCs w:val="20"/>
                </w:rPr>
                <w:t>log(C*) &lt; -</w:t>
              </w:r>
              <w:r>
                <w:rPr>
                  <w:rFonts w:cstheme="minorHAnsi"/>
                  <w:sz w:val="20"/>
                  <w:szCs w:val="20"/>
                </w:rPr>
                <w:t>1</w:t>
              </w:r>
              <w:r w:rsidRPr="00263072">
                <w:rPr>
                  <w:rFonts w:cstheme="minorHAnsi"/>
                  <w:sz w:val="20"/>
                  <w:szCs w:val="20"/>
                </w:rPr>
                <w:t>.5</w:t>
              </w:r>
              <w:r>
                <w:rPr>
                  <w:rFonts w:cstheme="minorHAnsi"/>
                  <w:sz w:val="20"/>
                  <w:szCs w:val="20"/>
                </w:rPr>
                <w:t xml:space="preserve"> and O/C &gt; 0.45</w:t>
              </w:r>
            </w:ins>
          </w:p>
        </w:tc>
        <w:tc>
          <w:tcPr>
            <w:tcW w:w="900" w:type="dxa"/>
            <w:tcPrChange w:id="3817" w:author="Seltzer, Karl" w:date="2024-04-05T14:54:00Z">
              <w:tcPr>
                <w:tcW w:w="900" w:type="dxa"/>
                <w:vAlign w:val="center"/>
              </w:tcPr>
            </w:tcPrChange>
          </w:tcPr>
          <w:p w14:paraId="3FD5A75A" w14:textId="3A6040E7" w:rsidR="00341A0D" w:rsidRPr="00933A29" w:rsidRDefault="00341A0D" w:rsidP="00341A0D">
            <w:pPr>
              <w:keepNext/>
              <w:spacing w:after="0"/>
              <w:jc w:val="center"/>
              <w:rPr>
                <w:ins w:id="3818" w:author="Seltzer, Karl" w:date="2024-04-05T14:48:00Z"/>
                <w:rFonts w:cstheme="minorHAnsi"/>
                <w:color w:val="000000"/>
                <w:sz w:val="20"/>
                <w:szCs w:val="20"/>
              </w:rPr>
            </w:pPr>
            <w:ins w:id="3819" w:author="Seltzer, Karl" w:date="2024-04-05T14:54:00Z">
              <w:r w:rsidRPr="003C469C">
                <w:rPr>
                  <w:rFonts w:cstheme="minorHAnsi"/>
                  <w:color w:val="000000"/>
                  <w:sz w:val="20"/>
                  <w:szCs w:val="20"/>
                </w:rPr>
                <w:t>Lumped</w:t>
              </w:r>
            </w:ins>
          </w:p>
        </w:tc>
      </w:tr>
      <w:tr w:rsidR="00341A0D" w:rsidRPr="00933A29" w14:paraId="7C390AD2"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820"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3821" w:author="Seltzer, Karl" w:date="2024-04-05T14:48:00Z"/>
          <w:trPrChange w:id="3822" w:author="Seltzer, Karl" w:date="2024-04-05T14:54:00Z">
            <w:trPr>
              <w:trHeight w:val="143"/>
            </w:trPr>
          </w:trPrChange>
        </w:trPr>
        <w:tc>
          <w:tcPr>
            <w:tcW w:w="3055" w:type="dxa"/>
            <w:tcPrChange w:id="3823" w:author="Seltzer, Karl" w:date="2024-04-05T14:54:00Z">
              <w:tcPr>
                <w:tcW w:w="3055" w:type="dxa"/>
                <w:vAlign w:val="center"/>
              </w:tcPr>
            </w:tcPrChange>
          </w:tcPr>
          <w:p w14:paraId="50147B5B" w14:textId="2D8AF4BD" w:rsidR="00341A0D" w:rsidRDefault="00341A0D" w:rsidP="00341A0D">
            <w:pPr>
              <w:spacing w:after="0"/>
              <w:jc w:val="center"/>
              <w:rPr>
                <w:ins w:id="3824" w:author="Seltzer, Karl" w:date="2024-04-05T14:48:00Z"/>
                <w:rFonts w:cstheme="minorHAnsi"/>
                <w:color w:val="000000"/>
                <w:sz w:val="20"/>
                <w:szCs w:val="20"/>
              </w:rPr>
            </w:pPr>
            <w:ins w:id="3825" w:author="Seltzer, Karl" w:date="2024-04-05T14:52:00Z">
              <w:r w:rsidRPr="005D4CB4">
                <w:rPr>
                  <w:rFonts w:cstheme="minorHAnsi"/>
                  <w:color w:val="000000"/>
                  <w:sz w:val="20"/>
                  <w:szCs w:val="20"/>
                </w:rPr>
                <w:t>CRACMMv2.0</w:t>
              </w:r>
            </w:ins>
          </w:p>
        </w:tc>
        <w:tc>
          <w:tcPr>
            <w:tcW w:w="1620" w:type="dxa"/>
            <w:tcPrChange w:id="3826" w:author="Seltzer, Karl" w:date="2024-04-05T14:54:00Z">
              <w:tcPr>
                <w:tcW w:w="1620" w:type="dxa"/>
                <w:vAlign w:val="center"/>
              </w:tcPr>
            </w:tcPrChange>
          </w:tcPr>
          <w:p w14:paraId="3CCD2E99" w14:textId="170D6E76" w:rsidR="00341A0D" w:rsidRPr="00933A29" w:rsidRDefault="00341A0D" w:rsidP="00341A0D">
            <w:pPr>
              <w:spacing w:after="0"/>
              <w:jc w:val="center"/>
              <w:rPr>
                <w:ins w:id="3827" w:author="Seltzer, Karl" w:date="2024-04-05T14:48:00Z"/>
                <w:rFonts w:cstheme="minorHAnsi"/>
                <w:color w:val="000000"/>
                <w:sz w:val="20"/>
                <w:szCs w:val="20"/>
              </w:rPr>
            </w:pPr>
            <w:ins w:id="3828" w:author="Seltzer, Karl" w:date="2024-04-05T14:48:00Z">
              <w:r w:rsidRPr="00237230">
                <w:rPr>
                  <w:rFonts w:cstheme="minorHAnsi"/>
                  <w:sz w:val="20"/>
                  <w:szCs w:val="20"/>
                </w:rPr>
                <w:t>ROCN</w:t>
              </w:r>
              <w:r>
                <w:rPr>
                  <w:rFonts w:cstheme="minorHAnsi"/>
                  <w:sz w:val="20"/>
                  <w:szCs w:val="20"/>
                </w:rPr>
                <w:t>1OXY3</w:t>
              </w:r>
              <w:r w:rsidRPr="00C10D3E">
                <w:rPr>
                  <w:rFonts w:cstheme="minorHAnsi"/>
                  <w:sz w:val="20"/>
                  <w:szCs w:val="20"/>
                </w:rPr>
                <w:t>*</w:t>
              </w:r>
            </w:ins>
          </w:p>
        </w:tc>
        <w:tc>
          <w:tcPr>
            <w:tcW w:w="3780" w:type="dxa"/>
            <w:vAlign w:val="center"/>
            <w:tcPrChange w:id="3829" w:author="Seltzer, Karl" w:date="2024-04-05T14:54:00Z">
              <w:tcPr>
                <w:tcW w:w="3780" w:type="dxa"/>
                <w:vAlign w:val="center"/>
              </w:tcPr>
            </w:tcPrChange>
          </w:tcPr>
          <w:p w14:paraId="26817A93" w14:textId="795365D4" w:rsidR="00341A0D" w:rsidRPr="00933A29" w:rsidRDefault="00341A0D" w:rsidP="00341A0D">
            <w:pPr>
              <w:spacing w:after="0"/>
              <w:jc w:val="center"/>
              <w:rPr>
                <w:ins w:id="3830" w:author="Seltzer, Karl" w:date="2024-04-05T14:48:00Z"/>
                <w:rFonts w:cstheme="minorHAnsi"/>
                <w:color w:val="000000"/>
                <w:sz w:val="20"/>
                <w:szCs w:val="20"/>
              </w:rPr>
            </w:pPr>
            <w:ins w:id="3831" w:author="Seltzer, Karl" w:date="2024-04-05T14:48:00Z">
              <w:r>
                <w:rPr>
                  <w:rFonts w:cstheme="minorHAnsi"/>
                  <w:sz w:val="20"/>
                  <w:szCs w:val="20"/>
                </w:rPr>
                <w:t xml:space="preserve">ROC; </w:t>
              </w:r>
              <w:r w:rsidRPr="00263072">
                <w:rPr>
                  <w:rFonts w:cstheme="minorHAnsi"/>
                  <w:sz w:val="20"/>
                  <w:szCs w:val="20"/>
                </w:rPr>
                <w:t>log(C*) &lt; -</w:t>
              </w:r>
              <w:r>
                <w:rPr>
                  <w:rFonts w:cstheme="minorHAnsi"/>
                  <w:sz w:val="20"/>
                  <w:szCs w:val="20"/>
                </w:rPr>
                <w:t>1</w:t>
              </w:r>
              <w:r w:rsidRPr="00263072">
                <w:rPr>
                  <w:rFonts w:cstheme="minorHAnsi"/>
                  <w:sz w:val="20"/>
                  <w:szCs w:val="20"/>
                </w:rPr>
                <w:t>.5</w:t>
              </w:r>
              <w:r>
                <w:rPr>
                  <w:rFonts w:cstheme="minorHAnsi"/>
                  <w:sz w:val="20"/>
                  <w:szCs w:val="20"/>
                </w:rPr>
                <w:t xml:space="preserve"> and O/C &gt; 0.2</w:t>
              </w:r>
            </w:ins>
          </w:p>
        </w:tc>
        <w:tc>
          <w:tcPr>
            <w:tcW w:w="900" w:type="dxa"/>
            <w:tcPrChange w:id="3832" w:author="Seltzer, Karl" w:date="2024-04-05T14:54:00Z">
              <w:tcPr>
                <w:tcW w:w="900" w:type="dxa"/>
                <w:vAlign w:val="center"/>
              </w:tcPr>
            </w:tcPrChange>
          </w:tcPr>
          <w:p w14:paraId="50482ED2" w14:textId="19A6AF11" w:rsidR="00341A0D" w:rsidRPr="00933A29" w:rsidRDefault="00341A0D" w:rsidP="00341A0D">
            <w:pPr>
              <w:keepNext/>
              <w:spacing w:after="0"/>
              <w:jc w:val="center"/>
              <w:rPr>
                <w:ins w:id="3833" w:author="Seltzer, Karl" w:date="2024-04-05T14:48:00Z"/>
                <w:rFonts w:cstheme="minorHAnsi"/>
                <w:color w:val="000000"/>
                <w:sz w:val="20"/>
                <w:szCs w:val="20"/>
              </w:rPr>
            </w:pPr>
            <w:ins w:id="3834" w:author="Seltzer, Karl" w:date="2024-04-05T14:54:00Z">
              <w:r w:rsidRPr="003C469C">
                <w:rPr>
                  <w:rFonts w:cstheme="minorHAnsi"/>
                  <w:color w:val="000000"/>
                  <w:sz w:val="20"/>
                  <w:szCs w:val="20"/>
                </w:rPr>
                <w:t>Lumped</w:t>
              </w:r>
            </w:ins>
          </w:p>
        </w:tc>
      </w:tr>
      <w:tr w:rsidR="00341A0D" w:rsidRPr="00933A29" w14:paraId="5C88C097"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835"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3836" w:author="Seltzer, Karl" w:date="2024-04-05T14:48:00Z"/>
          <w:trPrChange w:id="3837" w:author="Seltzer, Karl" w:date="2024-04-05T14:54:00Z">
            <w:trPr>
              <w:trHeight w:val="143"/>
            </w:trPr>
          </w:trPrChange>
        </w:trPr>
        <w:tc>
          <w:tcPr>
            <w:tcW w:w="3055" w:type="dxa"/>
            <w:tcPrChange w:id="3838" w:author="Seltzer, Karl" w:date="2024-04-05T14:54:00Z">
              <w:tcPr>
                <w:tcW w:w="3055" w:type="dxa"/>
                <w:vAlign w:val="center"/>
              </w:tcPr>
            </w:tcPrChange>
          </w:tcPr>
          <w:p w14:paraId="33612701" w14:textId="46DBBE24" w:rsidR="00341A0D" w:rsidRDefault="00341A0D" w:rsidP="00341A0D">
            <w:pPr>
              <w:spacing w:after="0"/>
              <w:jc w:val="center"/>
              <w:rPr>
                <w:ins w:id="3839" w:author="Seltzer, Karl" w:date="2024-04-05T14:48:00Z"/>
                <w:rFonts w:cstheme="minorHAnsi"/>
                <w:color w:val="000000"/>
                <w:sz w:val="20"/>
                <w:szCs w:val="20"/>
              </w:rPr>
            </w:pPr>
            <w:ins w:id="3840" w:author="Seltzer, Karl" w:date="2024-04-05T14:52:00Z">
              <w:r w:rsidRPr="005D4CB4">
                <w:rPr>
                  <w:rFonts w:cstheme="minorHAnsi"/>
                  <w:color w:val="000000"/>
                  <w:sz w:val="20"/>
                  <w:szCs w:val="20"/>
                </w:rPr>
                <w:t>CRACMMv2.0</w:t>
              </w:r>
            </w:ins>
          </w:p>
        </w:tc>
        <w:tc>
          <w:tcPr>
            <w:tcW w:w="1620" w:type="dxa"/>
            <w:tcPrChange w:id="3841" w:author="Seltzer, Karl" w:date="2024-04-05T14:54:00Z">
              <w:tcPr>
                <w:tcW w:w="1620" w:type="dxa"/>
                <w:vAlign w:val="center"/>
              </w:tcPr>
            </w:tcPrChange>
          </w:tcPr>
          <w:p w14:paraId="31223000" w14:textId="0F76625E" w:rsidR="00341A0D" w:rsidRPr="00933A29" w:rsidRDefault="00341A0D" w:rsidP="00341A0D">
            <w:pPr>
              <w:spacing w:after="0"/>
              <w:jc w:val="center"/>
              <w:rPr>
                <w:ins w:id="3842" w:author="Seltzer, Karl" w:date="2024-04-05T14:48:00Z"/>
                <w:rFonts w:cstheme="minorHAnsi"/>
                <w:color w:val="000000"/>
                <w:sz w:val="20"/>
                <w:szCs w:val="20"/>
              </w:rPr>
            </w:pPr>
            <w:ins w:id="3843" w:author="Seltzer, Karl" w:date="2024-04-05T14:48:00Z">
              <w:r w:rsidRPr="00237230">
                <w:rPr>
                  <w:rFonts w:cstheme="minorHAnsi"/>
                  <w:sz w:val="20"/>
                  <w:szCs w:val="20"/>
                </w:rPr>
                <w:t>ROCN</w:t>
              </w:r>
              <w:r>
                <w:rPr>
                  <w:rFonts w:cstheme="minorHAnsi"/>
                  <w:sz w:val="20"/>
                  <w:szCs w:val="20"/>
                </w:rPr>
                <w:t>1OXY1</w:t>
              </w:r>
              <w:r w:rsidRPr="00C10D3E">
                <w:rPr>
                  <w:rFonts w:cstheme="minorHAnsi"/>
                  <w:sz w:val="20"/>
                  <w:szCs w:val="20"/>
                </w:rPr>
                <w:t>*</w:t>
              </w:r>
            </w:ins>
          </w:p>
        </w:tc>
        <w:tc>
          <w:tcPr>
            <w:tcW w:w="3780" w:type="dxa"/>
            <w:vAlign w:val="center"/>
            <w:tcPrChange w:id="3844" w:author="Seltzer, Karl" w:date="2024-04-05T14:54:00Z">
              <w:tcPr>
                <w:tcW w:w="3780" w:type="dxa"/>
                <w:vAlign w:val="center"/>
              </w:tcPr>
            </w:tcPrChange>
          </w:tcPr>
          <w:p w14:paraId="0798334A" w14:textId="4BA85670" w:rsidR="00341A0D" w:rsidRPr="00933A29" w:rsidRDefault="00341A0D" w:rsidP="00341A0D">
            <w:pPr>
              <w:spacing w:after="0"/>
              <w:jc w:val="center"/>
              <w:rPr>
                <w:ins w:id="3845" w:author="Seltzer, Karl" w:date="2024-04-05T14:48:00Z"/>
                <w:rFonts w:cstheme="minorHAnsi"/>
                <w:color w:val="000000"/>
                <w:sz w:val="20"/>
                <w:szCs w:val="20"/>
              </w:rPr>
            </w:pPr>
            <w:ins w:id="3846" w:author="Seltzer, Karl" w:date="2024-04-05T14:48:00Z">
              <w:r>
                <w:rPr>
                  <w:rFonts w:cstheme="minorHAnsi"/>
                  <w:sz w:val="20"/>
                  <w:szCs w:val="20"/>
                </w:rPr>
                <w:t xml:space="preserve">ROC; </w:t>
              </w:r>
              <w:r w:rsidRPr="00263072">
                <w:rPr>
                  <w:rFonts w:cstheme="minorHAnsi"/>
                  <w:sz w:val="20"/>
                  <w:szCs w:val="20"/>
                </w:rPr>
                <w:t>log(C*) &lt; -</w:t>
              </w:r>
              <w:r>
                <w:rPr>
                  <w:rFonts w:cstheme="minorHAnsi"/>
                  <w:sz w:val="20"/>
                  <w:szCs w:val="20"/>
                </w:rPr>
                <w:t>1</w:t>
              </w:r>
              <w:r w:rsidRPr="00263072">
                <w:rPr>
                  <w:rFonts w:cstheme="minorHAnsi"/>
                  <w:sz w:val="20"/>
                  <w:szCs w:val="20"/>
                </w:rPr>
                <w:t>.5</w:t>
              </w:r>
              <w:r>
                <w:rPr>
                  <w:rFonts w:cstheme="minorHAnsi"/>
                  <w:sz w:val="20"/>
                  <w:szCs w:val="20"/>
                </w:rPr>
                <w:t xml:space="preserve"> and O/C &gt; 0.05</w:t>
              </w:r>
            </w:ins>
          </w:p>
        </w:tc>
        <w:tc>
          <w:tcPr>
            <w:tcW w:w="900" w:type="dxa"/>
            <w:tcPrChange w:id="3847" w:author="Seltzer, Karl" w:date="2024-04-05T14:54:00Z">
              <w:tcPr>
                <w:tcW w:w="900" w:type="dxa"/>
                <w:vAlign w:val="center"/>
              </w:tcPr>
            </w:tcPrChange>
          </w:tcPr>
          <w:p w14:paraId="74F455B4" w14:textId="2A96EE27" w:rsidR="00341A0D" w:rsidRPr="00933A29" w:rsidRDefault="00341A0D" w:rsidP="00341A0D">
            <w:pPr>
              <w:keepNext/>
              <w:spacing w:after="0"/>
              <w:jc w:val="center"/>
              <w:rPr>
                <w:ins w:id="3848" w:author="Seltzer, Karl" w:date="2024-04-05T14:48:00Z"/>
                <w:rFonts w:cstheme="minorHAnsi"/>
                <w:color w:val="000000"/>
                <w:sz w:val="20"/>
                <w:szCs w:val="20"/>
              </w:rPr>
            </w:pPr>
            <w:ins w:id="3849" w:author="Seltzer, Karl" w:date="2024-04-05T14:54:00Z">
              <w:r w:rsidRPr="003C469C">
                <w:rPr>
                  <w:rFonts w:cstheme="minorHAnsi"/>
                  <w:color w:val="000000"/>
                  <w:sz w:val="20"/>
                  <w:szCs w:val="20"/>
                </w:rPr>
                <w:t>Lumped</w:t>
              </w:r>
            </w:ins>
          </w:p>
        </w:tc>
      </w:tr>
      <w:tr w:rsidR="00341A0D" w:rsidRPr="00933A29" w14:paraId="11494331"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850"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3851" w:author="Seltzer, Karl" w:date="2024-04-05T14:48:00Z"/>
          <w:trPrChange w:id="3852" w:author="Seltzer, Karl" w:date="2024-04-05T14:54:00Z">
            <w:trPr>
              <w:trHeight w:val="143"/>
            </w:trPr>
          </w:trPrChange>
        </w:trPr>
        <w:tc>
          <w:tcPr>
            <w:tcW w:w="3055" w:type="dxa"/>
            <w:tcPrChange w:id="3853" w:author="Seltzer, Karl" w:date="2024-04-05T14:54:00Z">
              <w:tcPr>
                <w:tcW w:w="3055" w:type="dxa"/>
                <w:vAlign w:val="center"/>
              </w:tcPr>
            </w:tcPrChange>
          </w:tcPr>
          <w:p w14:paraId="055157C5" w14:textId="771A4FDB" w:rsidR="00341A0D" w:rsidRDefault="00341A0D" w:rsidP="00341A0D">
            <w:pPr>
              <w:spacing w:after="0"/>
              <w:jc w:val="center"/>
              <w:rPr>
                <w:ins w:id="3854" w:author="Seltzer, Karl" w:date="2024-04-05T14:48:00Z"/>
                <w:rFonts w:cstheme="minorHAnsi"/>
                <w:color w:val="000000"/>
                <w:sz w:val="20"/>
                <w:szCs w:val="20"/>
              </w:rPr>
            </w:pPr>
            <w:ins w:id="3855" w:author="Seltzer, Karl" w:date="2024-04-05T14:52:00Z">
              <w:r w:rsidRPr="005D4CB4">
                <w:rPr>
                  <w:rFonts w:cstheme="minorHAnsi"/>
                  <w:color w:val="000000"/>
                  <w:sz w:val="20"/>
                  <w:szCs w:val="20"/>
                </w:rPr>
                <w:t>CRACMMv2.0</w:t>
              </w:r>
            </w:ins>
          </w:p>
        </w:tc>
        <w:tc>
          <w:tcPr>
            <w:tcW w:w="1620" w:type="dxa"/>
            <w:tcPrChange w:id="3856" w:author="Seltzer, Karl" w:date="2024-04-05T14:54:00Z">
              <w:tcPr>
                <w:tcW w:w="1620" w:type="dxa"/>
                <w:vAlign w:val="center"/>
              </w:tcPr>
            </w:tcPrChange>
          </w:tcPr>
          <w:p w14:paraId="1CA0DE29" w14:textId="1408D990" w:rsidR="00341A0D" w:rsidRPr="00933A29" w:rsidRDefault="00341A0D" w:rsidP="00341A0D">
            <w:pPr>
              <w:spacing w:after="0"/>
              <w:jc w:val="center"/>
              <w:rPr>
                <w:ins w:id="3857" w:author="Seltzer, Karl" w:date="2024-04-05T14:48:00Z"/>
                <w:rFonts w:cstheme="minorHAnsi"/>
                <w:color w:val="000000"/>
                <w:sz w:val="20"/>
                <w:szCs w:val="20"/>
              </w:rPr>
            </w:pPr>
            <w:ins w:id="3858" w:author="Seltzer, Karl" w:date="2024-04-05T14:48:00Z">
              <w:r w:rsidRPr="00237230">
                <w:rPr>
                  <w:rFonts w:cstheme="minorHAnsi"/>
                  <w:sz w:val="20"/>
                  <w:szCs w:val="20"/>
                </w:rPr>
                <w:t>ROCN1ALK</w:t>
              </w:r>
              <w:r>
                <w:rPr>
                  <w:rFonts w:cstheme="minorHAnsi"/>
                  <w:sz w:val="20"/>
                  <w:szCs w:val="20"/>
                </w:rPr>
                <w:t>*</w:t>
              </w:r>
            </w:ins>
          </w:p>
        </w:tc>
        <w:tc>
          <w:tcPr>
            <w:tcW w:w="3780" w:type="dxa"/>
            <w:vAlign w:val="center"/>
            <w:tcPrChange w:id="3859" w:author="Seltzer, Karl" w:date="2024-04-05T14:54:00Z">
              <w:tcPr>
                <w:tcW w:w="3780" w:type="dxa"/>
                <w:vAlign w:val="center"/>
              </w:tcPr>
            </w:tcPrChange>
          </w:tcPr>
          <w:p w14:paraId="62778A35" w14:textId="328F18BE" w:rsidR="00341A0D" w:rsidRPr="00933A29" w:rsidRDefault="00341A0D" w:rsidP="00341A0D">
            <w:pPr>
              <w:spacing w:after="0"/>
              <w:jc w:val="center"/>
              <w:rPr>
                <w:ins w:id="3860" w:author="Seltzer, Karl" w:date="2024-04-05T14:48:00Z"/>
                <w:rFonts w:cstheme="minorHAnsi"/>
                <w:color w:val="000000"/>
                <w:sz w:val="20"/>
                <w:szCs w:val="20"/>
              </w:rPr>
            </w:pPr>
            <w:ins w:id="3861" w:author="Seltzer, Karl" w:date="2024-04-05T14:48:00Z">
              <w:r>
                <w:rPr>
                  <w:rFonts w:cstheme="minorHAnsi"/>
                  <w:sz w:val="20"/>
                  <w:szCs w:val="20"/>
                </w:rPr>
                <w:t xml:space="preserve">ROC; -1.5 &lt; </w:t>
              </w:r>
              <w:r w:rsidRPr="00263072">
                <w:rPr>
                  <w:rFonts w:cstheme="minorHAnsi"/>
                  <w:sz w:val="20"/>
                  <w:szCs w:val="20"/>
                </w:rPr>
                <w:t xml:space="preserve">log(C*) &lt; </w:t>
              </w:r>
              <w:r>
                <w:rPr>
                  <w:rFonts w:cstheme="minorHAnsi"/>
                  <w:sz w:val="20"/>
                  <w:szCs w:val="20"/>
                </w:rPr>
                <w:t>-</w:t>
              </w:r>
              <w:r w:rsidRPr="00263072">
                <w:rPr>
                  <w:rFonts w:cstheme="minorHAnsi"/>
                  <w:sz w:val="20"/>
                  <w:szCs w:val="20"/>
                </w:rPr>
                <w:t>0.5</w:t>
              </w:r>
            </w:ins>
          </w:p>
        </w:tc>
        <w:tc>
          <w:tcPr>
            <w:tcW w:w="900" w:type="dxa"/>
            <w:tcPrChange w:id="3862" w:author="Seltzer, Karl" w:date="2024-04-05T14:54:00Z">
              <w:tcPr>
                <w:tcW w:w="900" w:type="dxa"/>
                <w:vAlign w:val="center"/>
              </w:tcPr>
            </w:tcPrChange>
          </w:tcPr>
          <w:p w14:paraId="1EFDFFC1" w14:textId="7B3B12E0" w:rsidR="00341A0D" w:rsidRPr="00933A29" w:rsidRDefault="00341A0D" w:rsidP="00341A0D">
            <w:pPr>
              <w:keepNext/>
              <w:spacing w:after="0"/>
              <w:jc w:val="center"/>
              <w:rPr>
                <w:ins w:id="3863" w:author="Seltzer, Karl" w:date="2024-04-05T14:48:00Z"/>
                <w:rFonts w:cstheme="minorHAnsi"/>
                <w:color w:val="000000"/>
                <w:sz w:val="20"/>
                <w:szCs w:val="20"/>
              </w:rPr>
            </w:pPr>
            <w:ins w:id="3864" w:author="Seltzer, Karl" w:date="2024-04-05T14:54:00Z">
              <w:r w:rsidRPr="003C469C">
                <w:rPr>
                  <w:rFonts w:cstheme="minorHAnsi"/>
                  <w:color w:val="000000"/>
                  <w:sz w:val="20"/>
                  <w:szCs w:val="20"/>
                </w:rPr>
                <w:t>Lumped</w:t>
              </w:r>
            </w:ins>
          </w:p>
        </w:tc>
      </w:tr>
      <w:tr w:rsidR="00341A0D" w:rsidRPr="00933A29" w14:paraId="07E99621"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865"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3866" w:author="Seltzer, Karl" w:date="2024-04-05T14:48:00Z"/>
          <w:trPrChange w:id="3867" w:author="Seltzer, Karl" w:date="2024-04-05T14:54:00Z">
            <w:trPr>
              <w:trHeight w:val="143"/>
            </w:trPr>
          </w:trPrChange>
        </w:trPr>
        <w:tc>
          <w:tcPr>
            <w:tcW w:w="3055" w:type="dxa"/>
            <w:tcPrChange w:id="3868" w:author="Seltzer, Karl" w:date="2024-04-05T14:54:00Z">
              <w:tcPr>
                <w:tcW w:w="3055" w:type="dxa"/>
                <w:vAlign w:val="center"/>
              </w:tcPr>
            </w:tcPrChange>
          </w:tcPr>
          <w:p w14:paraId="42A36B7E" w14:textId="6EFCFDDB" w:rsidR="00341A0D" w:rsidRDefault="00341A0D" w:rsidP="00341A0D">
            <w:pPr>
              <w:spacing w:after="0"/>
              <w:jc w:val="center"/>
              <w:rPr>
                <w:ins w:id="3869" w:author="Seltzer, Karl" w:date="2024-04-05T14:48:00Z"/>
                <w:rFonts w:cstheme="minorHAnsi"/>
                <w:color w:val="000000"/>
                <w:sz w:val="20"/>
                <w:szCs w:val="20"/>
              </w:rPr>
            </w:pPr>
            <w:ins w:id="3870" w:author="Seltzer, Karl" w:date="2024-04-05T14:53:00Z">
              <w:r w:rsidRPr="005D4CB4">
                <w:rPr>
                  <w:rFonts w:cstheme="minorHAnsi"/>
                  <w:color w:val="000000"/>
                  <w:sz w:val="20"/>
                  <w:szCs w:val="20"/>
                </w:rPr>
                <w:t>CRACMMv2.0</w:t>
              </w:r>
            </w:ins>
          </w:p>
        </w:tc>
        <w:tc>
          <w:tcPr>
            <w:tcW w:w="1620" w:type="dxa"/>
            <w:tcPrChange w:id="3871" w:author="Seltzer, Karl" w:date="2024-04-05T14:54:00Z">
              <w:tcPr>
                <w:tcW w:w="1620" w:type="dxa"/>
                <w:vAlign w:val="center"/>
              </w:tcPr>
            </w:tcPrChange>
          </w:tcPr>
          <w:p w14:paraId="125F9F90" w14:textId="6BB1046B" w:rsidR="00341A0D" w:rsidRPr="00933A29" w:rsidRDefault="00341A0D" w:rsidP="00341A0D">
            <w:pPr>
              <w:spacing w:after="0"/>
              <w:jc w:val="center"/>
              <w:rPr>
                <w:ins w:id="3872" w:author="Seltzer, Karl" w:date="2024-04-05T14:48:00Z"/>
                <w:rFonts w:cstheme="minorHAnsi"/>
                <w:color w:val="000000"/>
                <w:sz w:val="20"/>
                <w:szCs w:val="20"/>
              </w:rPr>
            </w:pPr>
            <w:ins w:id="3873" w:author="Seltzer, Karl" w:date="2024-04-05T14:53:00Z">
              <w:r w:rsidRPr="00237230">
                <w:rPr>
                  <w:rFonts w:cstheme="minorHAnsi"/>
                  <w:sz w:val="20"/>
                  <w:szCs w:val="20"/>
                </w:rPr>
                <w:t>ROCP0</w:t>
              </w:r>
              <w:r>
                <w:rPr>
                  <w:rFonts w:cstheme="minorHAnsi"/>
                  <w:sz w:val="20"/>
                  <w:szCs w:val="20"/>
                </w:rPr>
                <w:t>OXY4*</w:t>
              </w:r>
            </w:ins>
          </w:p>
        </w:tc>
        <w:tc>
          <w:tcPr>
            <w:tcW w:w="3780" w:type="dxa"/>
            <w:vAlign w:val="center"/>
            <w:tcPrChange w:id="3874" w:author="Seltzer, Karl" w:date="2024-04-05T14:54:00Z">
              <w:tcPr>
                <w:tcW w:w="3780" w:type="dxa"/>
                <w:vAlign w:val="center"/>
              </w:tcPr>
            </w:tcPrChange>
          </w:tcPr>
          <w:p w14:paraId="7979022B" w14:textId="0103719D" w:rsidR="00341A0D" w:rsidRPr="00933A29" w:rsidRDefault="00341A0D" w:rsidP="00341A0D">
            <w:pPr>
              <w:spacing w:after="0"/>
              <w:jc w:val="center"/>
              <w:rPr>
                <w:ins w:id="3875" w:author="Seltzer, Karl" w:date="2024-04-05T14:48:00Z"/>
                <w:rFonts w:cstheme="minorHAnsi"/>
                <w:color w:val="000000"/>
                <w:sz w:val="20"/>
                <w:szCs w:val="20"/>
              </w:rPr>
            </w:pPr>
            <w:ins w:id="3876" w:author="Seltzer, Karl" w:date="2024-04-05T14:53:00Z">
              <w:r>
                <w:rPr>
                  <w:rFonts w:cstheme="minorHAnsi"/>
                  <w:sz w:val="20"/>
                  <w:szCs w:val="20"/>
                </w:rPr>
                <w:t xml:space="preserve">ROC; -0.5 &lt; </w:t>
              </w:r>
              <w:r w:rsidRPr="00263072">
                <w:rPr>
                  <w:rFonts w:cstheme="minorHAnsi"/>
                  <w:sz w:val="20"/>
                  <w:szCs w:val="20"/>
                </w:rPr>
                <w:t>log(C*) &lt; 0.5</w:t>
              </w:r>
              <w:r>
                <w:rPr>
                  <w:rFonts w:cstheme="minorHAnsi"/>
                  <w:sz w:val="20"/>
                  <w:szCs w:val="20"/>
                </w:rPr>
                <w:t xml:space="preserve"> and O/C &gt; 0.3</w:t>
              </w:r>
            </w:ins>
          </w:p>
        </w:tc>
        <w:tc>
          <w:tcPr>
            <w:tcW w:w="900" w:type="dxa"/>
            <w:tcPrChange w:id="3877" w:author="Seltzer, Karl" w:date="2024-04-05T14:54:00Z">
              <w:tcPr>
                <w:tcW w:w="900" w:type="dxa"/>
                <w:vAlign w:val="center"/>
              </w:tcPr>
            </w:tcPrChange>
          </w:tcPr>
          <w:p w14:paraId="325527EE" w14:textId="24500ADF" w:rsidR="00341A0D" w:rsidRPr="00933A29" w:rsidRDefault="00341A0D" w:rsidP="00341A0D">
            <w:pPr>
              <w:keepNext/>
              <w:spacing w:after="0"/>
              <w:jc w:val="center"/>
              <w:rPr>
                <w:ins w:id="3878" w:author="Seltzer, Karl" w:date="2024-04-05T14:48:00Z"/>
                <w:rFonts w:cstheme="minorHAnsi"/>
                <w:color w:val="000000"/>
                <w:sz w:val="20"/>
                <w:szCs w:val="20"/>
              </w:rPr>
            </w:pPr>
            <w:ins w:id="3879" w:author="Seltzer, Karl" w:date="2024-04-05T14:54:00Z">
              <w:r w:rsidRPr="003C469C">
                <w:rPr>
                  <w:rFonts w:cstheme="minorHAnsi"/>
                  <w:color w:val="000000"/>
                  <w:sz w:val="20"/>
                  <w:szCs w:val="20"/>
                </w:rPr>
                <w:t>Lumped</w:t>
              </w:r>
            </w:ins>
          </w:p>
        </w:tc>
      </w:tr>
      <w:tr w:rsidR="00341A0D" w:rsidRPr="00933A29" w14:paraId="3578C049"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880"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3881" w:author="Seltzer, Karl" w:date="2024-04-05T14:43:00Z"/>
          <w:trPrChange w:id="3882" w:author="Seltzer, Karl" w:date="2024-04-05T14:54:00Z">
            <w:trPr>
              <w:trHeight w:val="143"/>
            </w:trPr>
          </w:trPrChange>
        </w:trPr>
        <w:tc>
          <w:tcPr>
            <w:tcW w:w="3055" w:type="dxa"/>
            <w:tcPrChange w:id="3883" w:author="Seltzer, Karl" w:date="2024-04-05T14:54:00Z">
              <w:tcPr>
                <w:tcW w:w="3055" w:type="dxa"/>
                <w:vAlign w:val="center"/>
              </w:tcPr>
            </w:tcPrChange>
          </w:tcPr>
          <w:p w14:paraId="2D3EF114" w14:textId="7AA3ABC6" w:rsidR="00341A0D" w:rsidRPr="00933A29" w:rsidRDefault="00341A0D" w:rsidP="00341A0D">
            <w:pPr>
              <w:spacing w:after="0"/>
              <w:jc w:val="center"/>
              <w:rPr>
                <w:ins w:id="3884" w:author="Seltzer, Karl" w:date="2024-04-05T14:43:00Z"/>
                <w:rFonts w:cstheme="minorHAnsi"/>
                <w:color w:val="000000"/>
                <w:sz w:val="20"/>
                <w:szCs w:val="20"/>
              </w:rPr>
            </w:pPr>
            <w:ins w:id="3885" w:author="Seltzer, Karl" w:date="2024-04-05T14:53:00Z">
              <w:r w:rsidRPr="005D4CB4">
                <w:rPr>
                  <w:rFonts w:cstheme="minorHAnsi"/>
                  <w:color w:val="000000"/>
                  <w:sz w:val="20"/>
                  <w:szCs w:val="20"/>
                </w:rPr>
                <w:t>CRACMMv2.0</w:t>
              </w:r>
            </w:ins>
          </w:p>
        </w:tc>
        <w:tc>
          <w:tcPr>
            <w:tcW w:w="1620" w:type="dxa"/>
            <w:tcPrChange w:id="3886" w:author="Seltzer, Karl" w:date="2024-04-05T14:54:00Z">
              <w:tcPr>
                <w:tcW w:w="1620" w:type="dxa"/>
                <w:vAlign w:val="center"/>
              </w:tcPr>
            </w:tcPrChange>
          </w:tcPr>
          <w:p w14:paraId="62B35F82" w14:textId="7C2A4782" w:rsidR="00341A0D" w:rsidRPr="00933A29" w:rsidRDefault="00341A0D" w:rsidP="00341A0D">
            <w:pPr>
              <w:spacing w:after="0"/>
              <w:jc w:val="center"/>
              <w:rPr>
                <w:ins w:id="3887" w:author="Seltzer, Karl" w:date="2024-04-05T14:43:00Z"/>
                <w:rFonts w:cstheme="minorHAnsi"/>
                <w:color w:val="000000"/>
                <w:sz w:val="20"/>
                <w:szCs w:val="20"/>
              </w:rPr>
            </w:pPr>
            <w:ins w:id="3888" w:author="Seltzer, Karl" w:date="2024-04-05T14:53:00Z">
              <w:r w:rsidRPr="00237230">
                <w:rPr>
                  <w:rFonts w:cstheme="minorHAnsi"/>
                  <w:sz w:val="20"/>
                  <w:szCs w:val="20"/>
                </w:rPr>
                <w:t>ROCP0</w:t>
              </w:r>
              <w:r>
                <w:rPr>
                  <w:rFonts w:cstheme="minorHAnsi"/>
                  <w:sz w:val="20"/>
                  <w:szCs w:val="20"/>
                </w:rPr>
                <w:t>OXY2*</w:t>
              </w:r>
            </w:ins>
          </w:p>
        </w:tc>
        <w:tc>
          <w:tcPr>
            <w:tcW w:w="3780" w:type="dxa"/>
            <w:vAlign w:val="center"/>
            <w:tcPrChange w:id="3889" w:author="Seltzer, Karl" w:date="2024-04-05T14:54:00Z">
              <w:tcPr>
                <w:tcW w:w="3780" w:type="dxa"/>
                <w:vAlign w:val="center"/>
              </w:tcPr>
            </w:tcPrChange>
          </w:tcPr>
          <w:p w14:paraId="1663F6DD" w14:textId="7D063E42" w:rsidR="00341A0D" w:rsidRPr="00933A29" w:rsidRDefault="00341A0D" w:rsidP="00341A0D">
            <w:pPr>
              <w:spacing w:after="0"/>
              <w:jc w:val="center"/>
              <w:rPr>
                <w:ins w:id="3890" w:author="Seltzer, Karl" w:date="2024-04-05T14:43:00Z"/>
                <w:rFonts w:cstheme="minorHAnsi"/>
                <w:color w:val="000000"/>
                <w:sz w:val="20"/>
                <w:szCs w:val="20"/>
              </w:rPr>
            </w:pPr>
            <w:ins w:id="3891" w:author="Seltzer, Karl" w:date="2024-04-05T14:53:00Z">
              <w:r>
                <w:rPr>
                  <w:rFonts w:cstheme="minorHAnsi"/>
                  <w:sz w:val="20"/>
                  <w:szCs w:val="20"/>
                </w:rPr>
                <w:t xml:space="preserve">ROC; -0.5 &lt; </w:t>
              </w:r>
              <w:r w:rsidRPr="00263072">
                <w:rPr>
                  <w:rFonts w:cstheme="minorHAnsi"/>
                  <w:sz w:val="20"/>
                  <w:szCs w:val="20"/>
                </w:rPr>
                <w:t>log(C*) &lt; 0.5</w:t>
              </w:r>
              <w:r>
                <w:rPr>
                  <w:rFonts w:cstheme="minorHAnsi"/>
                  <w:sz w:val="20"/>
                  <w:szCs w:val="20"/>
                </w:rPr>
                <w:t xml:space="preserve"> and O/C &gt; 0.1</w:t>
              </w:r>
            </w:ins>
          </w:p>
        </w:tc>
        <w:tc>
          <w:tcPr>
            <w:tcW w:w="900" w:type="dxa"/>
            <w:tcPrChange w:id="3892" w:author="Seltzer, Karl" w:date="2024-04-05T14:54:00Z">
              <w:tcPr>
                <w:tcW w:w="900" w:type="dxa"/>
                <w:vAlign w:val="center"/>
              </w:tcPr>
            </w:tcPrChange>
          </w:tcPr>
          <w:p w14:paraId="140240B3" w14:textId="2DBDCB47" w:rsidR="00341A0D" w:rsidRPr="00933A29" w:rsidRDefault="00341A0D" w:rsidP="00341A0D">
            <w:pPr>
              <w:keepNext/>
              <w:spacing w:after="0"/>
              <w:jc w:val="center"/>
              <w:rPr>
                <w:ins w:id="3893" w:author="Seltzer, Karl" w:date="2024-04-05T14:43:00Z"/>
                <w:rFonts w:cstheme="minorHAnsi"/>
                <w:color w:val="000000"/>
                <w:sz w:val="20"/>
                <w:szCs w:val="20"/>
              </w:rPr>
            </w:pPr>
            <w:ins w:id="3894" w:author="Seltzer, Karl" w:date="2024-04-05T14:54:00Z">
              <w:r w:rsidRPr="003C469C">
                <w:rPr>
                  <w:rFonts w:cstheme="minorHAnsi"/>
                  <w:color w:val="000000"/>
                  <w:sz w:val="20"/>
                  <w:szCs w:val="20"/>
                </w:rPr>
                <w:t>Lumped</w:t>
              </w:r>
            </w:ins>
          </w:p>
        </w:tc>
      </w:tr>
      <w:tr w:rsidR="00341A0D" w:rsidRPr="00933A29" w14:paraId="200598FB"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895"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3896" w:author="Seltzer, Karl" w:date="2024-04-05T14:43:00Z"/>
          <w:trPrChange w:id="3897" w:author="Seltzer, Karl" w:date="2024-04-05T14:54:00Z">
            <w:trPr>
              <w:trHeight w:val="143"/>
            </w:trPr>
          </w:trPrChange>
        </w:trPr>
        <w:tc>
          <w:tcPr>
            <w:tcW w:w="3055" w:type="dxa"/>
            <w:tcPrChange w:id="3898" w:author="Seltzer, Karl" w:date="2024-04-05T14:54:00Z">
              <w:tcPr>
                <w:tcW w:w="3055" w:type="dxa"/>
                <w:vAlign w:val="center"/>
              </w:tcPr>
            </w:tcPrChange>
          </w:tcPr>
          <w:p w14:paraId="74757F44" w14:textId="7401B673" w:rsidR="00341A0D" w:rsidRPr="00933A29" w:rsidRDefault="00341A0D" w:rsidP="00341A0D">
            <w:pPr>
              <w:spacing w:after="0"/>
              <w:jc w:val="center"/>
              <w:rPr>
                <w:ins w:id="3899" w:author="Seltzer, Karl" w:date="2024-04-05T14:43:00Z"/>
                <w:rFonts w:cstheme="minorHAnsi"/>
                <w:color w:val="000000"/>
                <w:sz w:val="20"/>
                <w:szCs w:val="20"/>
              </w:rPr>
            </w:pPr>
            <w:ins w:id="3900" w:author="Seltzer, Karl" w:date="2024-04-05T14:53:00Z">
              <w:r w:rsidRPr="005D4CB4">
                <w:rPr>
                  <w:rFonts w:cstheme="minorHAnsi"/>
                  <w:color w:val="000000"/>
                  <w:sz w:val="20"/>
                  <w:szCs w:val="20"/>
                </w:rPr>
                <w:t>CRACMMv2.0</w:t>
              </w:r>
            </w:ins>
          </w:p>
        </w:tc>
        <w:tc>
          <w:tcPr>
            <w:tcW w:w="1620" w:type="dxa"/>
            <w:tcPrChange w:id="3901" w:author="Seltzer, Karl" w:date="2024-04-05T14:54:00Z">
              <w:tcPr>
                <w:tcW w:w="1620" w:type="dxa"/>
                <w:vAlign w:val="center"/>
              </w:tcPr>
            </w:tcPrChange>
          </w:tcPr>
          <w:p w14:paraId="5AA0503C" w14:textId="738F7544" w:rsidR="00341A0D" w:rsidRPr="00933A29" w:rsidRDefault="00341A0D" w:rsidP="00341A0D">
            <w:pPr>
              <w:spacing w:after="0"/>
              <w:jc w:val="center"/>
              <w:rPr>
                <w:ins w:id="3902" w:author="Seltzer, Karl" w:date="2024-04-05T14:43:00Z"/>
                <w:rFonts w:cstheme="minorHAnsi"/>
                <w:color w:val="000000"/>
                <w:sz w:val="20"/>
                <w:szCs w:val="20"/>
              </w:rPr>
            </w:pPr>
            <w:ins w:id="3903" w:author="Seltzer, Karl" w:date="2024-04-05T14:53:00Z">
              <w:r w:rsidRPr="00237230">
                <w:rPr>
                  <w:rFonts w:cstheme="minorHAnsi"/>
                  <w:sz w:val="20"/>
                  <w:szCs w:val="20"/>
                </w:rPr>
                <w:t>ROCP0ALK</w:t>
              </w:r>
              <w:r>
                <w:rPr>
                  <w:rFonts w:cstheme="minorHAnsi"/>
                  <w:sz w:val="20"/>
                  <w:szCs w:val="20"/>
                </w:rPr>
                <w:t>*</w:t>
              </w:r>
            </w:ins>
          </w:p>
        </w:tc>
        <w:tc>
          <w:tcPr>
            <w:tcW w:w="3780" w:type="dxa"/>
            <w:vAlign w:val="center"/>
            <w:tcPrChange w:id="3904" w:author="Seltzer, Karl" w:date="2024-04-05T14:54:00Z">
              <w:tcPr>
                <w:tcW w:w="3780" w:type="dxa"/>
                <w:vAlign w:val="center"/>
              </w:tcPr>
            </w:tcPrChange>
          </w:tcPr>
          <w:p w14:paraId="5332E370" w14:textId="6192A551" w:rsidR="00341A0D" w:rsidRPr="00933A29" w:rsidRDefault="00341A0D" w:rsidP="00341A0D">
            <w:pPr>
              <w:spacing w:after="0"/>
              <w:jc w:val="center"/>
              <w:rPr>
                <w:ins w:id="3905" w:author="Seltzer, Karl" w:date="2024-04-05T14:43:00Z"/>
                <w:rFonts w:cstheme="minorHAnsi"/>
                <w:color w:val="000000"/>
                <w:sz w:val="20"/>
                <w:szCs w:val="20"/>
              </w:rPr>
            </w:pPr>
            <w:ins w:id="3906" w:author="Seltzer, Karl" w:date="2024-04-05T14:53:00Z">
              <w:r>
                <w:rPr>
                  <w:rFonts w:cstheme="minorHAnsi"/>
                  <w:sz w:val="20"/>
                  <w:szCs w:val="20"/>
                </w:rPr>
                <w:t xml:space="preserve">ROC; -0.5 &lt; </w:t>
              </w:r>
              <w:r w:rsidRPr="00263072">
                <w:rPr>
                  <w:rFonts w:cstheme="minorHAnsi"/>
                  <w:sz w:val="20"/>
                  <w:szCs w:val="20"/>
                </w:rPr>
                <w:t>log(C*) &lt; 0.5</w:t>
              </w:r>
            </w:ins>
          </w:p>
        </w:tc>
        <w:tc>
          <w:tcPr>
            <w:tcW w:w="900" w:type="dxa"/>
            <w:tcPrChange w:id="3907" w:author="Seltzer, Karl" w:date="2024-04-05T14:54:00Z">
              <w:tcPr>
                <w:tcW w:w="900" w:type="dxa"/>
                <w:vAlign w:val="center"/>
              </w:tcPr>
            </w:tcPrChange>
          </w:tcPr>
          <w:p w14:paraId="624C3121" w14:textId="652C3A75" w:rsidR="00341A0D" w:rsidRPr="00933A29" w:rsidRDefault="00341A0D" w:rsidP="00341A0D">
            <w:pPr>
              <w:keepNext/>
              <w:spacing w:after="0"/>
              <w:jc w:val="center"/>
              <w:rPr>
                <w:ins w:id="3908" w:author="Seltzer, Karl" w:date="2024-04-05T14:43:00Z"/>
                <w:rFonts w:cstheme="minorHAnsi"/>
                <w:color w:val="000000"/>
                <w:sz w:val="20"/>
                <w:szCs w:val="20"/>
              </w:rPr>
            </w:pPr>
            <w:ins w:id="3909" w:author="Seltzer, Karl" w:date="2024-04-05T14:54:00Z">
              <w:r w:rsidRPr="003C469C">
                <w:rPr>
                  <w:rFonts w:cstheme="minorHAnsi"/>
                  <w:color w:val="000000"/>
                  <w:sz w:val="20"/>
                  <w:szCs w:val="20"/>
                </w:rPr>
                <w:t>Lumped</w:t>
              </w:r>
            </w:ins>
          </w:p>
        </w:tc>
      </w:tr>
      <w:tr w:rsidR="00341A0D" w:rsidRPr="00933A29" w14:paraId="63AAA715"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910"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3911" w:author="Seltzer, Karl" w:date="2024-04-05T14:43:00Z"/>
          <w:trPrChange w:id="3912" w:author="Seltzer, Karl" w:date="2024-04-05T14:54:00Z">
            <w:trPr>
              <w:trHeight w:val="143"/>
            </w:trPr>
          </w:trPrChange>
        </w:trPr>
        <w:tc>
          <w:tcPr>
            <w:tcW w:w="3055" w:type="dxa"/>
            <w:tcPrChange w:id="3913" w:author="Seltzer, Karl" w:date="2024-04-05T14:54:00Z">
              <w:tcPr>
                <w:tcW w:w="3055" w:type="dxa"/>
                <w:vAlign w:val="center"/>
              </w:tcPr>
            </w:tcPrChange>
          </w:tcPr>
          <w:p w14:paraId="11CA8E6F" w14:textId="00C14CCC" w:rsidR="00341A0D" w:rsidRPr="00933A29" w:rsidRDefault="00341A0D" w:rsidP="00341A0D">
            <w:pPr>
              <w:spacing w:after="0"/>
              <w:jc w:val="center"/>
              <w:rPr>
                <w:ins w:id="3914" w:author="Seltzer, Karl" w:date="2024-04-05T14:43:00Z"/>
                <w:rFonts w:cstheme="minorHAnsi"/>
                <w:color w:val="000000"/>
                <w:sz w:val="20"/>
                <w:szCs w:val="20"/>
              </w:rPr>
            </w:pPr>
            <w:ins w:id="3915" w:author="Seltzer, Karl" w:date="2024-04-05T14:53:00Z">
              <w:r w:rsidRPr="005D4CB4">
                <w:rPr>
                  <w:rFonts w:cstheme="minorHAnsi"/>
                  <w:color w:val="000000"/>
                  <w:sz w:val="20"/>
                  <w:szCs w:val="20"/>
                </w:rPr>
                <w:t>CRACMMv2.0</w:t>
              </w:r>
            </w:ins>
          </w:p>
        </w:tc>
        <w:tc>
          <w:tcPr>
            <w:tcW w:w="1620" w:type="dxa"/>
            <w:tcPrChange w:id="3916" w:author="Seltzer, Karl" w:date="2024-04-05T14:54:00Z">
              <w:tcPr>
                <w:tcW w:w="1620" w:type="dxa"/>
                <w:vAlign w:val="center"/>
              </w:tcPr>
            </w:tcPrChange>
          </w:tcPr>
          <w:p w14:paraId="22C6E31C" w14:textId="51DCF8C1" w:rsidR="00341A0D" w:rsidRPr="00933A29" w:rsidRDefault="00341A0D" w:rsidP="00341A0D">
            <w:pPr>
              <w:spacing w:after="0"/>
              <w:jc w:val="center"/>
              <w:rPr>
                <w:ins w:id="3917" w:author="Seltzer, Karl" w:date="2024-04-05T14:43:00Z"/>
                <w:rFonts w:cstheme="minorHAnsi"/>
                <w:color w:val="000000"/>
                <w:sz w:val="20"/>
                <w:szCs w:val="20"/>
              </w:rPr>
            </w:pPr>
            <w:ins w:id="3918" w:author="Seltzer, Karl" w:date="2024-04-05T14:53:00Z">
              <w:r w:rsidRPr="00237230">
                <w:rPr>
                  <w:rFonts w:cstheme="minorHAnsi"/>
                  <w:sz w:val="20"/>
                  <w:szCs w:val="20"/>
                </w:rPr>
                <w:t>ROCP1</w:t>
              </w:r>
              <w:r>
                <w:rPr>
                  <w:rFonts w:cstheme="minorHAnsi"/>
                  <w:sz w:val="20"/>
                  <w:szCs w:val="20"/>
                </w:rPr>
                <w:t>OXY3*</w:t>
              </w:r>
            </w:ins>
          </w:p>
        </w:tc>
        <w:tc>
          <w:tcPr>
            <w:tcW w:w="3780" w:type="dxa"/>
            <w:vAlign w:val="center"/>
            <w:tcPrChange w:id="3919" w:author="Seltzer, Karl" w:date="2024-04-05T14:54:00Z">
              <w:tcPr>
                <w:tcW w:w="3780" w:type="dxa"/>
                <w:vAlign w:val="center"/>
              </w:tcPr>
            </w:tcPrChange>
          </w:tcPr>
          <w:p w14:paraId="43037825" w14:textId="253FE645" w:rsidR="00341A0D" w:rsidRPr="00933A29" w:rsidRDefault="00341A0D" w:rsidP="00341A0D">
            <w:pPr>
              <w:spacing w:after="0"/>
              <w:jc w:val="center"/>
              <w:rPr>
                <w:ins w:id="3920" w:author="Seltzer, Karl" w:date="2024-04-05T14:43:00Z"/>
                <w:rFonts w:cstheme="minorHAnsi"/>
                <w:color w:val="000000"/>
                <w:sz w:val="20"/>
                <w:szCs w:val="20"/>
              </w:rPr>
            </w:pPr>
            <w:ins w:id="3921" w:author="Seltzer, Karl" w:date="2024-04-05T14:53:00Z">
              <w:r>
                <w:rPr>
                  <w:rFonts w:cstheme="minorHAnsi"/>
                  <w:sz w:val="20"/>
                  <w:szCs w:val="20"/>
                </w:rPr>
                <w:t xml:space="preserve">ROC; 0.5 &lt; </w:t>
              </w:r>
              <w:r w:rsidRPr="00263072">
                <w:rPr>
                  <w:rFonts w:cstheme="minorHAnsi"/>
                  <w:sz w:val="20"/>
                  <w:szCs w:val="20"/>
                </w:rPr>
                <w:t xml:space="preserve">log(C*) &lt; </w:t>
              </w:r>
              <w:r>
                <w:rPr>
                  <w:rFonts w:cstheme="minorHAnsi"/>
                  <w:sz w:val="20"/>
                  <w:szCs w:val="20"/>
                </w:rPr>
                <w:t>1</w:t>
              </w:r>
              <w:r w:rsidRPr="00263072">
                <w:rPr>
                  <w:rFonts w:cstheme="minorHAnsi"/>
                  <w:sz w:val="20"/>
                  <w:szCs w:val="20"/>
                </w:rPr>
                <w:t>.5</w:t>
              </w:r>
              <w:r>
                <w:rPr>
                  <w:rFonts w:cstheme="minorHAnsi"/>
                  <w:sz w:val="20"/>
                  <w:szCs w:val="20"/>
                </w:rPr>
                <w:t xml:space="preserve"> and O/C &gt; 0.2</w:t>
              </w:r>
            </w:ins>
          </w:p>
        </w:tc>
        <w:tc>
          <w:tcPr>
            <w:tcW w:w="900" w:type="dxa"/>
            <w:tcPrChange w:id="3922" w:author="Seltzer, Karl" w:date="2024-04-05T14:54:00Z">
              <w:tcPr>
                <w:tcW w:w="900" w:type="dxa"/>
                <w:vAlign w:val="center"/>
              </w:tcPr>
            </w:tcPrChange>
          </w:tcPr>
          <w:p w14:paraId="77250E83" w14:textId="6CCB8845" w:rsidR="00341A0D" w:rsidRPr="00933A29" w:rsidRDefault="00341A0D" w:rsidP="00341A0D">
            <w:pPr>
              <w:keepNext/>
              <w:spacing w:after="0"/>
              <w:jc w:val="center"/>
              <w:rPr>
                <w:ins w:id="3923" w:author="Seltzer, Karl" w:date="2024-04-05T14:43:00Z"/>
                <w:rFonts w:cstheme="minorHAnsi"/>
                <w:color w:val="000000"/>
                <w:sz w:val="20"/>
                <w:szCs w:val="20"/>
              </w:rPr>
            </w:pPr>
            <w:ins w:id="3924" w:author="Seltzer, Karl" w:date="2024-04-05T14:54:00Z">
              <w:r w:rsidRPr="003C469C">
                <w:rPr>
                  <w:rFonts w:cstheme="minorHAnsi"/>
                  <w:color w:val="000000"/>
                  <w:sz w:val="20"/>
                  <w:szCs w:val="20"/>
                </w:rPr>
                <w:t>Lumped</w:t>
              </w:r>
            </w:ins>
          </w:p>
        </w:tc>
      </w:tr>
      <w:tr w:rsidR="00341A0D" w:rsidRPr="00933A29" w14:paraId="6746E7CD"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925"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3926" w:author="Seltzer, Karl" w:date="2024-04-05T14:43:00Z"/>
          <w:trPrChange w:id="3927" w:author="Seltzer, Karl" w:date="2024-04-05T14:54:00Z">
            <w:trPr>
              <w:trHeight w:val="143"/>
            </w:trPr>
          </w:trPrChange>
        </w:trPr>
        <w:tc>
          <w:tcPr>
            <w:tcW w:w="3055" w:type="dxa"/>
            <w:tcPrChange w:id="3928" w:author="Seltzer, Karl" w:date="2024-04-05T14:54:00Z">
              <w:tcPr>
                <w:tcW w:w="3055" w:type="dxa"/>
                <w:vAlign w:val="center"/>
              </w:tcPr>
            </w:tcPrChange>
          </w:tcPr>
          <w:p w14:paraId="24D8B542" w14:textId="12ABDAB2" w:rsidR="00341A0D" w:rsidRPr="00933A29" w:rsidRDefault="00341A0D" w:rsidP="00341A0D">
            <w:pPr>
              <w:spacing w:after="0"/>
              <w:jc w:val="center"/>
              <w:rPr>
                <w:ins w:id="3929" w:author="Seltzer, Karl" w:date="2024-04-05T14:43:00Z"/>
                <w:rFonts w:cstheme="minorHAnsi"/>
                <w:color w:val="000000"/>
                <w:sz w:val="20"/>
                <w:szCs w:val="20"/>
              </w:rPr>
            </w:pPr>
            <w:ins w:id="3930" w:author="Seltzer, Karl" w:date="2024-04-05T14:53:00Z">
              <w:r w:rsidRPr="005D4CB4">
                <w:rPr>
                  <w:rFonts w:cstheme="minorHAnsi"/>
                  <w:color w:val="000000"/>
                  <w:sz w:val="20"/>
                  <w:szCs w:val="20"/>
                </w:rPr>
                <w:t>CRACMMv2.0</w:t>
              </w:r>
            </w:ins>
          </w:p>
        </w:tc>
        <w:tc>
          <w:tcPr>
            <w:tcW w:w="1620" w:type="dxa"/>
            <w:tcPrChange w:id="3931" w:author="Seltzer, Karl" w:date="2024-04-05T14:54:00Z">
              <w:tcPr>
                <w:tcW w:w="1620" w:type="dxa"/>
                <w:vAlign w:val="center"/>
              </w:tcPr>
            </w:tcPrChange>
          </w:tcPr>
          <w:p w14:paraId="28AE7CA5" w14:textId="1F71BCF6" w:rsidR="00341A0D" w:rsidRPr="00933A29" w:rsidRDefault="00341A0D" w:rsidP="00341A0D">
            <w:pPr>
              <w:spacing w:after="0"/>
              <w:jc w:val="center"/>
              <w:rPr>
                <w:ins w:id="3932" w:author="Seltzer, Karl" w:date="2024-04-05T14:43:00Z"/>
                <w:rFonts w:cstheme="minorHAnsi"/>
                <w:color w:val="000000"/>
                <w:sz w:val="20"/>
                <w:szCs w:val="20"/>
              </w:rPr>
            </w:pPr>
            <w:ins w:id="3933" w:author="Seltzer, Karl" w:date="2024-04-05T14:53:00Z">
              <w:r w:rsidRPr="00237230">
                <w:rPr>
                  <w:rFonts w:cstheme="minorHAnsi"/>
                  <w:sz w:val="20"/>
                  <w:szCs w:val="20"/>
                </w:rPr>
                <w:t>ROCP1</w:t>
              </w:r>
              <w:r>
                <w:rPr>
                  <w:rFonts w:cstheme="minorHAnsi"/>
                  <w:sz w:val="20"/>
                  <w:szCs w:val="20"/>
                </w:rPr>
                <w:t>OXY1*</w:t>
              </w:r>
            </w:ins>
          </w:p>
        </w:tc>
        <w:tc>
          <w:tcPr>
            <w:tcW w:w="3780" w:type="dxa"/>
            <w:vAlign w:val="center"/>
            <w:tcPrChange w:id="3934" w:author="Seltzer, Karl" w:date="2024-04-05T14:54:00Z">
              <w:tcPr>
                <w:tcW w:w="3780" w:type="dxa"/>
                <w:vAlign w:val="center"/>
              </w:tcPr>
            </w:tcPrChange>
          </w:tcPr>
          <w:p w14:paraId="48F08D59" w14:textId="696ADF50" w:rsidR="00341A0D" w:rsidRPr="00933A29" w:rsidRDefault="00341A0D" w:rsidP="00341A0D">
            <w:pPr>
              <w:spacing w:after="0"/>
              <w:jc w:val="center"/>
              <w:rPr>
                <w:ins w:id="3935" w:author="Seltzer, Karl" w:date="2024-04-05T14:43:00Z"/>
                <w:rFonts w:cstheme="minorHAnsi"/>
                <w:color w:val="000000"/>
                <w:sz w:val="20"/>
                <w:szCs w:val="20"/>
              </w:rPr>
            </w:pPr>
            <w:ins w:id="3936" w:author="Seltzer, Karl" w:date="2024-04-05T14:53:00Z">
              <w:r>
                <w:rPr>
                  <w:rFonts w:cstheme="minorHAnsi"/>
                  <w:sz w:val="20"/>
                  <w:szCs w:val="20"/>
                </w:rPr>
                <w:t xml:space="preserve">ROC; 0.5 &lt; </w:t>
              </w:r>
              <w:r w:rsidRPr="00263072">
                <w:rPr>
                  <w:rFonts w:cstheme="minorHAnsi"/>
                  <w:sz w:val="20"/>
                  <w:szCs w:val="20"/>
                </w:rPr>
                <w:t xml:space="preserve">log(C*) &lt; </w:t>
              </w:r>
              <w:r>
                <w:rPr>
                  <w:rFonts w:cstheme="minorHAnsi"/>
                  <w:sz w:val="20"/>
                  <w:szCs w:val="20"/>
                </w:rPr>
                <w:t>1</w:t>
              </w:r>
              <w:r w:rsidRPr="00263072">
                <w:rPr>
                  <w:rFonts w:cstheme="minorHAnsi"/>
                  <w:sz w:val="20"/>
                  <w:szCs w:val="20"/>
                </w:rPr>
                <w:t>.5</w:t>
              </w:r>
              <w:r>
                <w:rPr>
                  <w:rFonts w:cstheme="minorHAnsi"/>
                  <w:sz w:val="20"/>
                  <w:szCs w:val="20"/>
                </w:rPr>
                <w:t xml:space="preserve"> and O/C &gt; 0.05</w:t>
              </w:r>
            </w:ins>
          </w:p>
        </w:tc>
        <w:tc>
          <w:tcPr>
            <w:tcW w:w="900" w:type="dxa"/>
            <w:tcPrChange w:id="3937" w:author="Seltzer, Karl" w:date="2024-04-05T14:54:00Z">
              <w:tcPr>
                <w:tcW w:w="900" w:type="dxa"/>
                <w:vAlign w:val="center"/>
              </w:tcPr>
            </w:tcPrChange>
          </w:tcPr>
          <w:p w14:paraId="4F6B6D24" w14:textId="5737C33D" w:rsidR="00341A0D" w:rsidRPr="00933A29" w:rsidRDefault="00341A0D" w:rsidP="00341A0D">
            <w:pPr>
              <w:keepNext/>
              <w:spacing w:after="0"/>
              <w:jc w:val="center"/>
              <w:rPr>
                <w:ins w:id="3938" w:author="Seltzer, Karl" w:date="2024-04-05T14:43:00Z"/>
                <w:rFonts w:cstheme="minorHAnsi"/>
                <w:color w:val="000000"/>
                <w:sz w:val="20"/>
                <w:szCs w:val="20"/>
              </w:rPr>
            </w:pPr>
            <w:ins w:id="3939" w:author="Seltzer, Karl" w:date="2024-04-05T14:54:00Z">
              <w:r w:rsidRPr="003C469C">
                <w:rPr>
                  <w:rFonts w:cstheme="minorHAnsi"/>
                  <w:color w:val="000000"/>
                  <w:sz w:val="20"/>
                  <w:szCs w:val="20"/>
                </w:rPr>
                <w:t>Lumped</w:t>
              </w:r>
            </w:ins>
          </w:p>
        </w:tc>
      </w:tr>
      <w:tr w:rsidR="00341A0D" w:rsidRPr="00933A29" w14:paraId="61EBD5BA"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940"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3941" w:author="Seltzer, Karl" w:date="2024-04-05T14:43:00Z"/>
          <w:trPrChange w:id="3942" w:author="Seltzer, Karl" w:date="2024-04-05T14:54:00Z">
            <w:trPr>
              <w:trHeight w:val="143"/>
            </w:trPr>
          </w:trPrChange>
        </w:trPr>
        <w:tc>
          <w:tcPr>
            <w:tcW w:w="3055" w:type="dxa"/>
            <w:tcPrChange w:id="3943" w:author="Seltzer, Karl" w:date="2024-04-05T14:54:00Z">
              <w:tcPr>
                <w:tcW w:w="3055" w:type="dxa"/>
                <w:vAlign w:val="center"/>
              </w:tcPr>
            </w:tcPrChange>
          </w:tcPr>
          <w:p w14:paraId="263788A1" w14:textId="65F19510" w:rsidR="00341A0D" w:rsidRPr="00933A29" w:rsidRDefault="00341A0D" w:rsidP="00341A0D">
            <w:pPr>
              <w:spacing w:after="0"/>
              <w:jc w:val="center"/>
              <w:rPr>
                <w:ins w:id="3944" w:author="Seltzer, Karl" w:date="2024-04-05T14:43:00Z"/>
                <w:rFonts w:cstheme="minorHAnsi"/>
                <w:color w:val="000000"/>
                <w:sz w:val="20"/>
                <w:szCs w:val="20"/>
              </w:rPr>
            </w:pPr>
            <w:ins w:id="3945" w:author="Seltzer, Karl" w:date="2024-04-05T14:53:00Z">
              <w:r w:rsidRPr="005D4CB4">
                <w:rPr>
                  <w:rFonts w:cstheme="minorHAnsi"/>
                  <w:color w:val="000000"/>
                  <w:sz w:val="20"/>
                  <w:szCs w:val="20"/>
                </w:rPr>
                <w:t>CRACMMv2.0</w:t>
              </w:r>
            </w:ins>
          </w:p>
        </w:tc>
        <w:tc>
          <w:tcPr>
            <w:tcW w:w="1620" w:type="dxa"/>
            <w:tcPrChange w:id="3946" w:author="Seltzer, Karl" w:date="2024-04-05T14:54:00Z">
              <w:tcPr>
                <w:tcW w:w="1620" w:type="dxa"/>
                <w:vAlign w:val="center"/>
              </w:tcPr>
            </w:tcPrChange>
          </w:tcPr>
          <w:p w14:paraId="3B814435" w14:textId="4405F7DF" w:rsidR="00341A0D" w:rsidRPr="00933A29" w:rsidRDefault="00341A0D" w:rsidP="00341A0D">
            <w:pPr>
              <w:spacing w:after="0"/>
              <w:jc w:val="center"/>
              <w:rPr>
                <w:ins w:id="3947" w:author="Seltzer, Karl" w:date="2024-04-05T14:43:00Z"/>
                <w:rFonts w:cstheme="minorHAnsi"/>
                <w:color w:val="000000"/>
                <w:sz w:val="20"/>
                <w:szCs w:val="20"/>
              </w:rPr>
            </w:pPr>
            <w:ins w:id="3948" w:author="Seltzer, Karl" w:date="2024-04-05T14:53:00Z">
              <w:r w:rsidRPr="00237230">
                <w:rPr>
                  <w:rFonts w:cstheme="minorHAnsi"/>
                  <w:sz w:val="20"/>
                  <w:szCs w:val="20"/>
                </w:rPr>
                <w:t>ROCP1ALK</w:t>
              </w:r>
              <w:r>
                <w:rPr>
                  <w:rFonts w:cstheme="minorHAnsi"/>
                  <w:sz w:val="20"/>
                  <w:szCs w:val="20"/>
                </w:rPr>
                <w:t>*</w:t>
              </w:r>
            </w:ins>
          </w:p>
        </w:tc>
        <w:tc>
          <w:tcPr>
            <w:tcW w:w="3780" w:type="dxa"/>
            <w:vAlign w:val="center"/>
            <w:tcPrChange w:id="3949" w:author="Seltzer, Karl" w:date="2024-04-05T14:54:00Z">
              <w:tcPr>
                <w:tcW w:w="3780" w:type="dxa"/>
                <w:vAlign w:val="center"/>
              </w:tcPr>
            </w:tcPrChange>
          </w:tcPr>
          <w:p w14:paraId="6922762D" w14:textId="340310DC" w:rsidR="00341A0D" w:rsidRPr="00933A29" w:rsidRDefault="00341A0D" w:rsidP="00341A0D">
            <w:pPr>
              <w:spacing w:after="0"/>
              <w:jc w:val="center"/>
              <w:rPr>
                <w:ins w:id="3950" w:author="Seltzer, Karl" w:date="2024-04-05T14:43:00Z"/>
                <w:rFonts w:cstheme="minorHAnsi"/>
                <w:color w:val="000000"/>
                <w:sz w:val="20"/>
                <w:szCs w:val="20"/>
              </w:rPr>
            </w:pPr>
            <w:ins w:id="3951" w:author="Seltzer, Karl" w:date="2024-04-05T14:53:00Z">
              <w:r>
                <w:rPr>
                  <w:rFonts w:cstheme="minorHAnsi"/>
                  <w:sz w:val="20"/>
                  <w:szCs w:val="20"/>
                </w:rPr>
                <w:t xml:space="preserve">ROC; 0.5 &lt; </w:t>
              </w:r>
              <w:r w:rsidRPr="00263072">
                <w:rPr>
                  <w:rFonts w:cstheme="minorHAnsi"/>
                  <w:sz w:val="20"/>
                  <w:szCs w:val="20"/>
                </w:rPr>
                <w:t xml:space="preserve">log(C*) &lt; </w:t>
              </w:r>
              <w:r>
                <w:rPr>
                  <w:rFonts w:cstheme="minorHAnsi"/>
                  <w:sz w:val="20"/>
                  <w:szCs w:val="20"/>
                </w:rPr>
                <w:t>1</w:t>
              </w:r>
              <w:r w:rsidRPr="00263072">
                <w:rPr>
                  <w:rFonts w:cstheme="minorHAnsi"/>
                  <w:sz w:val="20"/>
                  <w:szCs w:val="20"/>
                </w:rPr>
                <w:t>.5</w:t>
              </w:r>
            </w:ins>
          </w:p>
        </w:tc>
        <w:tc>
          <w:tcPr>
            <w:tcW w:w="900" w:type="dxa"/>
            <w:tcPrChange w:id="3952" w:author="Seltzer, Karl" w:date="2024-04-05T14:54:00Z">
              <w:tcPr>
                <w:tcW w:w="900" w:type="dxa"/>
                <w:vAlign w:val="center"/>
              </w:tcPr>
            </w:tcPrChange>
          </w:tcPr>
          <w:p w14:paraId="6A1C7CC7" w14:textId="1149E4E3" w:rsidR="00341A0D" w:rsidRPr="00933A29" w:rsidRDefault="00341A0D" w:rsidP="00341A0D">
            <w:pPr>
              <w:keepNext/>
              <w:spacing w:after="0"/>
              <w:jc w:val="center"/>
              <w:rPr>
                <w:ins w:id="3953" w:author="Seltzer, Karl" w:date="2024-04-05T14:43:00Z"/>
                <w:rFonts w:cstheme="minorHAnsi"/>
                <w:color w:val="000000"/>
                <w:sz w:val="20"/>
                <w:szCs w:val="20"/>
              </w:rPr>
            </w:pPr>
            <w:ins w:id="3954" w:author="Seltzer, Karl" w:date="2024-04-05T14:54:00Z">
              <w:r w:rsidRPr="003C469C">
                <w:rPr>
                  <w:rFonts w:cstheme="minorHAnsi"/>
                  <w:color w:val="000000"/>
                  <w:sz w:val="20"/>
                  <w:szCs w:val="20"/>
                </w:rPr>
                <w:t>Lumped</w:t>
              </w:r>
            </w:ins>
          </w:p>
        </w:tc>
      </w:tr>
      <w:tr w:rsidR="00341A0D" w:rsidRPr="00933A29" w14:paraId="1EB68066"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955"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3956" w:author="Seltzer, Karl" w:date="2024-04-05T14:43:00Z"/>
          <w:trPrChange w:id="3957" w:author="Seltzer, Karl" w:date="2024-04-05T14:54:00Z">
            <w:trPr>
              <w:trHeight w:val="143"/>
            </w:trPr>
          </w:trPrChange>
        </w:trPr>
        <w:tc>
          <w:tcPr>
            <w:tcW w:w="3055" w:type="dxa"/>
            <w:tcPrChange w:id="3958" w:author="Seltzer, Karl" w:date="2024-04-05T14:54:00Z">
              <w:tcPr>
                <w:tcW w:w="3055" w:type="dxa"/>
                <w:vAlign w:val="center"/>
              </w:tcPr>
            </w:tcPrChange>
          </w:tcPr>
          <w:p w14:paraId="2F732EF1" w14:textId="7FF06734" w:rsidR="00341A0D" w:rsidRPr="00933A29" w:rsidRDefault="00341A0D" w:rsidP="00341A0D">
            <w:pPr>
              <w:spacing w:after="0"/>
              <w:jc w:val="center"/>
              <w:rPr>
                <w:ins w:id="3959" w:author="Seltzer, Karl" w:date="2024-04-05T14:43:00Z"/>
                <w:rFonts w:cstheme="minorHAnsi"/>
                <w:color w:val="000000"/>
                <w:sz w:val="20"/>
                <w:szCs w:val="20"/>
              </w:rPr>
            </w:pPr>
            <w:ins w:id="3960" w:author="Seltzer, Karl" w:date="2024-04-05T14:53:00Z">
              <w:r w:rsidRPr="005D4CB4">
                <w:rPr>
                  <w:rFonts w:cstheme="minorHAnsi"/>
                  <w:color w:val="000000"/>
                  <w:sz w:val="20"/>
                  <w:szCs w:val="20"/>
                </w:rPr>
                <w:t>CRACMMv2.0</w:t>
              </w:r>
            </w:ins>
          </w:p>
        </w:tc>
        <w:tc>
          <w:tcPr>
            <w:tcW w:w="1620" w:type="dxa"/>
            <w:tcPrChange w:id="3961" w:author="Seltzer, Karl" w:date="2024-04-05T14:54:00Z">
              <w:tcPr>
                <w:tcW w:w="1620" w:type="dxa"/>
                <w:vAlign w:val="center"/>
              </w:tcPr>
            </w:tcPrChange>
          </w:tcPr>
          <w:p w14:paraId="70DC9C61" w14:textId="74AAA282" w:rsidR="00341A0D" w:rsidRPr="00933A29" w:rsidRDefault="00341A0D" w:rsidP="00341A0D">
            <w:pPr>
              <w:spacing w:after="0"/>
              <w:jc w:val="center"/>
              <w:rPr>
                <w:ins w:id="3962" w:author="Seltzer, Karl" w:date="2024-04-05T14:43:00Z"/>
                <w:rFonts w:cstheme="minorHAnsi"/>
                <w:color w:val="000000"/>
                <w:sz w:val="20"/>
                <w:szCs w:val="20"/>
              </w:rPr>
            </w:pPr>
            <w:ins w:id="3963" w:author="Seltzer, Karl" w:date="2024-04-05T14:53:00Z">
              <w:r w:rsidRPr="00237230">
                <w:rPr>
                  <w:rFonts w:cstheme="minorHAnsi"/>
                  <w:sz w:val="20"/>
                  <w:szCs w:val="20"/>
                </w:rPr>
                <w:t>ROCP2</w:t>
              </w:r>
              <w:r>
                <w:rPr>
                  <w:rFonts w:cstheme="minorHAnsi"/>
                  <w:sz w:val="20"/>
                  <w:szCs w:val="20"/>
                </w:rPr>
                <w:t>OXY2*</w:t>
              </w:r>
            </w:ins>
          </w:p>
        </w:tc>
        <w:tc>
          <w:tcPr>
            <w:tcW w:w="3780" w:type="dxa"/>
            <w:vAlign w:val="center"/>
            <w:tcPrChange w:id="3964" w:author="Seltzer, Karl" w:date="2024-04-05T14:54:00Z">
              <w:tcPr>
                <w:tcW w:w="3780" w:type="dxa"/>
                <w:vAlign w:val="center"/>
              </w:tcPr>
            </w:tcPrChange>
          </w:tcPr>
          <w:p w14:paraId="5A68245B" w14:textId="51294638" w:rsidR="00341A0D" w:rsidRPr="00933A29" w:rsidRDefault="00341A0D" w:rsidP="00341A0D">
            <w:pPr>
              <w:spacing w:after="0"/>
              <w:jc w:val="center"/>
              <w:rPr>
                <w:ins w:id="3965" w:author="Seltzer, Karl" w:date="2024-04-05T14:43:00Z"/>
                <w:rFonts w:cstheme="minorHAnsi"/>
                <w:color w:val="000000"/>
                <w:sz w:val="20"/>
                <w:szCs w:val="20"/>
              </w:rPr>
            </w:pPr>
            <w:ins w:id="3966" w:author="Seltzer, Karl" w:date="2024-04-05T14:53:00Z">
              <w:r>
                <w:rPr>
                  <w:rFonts w:cstheme="minorHAnsi"/>
                  <w:sz w:val="20"/>
                  <w:szCs w:val="20"/>
                </w:rPr>
                <w:t xml:space="preserve">ROC; 1.5 &lt; </w:t>
              </w:r>
              <w:r w:rsidRPr="00263072">
                <w:rPr>
                  <w:rFonts w:cstheme="minorHAnsi"/>
                  <w:sz w:val="20"/>
                  <w:szCs w:val="20"/>
                </w:rPr>
                <w:t xml:space="preserve">log(C*) &lt; </w:t>
              </w:r>
              <w:r>
                <w:rPr>
                  <w:rFonts w:cstheme="minorHAnsi"/>
                  <w:sz w:val="20"/>
                  <w:szCs w:val="20"/>
                </w:rPr>
                <w:t>2</w:t>
              </w:r>
              <w:r w:rsidRPr="00263072">
                <w:rPr>
                  <w:rFonts w:cstheme="minorHAnsi"/>
                  <w:sz w:val="20"/>
                  <w:szCs w:val="20"/>
                </w:rPr>
                <w:t>.5</w:t>
              </w:r>
              <w:r>
                <w:rPr>
                  <w:rFonts w:cstheme="minorHAnsi"/>
                  <w:sz w:val="20"/>
                  <w:szCs w:val="20"/>
                </w:rPr>
                <w:t xml:space="preserve"> and O/C &gt; 0.1</w:t>
              </w:r>
            </w:ins>
          </w:p>
        </w:tc>
        <w:tc>
          <w:tcPr>
            <w:tcW w:w="900" w:type="dxa"/>
            <w:tcPrChange w:id="3967" w:author="Seltzer, Karl" w:date="2024-04-05T14:54:00Z">
              <w:tcPr>
                <w:tcW w:w="900" w:type="dxa"/>
                <w:vAlign w:val="center"/>
              </w:tcPr>
            </w:tcPrChange>
          </w:tcPr>
          <w:p w14:paraId="68479F48" w14:textId="5ADE9741" w:rsidR="00341A0D" w:rsidRPr="00933A29" w:rsidRDefault="00341A0D" w:rsidP="00341A0D">
            <w:pPr>
              <w:keepNext/>
              <w:spacing w:after="0"/>
              <w:jc w:val="center"/>
              <w:rPr>
                <w:ins w:id="3968" w:author="Seltzer, Karl" w:date="2024-04-05T14:43:00Z"/>
                <w:rFonts w:cstheme="minorHAnsi"/>
                <w:color w:val="000000"/>
                <w:sz w:val="20"/>
                <w:szCs w:val="20"/>
              </w:rPr>
            </w:pPr>
            <w:ins w:id="3969" w:author="Seltzer, Karl" w:date="2024-04-05T14:54:00Z">
              <w:r w:rsidRPr="003C469C">
                <w:rPr>
                  <w:rFonts w:cstheme="minorHAnsi"/>
                  <w:color w:val="000000"/>
                  <w:sz w:val="20"/>
                  <w:szCs w:val="20"/>
                </w:rPr>
                <w:t>Lumped</w:t>
              </w:r>
            </w:ins>
          </w:p>
        </w:tc>
      </w:tr>
      <w:tr w:rsidR="00341A0D" w:rsidRPr="00933A29" w14:paraId="5F9C0C3B"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970"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3971" w:author="Seltzer, Karl" w:date="2024-04-05T14:43:00Z"/>
          <w:trPrChange w:id="3972" w:author="Seltzer, Karl" w:date="2024-04-05T14:54:00Z">
            <w:trPr>
              <w:trHeight w:val="143"/>
            </w:trPr>
          </w:trPrChange>
        </w:trPr>
        <w:tc>
          <w:tcPr>
            <w:tcW w:w="3055" w:type="dxa"/>
            <w:tcPrChange w:id="3973" w:author="Seltzer, Karl" w:date="2024-04-05T14:54:00Z">
              <w:tcPr>
                <w:tcW w:w="3055" w:type="dxa"/>
                <w:vAlign w:val="center"/>
              </w:tcPr>
            </w:tcPrChange>
          </w:tcPr>
          <w:p w14:paraId="5A688A77" w14:textId="44B43D10" w:rsidR="00341A0D" w:rsidRPr="00933A29" w:rsidRDefault="00341A0D" w:rsidP="00341A0D">
            <w:pPr>
              <w:spacing w:after="0"/>
              <w:jc w:val="center"/>
              <w:rPr>
                <w:ins w:id="3974" w:author="Seltzer, Karl" w:date="2024-04-05T14:43:00Z"/>
                <w:rFonts w:cstheme="minorHAnsi"/>
                <w:color w:val="000000"/>
                <w:sz w:val="20"/>
                <w:szCs w:val="20"/>
              </w:rPr>
            </w:pPr>
            <w:ins w:id="3975" w:author="Seltzer, Karl" w:date="2024-04-05T14:53:00Z">
              <w:r w:rsidRPr="005D4CB4">
                <w:rPr>
                  <w:rFonts w:cstheme="minorHAnsi"/>
                  <w:color w:val="000000"/>
                  <w:sz w:val="20"/>
                  <w:szCs w:val="20"/>
                </w:rPr>
                <w:t>CRACMMv2.0</w:t>
              </w:r>
            </w:ins>
          </w:p>
        </w:tc>
        <w:tc>
          <w:tcPr>
            <w:tcW w:w="1620" w:type="dxa"/>
            <w:tcPrChange w:id="3976" w:author="Seltzer, Karl" w:date="2024-04-05T14:54:00Z">
              <w:tcPr>
                <w:tcW w:w="1620" w:type="dxa"/>
                <w:vAlign w:val="center"/>
              </w:tcPr>
            </w:tcPrChange>
          </w:tcPr>
          <w:p w14:paraId="7794E705" w14:textId="3777A8E3" w:rsidR="00341A0D" w:rsidRPr="00933A29" w:rsidRDefault="00341A0D" w:rsidP="00341A0D">
            <w:pPr>
              <w:spacing w:after="0"/>
              <w:jc w:val="center"/>
              <w:rPr>
                <w:ins w:id="3977" w:author="Seltzer, Karl" w:date="2024-04-05T14:43:00Z"/>
                <w:rFonts w:cstheme="minorHAnsi"/>
                <w:color w:val="000000"/>
                <w:sz w:val="20"/>
                <w:szCs w:val="20"/>
              </w:rPr>
            </w:pPr>
            <w:ins w:id="3978" w:author="Seltzer, Karl" w:date="2024-04-05T14:53:00Z">
              <w:r w:rsidRPr="00237230">
                <w:rPr>
                  <w:rFonts w:cstheme="minorHAnsi"/>
                  <w:sz w:val="20"/>
                  <w:szCs w:val="20"/>
                </w:rPr>
                <w:t>ROCP2ALK</w:t>
              </w:r>
              <w:r>
                <w:rPr>
                  <w:rFonts w:cstheme="minorHAnsi"/>
                  <w:sz w:val="20"/>
                  <w:szCs w:val="20"/>
                </w:rPr>
                <w:t>*</w:t>
              </w:r>
            </w:ins>
          </w:p>
        </w:tc>
        <w:tc>
          <w:tcPr>
            <w:tcW w:w="3780" w:type="dxa"/>
            <w:vAlign w:val="center"/>
            <w:tcPrChange w:id="3979" w:author="Seltzer, Karl" w:date="2024-04-05T14:54:00Z">
              <w:tcPr>
                <w:tcW w:w="3780" w:type="dxa"/>
                <w:vAlign w:val="center"/>
              </w:tcPr>
            </w:tcPrChange>
          </w:tcPr>
          <w:p w14:paraId="266FAB52" w14:textId="0496DE71" w:rsidR="00341A0D" w:rsidRPr="00933A29" w:rsidRDefault="00341A0D" w:rsidP="00341A0D">
            <w:pPr>
              <w:spacing w:after="0"/>
              <w:jc w:val="center"/>
              <w:rPr>
                <w:ins w:id="3980" w:author="Seltzer, Karl" w:date="2024-04-05T14:43:00Z"/>
                <w:rFonts w:cstheme="minorHAnsi"/>
                <w:color w:val="000000"/>
                <w:sz w:val="20"/>
                <w:szCs w:val="20"/>
              </w:rPr>
            </w:pPr>
            <w:ins w:id="3981" w:author="Seltzer, Karl" w:date="2024-04-05T14:53:00Z">
              <w:r>
                <w:rPr>
                  <w:rFonts w:cstheme="minorHAnsi"/>
                  <w:sz w:val="20"/>
                  <w:szCs w:val="20"/>
                </w:rPr>
                <w:t xml:space="preserve">ROC; 1.5 &lt; </w:t>
              </w:r>
              <w:r w:rsidRPr="00263072">
                <w:rPr>
                  <w:rFonts w:cstheme="minorHAnsi"/>
                  <w:sz w:val="20"/>
                  <w:szCs w:val="20"/>
                </w:rPr>
                <w:t xml:space="preserve">log(C*) &lt; </w:t>
              </w:r>
              <w:r>
                <w:rPr>
                  <w:rFonts w:cstheme="minorHAnsi"/>
                  <w:sz w:val="20"/>
                  <w:szCs w:val="20"/>
                </w:rPr>
                <w:t>2</w:t>
              </w:r>
              <w:r w:rsidRPr="00263072">
                <w:rPr>
                  <w:rFonts w:cstheme="minorHAnsi"/>
                  <w:sz w:val="20"/>
                  <w:szCs w:val="20"/>
                </w:rPr>
                <w:t>.5</w:t>
              </w:r>
            </w:ins>
          </w:p>
        </w:tc>
        <w:tc>
          <w:tcPr>
            <w:tcW w:w="900" w:type="dxa"/>
            <w:tcPrChange w:id="3982" w:author="Seltzer, Karl" w:date="2024-04-05T14:54:00Z">
              <w:tcPr>
                <w:tcW w:w="900" w:type="dxa"/>
                <w:vAlign w:val="center"/>
              </w:tcPr>
            </w:tcPrChange>
          </w:tcPr>
          <w:p w14:paraId="250C300C" w14:textId="285D7AB2" w:rsidR="00341A0D" w:rsidRPr="00933A29" w:rsidRDefault="00341A0D" w:rsidP="00341A0D">
            <w:pPr>
              <w:keepNext/>
              <w:spacing w:after="0"/>
              <w:jc w:val="center"/>
              <w:rPr>
                <w:ins w:id="3983" w:author="Seltzer, Karl" w:date="2024-04-05T14:43:00Z"/>
                <w:rFonts w:cstheme="minorHAnsi"/>
                <w:color w:val="000000"/>
                <w:sz w:val="20"/>
                <w:szCs w:val="20"/>
              </w:rPr>
            </w:pPr>
            <w:ins w:id="3984" w:author="Seltzer, Karl" w:date="2024-04-05T14:54:00Z">
              <w:r w:rsidRPr="003C469C">
                <w:rPr>
                  <w:rFonts w:cstheme="minorHAnsi"/>
                  <w:color w:val="000000"/>
                  <w:sz w:val="20"/>
                  <w:szCs w:val="20"/>
                </w:rPr>
                <w:t>Lumped</w:t>
              </w:r>
            </w:ins>
          </w:p>
        </w:tc>
      </w:tr>
      <w:tr w:rsidR="00341A0D" w:rsidRPr="00933A29" w14:paraId="6B94CF1F"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985"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3986" w:author="Seltzer, Karl" w:date="2024-04-05T14:53:00Z"/>
          <w:trPrChange w:id="3987" w:author="Seltzer, Karl" w:date="2024-04-05T14:54:00Z">
            <w:trPr>
              <w:trHeight w:val="143"/>
            </w:trPr>
          </w:trPrChange>
        </w:trPr>
        <w:tc>
          <w:tcPr>
            <w:tcW w:w="3055" w:type="dxa"/>
            <w:tcPrChange w:id="3988" w:author="Seltzer, Karl" w:date="2024-04-05T14:54:00Z">
              <w:tcPr>
                <w:tcW w:w="3055" w:type="dxa"/>
                <w:vAlign w:val="center"/>
              </w:tcPr>
            </w:tcPrChange>
          </w:tcPr>
          <w:p w14:paraId="569B35C5" w14:textId="08BC2EF3" w:rsidR="00341A0D" w:rsidRPr="00933A29" w:rsidRDefault="00341A0D" w:rsidP="00341A0D">
            <w:pPr>
              <w:spacing w:after="0"/>
              <w:jc w:val="center"/>
              <w:rPr>
                <w:ins w:id="3989" w:author="Seltzer, Karl" w:date="2024-04-05T14:53:00Z"/>
                <w:rFonts w:cstheme="minorHAnsi"/>
                <w:color w:val="000000"/>
                <w:sz w:val="20"/>
                <w:szCs w:val="20"/>
              </w:rPr>
            </w:pPr>
            <w:ins w:id="3990" w:author="Seltzer, Karl" w:date="2024-04-05T14:53:00Z">
              <w:r w:rsidRPr="00861EA3">
                <w:rPr>
                  <w:rFonts w:cstheme="minorHAnsi"/>
                  <w:color w:val="000000"/>
                  <w:sz w:val="20"/>
                  <w:szCs w:val="20"/>
                </w:rPr>
                <w:t>CRACMMv2.0</w:t>
              </w:r>
            </w:ins>
          </w:p>
        </w:tc>
        <w:tc>
          <w:tcPr>
            <w:tcW w:w="1620" w:type="dxa"/>
            <w:tcPrChange w:id="3991" w:author="Seltzer, Karl" w:date="2024-04-05T14:54:00Z">
              <w:tcPr>
                <w:tcW w:w="1620" w:type="dxa"/>
                <w:vAlign w:val="center"/>
              </w:tcPr>
            </w:tcPrChange>
          </w:tcPr>
          <w:p w14:paraId="1B6AB89C" w14:textId="3C90EB9F" w:rsidR="00341A0D" w:rsidRPr="00933A29" w:rsidRDefault="00341A0D" w:rsidP="00341A0D">
            <w:pPr>
              <w:spacing w:after="0"/>
              <w:jc w:val="center"/>
              <w:rPr>
                <w:ins w:id="3992" w:author="Seltzer, Karl" w:date="2024-04-05T14:53:00Z"/>
                <w:rFonts w:cstheme="minorHAnsi"/>
                <w:color w:val="000000"/>
                <w:sz w:val="20"/>
                <w:szCs w:val="20"/>
              </w:rPr>
            </w:pPr>
            <w:ins w:id="3993" w:author="Seltzer, Karl" w:date="2024-04-05T14:53:00Z">
              <w:r>
                <w:rPr>
                  <w:rFonts w:cstheme="minorHAnsi"/>
                  <w:sz w:val="20"/>
                  <w:szCs w:val="20"/>
                </w:rPr>
                <w:t>V</w:t>
              </w:r>
              <w:r w:rsidRPr="00237230">
                <w:rPr>
                  <w:rFonts w:cstheme="minorHAnsi"/>
                  <w:sz w:val="20"/>
                  <w:szCs w:val="20"/>
                </w:rPr>
                <w:t>ROCIOXY</w:t>
              </w:r>
            </w:ins>
          </w:p>
        </w:tc>
        <w:tc>
          <w:tcPr>
            <w:tcW w:w="3780" w:type="dxa"/>
            <w:vAlign w:val="center"/>
            <w:tcPrChange w:id="3994" w:author="Seltzer, Karl" w:date="2024-04-05T14:54:00Z">
              <w:tcPr>
                <w:tcW w:w="3780" w:type="dxa"/>
                <w:vAlign w:val="center"/>
              </w:tcPr>
            </w:tcPrChange>
          </w:tcPr>
          <w:p w14:paraId="6838FDAE" w14:textId="1EABF7A0" w:rsidR="00341A0D" w:rsidRPr="00933A29" w:rsidRDefault="00341A0D" w:rsidP="00341A0D">
            <w:pPr>
              <w:spacing w:after="0"/>
              <w:jc w:val="center"/>
              <w:rPr>
                <w:ins w:id="3995" w:author="Seltzer, Karl" w:date="2024-04-05T14:53:00Z"/>
                <w:rFonts w:cstheme="minorHAnsi"/>
                <w:color w:val="000000"/>
                <w:sz w:val="20"/>
                <w:szCs w:val="20"/>
              </w:rPr>
            </w:pPr>
            <w:ins w:id="3996" w:author="Seltzer, Karl" w:date="2024-04-05T14:53:00Z">
              <w:r>
                <w:rPr>
                  <w:rFonts w:cstheme="minorHAnsi"/>
                  <w:sz w:val="20"/>
                  <w:szCs w:val="20"/>
                </w:rPr>
                <w:t xml:space="preserve">ROC; </w:t>
              </w:r>
              <w:r w:rsidRPr="00263072">
                <w:rPr>
                  <w:rFonts w:cstheme="minorHAnsi"/>
                  <w:sz w:val="20"/>
                  <w:szCs w:val="20"/>
                </w:rPr>
                <w:t xml:space="preserve">log(C*) &lt; </w:t>
              </w:r>
              <w:r>
                <w:rPr>
                  <w:rFonts w:cstheme="minorHAnsi"/>
                  <w:sz w:val="20"/>
                  <w:szCs w:val="20"/>
                </w:rPr>
                <w:t>6</w:t>
              </w:r>
              <w:r w:rsidRPr="00263072">
                <w:rPr>
                  <w:rFonts w:cstheme="minorHAnsi"/>
                  <w:sz w:val="20"/>
                  <w:szCs w:val="20"/>
                </w:rPr>
                <w:t>.5</w:t>
              </w:r>
              <w:r>
                <w:rPr>
                  <w:rFonts w:cstheme="minorHAnsi"/>
                  <w:sz w:val="20"/>
                  <w:szCs w:val="20"/>
                </w:rPr>
                <w:t xml:space="preserve"> and O/C &gt; 0.1 or </w:t>
              </w:r>
              <w:proofErr w:type="spellStart"/>
              <w:r>
                <w:rPr>
                  <w:rFonts w:cstheme="minorHAnsi"/>
                  <w:sz w:val="20"/>
                  <w:szCs w:val="20"/>
                </w:rPr>
                <w:t>nSi</w:t>
              </w:r>
              <w:proofErr w:type="spellEnd"/>
              <w:r>
                <w:rPr>
                  <w:rFonts w:cstheme="minorHAnsi"/>
                  <w:sz w:val="20"/>
                  <w:szCs w:val="20"/>
                </w:rPr>
                <w:t xml:space="preserve"> &gt; 0</w:t>
              </w:r>
            </w:ins>
          </w:p>
        </w:tc>
        <w:tc>
          <w:tcPr>
            <w:tcW w:w="900" w:type="dxa"/>
            <w:tcPrChange w:id="3997" w:author="Seltzer, Karl" w:date="2024-04-05T14:54:00Z">
              <w:tcPr>
                <w:tcW w:w="900" w:type="dxa"/>
                <w:vAlign w:val="center"/>
              </w:tcPr>
            </w:tcPrChange>
          </w:tcPr>
          <w:p w14:paraId="6D68E136" w14:textId="2538CF97" w:rsidR="00341A0D" w:rsidRPr="00933A29" w:rsidRDefault="00341A0D" w:rsidP="00341A0D">
            <w:pPr>
              <w:keepNext/>
              <w:spacing w:after="0"/>
              <w:jc w:val="center"/>
              <w:rPr>
                <w:ins w:id="3998" w:author="Seltzer, Karl" w:date="2024-04-05T14:53:00Z"/>
                <w:rFonts w:cstheme="minorHAnsi"/>
                <w:color w:val="000000"/>
                <w:sz w:val="20"/>
                <w:szCs w:val="20"/>
              </w:rPr>
            </w:pPr>
            <w:ins w:id="3999" w:author="Seltzer, Karl" w:date="2024-04-05T14:54:00Z">
              <w:r w:rsidRPr="003C469C">
                <w:rPr>
                  <w:rFonts w:cstheme="minorHAnsi"/>
                  <w:color w:val="000000"/>
                  <w:sz w:val="20"/>
                  <w:szCs w:val="20"/>
                </w:rPr>
                <w:t>Lumped</w:t>
              </w:r>
            </w:ins>
          </w:p>
        </w:tc>
      </w:tr>
      <w:tr w:rsidR="00341A0D" w:rsidRPr="00933A29" w14:paraId="46BC7E2D"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000"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001" w:author="Seltzer, Karl" w:date="2024-04-05T14:53:00Z"/>
          <w:trPrChange w:id="4002" w:author="Seltzer, Karl" w:date="2024-04-05T14:54:00Z">
            <w:trPr>
              <w:trHeight w:val="143"/>
            </w:trPr>
          </w:trPrChange>
        </w:trPr>
        <w:tc>
          <w:tcPr>
            <w:tcW w:w="3055" w:type="dxa"/>
            <w:tcPrChange w:id="4003" w:author="Seltzer, Karl" w:date="2024-04-05T14:54:00Z">
              <w:tcPr>
                <w:tcW w:w="3055" w:type="dxa"/>
                <w:vAlign w:val="center"/>
              </w:tcPr>
            </w:tcPrChange>
          </w:tcPr>
          <w:p w14:paraId="46DAD7DD" w14:textId="3661D88D" w:rsidR="00341A0D" w:rsidRPr="00933A29" w:rsidRDefault="00341A0D" w:rsidP="00341A0D">
            <w:pPr>
              <w:spacing w:after="0"/>
              <w:jc w:val="center"/>
              <w:rPr>
                <w:ins w:id="4004" w:author="Seltzer, Karl" w:date="2024-04-05T14:53:00Z"/>
                <w:rFonts w:cstheme="minorHAnsi"/>
                <w:color w:val="000000"/>
                <w:sz w:val="20"/>
                <w:szCs w:val="20"/>
              </w:rPr>
            </w:pPr>
            <w:ins w:id="4005" w:author="Seltzer, Karl" w:date="2024-04-05T14:53:00Z">
              <w:r w:rsidRPr="00861EA3">
                <w:rPr>
                  <w:rFonts w:cstheme="minorHAnsi"/>
                  <w:color w:val="000000"/>
                  <w:sz w:val="20"/>
                  <w:szCs w:val="20"/>
                </w:rPr>
                <w:t>CRACMMv2.0</w:t>
              </w:r>
            </w:ins>
          </w:p>
        </w:tc>
        <w:tc>
          <w:tcPr>
            <w:tcW w:w="1620" w:type="dxa"/>
            <w:tcPrChange w:id="4006" w:author="Seltzer, Karl" w:date="2024-04-05T14:54:00Z">
              <w:tcPr>
                <w:tcW w:w="1620" w:type="dxa"/>
                <w:vAlign w:val="center"/>
              </w:tcPr>
            </w:tcPrChange>
          </w:tcPr>
          <w:p w14:paraId="54982003" w14:textId="464765D4" w:rsidR="00341A0D" w:rsidRPr="00933A29" w:rsidRDefault="00341A0D" w:rsidP="00341A0D">
            <w:pPr>
              <w:spacing w:after="0"/>
              <w:jc w:val="center"/>
              <w:rPr>
                <w:ins w:id="4007" w:author="Seltzer, Karl" w:date="2024-04-05T14:53:00Z"/>
                <w:rFonts w:cstheme="minorHAnsi"/>
                <w:color w:val="000000"/>
                <w:sz w:val="20"/>
                <w:szCs w:val="20"/>
              </w:rPr>
            </w:pPr>
            <w:ins w:id="4008" w:author="Seltzer, Karl" w:date="2024-04-05T14:53:00Z">
              <w:r w:rsidRPr="00237230">
                <w:rPr>
                  <w:rFonts w:cstheme="minorHAnsi"/>
                  <w:sz w:val="20"/>
                  <w:szCs w:val="20"/>
                </w:rPr>
                <w:t>ROCP3</w:t>
              </w:r>
              <w:r>
                <w:rPr>
                  <w:rFonts w:cstheme="minorHAnsi"/>
                  <w:sz w:val="20"/>
                  <w:szCs w:val="20"/>
                </w:rPr>
                <w:t>OXY2*</w:t>
              </w:r>
            </w:ins>
          </w:p>
        </w:tc>
        <w:tc>
          <w:tcPr>
            <w:tcW w:w="3780" w:type="dxa"/>
            <w:vAlign w:val="center"/>
            <w:tcPrChange w:id="4009" w:author="Seltzer, Karl" w:date="2024-04-05T14:54:00Z">
              <w:tcPr>
                <w:tcW w:w="3780" w:type="dxa"/>
                <w:vAlign w:val="center"/>
              </w:tcPr>
            </w:tcPrChange>
          </w:tcPr>
          <w:p w14:paraId="6B10EE0D" w14:textId="3C1A5267" w:rsidR="00341A0D" w:rsidRPr="00933A29" w:rsidRDefault="00341A0D" w:rsidP="00341A0D">
            <w:pPr>
              <w:spacing w:after="0"/>
              <w:jc w:val="center"/>
              <w:rPr>
                <w:ins w:id="4010" w:author="Seltzer, Karl" w:date="2024-04-05T14:53:00Z"/>
                <w:rFonts w:cstheme="minorHAnsi"/>
                <w:color w:val="000000"/>
                <w:sz w:val="20"/>
                <w:szCs w:val="20"/>
              </w:rPr>
            </w:pPr>
            <w:ins w:id="4011" w:author="Seltzer, Karl" w:date="2024-04-05T14:53:00Z">
              <w:r>
                <w:rPr>
                  <w:rFonts w:cstheme="minorHAnsi"/>
                  <w:sz w:val="20"/>
                  <w:szCs w:val="20"/>
                </w:rPr>
                <w:t xml:space="preserve">ROC; 2.5 &lt; </w:t>
              </w:r>
              <w:r w:rsidRPr="00263072">
                <w:rPr>
                  <w:rFonts w:cstheme="minorHAnsi"/>
                  <w:sz w:val="20"/>
                  <w:szCs w:val="20"/>
                </w:rPr>
                <w:t xml:space="preserve">log(C*) &lt; </w:t>
              </w:r>
              <w:r>
                <w:rPr>
                  <w:rFonts w:cstheme="minorHAnsi"/>
                  <w:sz w:val="20"/>
                  <w:szCs w:val="20"/>
                </w:rPr>
                <w:t>3</w:t>
              </w:r>
              <w:r w:rsidRPr="00263072">
                <w:rPr>
                  <w:rFonts w:cstheme="minorHAnsi"/>
                  <w:sz w:val="20"/>
                  <w:szCs w:val="20"/>
                </w:rPr>
                <w:t>.5</w:t>
              </w:r>
              <w:r>
                <w:rPr>
                  <w:rFonts w:cstheme="minorHAnsi"/>
                  <w:sz w:val="20"/>
                  <w:szCs w:val="20"/>
                </w:rPr>
                <w:t xml:space="preserve"> and O/C &gt; 0.1</w:t>
              </w:r>
            </w:ins>
          </w:p>
        </w:tc>
        <w:tc>
          <w:tcPr>
            <w:tcW w:w="900" w:type="dxa"/>
            <w:tcPrChange w:id="4012" w:author="Seltzer, Karl" w:date="2024-04-05T14:54:00Z">
              <w:tcPr>
                <w:tcW w:w="900" w:type="dxa"/>
                <w:vAlign w:val="center"/>
              </w:tcPr>
            </w:tcPrChange>
          </w:tcPr>
          <w:p w14:paraId="03895632" w14:textId="0F808DEE" w:rsidR="00341A0D" w:rsidRPr="00933A29" w:rsidRDefault="00341A0D" w:rsidP="00341A0D">
            <w:pPr>
              <w:keepNext/>
              <w:spacing w:after="0"/>
              <w:jc w:val="center"/>
              <w:rPr>
                <w:ins w:id="4013" w:author="Seltzer, Karl" w:date="2024-04-05T14:53:00Z"/>
                <w:rFonts w:cstheme="minorHAnsi"/>
                <w:color w:val="000000"/>
                <w:sz w:val="20"/>
                <w:szCs w:val="20"/>
              </w:rPr>
            </w:pPr>
            <w:ins w:id="4014" w:author="Seltzer, Karl" w:date="2024-04-05T14:54:00Z">
              <w:r w:rsidRPr="003C469C">
                <w:rPr>
                  <w:rFonts w:cstheme="minorHAnsi"/>
                  <w:color w:val="000000"/>
                  <w:sz w:val="20"/>
                  <w:szCs w:val="20"/>
                </w:rPr>
                <w:t>Lumped</w:t>
              </w:r>
            </w:ins>
          </w:p>
        </w:tc>
      </w:tr>
      <w:tr w:rsidR="00341A0D" w:rsidRPr="00933A29" w14:paraId="1EC273AF"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015"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016" w:author="Seltzer, Karl" w:date="2024-04-05T14:53:00Z"/>
          <w:trPrChange w:id="4017" w:author="Seltzer, Karl" w:date="2024-04-05T14:54:00Z">
            <w:trPr>
              <w:trHeight w:val="143"/>
            </w:trPr>
          </w:trPrChange>
        </w:trPr>
        <w:tc>
          <w:tcPr>
            <w:tcW w:w="3055" w:type="dxa"/>
            <w:tcPrChange w:id="4018" w:author="Seltzer, Karl" w:date="2024-04-05T14:54:00Z">
              <w:tcPr>
                <w:tcW w:w="3055" w:type="dxa"/>
                <w:vAlign w:val="center"/>
              </w:tcPr>
            </w:tcPrChange>
          </w:tcPr>
          <w:p w14:paraId="48415F29" w14:textId="62BD5C82" w:rsidR="00341A0D" w:rsidRPr="00933A29" w:rsidRDefault="00341A0D" w:rsidP="00341A0D">
            <w:pPr>
              <w:spacing w:after="0"/>
              <w:jc w:val="center"/>
              <w:rPr>
                <w:ins w:id="4019" w:author="Seltzer, Karl" w:date="2024-04-05T14:53:00Z"/>
                <w:rFonts w:cstheme="minorHAnsi"/>
                <w:color w:val="000000"/>
                <w:sz w:val="20"/>
                <w:szCs w:val="20"/>
              </w:rPr>
            </w:pPr>
            <w:ins w:id="4020" w:author="Seltzer, Karl" w:date="2024-04-05T14:53:00Z">
              <w:r w:rsidRPr="00861EA3">
                <w:rPr>
                  <w:rFonts w:cstheme="minorHAnsi"/>
                  <w:color w:val="000000"/>
                  <w:sz w:val="20"/>
                  <w:szCs w:val="20"/>
                </w:rPr>
                <w:t>CRACMMv2.0</w:t>
              </w:r>
            </w:ins>
          </w:p>
        </w:tc>
        <w:tc>
          <w:tcPr>
            <w:tcW w:w="1620" w:type="dxa"/>
            <w:tcPrChange w:id="4021" w:author="Seltzer, Karl" w:date="2024-04-05T14:54:00Z">
              <w:tcPr>
                <w:tcW w:w="1620" w:type="dxa"/>
                <w:vAlign w:val="center"/>
              </w:tcPr>
            </w:tcPrChange>
          </w:tcPr>
          <w:p w14:paraId="0EEC876E" w14:textId="58D811D5" w:rsidR="00341A0D" w:rsidRPr="00933A29" w:rsidRDefault="00341A0D" w:rsidP="00341A0D">
            <w:pPr>
              <w:spacing w:after="0"/>
              <w:jc w:val="center"/>
              <w:rPr>
                <w:ins w:id="4022" w:author="Seltzer, Karl" w:date="2024-04-05T14:53:00Z"/>
                <w:rFonts w:cstheme="minorHAnsi"/>
                <w:color w:val="000000"/>
                <w:sz w:val="20"/>
                <w:szCs w:val="20"/>
              </w:rPr>
            </w:pPr>
            <w:ins w:id="4023" w:author="Seltzer, Karl" w:date="2024-04-05T14:53:00Z">
              <w:r w:rsidRPr="00237230">
                <w:rPr>
                  <w:rFonts w:cstheme="minorHAnsi"/>
                  <w:sz w:val="20"/>
                  <w:szCs w:val="20"/>
                </w:rPr>
                <w:t>ROCP3ALK</w:t>
              </w:r>
              <w:r>
                <w:rPr>
                  <w:rFonts w:cstheme="minorHAnsi"/>
                  <w:sz w:val="20"/>
                  <w:szCs w:val="20"/>
                </w:rPr>
                <w:t>*</w:t>
              </w:r>
            </w:ins>
          </w:p>
        </w:tc>
        <w:tc>
          <w:tcPr>
            <w:tcW w:w="3780" w:type="dxa"/>
            <w:vAlign w:val="center"/>
            <w:tcPrChange w:id="4024" w:author="Seltzer, Karl" w:date="2024-04-05T14:54:00Z">
              <w:tcPr>
                <w:tcW w:w="3780" w:type="dxa"/>
                <w:vAlign w:val="center"/>
              </w:tcPr>
            </w:tcPrChange>
          </w:tcPr>
          <w:p w14:paraId="23145124" w14:textId="7430FF1A" w:rsidR="00341A0D" w:rsidRPr="00933A29" w:rsidRDefault="00341A0D" w:rsidP="00341A0D">
            <w:pPr>
              <w:spacing w:after="0"/>
              <w:jc w:val="center"/>
              <w:rPr>
                <w:ins w:id="4025" w:author="Seltzer, Karl" w:date="2024-04-05T14:53:00Z"/>
                <w:rFonts w:cstheme="minorHAnsi"/>
                <w:color w:val="000000"/>
                <w:sz w:val="20"/>
                <w:szCs w:val="20"/>
              </w:rPr>
            </w:pPr>
            <w:ins w:id="4026" w:author="Seltzer, Karl" w:date="2024-04-05T14:53:00Z">
              <w:r>
                <w:rPr>
                  <w:rFonts w:cstheme="minorHAnsi"/>
                  <w:sz w:val="20"/>
                  <w:szCs w:val="20"/>
                </w:rPr>
                <w:t xml:space="preserve">ROC; 2.5 &lt; </w:t>
              </w:r>
              <w:r w:rsidRPr="00263072">
                <w:rPr>
                  <w:rFonts w:cstheme="minorHAnsi"/>
                  <w:sz w:val="20"/>
                  <w:szCs w:val="20"/>
                </w:rPr>
                <w:t xml:space="preserve">log(C*) &lt; </w:t>
              </w:r>
              <w:r>
                <w:rPr>
                  <w:rFonts w:cstheme="minorHAnsi"/>
                  <w:sz w:val="20"/>
                  <w:szCs w:val="20"/>
                </w:rPr>
                <w:t>3</w:t>
              </w:r>
              <w:r w:rsidRPr="00263072">
                <w:rPr>
                  <w:rFonts w:cstheme="minorHAnsi"/>
                  <w:sz w:val="20"/>
                  <w:szCs w:val="20"/>
                </w:rPr>
                <w:t>.5</w:t>
              </w:r>
            </w:ins>
          </w:p>
        </w:tc>
        <w:tc>
          <w:tcPr>
            <w:tcW w:w="900" w:type="dxa"/>
            <w:tcPrChange w:id="4027" w:author="Seltzer, Karl" w:date="2024-04-05T14:54:00Z">
              <w:tcPr>
                <w:tcW w:w="900" w:type="dxa"/>
                <w:vAlign w:val="center"/>
              </w:tcPr>
            </w:tcPrChange>
          </w:tcPr>
          <w:p w14:paraId="5D79A52C" w14:textId="51D18E2B" w:rsidR="00341A0D" w:rsidRPr="00933A29" w:rsidRDefault="00341A0D" w:rsidP="00341A0D">
            <w:pPr>
              <w:keepNext/>
              <w:spacing w:after="0"/>
              <w:jc w:val="center"/>
              <w:rPr>
                <w:ins w:id="4028" w:author="Seltzer, Karl" w:date="2024-04-05T14:53:00Z"/>
                <w:rFonts w:cstheme="minorHAnsi"/>
                <w:color w:val="000000"/>
                <w:sz w:val="20"/>
                <w:szCs w:val="20"/>
              </w:rPr>
            </w:pPr>
            <w:ins w:id="4029" w:author="Seltzer, Karl" w:date="2024-04-05T14:54:00Z">
              <w:r w:rsidRPr="003C469C">
                <w:rPr>
                  <w:rFonts w:cstheme="minorHAnsi"/>
                  <w:color w:val="000000"/>
                  <w:sz w:val="20"/>
                  <w:szCs w:val="20"/>
                </w:rPr>
                <w:t>Lumped</w:t>
              </w:r>
            </w:ins>
          </w:p>
        </w:tc>
      </w:tr>
      <w:tr w:rsidR="00341A0D" w:rsidRPr="00933A29" w14:paraId="67592E4E"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030"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031" w:author="Seltzer, Karl" w:date="2024-04-05T14:53:00Z"/>
          <w:trPrChange w:id="4032" w:author="Seltzer, Karl" w:date="2024-04-05T14:54:00Z">
            <w:trPr>
              <w:trHeight w:val="143"/>
            </w:trPr>
          </w:trPrChange>
        </w:trPr>
        <w:tc>
          <w:tcPr>
            <w:tcW w:w="3055" w:type="dxa"/>
            <w:tcPrChange w:id="4033" w:author="Seltzer, Karl" w:date="2024-04-05T14:54:00Z">
              <w:tcPr>
                <w:tcW w:w="3055" w:type="dxa"/>
                <w:vAlign w:val="center"/>
              </w:tcPr>
            </w:tcPrChange>
          </w:tcPr>
          <w:p w14:paraId="6A579A38" w14:textId="1592C56A" w:rsidR="00341A0D" w:rsidRPr="00933A29" w:rsidRDefault="00341A0D" w:rsidP="00341A0D">
            <w:pPr>
              <w:spacing w:after="0"/>
              <w:jc w:val="center"/>
              <w:rPr>
                <w:ins w:id="4034" w:author="Seltzer, Karl" w:date="2024-04-05T14:53:00Z"/>
                <w:rFonts w:cstheme="minorHAnsi"/>
                <w:color w:val="000000"/>
                <w:sz w:val="20"/>
                <w:szCs w:val="20"/>
              </w:rPr>
            </w:pPr>
            <w:ins w:id="4035" w:author="Seltzer, Karl" w:date="2024-04-05T14:53:00Z">
              <w:r w:rsidRPr="00861EA3">
                <w:rPr>
                  <w:rFonts w:cstheme="minorHAnsi"/>
                  <w:color w:val="000000"/>
                  <w:sz w:val="20"/>
                  <w:szCs w:val="20"/>
                </w:rPr>
                <w:t>CRACMMv2.0</w:t>
              </w:r>
            </w:ins>
          </w:p>
        </w:tc>
        <w:tc>
          <w:tcPr>
            <w:tcW w:w="1620" w:type="dxa"/>
            <w:tcPrChange w:id="4036" w:author="Seltzer, Karl" w:date="2024-04-05T14:54:00Z">
              <w:tcPr>
                <w:tcW w:w="1620" w:type="dxa"/>
                <w:vAlign w:val="center"/>
              </w:tcPr>
            </w:tcPrChange>
          </w:tcPr>
          <w:p w14:paraId="3DC4458A" w14:textId="16B789C6" w:rsidR="00341A0D" w:rsidRPr="00933A29" w:rsidRDefault="00341A0D" w:rsidP="00341A0D">
            <w:pPr>
              <w:spacing w:after="0"/>
              <w:jc w:val="center"/>
              <w:rPr>
                <w:ins w:id="4037" w:author="Seltzer, Karl" w:date="2024-04-05T14:53:00Z"/>
                <w:rFonts w:cstheme="minorHAnsi"/>
                <w:color w:val="000000"/>
                <w:sz w:val="20"/>
                <w:szCs w:val="20"/>
              </w:rPr>
            </w:pPr>
            <w:ins w:id="4038" w:author="Seltzer, Karl" w:date="2024-04-05T14:53:00Z">
              <w:r>
                <w:rPr>
                  <w:rFonts w:cstheme="minorHAnsi"/>
                  <w:sz w:val="20"/>
                  <w:szCs w:val="20"/>
                </w:rPr>
                <w:t>V</w:t>
              </w:r>
              <w:r w:rsidRPr="00237230">
                <w:rPr>
                  <w:rFonts w:cstheme="minorHAnsi"/>
                  <w:sz w:val="20"/>
                  <w:szCs w:val="20"/>
                </w:rPr>
                <w:t>ROCP4</w:t>
              </w:r>
              <w:r>
                <w:rPr>
                  <w:rFonts w:cstheme="minorHAnsi"/>
                  <w:sz w:val="20"/>
                  <w:szCs w:val="20"/>
                </w:rPr>
                <w:t>OXY2</w:t>
              </w:r>
            </w:ins>
          </w:p>
        </w:tc>
        <w:tc>
          <w:tcPr>
            <w:tcW w:w="3780" w:type="dxa"/>
            <w:vAlign w:val="center"/>
            <w:tcPrChange w:id="4039" w:author="Seltzer, Karl" w:date="2024-04-05T14:54:00Z">
              <w:tcPr>
                <w:tcW w:w="3780" w:type="dxa"/>
                <w:vAlign w:val="center"/>
              </w:tcPr>
            </w:tcPrChange>
          </w:tcPr>
          <w:p w14:paraId="2DAC87E4" w14:textId="1A2D3830" w:rsidR="00341A0D" w:rsidRPr="00933A29" w:rsidRDefault="00341A0D" w:rsidP="00341A0D">
            <w:pPr>
              <w:spacing w:after="0"/>
              <w:jc w:val="center"/>
              <w:rPr>
                <w:ins w:id="4040" w:author="Seltzer, Karl" w:date="2024-04-05T14:53:00Z"/>
                <w:rFonts w:cstheme="minorHAnsi"/>
                <w:color w:val="000000"/>
                <w:sz w:val="20"/>
                <w:szCs w:val="20"/>
              </w:rPr>
            </w:pPr>
            <w:ins w:id="4041" w:author="Seltzer, Karl" w:date="2024-04-05T14:53:00Z">
              <w:r>
                <w:rPr>
                  <w:rFonts w:cstheme="minorHAnsi"/>
                  <w:sz w:val="20"/>
                  <w:szCs w:val="20"/>
                </w:rPr>
                <w:t xml:space="preserve">ROC; 3.5 &lt; </w:t>
              </w:r>
              <w:r w:rsidRPr="00263072">
                <w:rPr>
                  <w:rFonts w:cstheme="minorHAnsi"/>
                  <w:sz w:val="20"/>
                  <w:szCs w:val="20"/>
                </w:rPr>
                <w:t xml:space="preserve">log(C*) &lt; </w:t>
              </w:r>
              <w:r>
                <w:rPr>
                  <w:rFonts w:cstheme="minorHAnsi"/>
                  <w:sz w:val="20"/>
                  <w:szCs w:val="20"/>
                </w:rPr>
                <w:t>4</w:t>
              </w:r>
              <w:r w:rsidRPr="00263072">
                <w:rPr>
                  <w:rFonts w:cstheme="minorHAnsi"/>
                  <w:sz w:val="20"/>
                  <w:szCs w:val="20"/>
                </w:rPr>
                <w:t>.5</w:t>
              </w:r>
              <w:r>
                <w:rPr>
                  <w:rFonts w:cstheme="minorHAnsi"/>
                  <w:sz w:val="20"/>
                  <w:szCs w:val="20"/>
                </w:rPr>
                <w:t xml:space="preserve"> and O/C &gt; 0.1</w:t>
              </w:r>
            </w:ins>
          </w:p>
        </w:tc>
        <w:tc>
          <w:tcPr>
            <w:tcW w:w="900" w:type="dxa"/>
            <w:tcPrChange w:id="4042" w:author="Seltzer, Karl" w:date="2024-04-05T14:54:00Z">
              <w:tcPr>
                <w:tcW w:w="900" w:type="dxa"/>
                <w:vAlign w:val="center"/>
              </w:tcPr>
            </w:tcPrChange>
          </w:tcPr>
          <w:p w14:paraId="4EE5F79D" w14:textId="6F47F5FD" w:rsidR="00341A0D" w:rsidRPr="00933A29" w:rsidRDefault="00341A0D" w:rsidP="00341A0D">
            <w:pPr>
              <w:keepNext/>
              <w:spacing w:after="0"/>
              <w:jc w:val="center"/>
              <w:rPr>
                <w:ins w:id="4043" w:author="Seltzer, Karl" w:date="2024-04-05T14:53:00Z"/>
                <w:rFonts w:cstheme="minorHAnsi"/>
                <w:color w:val="000000"/>
                <w:sz w:val="20"/>
                <w:szCs w:val="20"/>
              </w:rPr>
            </w:pPr>
            <w:ins w:id="4044" w:author="Seltzer, Karl" w:date="2024-04-05T14:54:00Z">
              <w:r w:rsidRPr="003C469C">
                <w:rPr>
                  <w:rFonts w:cstheme="minorHAnsi"/>
                  <w:color w:val="000000"/>
                  <w:sz w:val="20"/>
                  <w:szCs w:val="20"/>
                </w:rPr>
                <w:t>Lumped</w:t>
              </w:r>
            </w:ins>
          </w:p>
        </w:tc>
      </w:tr>
      <w:tr w:rsidR="00341A0D" w:rsidRPr="00933A29" w14:paraId="5FD78E5D" w14:textId="77777777" w:rsidTr="0050788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045" w:author="Seltzer, Karl" w:date="2024-04-05T14:54: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046" w:author="Seltzer, Karl" w:date="2024-04-05T14:53:00Z"/>
          <w:trPrChange w:id="4047" w:author="Seltzer, Karl" w:date="2024-04-05T14:54:00Z">
            <w:trPr>
              <w:trHeight w:val="143"/>
            </w:trPr>
          </w:trPrChange>
        </w:trPr>
        <w:tc>
          <w:tcPr>
            <w:tcW w:w="3055" w:type="dxa"/>
            <w:tcPrChange w:id="4048" w:author="Seltzer, Karl" w:date="2024-04-05T14:54:00Z">
              <w:tcPr>
                <w:tcW w:w="3055" w:type="dxa"/>
                <w:vAlign w:val="center"/>
              </w:tcPr>
            </w:tcPrChange>
          </w:tcPr>
          <w:p w14:paraId="6352523B" w14:textId="3AAC3359" w:rsidR="00341A0D" w:rsidRPr="00933A29" w:rsidRDefault="00341A0D" w:rsidP="00341A0D">
            <w:pPr>
              <w:spacing w:after="0"/>
              <w:jc w:val="center"/>
              <w:rPr>
                <w:ins w:id="4049" w:author="Seltzer, Karl" w:date="2024-04-05T14:53:00Z"/>
                <w:rFonts w:cstheme="minorHAnsi"/>
                <w:color w:val="000000"/>
                <w:sz w:val="20"/>
                <w:szCs w:val="20"/>
              </w:rPr>
            </w:pPr>
            <w:ins w:id="4050" w:author="Seltzer, Karl" w:date="2024-04-05T14:53:00Z">
              <w:r w:rsidRPr="00861EA3">
                <w:rPr>
                  <w:rFonts w:cstheme="minorHAnsi"/>
                  <w:color w:val="000000"/>
                  <w:sz w:val="20"/>
                  <w:szCs w:val="20"/>
                </w:rPr>
                <w:t>CRACMMv2.0</w:t>
              </w:r>
            </w:ins>
          </w:p>
        </w:tc>
        <w:tc>
          <w:tcPr>
            <w:tcW w:w="1620" w:type="dxa"/>
            <w:tcPrChange w:id="4051" w:author="Seltzer, Karl" w:date="2024-04-05T14:54:00Z">
              <w:tcPr>
                <w:tcW w:w="1620" w:type="dxa"/>
                <w:vAlign w:val="center"/>
              </w:tcPr>
            </w:tcPrChange>
          </w:tcPr>
          <w:p w14:paraId="682990DA" w14:textId="53D1594F" w:rsidR="00341A0D" w:rsidRPr="00933A29" w:rsidRDefault="00341A0D" w:rsidP="00341A0D">
            <w:pPr>
              <w:spacing w:after="0"/>
              <w:jc w:val="center"/>
              <w:rPr>
                <w:ins w:id="4052" w:author="Seltzer, Karl" w:date="2024-04-05T14:53:00Z"/>
                <w:rFonts w:cstheme="minorHAnsi"/>
                <w:color w:val="000000"/>
                <w:sz w:val="20"/>
                <w:szCs w:val="20"/>
              </w:rPr>
            </w:pPr>
            <w:ins w:id="4053" w:author="Seltzer, Karl" w:date="2024-04-05T14:53:00Z">
              <w:r>
                <w:rPr>
                  <w:rFonts w:cstheme="minorHAnsi"/>
                  <w:sz w:val="20"/>
                  <w:szCs w:val="20"/>
                </w:rPr>
                <w:t>V</w:t>
              </w:r>
              <w:r w:rsidRPr="00237230">
                <w:rPr>
                  <w:rFonts w:cstheme="minorHAnsi"/>
                  <w:sz w:val="20"/>
                  <w:szCs w:val="20"/>
                </w:rPr>
                <w:t>ROCP4ALK</w:t>
              </w:r>
            </w:ins>
          </w:p>
        </w:tc>
        <w:tc>
          <w:tcPr>
            <w:tcW w:w="3780" w:type="dxa"/>
            <w:vAlign w:val="center"/>
            <w:tcPrChange w:id="4054" w:author="Seltzer, Karl" w:date="2024-04-05T14:54:00Z">
              <w:tcPr>
                <w:tcW w:w="3780" w:type="dxa"/>
                <w:vAlign w:val="center"/>
              </w:tcPr>
            </w:tcPrChange>
          </w:tcPr>
          <w:p w14:paraId="1DA6D8DC" w14:textId="215C1DAB" w:rsidR="00341A0D" w:rsidRPr="00933A29" w:rsidRDefault="00341A0D" w:rsidP="00341A0D">
            <w:pPr>
              <w:spacing w:after="0"/>
              <w:jc w:val="center"/>
              <w:rPr>
                <w:ins w:id="4055" w:author="Seltzer, Karl" w:date="2024-04-05T14:53:00Z"/>
                <w:rFonts w:cstheme="minorHAnsi"/>
                <w:color w:val="000000"/>
                <w:sz w:val="20"/>
                <w:szCs w:val="20"/>
              </w:rPr>
            </w:pPr>
            <w:ins w:id="4056" w:author="Seltzer, Karl" w:date="2024-04-05T14:53:00Z">
              <w:r>
                <w:rPr>
                  <w:rFonts w:cstheme="minorHAnsi"/>
                  <w:sz w:val="20"/>
                  <w:szCs w:val="20"/>
                </w:rPr>
                <w:t xml:space="preserve">ROC; 3.5 &lt; </w:t>
              </w:r>
              <w:r w:rsidRPr="00263072">
                <w:rPr>
                  <w:rFonts w:cstheme="minorHAnsi"/>
                  <w:sz w:val="20"/>
                  <w:szCs w:val="20"/>
                </w:rPr>
                <w:t xml:space="preserve">log(C*) &lt; </w:t>
              </w:r>
              <w:r>
                <w:rPr>
                  <w:rFonts w:cstheme="minorHAnsi"/>
                  <w:sz w:val="20"/>
                  <w:szCs w:val="20"/>
                </w:rPr>
                <w:t>4</w:t>
              </w:r>
              <w:r w:rsidRPr="00263072">
                <w:rPr>
                  <w:rFonts w:cstheme="minorHAnsi"/>
                  <w:sz w:val="20"/>
                  <w:szCs w:val="20"/>
                </w:rPr>
                <w:t>.5</w:t>
              </w:r>
            </w:ins>
          </w:p>
        </w:tc>
        <w:tc>
          <w:tcPr>
            <w:tcW w:w="900" w:type="dxa"/>
            <w:tcPrChange w:id="4057" w:author="Seltzer, Karl" w:date="2024-04-05T14:54:00Z">
              <w:tcPr>
                <w:tcW w:w="900" w:type="dxa"/>
                <w:vAlign w:val="center"/>
              </w:tcPr>
            </w:tcPrChange>
          </w:tcPr>
          <w:p w14:paraId="24DA2559" w14:textId="36B4DA1B" w:rsidR="00341A0D" w:rsidRPr="00933A29" w:rsidRDefault="00341A0D" w:rsidP="00341A0D">
            <w:pPr>
              <w:keepNext/>
              <w:spacing w:after="0"/>
              <w:jc w:val="center"/>
              <w:rPr>
                <w:ins w:id="4058" w:author="Seltzer, Karl" w:date="2024-04-05T14:53:00Z"/>
                <w:rFonts w:cstheme="minorHAnsi"/>
                <w:color w:val="000000"/>
                <w:sz w:val="20"/>
                <w:szCs w:val="20"/>
              </w:rPr>
            </w:pPr>
            <w:ins w:id="4059" w:author="Seltzer, Karl" w:date="2024-04-05T14:54:00Z">
              <w:r w:rsidRPr="003C469C">
                <w:rPr>
                  <w:rFonts w:cstheme="minorHAnsi"/>
                  <w:color w:val="000000"/>
                  <w:sz w:val="20"/>
                  <w:szCs w:val="20"/>
                </w:rPr>
                <w:t>Lumped</w:t>
              </w:r>
            </w:ins>
          </w:p>
        </w:tc>
      </w:tr>
      <w:tr w:rsidR="00341A0D" w:rsidRPr="00933A29" w14:paraId="0A89B502" w14:textId="77777777" w:rsidTr="00F031C5">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060" w:author="Seltzer, Karl" w:date="2024-04-05T14:53: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061" w:author="Seltzer, Karl" w:date="2024-04-05T14:53:00Z"/>
          <w:trPrChange w:id="4062" w:author="Seltzer, Karl" w:date="2024-04-05T14:53:00Z">
            <w:trPr>
              <w:trHeight w:val="143"/>
            </w:trPr>
          </w:trPrChange>
        </w:trPr>
        <w:tc>
          <w:tcPr>
            <w:tcW w:w="3055" w:type="dxa"/>
            <w:tcPrChange w:id="4063" w:author="Seltzer, Karl" w:date="2024-04-05T14:53:00Z">
              <w:tcPr>
                <w:tcW w:w="3055" w:type="dxa"/>
                <w:vAlign w:val="center"/>
              </w:tcPr>
            </w:tcPrChange>
          </w:tcPr>
          <w:p w14:paraId="6B7D671D" w14:textId="34EDB214" w:rsidR="00341A0D" w:rsidRPr="00933A29" w:rsidRDefault="00341A0D" w:rsidP="00341A0D">
            <w:pPr>
              <w:spacing w:after="0"/>
              <w:jc w:val="center"/>
              <w:rPr>
                <w:ins w:id="4064" w:author="Seltzer, Karl" w:date="2024-04-05T14:53:00Z"/>
                <w:rFonts w:cstheme="minorHAnsi"/>
                <w:color w:val="000000"/>
                <w:sz w:val="20"/>
                <w:szCs w:val="20"/>
              </w:rPr>
            </w:pPr>
            <w:ins w:id="4065" w:author="Seltzer, Karl" w:date="2024-04-05T14:53:00Z">
              <w:r w:rsidRPr="001776AC">
                <w:rPr>
                  <w:rFonts w:cstheme="minorHAnsi"/>
                  <w:color w:val="000000"/>
                  <w:sz w:val="20"/>
                  <w:szCs w:val="20"/>
                </w:rPr>
                <w:t>CRACMMv2.0</w:t>
              </w:r>
            </w:ins>
          </w:p>
        </w:tc>
        <w:tc>
          <w:tcPr>
            <w:tcW w:w="1620" w:type="dxa"/>
            <w:tcPrChange w:id="4066" w:author="Seltzer, Karl" w:date="2024-04-05T14:53:00Z">
              <w:tcPr>
                <w:tcW w:w="1620" w:type="dxa"/>
                <w:vAlign w:val="center"/>
              </w:tcPr>
            </w:tcPrChange>
          </w:tcPr>
          <w:p w14:paraId="44E9C1DD" w14:textId="65EAE729" w:rsidR="00341A0D" w:rsidRPr="00933A29" w:rsidRDefault="00341A0D" w:rsidP="00341A0D">
            <w:pPr>
              <w:spacing w:after="0"/>
              <w:jc w:val="center"/>
              <w:rPr>
                <w:ins w:id="4067" w:author="Seltzer, Karl" w:date="2024-04-05T14:53:00Z"/>
                <w:rFonts w:cstheme="minorHAnsi"/>
                <w:color w:val="000000"/>
                <w:sz w:val="20"/>
                <w:szCs w:val="20"/>
              </w:rPr>
            </w:pPr>
            <w:ins w:id="4068" w:author="Seltzer, Karl" w:date="2024-04-05T14:53:00Z">
              <w:r>
                <w:rPr>
                  <w:rFonts w:cstheme="minorHAnsi"/>
                  <w:sz w:val="20"/>
                  <w:szCs w:val="20"/>
                </w:rPr>
                <w:t>V</w:t>
              </w:r>
              <w:r w:rsidRPr="00237230">
                <w:rPr>
                  <w:rFonts w:cstheme="minorHAnsi"/>
                  <w:sz w:val="20"/>
                  <w:szCs w:val="20"/>
                </w:rPr>
                <w:t>ROCP5</w:t>
              </w:r>
              <w:r>
                <w:rPr>
                  <w:rFonts w:cstheme="minorHAnsi"/>
                  <w:sz w:val="20"/>
                  <w:szCs w:val="20"/>
                </w:rPr>
                <w:t>OXY1</w:t>
              </w:r>
            </w:ins>
          </w:p>
        </w:tc>
        <w:tc>
          <w:tcPr>
            <w:tcW w:w="3780" w:type="dxa"/>
            <w:vAlign w:val="center"/>
            <w:tcPrChange w:id="4069" w:author="Seltzer, Karl" w:date="2024-04-05T14:53:00Z">
              <w:tcPr>
                <w:tcW w:w="3780" w:type="dxa"/>
                <w:vAlign w:val="center"/>
              </w:tcPr>
            </w:tcPrChange>
          </w:tcPr>
          <w:p w14:paraId="56BF1EB7" w14:textId="7FB2F904" w:rsidR="00341A0D" w:rsidRPr="00933A29" w:rsidRDefault="00341A0D" w:rsidP="00341A0D">
            <w:pPr>
              <w:spacing w:after="0"/>
              <w:jc w:val="center"/>
              <w:rPr>
                <w:ins w:id="4070" w:author="Seltzer, Karl" w:date="2024-04-05T14:53:00Z"/>
                <w:rFonts w:cstheme="minorHAnsi"/>
                <w:color w:val="000000"/>
                <w:sz w:val="20"/>
                <w:szCs w:val="20"/>
              </w:rPr>
            </w:pPr>
            <w:ins w:id="4071" w:author="Seltzer, Karl" w:date="2024-04-05T14:53:00Z">
              <w:r>
                <w:rPr>
                  <w:rFonts w:cstheme="minorHAnsi"/>
                  <w:sz w:val="20"/>
                  <w:szCs w:val="20"/>
                </w:rPr>
                <w:t xml:space="preserve">ROC; 4.5 &lt; </w:t>
              </w:r>
              <w:r w:rsidRPr="00263072">
                <w:rPr>
                  <w:rFonts w:cstheme="minorHAnsi"/>
                  <w:sz w:val="20"/>
                  <w:szCs w:val="20"/>
                </w:rPr>
                <w:t xml:space="preserve">log(C*) &lt; </w:t>
              </w:r>
              <w:r>
                <w:rPr>
                  <w:rFonts w:cstheme="minorHAnsi"/>
                  <w:sz w:val="20"/>
                  <w:szCs w:val="20"/>
                </w:rPr>
                <w:t>5</w:t>
              </w:r>
              <w:r w:rsidRPr="00263072">
                <w:rPr>
                  <w:rFonts w:cstheme="minorHAnsi"/>
                  <w:sz w:val="20"/>
                  <w:szCs w:val="20"/>
                </w:rPr>
                <w:t>.5</w:t>
              </w:r>
              <w:r>
                <w:rPr>
                  <w:rFonts w:cstheme="minorHAnsi"/>
                  <w:sz w:val="20"/>
                  <w:szCs w:val="20"/>
                </w:rPr>
                <w:t xml:space="preserve"> and O/C &gt; 0.05</w:t>
              </w:r>
            </w:ins>
          </w:p>
        </w:tc>
        <w:tc>
          <w:tcPr>
            <w:tcW w:w="900" w:type="dxa"/>
            <w:tcPrChange w:id="4072" w:author="Seltzer, Karl" w:date="2024-04-05T14:53:00Z">
              <w:tcPr>
                <w:tcW w:w="900" w:type="dxa"/>
                <w:vAlign w:val="center"/>
              </w:tcPr>
            </w:tcPrChange>
          </w:tcPr>
          <w:p w14:paraId="7D0A2DBD" w14:textId="206B93A0" w:rsidR="00341A0D" w:rsidRPr="00933A29" w:rsidRDefault="00341A0D" w:rsidP="00341A0D">
            <w:pPr>
              <w:keepNext/>
              <w:spacing w:after="0"/>
              <w:jc w:val="center"/>
              <w:rPr>
                <w:ins w:id="4073" w:author="Seltzer, Karl" w:date="2024-04-05T14:53:00Z"/>
                <w:rFonts w:cstheme="minorHAnsi"/>
                <w:color w:val="000000"/>
                <w:sz w:val="20"/>
                <w:szCs w:val="20"/>
              </w:rPr>
            </w:pPr>
            <w:ins w:id="4074" w:author="Seltzer, Karl" w:date="2024-04-05T14:53:00Z">
              <w:r w:rsidRPr="00614647">
                <w:rPr>
                  <w:rFonts w:cstheme="minorHAnsi"/>
                  <w:color w:val="000000"/>
                  <w:sz w:val="20"/>
                  <w:szCs w:val="20"/>
                </w:rPr>
                <w:t>Lumped</w:t>
              </w:r>
            </w:ins>
          </w:p>
        </w:tc>
      </w:tr>
      <w:tr w:rsidR="00341A0D" w:rsidRPr="00933A29" w14:paraId="6F6AFFE0" w14:textId="77777777" w:rsidTr="00F031C5">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075" w:author="Seltzer, Karl" w:date="2024-04-05T14:53: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076" w:author="Seltzer, Karl" w:date="2024-04-05T14:43:00Z"/>
          <w:trPrChange w:id="4077" w:author="Seltzer, Karl" w:date="2024-04-05T14:53:00Z">
            <w:trPr>
              <w:trHeight w:val="143"/>
            </w:trPr>
          </w:trPrChange>
        </w:trPr>
        <w:tc>
          <w:tcPr>
            <w:tcW w:w="3055" w:type="dxa"/>
            <w:tcPrChange w:id="4078" w:author="Seltzer, Karl" w:date="2024-04-05T14:53:00Z">
              <w:tcPr>
                <w:tcW w:w="3055" w:type="dxa"/>
                <w:vAlign w:val="center"/>
              </w:tcPr>
            </w:tcPrChange>
          </w:tcPr>
          <w:p w14:paraId="008E2567" w14:textId="1DD57AF1" w:rsidR="00341A0D" w:rsidRPr="00933A29" w:rsidRDefault="00341A0D" w:rsidP="00341A0D">
            <w:pPr>
              <w:spacing w:after="0"/>
              <w:jc w:val="center"/>
              <w:rPr>
                <w:ins w:id="4079" w:author="Seltzer, Karl" w:date="2024-04-05T14:43:00Z"/>
                <w:rFonts w:cstheme="minorHAnsi"/>
                <w:color w:val="000000"/>
                <w:sz w:val="20"/>
                <w:szCs w:val="20"/>
              </w:rPr>
            </w:pPr>
            <w:ins w:id="4080" w:author="Seltzer, Karl" w:date="2024-04-05T14:53:00Z">
              <w:r w:rsidRPr="001776AC">
                <w:rPr>
                  <w:rFonts w:cstheme="minorHAnsi"/>
                  <w:color w:val="000000"/>
                  <w:sz w:val="20"/>
                  <w:szCs w:val="20"/>
                </w:rPr>
                <w:t>CRACMMv2.0</w:t>
              </w:r>
            </w:ins>
          </w:p>
        </w:tc>
        <w:tc>
          <w:tcPr>
            <w:tcW w:w="1620" w:type="dxa"/>
            <w:tcPrChange w:id="4081" w:author="Seltzer, Karl" w:date="2024-04-05T14:53:00Z">
              <w:tcPr>
                <w:tcW w:w="1620" w:type="dxa"/>
                <w:vAlign w:val="center"/>
              </w:tcPr>
            </w:tcPrChange>
          </w:tcPr>
          <w:p w14:paraId="683D9E75" w14:textId="10080897" w:rsidR="00341A0D" w:rsidRPr="00933A29" w:rsidRDefault="00341A0D" w:rsidP="00341A0D">
            <w:pPr>
              <w:spacing w:after="0"/>
              <w:jc w:val="center"/>
              <w:rPr>
                <w:ins w:id="4082" w:author="Seltzer, Karl" w:date="2024-04-05T14:43:00Z"/>
                <w:rFonts w:cstheme="minorHAnsi"/>
                <w:color w:val="000000"/>
                <w:sz w:val="20"/>
                <w:szCs w:val="20"/>
              </w:rPr>
            </w:pPr>
            <w:ins w:id="4083" w:author="Seltzer, Karl" w:date="2024-04-05T14:53:00Z">
              <w:r>
                <w:rPr>
                  <w:rFonts w:cstheme="minorHAnsi"/>
                  <w:sz w:val="20"/>
                  <w:szCs w:val="20"/>
                </w:rPr>
                <w:t>V</w:t>
              </w:r>
              <w:r w:rsidRPr="00237230">
                <w:rPr>
                  <w:rFonts w:cstheme="minorHAnsi"/>
                  <w:sz w:val="20"/>
                  <w:szCs w:val="20"/>
                </w:rPr>
                <w:t>ROCP5ALK</w:t>
              </w:r>
            </w:ins>
          </w:p>
        </w:tc>
        <w:tc>
          <w:tcPr>
            <w:tcW w:w="3780" w:type="dxa"/>
            <w:vAlign w:val="center"/>
            <w:tcPrChange w:id="4084" w:author="Seltzer, Karl" w:date="2024-04-05T14:53:00Z">
              <w:tcPr>
                <w:tcW w:w="3780" w:type="dxa"/>
                <w:vAlign w:val="center"/>
              </w:tcPr>
            </w:tcPrChange>
          </w:tcPr>
          <w:p w14:paraId="1EF4D7A2" w14:textId="1F3E3F55" w:rsidR="00341A0D" w:rsidRPr="00933A29" w:rsidRDefault="00341A0D" w:rsidP="00341A0D">
            <w:pPr>
              <w:spacing w:after="0"/>
              <w:jc w:val="center"/>
              <w:rPr>
                <w:ins w:id="4085" w:author="Seltzer, Karl" w:date="2024-04-05T14:43:00Z"/>
                <w:rFonts w:cstheme="minorHAnsi"/>
                <w:color w:val="000000"/>
                <w:sz w:val="20"/>
                <w:szCs w:val="20"/>
              </w:rPr>
            </w:pPr>
            <w:ins w:id="4086" w:author="Seltzer, Karl" w:date="2024-04-05T14:53:00Z">
              <w:r>
                <w:rPr>
                  <w:rFonts w:cstheme="minorHAnsi"/>
                  <w:sz w:val="20"/>
                  <w:szCs w:val="20"/>
                </w:rPr>
                <w:t xml:space="preserve">ROC; 4.5 &lt; </w:t>
              </w:r>
              <w:r w:rsidRPr="00263072">
                <w:rPr>
                  <w:rFonts w:cstheme="minorHAnsi"/>
                  <w:sz w:val="20"/>
                  <w:szCs w:val="20"/>
                </w:rPr>
                <w:t xml:space="preserve">log(C*) &lt; </w:t>
              </w:r>
              <w:r>
                <w:rPr>
                  <w:rFonts w:cstheme="minorHAnsi"/>
                  <w:sz w:val="20"/>
                  <w:szCs w:val="20"/>
                </w:rPr>
                <w:t>5</w:t>
              </w:r>
              <w:r w:rsidRPr="00263072">
                <w:rPr>
                  <w:rFonts w:cstheme="minorHAnsi"/>
                  <w:sz w:val="20"/>
                  <w:szCs w:val="20"/>
                </w:rPr>
                <w:t>.5</w:t>
              </w:r>
            </w:ins>
          </w:p>
        </w:tc>
        <w:tc>
          <w:tcPr>
            <w:tcW w:w="900" w:type="dxa"/>
            <w:tcPrChange w:id="4087" w:author="Seltzer, Karl" w:date="2024-04-05T14:53:00Z">
              <w:tcPr>
                <w:tcW w:w="900" w:type="dxa"/>
                <w:vAlign w:val="center"/>
              </w:tcPr>
            </w:tcPrChange>
          </w:tcPr>
          <w:p w14:paraId="32011AB9" w14:textId="5A0B2C6D" w:rsidR="00341A0D" w:rsidRPr="00933A29" w:rsidRDefault="00341A0D" w:rsidP="00341A0D">
            <w:pPr>
              <w:keepNext/>
              <w:spacing w:after="0"/>
              <w:jc w:val="center"/>
              <w:rPr>
                <w:ins w:id="4088" w:author="Seltzer, Karl" w:date="2024-04-05T14:43:00Z"/>
                <w:rFonts w:cstheme="minorHAnsi"/>
                <w:color w:val="000000"/>
                <w:sz w:val="20"/>
                <w:szCs w:val="20"/>
              </w:rPr>
            </w:pPr>
            <w:ins w:id="4089" w:author="Seltzer, Karl" w:date="2024-04-05T14:53:00Z">
              <w:r w:rsidRPr="00614647">
                <w:rPr>
                  <w:rFonts w:cstheme="minorHAnsi"/>
                  <w:color w:val="000000"/>
                  <w:sz w:val="20"/>
                  <w:szCs w:val="20"/>
                </w:rPr>
                <w:t>Lumped</w:t>
              </w:r>
            </w:ins>
          </w:p>
        </w:tc>
      </w:tr>
      <w:tr w:rsidR="00341A0D" w:rsidRPr="00933A29" w14:paraId="034F22AB" w14:textId="77777777" w:rsidTr="00F031C5">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090" w:author="Seltzer, Karl" w:date="2024-04-05T14:53: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091" w:author="Seltzer, Karl" w:date="2024-04-05T14:43:00Z"/>
          <w:trPrChange w:id="4092" w:author="Seltzer, Karl" w:date="2024-04-05T14:53:00Z">
            <w:trPr>
              <w:trHeight w:val="143"/>
            </w:trPr>
          </w:trPrChange>
        </w:trPr>
        <w:tc>
          <w:tcPr>
            <w:tcW w:w="3055" w:type="dxa"/>
            <w:tcPrChange w:id="4093" w:author="Seltzer, Karl" w:date="2024-04-05T14:53:00Z">
              <w:tcPr>
                <w:tcW w:w="3055" w:type="dxa"/>
                <w:vAlign w:val="center"/>
              </w:tcPr>
            </w:tcPrChange>
          </w:tcPr>
          <w:p w14:paraId="76E717F4" w14:textId="21DA2294" w:rsidR="00341A0D" w:rsidRPr="00933A29" w:rsidRDefault="00341A0D" w:rsidP="00341A0D">
            <w:pPr>
              <w:spacing w:after="0"/>
              <w:jc w:val="center"/>
              <w:rPr>
                <w:ins w:id="4094" w:author="Seltzer, Karl" w:date="2024-04-05T14:43:00Z"/>
                <w:rFonts w:cstheme="minorHAnsi"/>
                <w:color w:val="000000"/>
                <w:sz w:val="20"/>
                <w:szCs w:val="20"/>
              </w:rPr>
            </w:pPr>
            <w:ins w:id="4095" w:author="Seltzer, Karl" w:date="2024-04-05T14:53:00Z">
              <w:r w:rsidRPr="001776AC">
                <w:rPr>
                  <w:rFonts w:cstheme="minorHAnsi"/>
                  <w:color w:val="000000"/>
                  <w:sz w:val="20"/>
                  <w:szCs w:val="20"/>
                </w:rPr>
                <w:t>CRACMMv2.0</w:t>
              </w:r>
            </w:ins>
          </w:p>
        </w:tc>
        <w:tc>
          <w:tcPr>
            <w:tcW w:w="1620" w:type="dxa"/>
            <w:tcPrChange w:id="4096" w:author="Seltzer, Karl" w:date="2024-04-05T14:53:00Z">
              <w:tcPr>
                <w:tcW w:w="1620" w:type="dxa"/>
                <w:vAlign w:val="center"/>
              </w:tcPr>
            </w:tcPrChange>
          </w:tcPr>
          <w:p w14:paraId="1A8ED4EB" w14:textId="32105561" w:rsidR="00341A0D" w:rsidRPr="00933A29" w:rsidRDefault="00341A0D" w:rsidP="00341A0D">
            <w:pPr>
              <w:spacing w:after="0"/>
              <w:jc w:val="center"/>
              <w:rPr>
                <w:ins w:id="4097" w:author="Seltzer, Karl" w:date="2024-04-05T14:43:00Z"/>
                <w:rFonts w:cstheme="minorHAnsi"/>
                <w:color w:val="000000"/>
                <w:sz w:val="20"/>
                <w:szCs w:val="20"/>
              </w:rPr>
            </w:pPr>
            <w:ins w:id="4098" w:author="Seltzer, Karl" w:date="2024-04-05T14:53:00Z">
              <w:r>
                <w:rPr>
                  <w:rFonts w:cstheme="minorHAnsi"/>
                  <w:sz w:val="20"/>
                  <w:szCs w:val="20"/>
                </w:rPr>
                <w:t>V</w:t>
              </w:r>
              <w:r w:rsidRPr="00237230">
                <w:rPr>
                  <w:rFonts w:cstheme="minorHAnsi"/>
                  <w:sz w:val="20"/>
                  <w:szCs w:val="20"/>
                </w:rPr>
                <w:t>ROCP</w:t>
              </w:r>
              <w:r>
                <w:rPr>
                  <w:rFonts w:cstheme="minorHAnsi"/>
                  <w:sz w:val="20"/>
                  <w:szCs w:val="20"/>
                </w:rPr>
                <w:t>6OXY1</w:t>
              </w:r>
            </w:ins>
          </w:p>
        </w:tc>
        <w:tc>
          <w:tcPr>
            <w:tcW w:w="3780" w:type="dxa"/>
            <w:vAlign w:val="center"/>
            <w:tcPrChange w:id="4099" w:author="Seltzer, Karl" w:date="2024-04-05T14:53:00Z">
              <w:tcPr>
                <w:tcW w:w="3780" w:type="dxa"/>
                <w:vAlign w:val="center"/>
              </w:tcPr>
            </w:tcPrChange>
          </w:tcPr>
          <w:p w14:paraId="748AF6C9" w14:textId="37A8383D" w:rsidR="00341A0D" w:rsidRPr="00933A29" w:rsidRDefault="00341A0D" w:rsidP="00341A0D">
            <w:pPr>
              <w:spacing w:after="0"/>
              <w:jc w:val="center"/>
              <w:rPr>
                <w:ins w:id="4100" w:author="Seltzer, Karl" w:date="2024-04-05T14:43:00Z"/>
                <w:rFonts w:cstheme="minorHAnsi"/>
                <w:color w:val="000000"/>
                <w:sz w:val="20"/>
                <w:szCs w:val="20"/>
              </w:rPr>
            </w:pPr>
            <w:ins w:id="4101" w:author="Seltzer, Karl" w:date="2024-04-05T14:53:00Z">
              <w:r>
                <w:rPr>
                  <w:rFonts w:cstheme="minorHAnsi"/>
                  <w:sz w:val="20"/>
                  <w:szCs w:val="20"/>
                </w:rPr>
                <w:t xml:space="preserve">ROC; 5.5 &lt; </w:t>
              </w:r>
              <w:r w:rsidRPr="00263072">
                <w:rPr>
                  <w:rFonts w:cstheme="minorHAnsi"/>
                  <w:sz w:val="20"/>
                  <w:szCs w:val="20"/>
                </w:rPr>
                <w:t xml:space="preserve">log(C*) &lt; </w:t>
              </w:r>
              <w:r>
                <w:rPr>
                  <w:rFonts w:cstheme="minorHAnsi"/>
                  <w:sz w:val="20"/>
                  <w:szCs w:val="20"/>
                </w:rPr>
                <w:t>6</w:t>
              </w:r>
              <w:r w:rsidRPr="00263072">
                <w:rPr>
                  <w:rFonts w:cstheme="minorHAnsi"/>
                  <w:sz w:val="20"/>
                  <w:szCs w:val="20"/>
                </w:rPr>
                <w:t>.5</w:t>
              </w:r>
              <w:r>
                <w:rPr>
                  <w:rFonts w:cstheme="minorHAnsi"/>
                  <w:sz w:val="20"/>
                  <w:szCs w:val="20"/>
                </w:rPr>
                <w:t xml:space="preserve"> and O/C &gt; 0.05</w:t>
              </w:r>
            </w:ins>
          </w:p>
        </w:tc>
        <w:tc>
          <w:tcPr>
            <w:tcW w:w="900" w:type="dxa"/>
            <w:tcPrChange w:id="4102" w:author="Seltzer, Karl" w:date="2024-04-05T14:53:00Z">
              <w:tcPr>
                <w:tcW w:w="900" w:type="dxa"/>
                <w:vAlign w:val="center"/>
              </w:tcPr>
            </w:tcPrChange>
          </w:tcPr>
          <w:p w14:paraId="122A7ECC" w14:textId="79B4407D" w:rsidR="00341A0D" w:rsidRPr="00933A29" w:rsidRDefault="00341A0D" w:rsidP="00341A0D">
            <w:pPr>
              <w:keepNext/>
              <w:spacing w:after="0"/>
              <w:jc w:val="center"/>
              <w:rPr>
                <w:ins w:id="4103" w:author="Seltzer, Karl" w:date="2024-04-05T14:43:00Z"/>
                <w:rFonts w:cstheme="minorHAnsi"/>
                <w:color w:val="000000"/>
                <w:sz w:val="20"/>
                <w:szCs w:val="20"/>
              </w:rPr>
            </w:pPr>
            <w:ins w:id="4104" w:author="Seltzer, Karl" w:date="2024-04-05T14:53:00Z">
              <w:r w:rsidRPr="00614647">
                <w:rPr>
                  <w:rFonts w:cstheme="minorHAnsi"/>
                  <w:color w:val="000000"/>
                  <w:sz w:val="20"/>
                  <w:szCs w:val="20"/>
                </w:rPr>
                <w:t>Lumped</w:t>
              </w:r>
            </w:ins>
          </w:p>
        </w:tc>
      </w:tr>
      <w:tr w:rsidR="00341A0D" w:rsidRPr="00933A29" w14:paraId="4979527D" w14:textId="77777777" w:rsidTr="00F031C5">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105" w:author="Seltzer, Karl" w:date="2024-04-05T14:53: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106" w:author="Seltzer, Karl" w:date="2024-04-05T14:43:00Z"/>
          <w:trPrChange w:id="4107" w:author="Seltzer, Karl" w:date="2024-04-05T14:53:00Z">
            <w:trPr>
              <w:trHeight w:val="143"/>
            </w:trPr>
          </w:trPrChange>
        </w:trPr>
        <w:tc>
          <w:tcPr>
            <w:tcW w:w="3055" w:type="dxa"/>
            <w:tcPrChange w:id="4108" w:author="Seltzer, Karl" w:date="2024-04-05T14:53:00Z">
              <w:tcPr>
                <w:tcW w:w="3055" w:type="dxa"/>
                <w:vAlign w:val="center"/>
              </w:tcPr>
            </w:tcPrChange>
          </w:tcPr>
          <w:p w14:paraId="0DF1A356" w14:textId="486D55FE" w:rsidR="00341A0D" w:rsidRPr="00933A29" w:rsidRDefault="00341A0D" w:rsidP="00341A0D">
            <w:pPr>
              <w:spacing w:after="0"/>
              <w:jc w:val="center"/>
              <w:rPr>
                <w:ins w:id="4109" w:author="Seltzer, Karl" w:date="2024-04-05T14:43:00Z"/>
                <w:rFonts w:cstheme="minorHAnsi"/>
                <w:color w:val="000000"/>
                <w:sz w:val="20"/>
                <w:szCs w:val="20"/>
              </w:rPr>
            </w:pPr>
            <w:ins w:id="4110" w:author="Seltzer, Karl" w:date="2024-04-05T14:53:00Z">
              <w:r w:rsidRPr="001776AC">
                <w:rPr>
                  <w:rFonts w:cstheme="minorHAnsi"/>
                  <w:color w:val="000000"/>
                  <w:sz w:val="20"/>
                  <w:szCs w:val="20"/>
                </w:rPr>
                <w:t>CRACMMv2.0</w:t>
              </w:r>
            </w:ins>
          </w:p>
        </w:tc>
        <w:tc>
          <w:tcPr>
            <w:tcW w:w="1620" w:type="dxa"/>
            <w:tcPrChange w:id="4111" w:author="Seltzer, Karl" w:date="2024-04-05T14:53:00Z">
              <w:tcPr>
                <w:tcW w:w="1620" w:type="dxa"/>
                <w:vAlign w:val="center"/>
              </w:tcPr>
            </w:tcPrChange>
          </w:tcPr>
          <w:p w14:paraId="0A13C9FA" w14:textId="4B82595F" w:rsidR="00341A0D" w:rsidRPr="00933A29" w:rsidRDefault="00341A0D" w:rsidP="00341A0D">
            <w:pPr>
              <w:spacing w:after="0"/>
              <w:jc w:val="center"/>
              <w:rPr>
                <w:ins w:id="4112" w:author="Seltzer, Karl" w:date="2024-04-05T14:43:00Z"/>
                <w:rFonts w:cstheme="minorHAnsi"/>
                <w:color w:val="000000"/>
                <w:sz w:val="20"/>
                <w:szCs w:val="20"/>
              </w:rPr>
            </w:pPr>
            <w:ins w:id="4113" w:author="Seltzer, Karl" w:date="2024-04-05T14:53:00Z">
              <w:r>
                <w:rPr>
                  <w:rFonts w:cstheme="minorHAnsi"/>
                  <w:sz w:val="20"/>
                  <w:szCs w:val="20"/>
                </w:rPr>
                <w:t>V</w:t>
              </w:r>
              <w:r w:rsidRPr="00237230">
                <w:rPr>
                  <w:rFonts w:cstheme="minorHAnsi"/>
                  <w:sz w:val="20"/>
                  <w:szCs w:val="20"/>
                </w:rPr>
                <w:t>ROCP6ALK</w:t>
              </w:r>
            </w:ins>
          </w:p>
        </w:tc>
        <w:tc>
          <w:tcPr>
            <w:tcW w:w="3780" w:type="dxa"/>
            <w:vAlign w:val="center"/>
            <w:tcPrChange w:id="4114" w:author="Seltzer, Karl" w:date="2024-04-05T14:53:00Z">
              <w:tcPr>
                <w:tcW w:w="3780" w:type="dxa"/>
                <w:vAlign w:val="center"/>
              </w:tcPr>
            </w:tcPrChange>
          </w:tcPr>
          <w:p w14:paraId="34383AFC" w14:textId="62AB69DA" w:rsidR="00341A0D" w:rsidRPr="00933A29" w:rsidRDefault="00341A0D" w:rsidP="00341A0D">
            <w:pPr>
              <w:spacing w:after="0"/>
              <w:jc w:val="center"/>
              <w:rPr>
                <w:ins w:id="4115" w:author="Seltzer, Karl" w:date="2024-04-05T14:43:00Z"/>
                <w:rFonts w:cstheme="minorHAnsi"/>
                <w:color w:val="000000"/>
                <w:sz w:val="20"/>
                <w:szCs w:val="20"/>
              </w:rPr>
            </w:pPr>
            <w:ins w:id="4116" w:author="Seltzer, Karl" w:date="2024-04-05T14:53:00Z">
              <w:r>
                <w:rPr>
                  <w:rFonts w:cstheme="minorHAnsi"/>
                  <w:sz w:val="20"/>
                  <w:szCs w:val="20"/>
                </w:rPr>
                <w:t xml:space="preserve">ROC; 5.5 &lt; </w:t>
              </w:r>
              <w:r w:rsidRPr="00263072">
                <w:rPr>
                  <w:rFonts w:cstheme="minorHAnsi"/>
                  <w:sz w:val="20"/>
                  <w:szCs w:val="20"/>
                </w:rPr>
                <w:t xml:space="preserve">log(C*) &lt; </w:t>
              </w:r>
              <w:r>
                <w:rPr>
                  <w:rFonts w:cstheme="minorHAnsi"/>
                  <w:sz w:val="20"/>
                  <w:szCs w:val="20"/>
                </w:rPr>
                <w:t>6</w:t>
              </w:r>
              <w:r w:rsidRPr="00263072">
                <w:rPr>
                  <w:rFonts w:cstheme="minorHAnsi"/>
                  <w:sz w:val="20"/>
                  <w:szCs w:val="20"/>
                </w:rPr>
                <w:t>.5</w:t>
              </w:r>
            </w:ins>
          </w:p>
        </w:tc>
        <w:tc>
          <w:tcPr>
            <w:tcW w:w="900" w:type="dxa"/>
            <w:tcPrChange w:id="4117" w:author="Seltzer, Karl" w:date="2024-04-05T14:53:00Z">
              <w:tcPr>
                <w:tcW w:w="900" w:type="dxa"/>
                <w:vAlign w:val="center"/>
              </w:tcPr>
            </w:tcPrChange>
          </w:tcPr>
          <w:p w14:paraId="6C3BB41B" w14:textId="131AF506" w:rsidR="00341A0D" w:rsidRPr="00933A29" w:rsidRDefault="00341A0D" w:rsidP="00341A0D">
            <w:pPr>
              <w:keepNext/>
              <w:spacing w:after="0"/>
              <w:jc w:val="center"/>
              <w:rPr>
                <w:ins w:id="4118" w:author="Seltzer, Karl" w:date="2024-04-05T14:43:00Z"/>
                <w:rFonts w:cstheme="minorHAnsi"/>
                <w:color w:val="000000"/>
                <w:sz w:val="20"/>
                <w:szCs w:val="20"/>
              </w:rPr>
            </w:pPr>
            <w:ins w:id="4119" w:author="Seltzer, Karl" w:date="2024-04-05T14:53:00Z">
              <w:r w:rsidRPr="00614647">
                <w:rPr>
                  <w:rFonts w:cstheme="minorHAnsi"/>
                  <w:color w:val="000000"/>
                  <w:sz w:val="20"/>
                  <w:szCs w:val="20"/>
                </w:rPr>
                <w:t>Lumped</w:t>
              </w:r>
            </w:ins>
          </w:p>
        </w:tc>
      </w:tr>
      <w:tr w:rsidR="00A15027" w:rsidRPr="00933A29" w14:paraId="0F52BA2B" w14:textId="77777777" w:rsidTr="00590F38">
        <w:trPr>
          <w:trHeight w:val="143"/>
          <w:ins w:id="4120" w:author="Seltzer, Karl" w:date="2024-04-05T14:43:00Z"/>
        </w:trPr>
        <w:tc>
          <w:tcPr>
            <w:tcW w:w="3055" w:type="dxa"/>
            <w:vAlign w:val="center"/>
          </w:tcPr>
          <w:p w14:paraId="4E5E67CA" w14:textId="47CA896D" w:rsidR="00A15027" w:rsidRPr="00933A29" w:rsidRDefault="00A15027" w:rsidP="00A15027">
            <w:pPr>
              <w:spacing w:after="0"/>
              <w:jc w:val="center"/>
              <w:rPr>
                <w:ins w:id="4121" w:author="Seltzer, Karl" w:date="2024-04-05T14:43:00Z"/>
                <w:rFonts w:cstheme="minorHAnsi"/>
                <w:color w:val="000000"/>
                <w:sz w:val="20"/>
                <w:szCs w:val="20"/>
              </w:rPr>
            </w:pPr>
            <w:ins w:id="4122" w:author="Seltzer, Karl" w:date="2024-04-05T14:49:00Z">
              <w:r>
                <w:rPr>
                  <w:rFonts w:cstheme="minorHAnsi"/>
                  <w:color w:val="000000"/>
                  <w:sz w:val="20"/>
                  <w:szCs w:val="20"/>
                </w:rPr>
                <w:t>CRACMMv2.0</w:t>
              </w:r>
            </w:ins>
          </w:p>
        </w:tc>
        <w:tc>
          <w:tcPr>
            <w:tcW w:w="1620" w:type="dxa"/>
            <w:vAlign w:val="center"/>
          </w:tcPr>
          <w:p w14:paraId="16C09D2E" w14:textId="6D6262D2" w:rsidR="00A15027" w:rsidRPr="00933A29" w:rsidRDefault="00A15027" w:rsidP="00A15027">
            <w:pPr>
              <w:spacing w:after="0"/>
              <w:jc w:val="center"/>
              <w:rPr>
                <w:ins w:id="4123" w:author="Seltzer, Karl" w:date="2024-04-05T14:43:00Z"/>
                <w:rFonts w:cstheme="minorHAnsi"/>
                <w:color w:val="000000"/>
                <w:sz w:val="20"/>
                <w:szCs w:val="20"/>
              </w:rPr>
            </w:pPr>
            <w:ins w:id="4124" w:author="Seltzer, Karl" w:date="2024-04-05T14:49:00Z">
              <w:r>
                <w:rPr>
                  <w:rFonts w:cstheme="minorHAnsi"/>
                  <w:color w:val="000000"/>
                  <w:sz w:val="20"/>
                  <w:szCs w:val="20"/>
                </w:rPr>
                <w:t>V</w:t>
              </w:r>
              <w:r w:rsidRPr="00933A29">
                <w:rPr>
                  <w:rFonts w:cstheme="minorHAnsi"/>
                  <w:color w:val="000000"/>
                  <w:sz w:val="20"/>
                  <w:szCs w:val="20"/>
                </w:rPr>
                <w:t>ROCP5ARO</w:t>
              </w:r>
            </w:ins>
          </w:p>
        </w:tc>
        <w:tc>
          <w:tcPr>
            <w:tcW w:w="3780" w:type="dxa"/>
            <w:vAlign w:val="center"/>
          </w:tcPr>
          <w:p w14:paraId="765ABDA8" w14:textId="1C9C5FC3" w:rsidR="00A15027" w:rsidRPr="00933A29" w:rsidRDefault="00A15027" w:rsidP="00A15027">
            <w:pPr>
              <w:spacing w:after="0"/>
              <w:jc w:val="center"/>
              <w:rPr>
                <w:ins w:id="4125" w:author="Seltzer, Karl" w:date="2024-04-05T14:43:00Z"/>
                <w:rFonts w:cstheme="minorHAnsi"/>
                <w:color w:val="000000"/>
                <w:sz w:val="20"/>
                <w:szCs w:val="20"/>
              </w:rPr>
            </w:pPr>
            <w:ins w:id="4126" w:author="Seltzer, Karl" w:date="2024-04-05T14:49:00Z">
              <w:r w:rsidRPr="00933A29">
                <w:rPr>
                  <w:rFonts w:cstheme="minorHAnsi"/>
                  <w:color w:val="000000"/>
                  <w:sz w:val="20"/>
                  <w:szCs w:val="20"/>
                </w:rPr>
                <w:t>Aromatic ROC; 4.5 &lt; log(C*) &lt; 5.5</w:t>
              </w:r>
            </w:ins>
          </w:p>
        </w:tc>
        <w:tc>
          <w:tcPr>
            <w:tcW w:w="900" w:type="dxa"/>
            <w:vAlign w:val="center"/>
          </w:tcPr>
          <w:p w14:paraId="122ACEF8" w14:textId="7F75A35E" w:rsidR="00A15027" w:rsidRPr="00933A29" w:rsidRDefault="00A15027" w:rsidP="00A15027">
            <w:pPr>
              <w:keepNext/>
              <w:spacing w:after="0"/>
              <w:jc w:val="center"/>
              <w:rPr>
                <w:ins w:id="4127" w:author="Seltzer, Karl" w:date="2024-04-05T14:43:00Z"/>
                <w:rFonts w:cstheme="minorHAnsi"/>
                <w:color w:val="000000"/>
                <w:sz w:val="20"/>
                <w:szCs w:val="20"/>
              </w:rPr>
            </w:pPr>
            <w:ins w:id="4128" w:author="Seltzer, Karl" w:date="2024-04-05T14:49:00Z">
              <w:r w:rsidRPr="00933A29">
                <w:rPr>
                  <w:rFonts w:cstheme="minorHAnsi"/>
                  <w:color w:val="000000"/>
                  <w:sz w:val="20"/>
                  <w:szCs w:val="20"/>
                </w:rPr>
                <w:t>Lumped</w:t>
              </w:r>
            </w:ins>
          </w:p>
        </w:tc>
      </w:tr>
      <w:tr w:rsidR="00A73E22" w:rsidRPr="00933A29" w14:paraId="3974D4D4" w14:textId="77777777" w:rsidTr="00590F38">
        <w:trPr>
          <w:trHeight w:val="143"/>
          <w:ins w:id="4129" w:author="Seltzer, Karl" w:date="2024-04-05T14:43:00Z"/>
        </w:trPr>
        <w:tc>
          <w:tcPr>
            <w:tcW w:w="3055" w:type="dxa"/>
            <w:vAlign w:val="center"/>
          </w:tcPr>
          <w:p w14:paraId="73BCAE54" w14:textId="4DC77569" w:rsidR="00A73E22" w:rsidRPr="00933A29" w:rsidRDefault="00A73E22" w:rsidP="00A73E22">
            <w:pPr>
              <w:spacing w:after="0"/>
              <w:jc w:val="center"/>
              <w:rPr>
                <w:ins w:id="4130" w:author="Seltzer, Karl" w:date="2024-04-05T14:43:00Z"/>
                <w:rFonts w:cstheme="minorHAnsi"/>
                <w:color w:val="000000"/>
                <w:sz w:val="20"/>
                <w:szCs w:val="20"/>
              </w:rPr>
            </w:pPr>
            <w:ins w:id="4131" w:author="Seltzer, Karl" w:date="2024-04-05T14:45:00Z">
              <w:r>
                <w:rPr>
                  <w:rFonts w:cstheme="minorHAnsi"/>
                  <w:color w:val="000000"/>
                  <w:sz w:val="20"/>
                  <w:szCs w:val="20"/>
                </w:rPr>
                <w:t>CRACMMv2.0</w:t>
              </w:r>
            </w:ins>
          </w:p>
        </w:tc>
        <w:tc>
          <w:tcPr>
            <w:tcW w:w="1620" w:type="dxa"/>
            <w:vAlign w:val="center"/>
          </w:tcPr>
          <w:p w14:paraId="2878BAE3" w14:textId="691934F5" w:rsidR="00A73E22" w:rsidRPr="00933A29" w:rsidRDefault="00A15027" w:rsidP="00A73E22">
            <w:pPr>
              <w:spacing w:after="0"/>
              <w:jc w:val="center"/>
              <w:rPr>
                <w:ins w:id="4132" w:author="Seltzer, Karl" w:date="2024-04-05T14:43:00Z"/>
                <w:rFonts w:cstheme="minorHAnsi"/>
                <w:color w:val="000000"/>
                <w:sz w:val="20"/>
                <w:szCs w:val="20"/>
              </w:rPr>
            </w:pPr>
            <w:ins w:id="4133" w:author="Seltzer, Karl" w:date="2024-04-05T14:49:00Z">
              <w:r>
                <w:rPr>
                  <w:rFonts w:cstheme="minorHAnsi"/>
                  <w:color w:val="000000"/>
                  <w:sz w:val="20"/>
                  <w:szCs w:val="20"/>
                </w:rPr>
                <w:t>V</w:t>
              </w:r>
            </w:ins>
            <w:ins w:id="4134" w:author="Seltzer, Karl" w:date="2024-04-05T14:45:00Z">
              <w:r w:rsidR="00A73E22" w:rsidRPr="00933A29">
                <w:rPr>
                  <w:rFonts w:cstheme="minorHAnsi"/>
                  <w:color w:val="000000"/>
                  <w:sz w:val="20"/>
                  <w:szCs w:val="20"/>
                </w:rPr>
                <w:t>ROCP6ARO</w:t>
              </w:r>
            </w:ins>
          </w:p>
        </w:tc>
        <w:tc>
          <w:tcPr>
            <w:tcW w:w="3780" w:type="dxa"/>
            <w:vAlign w:val="center"/>
          </w:tcPr>
          <w:p w14:paraId="3AA65F5F" w14:textId="51C8468B" w:rsidR="00A73E22" w:rsidRPr="00933A29" w:rsidRDefault="00A73E22" w:rsidP="00A73E22">
            <w:pPr>
              <w:spacing w:after="0"/>
              <w:jc w:val="center"/>
              <w:rPr>
                <w:ins w:id="4135" w:author="Seltzer, Karl" w:date="2024-04-05T14:43:00Z"/>
                <w:rFonts w:cstheme="minorHAnsi"/>
                <w:color w:val="000000"/>
                <w:sz w:val="20"/>
                <w:szCs w:val="20"/>
              </w:rPr>
            </w:pPr>
            <w:ins w:id="4136" w:author="Seltzer, Karl" w:date="2024-04-05T14:45:00Z">
              <w:r w:rsidRPr="00933A29">
                <w:rPr>
                  <w:rFonts w:cstheme="minorHAnsi"/>
                  <w:color w:val="000000"/>
                  <w:sz w:val="20"/>
                  <w:szCs w:val="20"/>
                </w:rPr>
                <w:t>Aromatic ROC; 5.5 &lt; log(C*) &lt; 6.5</w:t>
              </w:r>
            </w:ins>
          </w:p>
        </w:tc>
        <w:tc>
          <w:tcPr>
            <w:tcW w:w="900" w:type="dxa"/>
            <w:vAlign w:val="center"/>
          </w:tcPr>
          <w:p w14:paraId="1BA58F3D" w14:textId="0B472E06" w:rsidR="00A73E22" w:rsidRPr="00933A29" w:rsidRDefault="00A73E22" w:rsidP="00A73E22">
            <w:pPr>
              <w:keepNext/>
              <w:spacing w:after="0"/>
              <w:jc w:val="center"/>
              <w:rPr>
                <w:ins w:id="4137" w:author="Seltzer, Karl" w:date="2024-04-05T14:43:00Z"/>
                <w:rFonts w:cstheme="minorHAnsi"/>
                <w:color w:val="000000"/>
                <w:sz w:val="20"/>
                <w:szCs w:val="20"/>
              </w:rPr>
            </w:pPr>
            <w:ins w:id="4138" w:author="Seltzer, Karl" w:date="2024-04-05T14:45:00Z">
              <w:r w:rsidRPr="00933A29">
                <w:rPr>
                  <w:rFonts w:cstheme="minorHAnsi"/>
                  <w:color w:val="000000"/>
                  <w:sz w:val="20"/>
                  <w:szCs w:val="20"/>
                </w:rPr>
                <w:t>Lumped</w:t>
              </w:r>
            </w:ins>
          </w:p>
        </w:tc>
      </w:tr>
      <w:tr w:rsidR="00A73E22" w:rsidRPr="00933A29" w14:paraId="6768CD2E" w14:textId="77777777" w:rsidTr="00590F38">
        <w:trPr>
          <w:trHeight w:val="143"/>
          <w:ins w:id="4139" w:author="Seltzer, Karl" w:date="2024-04-05T14:43:00Z"/>
        </w:trPr>
        <w:tc>
          <w:tcPr>
            <w:tcW w:w="3055" w:type="dxa"/>
            <w:vAlign w:val="center"/>
          </w:tcPr>
          <w:p w14:paraId="52158F4C" w14:textId="44BD4265" w:rsidR="00A73E22" w:rsidRPr="00933A29" w:rsidRDefault="00A73E22" w:rsidP="00A73E22">
            <w:pPr>
              <w:spacing w:after="0"/>
              <w:jc w:val="center"/>
              <w:rPr>
                <w:ins w:id="4140" w:author="Seltzer, Karl" w:date="2024-04-05T14:43:00Z"/>
                <w:rFonts w:cstheme="minorHAnsi"/>
                <w:color w:val="000000"/>
                <w:sz w:val="20"/>
                <w:szCs w:val="20"/>
              </w:rPr>
            </w:pPr>
            <w:ins w:id="4141" w:author="Seltzer, Karl" w:date="2024-04-05T14:45:00Z">
              <w:r>
                <w:rPr>
                  <w:rFonts w:cstheme="minorHAnsi"/>
                  <w:color w:val="000000"/>
                  <w:sz w:val="20"/>
                  <w:szCs w:val="20"/>
                </w:rPr>
                <w:t>CRACMMv2.0</w:t>
              </w:r>
            </w:ins>
          </w:p>
        </w:tc>
        <w:tc>
          <w:tcPr>
            <w:tcW w:w="1620" w:type="dxa"/>
            <w:vAlign w:val="center"/>
          </w:tcPr>
          <w:p w14:paraId="20273EFD" w14:textId="2BA8E898" w:rsidR="00A73E22" w:rsidRPr="00933A29" w:rsidRDefault="00A73E22" w:rsidP="00A73E22">
            <w:pPr>
              <w:spacing w:after="0"/>
              <w:jc w:val="center"/>
              <w:rPr>
                <w:ins w:id="4142" w:author="Seltzer, Karl" w:date="2024-04-05T14:43:00Z"/>
                <w:rFonts w:cstheme="minorHAnsi"/>
                <w:color w:val="000000"/>
                <w:sz w:val="20"/>
                <w:szCs w:val="20"/>
              </w:rPr>
            </w:pPr>
            <w:ins w:id="4143" w:author="Seltzer, Karl" w:date="2024-04-05T14:45:00Z">
              <w:r w:rsidRPr="00933A29">
                <w:rPr>
                  <w:rFonts w:cstheme="minorHAnsi"/>
                  <w:color w:val="000000"/>
                  <w:sz w:val="20"/>
                  <w:szCs w:val="20"/>
                </w:rPr>
                <w:t>ROH</w:t>
              </w:r>
            </w:ins>
          </w:p>
        </w:tc>
        <w:tc>
          <w:tcPr>
            <w:tcW w:w="3780" w:type="dxa"/>
            <w:vAlign w:val="center"/>
          </w:tcPr>
          <w:p w14:paraId="1CA8245D" w14:textId="09EFE923" w:rsidR="00A73E22" w:rsidRPr="00933A29" w:rsidRDefault="00A73E22" w:rsidP="00A73E22">
            <w:pPr>
              <w:spacing w:after="0"/>
              <w:jc w:val="center"/>
              <w:rPr>
                <w:ins w:id="4144" w:author="Seltzer, Karl" w:date="2024-04-05T14:43:00Z"/>
                <w:rFonts w:cstheme="minorHAnsi"/>
                <w:color w:val="000000"/>
                <w:sz w:val="20"/>
                <w:szCs w:val="20"/>
              </w:rPr>
            </w:pPr>
            <w:ins w:id="4145" w:author="Seltzer, Karl" w:date="2024-04-05T14:45:00Z">
              <w:r w:rsidRPr="00933A29">
                <w:rPr>
                  <w:rFonts w:cstheme="minorHAnsi"/>
                  <w:color w:val="000000"/>
                  <w:sz w:val="20"/>
                  <w:szCs w:val="20"/>
                </w:rPr>
                <w:t>C3 and higher alcohols</w:t>
              </w:r>
            </w:ins>
          </w:p>
        </w:tc>
        <w:tc>
          <w:tcPr>
            <w:tcW w:w="900" w:type="dxa"/>
            <w:vAlign w:val="center"/>
          </w:tcPr>
          <w:p w14:paraId="7987BCF4" w14:textId="53CF95FE" w:rsidR="00A73E22" w:rsidRPr="00933A29" w:rsidRDefault="00A73E22" w:rsidP="00A73E22">
            <w:pPr>
              <w:keepNext/>
              <w:spacing w:after="0"/>
              <w:jc w:val="center"/>
              <w:rPr>
                <w:ins w:id="4146" w:author="Seltzer, Karl" w:date="2024-04-05T14:43:00Z"/>
                <w:rFonts w:cstheme="minorHAnsi"/>
                <w:color w:val="000000"/>
                <w:sz w:val="20"/>
                <w:szCs w:val="20"/>
              </w:rPr>
            </w:pPr>
            <w:ins w:id="4147" w:author="Seltzer, Karl" w:date="2024-04-05T14:45:00Z">
              <w:r w:rsidRPr="00933A29">
                <w:rPr>
                  <w:rFonts w:cstheme="minorHAnsi"/>
                  <w:color w:val="000000"/>
                  <w:sz w:val="20"/>
                  <w:szCs w:val="20"/>
                </w:rPr>
                <w:t>Lumped</w:t>
              </w:r>
            </w:ins>
          </w:p>
        </w:tc>
      </w:tr>
      <w:tr w:rsidR="00A73E22" w:rsidRPr="00933A29" w14:paraId="00341845" w14:textId="77777777" w:rsidTr="00590F38">
        <w:trPr>
          <w:trHeight w:val="143"/>
          <w:ins w:id="4148" w:author="Seltzer, Karl" w:date="2024-04-05T14:43:00Z"/>
        </w:trPr>
        <w:tc>
          <w:tcPr>
            <w:tcW w:w="3055" w:type="dxa"/>
            <w:vAlign w:val="center"/>
          </w:tcPr>
          <w:p w14:paraId="3A945752" w14:textId="5DBA068A" w:rsidR="00A73E22" w:rsidRPr="00933A29" w:rsidRDefault="00A73E22" w:rsidP="00A73E22">
            <w:pPr>
              <w:spacing w:after="0"/>
              <w:jc w:val="center"/>
              <w:rPr>
                <w:ins w:id="4149" w:author="Seltzer, Karl" w:date="2024-04-05T14:43:00Z"/>
                <w:rFonts w:cstheme="minorHAnsi"/>
                <w:color w:val="000000"/>
                <w:sz w:val="20"/>
                <w:szCs w:val="20"/>
              </w:rPr>
            </w:pPr>
            <w:ins w:id="4150" w:author="Seltzer, Karl" w:date="2024-04-05T14:45:00Z">
              <w:r>
                <w:rPr>
                  <w:rFonts w:cstheme="minorHAnsi"/>
                  <w:color w:val="000000"/>
                  <w:sz w:val="20"/>
                  <w:szCs w:val="20"/>
                </w:rPr>
                <w:t>CRACMMv2.0</w:t>
              </w:r>
            </w:ins>
          </w:p>
        </w:tc>
        <w:tc>
          <w:tcPr>
            <w:tcW w:w="1620" w:type="dxa"/>
            <w:vAlign w:val="center"/>
          </w:tcPr>
          <w:p w14:paraId="67E6B70F" w14:textId="4499D119" w:rsidR="00A73E22" w:rsidRPr="00933A29" w:rsidRDefault="00A73E22" w:rsidP="00A73E22">
            <w:pPr>
              <w:spacing w:after="0"/>
              <w:jc w:val="center"/>
              <w:rPr>
                <w:ins w:id="4151" w:author="Seltzer, Karl" w:date="2024-04-05T14:43:00Z"/>
                <w:rFonts w:cstheme="minorHAnsi"/>
                <w:color w:val="000000"/>
                <w:sz w:val="20"/>
                <w:szCs w:val="20"/>
              </w:rPr>
            </w:pPr>
            <w:ins w:id="4152" w:author="Seltzer, Karl" w:date="2024-04-05T14:45:00Z">
              <w:r w:rsidRPr="00933A29">
                <w:rPr>
                  <w:rFonts w:cstheme="minorHAnsi"/>
                  <w:color w:val="000000"/>
                  <w:sz w:val="20"/>
                  <w:szCs w:val="20"/>
                </w:rPr>
                <w:t>SESQ</w:t>
              </w:r>
            </w:ins>
          </w:p>
        </w:tc>
        <w:tc>
          <w:tcPr>
            <w:tcW w:w="3780" w:type="dxa"/>
            <w:vAlign w:val="center"/>
          </w:tcPr>
          <w:p w14:paraId="1909A53A" w14:textId="5BF77450" w:rsidR="00A73E22" w:rsidRPr="00933A29" w:rsidRDefault="00A73E22" w:rsidP="00A73E22">
            <w:pPr>
              <w:spacing w:after="0"/>
              <w:jc w:val="center"/>
              <w:rPr>
                <w:ins w:id="4153" w:author="Seltzer, Karl" w:date="2024-04-05T14:43:00Z"/>
                <w:rFonts w:cstheme="minorHAnsi"/>
                <w:color w:val="000000"/>
                <w:sz w:val="20"/>
                <w:szCs w:val="20"/>
              </w:rPr>
            </w:pPr>
            <w:ins w:id="4154" w:author="Seltzer, Karl" w:date="2024-04-05T14:45:00Z">
              <w:r w:rsidRPr="00933A29">
                <w:rPr>
                  <w:rFonts w:cstheme="minorHAnsi"/>
                  <w:color w:val="000000"/>
                  <w:sz w:val="20"/>
                  <w:szCs w:val="20"/>
                </w:rPr>
                <w:t>Sesquiterpenes</w:t>
              </w:r>
            </w:ins>
          </w:p>
        </w:tc>
        <w:tc>
          <w:tcPr>
            <w:tcW w:w="900" w:type="dxa"/>
            <w:vAlign w:val="center"/>
          </w:tcPr>
          <w:p w14:paraId="22144F54" w14:textId="3F35FECC" w:rsidR="00A73E22" w:rsidRPr="00933A29" w:rsidRDefault="00A73E22" w:rsidP="00A73E22">
            <w:pPr>
              <w:keepNext/>
              <w:spacing w:after="0"/>
              <w:jc w:val="center"/>
              <w:rPr>
                <w:ins w:id="4155" w:author="Seltzer, Karl" w:date="2024-04-05T14:43:00Z"/>
                <w:rFonts w:cstheme="minorHAnsi"/>
                <w:color w:val="000000"/>
                <w:sz w:val="20"/>
                <w:szCs w:val="20"/>
              </w:rPr>
            </w:pPr>
            <w:ins w:id="4156" w:author="Seltzer, Karl" w:date="2024-04-05T14:45:00Z">
              <w:r w:rsidRPr="00933A29">
                <w:rPr>
                  <w:rFonts w:cstheme="minorHAnsi"/>
                  <w:color w:val="000000"/>
                  <w:sz w:val="20"/>
                  <w:szCs w:val="20"/>
                </w:rPr>
                <w:t>Lumped</w:t>
              </w:r>
            </w:ins>
          </w:p>
        </w:tc>
      </w:tr>
      <w:tr w:rsidR="00A73E22" w:rsidRPr="00933A29" w14:paraId="5422411B" w14:textId="77777777" w:rsidTr="00590F38">
        <w:trPr>
          <w:trHeight w:val="143"/>
          <w:ins w:id="4157" w:author="Seltzer, Karl" w:date="2024-04-05T14:43:00Z"/>
        </w:trPr>
        <w:tc>
          <w:tcPr>
            <w:tcW w:w="3055" w:type="dxa"/>
            <w:vAlign w:val="center"/>
          </w:tcPr>
          <w:p w14:paraId="6993BEDE" w14:textId="157CBADE" w:rsidR="00A73E22" w:rsidRPr="00933A29" w:rsidRDefault="00A73E22" w:rsidP="00A73E22">
            <w:pPr>
              <w:spacing w:after="0"/>
              <w:jc w:val="center"/>
              <w:rPr>
                <w:ins w:id="4158" w:author="Seltzer, Karl" w:date="2024-04-05T14:43:00Z"/>
                <w:rFonts w:cstheme="minorHAnsi"/>
                <w:color w:val="000000"/>
                <w:sz w:val="20"/>
                <w:szCs w:val="20"/>
              </w:rPr>
            </w:pPr>
            <w:ins w:id="4159" w:author="Seltzer, Karl" w:date="2024-04-05T14:45:00Z">
              <w:r>
                <w:rPr>
                  <w:rFonts w:cstheme="minorHAnsi"/>
                  <w:color w:val="000000"/>
                  <w:sz w:val="20"/>
                  <w:szCs w:val="20"/>
                </w:rPr>
                <w:t>CRACMMv2.0</w:t>
              </w:r>
            </w:ins>
          </w:p>
        </w:tc>
        <w:tc>
          <w:tcPr>
            <w:tcW w:w="1620" w:type="dxa"/>
            <w:vAlign w:val="center"/>
          </w:tcPr>
          <w:p w14:paraId="640E4681" w14:textId="6D19998F" w:rsidR="00A73E22" w:rsidRPr="00933A29" w:rsidRDefault="00A73E22" w:rsidP="00A73E22">
            <w:pPr>
              <w:spacing w:after="0"/>
              <w:jc w:val="center"/>
              <w:rPr>
                <w:ins w:id="4160" w:author="Seltzer, Karl" w:date="2024-04-05T14:43:00Z"/>
                <w:rFonts w:cstheme="minorHAnsi"/>
                <w:color w:val="000000"/>
                <w:sz w:val="20"/>
                <w:szCs w:val="20"/>
              </w:rPr>
            </w:pPr>
            <w:ins w:id="4161" w:author="Seltzer, Karl" w:date="2024-04-05T14:45:00Z">
              <w:r w:rsidRPr="00933A29">
                <w:rPr>
                  <w:rFonts w:cstheme="minorHAnsi"/>
                  <w:color w:val="000000"/>
                  <w:sz w:val="20"/>
                  <w:szCs w:val="20"/>
                </w:rPr>
                <w:t>SLOWROC</w:t>
              </w:r>
            </w:ins>
          </w:p>
        </w:tc>
        <w:tc>
          <w:tcPr>
            <w:tcW w:w="3780" w:type="dxa"/>
            <w:vAlign w:val="center"/>
          </w:tcPr>
          <w:p w14:paraId="12B3B4C2" w14:textId="0A24E4A9" w:rsidR="00A73E22" w:rsidRPr="00933A29" w:rsidRDefault="00A73E22" w:rsidP="00A73E22">
            <w:pPr>
              <w:spacing w:after="0"/>
              <w:jc w:val="center"/>
              <w:rPr>
                <w:ins w:id="4162" w:author="Seltzer, Karl" w:date="2024-04-05T14:43:00Z"/>
                <w:rFonts w:cstheme="minorHAnsi"/>
                <w:color w:val="000000"/>
                <w:sz w:val="20"/>
                <w:szCs w:val="20"/>
              </w:rPr>
            </w:pPr>
            <w:ins w:id="4163" w:author="Seltzer, Karl" w:date="2024-04-05T14:45:00Z">
              <w:r w:rsidRPr="00933A29">
                <w:rPr>
                  <w:rFonts w:cstheme="minorHAnsi"/>
                  <w:color w:val="000000"/>
                  <w:sz w:val="20"/>
                  <w:szCs w:val="20"/>
                </w:rPr>
                <w:t>Low reactivity gas</w:t>
              </w:r>
            </w:ins>
          </w:p>
        </w:tc>
        <w:tc>
          <w:tcPr>
            <w:tcW w:w="900" w:type="dxa"/>
            <w:vAlign w:val="center"/>
          </w:tcPr>
          <w:p w14:paraId="132A2D8D" w14:textId="4464D57A" w:rsidR="00A73E22" w:rsidRPr="00933A29" w:rsidRDefault="00A73E22" w:rsidP="00A73E22">
            <w:pPr>
              <w:keepNext/>
              <w:spacing w:after="0"/>
              <w:jc w:val="center"/>
              <w:rPr>
                <w:ins w:id="4164" w:author="Seltzer, Karl" w:date="2024-04-05T14:43:00Z"/>
                <w:rFonts w:cstheme="minorHAnsi"/>
                <w:color w:val="000000"/>
                <w:sz w:val="20"/>
                <w:szCs w:val="20"/>
              </w:rPr>
            </w:pPr>
            <w:ins w:id="4165" w:author="Seltzer, Karl" w:date="2024-04-05T14:45:00Z">
              <w:r w:rsidRPr="00933A29">
                <w:rPr>
                  <w:rFonts w:cstheme="minorHAnsi"/>
                  <w:color w:val="000000"/>
                  <w:sz w:val="20"/>
                  <w:szCs w:val="20"/>
                </w:rPr>
                <w:t>Lumped</w:t>
              </w:r>
            </w:ins>
          </w:p>
        </w:tc>
      </w:tr>
      <w:tr w:rsidR="00A73E22" w:rsidRPr="00933A29" w14:paraId="266CD6A0" w14:textId="77777777" w:rsidTr="00590F38">
        <w:trPr>
          <w:trHeight w:val="143"/>
          <w:ins w:id="4166" w:author="Seltzer, Karl" w:date="2024-04-05T14:46:00Z"/>
        </w:trPr>
        <w:tc>
          <w:tcPr>
            <w:tcW w:w="3055" w:type="dxa"/>
            <w:vAlign w:val="center"/>
          </w:tcPr>
          <w:p w14:paraId="614E9307" w14:textId="526CE712" w:rsidR="00A73E22" w:rsidRDefault="00A73E22" w:rsidP="00A73E22">
            <w:pPr>
              <w:spacing w:after="0"/>
              <w:jc w:val="center"/>
              <w:rPr>
                <w:ins w:id="4167" w:author="Seltzer, Karl" w:date="2024-04-05T14:46:00Z"/>
                <w:rFonts w:cstheme="minorHAnsi"/>
                <w:color w:val="000000"/>
                <w:sz w:val="20"/>
                <w:szCs w:val="20"/>
              </w:rPr>
            </w:pPr>
            <w:ins w:id="4168" w:author="Seltzer, Karl" w:date="2024-04-05T14:46:00Z">
              <w:r>
                <w:rPr>
                  <w:rFonts w:cstheme="minorHAnsi"/>
                  <w:color w:val="000000"/>
                  <w:sz w:val="20"/>
                  <w:szCs w:val="20"/>
                </w:rPr>
                <w:t>CRACMMv2.0</w:t>
              </w:r>
            </w:ins>
          </w:p>
        </w:tc>
        <w:tc>
          <w:tcPr>
            <w:tcW w:w="1620" w:type="dxa"/>
            <w:vAlign w:val="center"/>
          </w:tcPr>
          <w:p w14:paraId="1E6B5062" w14:textId="13B28C79" w:rsidR="00A73E22" w:rsidRPr="00933A29" w:rsidRDefault="00A73E22" w:rsidP="00A73E22">
            <w:pPr>
              <w:spacing w:after="0"/>
              <w:jc w:val="center"/>
              <w:rPr>
                <w:ins w:id="4169" w:author="Seltzer, Karl" w:date="2024-04-05T14:46:00Z"/>
                <w:rFonts w:cstheme="minorHAnsi"/>
                <w:color w:val="000000"/>
                <w:sz w:val="20"/>
                <w:szCs w:val="20"/>
              </w:rPr>
            </w:pPr>
            <w:ins w:id="4170" w:author="Seltzer, Karl" w:date="2024-04-05T14:46:00Z">
              <w:r>
                <w:rPr>
                  <w:rFonts w:cstheme="minorHAnsi"/>
                  <w:color w:val="000000"/>
                  <w:sz w:val="20"/>
                  <w:szCs w:val="20"/>
                </w:rPr>
                <w:t>STY</w:t>
              </w:r>
            </w:ins>
          </w:p>
        </w:tc>
        <w:tc>
          <w:tcPr>
            <w:tcW w:w="3780" w:type="dxa"/>
            <w:vAlign w:val="center"/>
          </w:tcPr>
          <w:p w14:paraId="15F7751A" w14:textId="4668D95C" w:rsidR="00A73E22" w:rsidRPr="00933A29" w:rsidRDefault="00A73E22" w:rsidP="00A73E22">
            <w:pPr>
              <w:spacing w:after="0"/>
              <w:jc w:val="center"/>
              <w:rPr>
                <w:ins w:id="4171" w:author="Seltzer, Karl" w:date="2024-04-05T14:46:00Z"/>
                <w:rFonts w:cstheme="minorHAnsi"/>
                <w:color w:val="000000"/>
                <w:sz w:val="20"/>
                <w:szCs w:val="20"/>
              </w:rPr>
            </w:pPr>
            <w:ins w:id="4172" w:author="Seltzer, Karl" w:date="2024-04-05T14:46:00Z">
              <w:r>
                <w:rPr>
                  <w:rFonts w:cstheme="minorHAnsi"/>
                  <w:color w:val="000000"/>
                  <w:sz w:val="20"/>
                  <w:szCs w:val="20"/>
                </w:rPr>
                <w:t>Stryene</w:t>
              </w:r>
            </w:ins>
          </w:p>
        </w:tc>
        <w:tc>
          <w:tcPr>
            <w:tcW w:w="900" w:type="dxa"/>
            <w:vAlign w:val="center"/>
          </w:tcPr>
          <w:p w14:paraId="51543472" w14:textId="2FC28567" w:rsidR="00A73E22" w:rsidRPr="00933A29" w:rsidRDefault="00A73E22" w:rsidP="00A73E22">
            <w:pPr>
              <w:keepNext/>
              <w:spacing w:after="0"/>
              <w:jc w:val="center"/>
              <w:rPr>
                <w:ins w:id="4173" w:author="Seltzer, Karl" w:date="2024-04-05T14:46:00Z"/>
                <w:rFonts w:cstheme="minorHAnsi"/>
                <w:color w:val="000000"/>
                <w:sz w:val="20"/>
                <w:szCs w:val="20"/>
              </w:rPr>
            </w:pPr>
            <w:ins w:id="4174" w:author="Seltzer, Karl" w:date="2024-04-05T14:46:00Z">
              <w:r>
                <w:rPr>
                  <w:rFonts w:cstheme="minorHAnsi"/>
                  <w:color w:val="000000"/>
                  <w:sz w:val="20"/>
                  <w:szCs w:val="20"/>
                </w:rPr>
                <w:t>Explicit</w:t>
              </w:r>
            </w:ins>
          </w:p>
        </w:tc>
      </w:tr>
      <w:tr w:rsidR="00A73E22" w:rsidRPr="00933A29" w14:paraId="1CAF687D" w14:textId="77777777" w:rsidTr="00590F38">
        <w:trPr>
          <w:trHeight w:val="143"/>
          <w:ins w:id="4175" w:author="Seltzer, Karl" w:date="2024-04-05T14:43:00Z"/>
        </w:trPr>
        <w:tc>
          <w:tcPr>
            <w:tcW w:w="3055" w:type="dxa"/>
            <w:vAlign w:val="center"/>
          </w:tcPr>
          <w:p w14:paraId="41287C34" w14:textId="6B5E77FE" w:rsidR="00A73E22" w:rsidRPr="00933A29" w:rsidRDefault="00A73E22" w:rsidP="00A73E22">
            <w:pPr>
              <w:spacing w:after="0"/>
              <w:jc w:val="center"/>
              <w:rPr>
                <w:ins w:id="4176" w:author="Seltzer, Karl" w:date="2024-04-05T14:43:00Z"/>
                <w:rFonts w:cstheme="minorHAnsi"/>
                <w:color w:val="000000"/>
                <w:sz w:val="20"/>
                <w:szCs w:val="20"/>
              </w:rPr>
            </w:pPr>
            <w:ins w:id="4177" w:author="Seltzer, Karl" w:date="2024-04-05T14:45:00Z">
              <w:r>
                <w:rPr>
                  <w:rFonts w:cstheme="minorHAnsi"/>
                  <w:color w:val="000000"/>
                  <w:sz w:val="20"/>
                  <w:szCs w:val="20"/>
                </w:rPr>
                <w:t>CRACMMv2.0</w:t>
              </w:r>
            </w:ins>
          </w:p>
        </w:tc>
        <w:tc>
          <w:tcPr>
            <w:tcW w:w="1620" w:type="dxa"/>
            <w:vAlign w:val="center"/>
          </w:tcPr>
          <w:p w14:paraId="4931B719" w14:textId="222E40D7" w:rsidR="00A73E22" w:rsidRPr="00933A29" w:rsidRDefault="00A73E22" w:rsidP="00A73E22">
            <w:pPr>
              <w:spacing w:after="0"/>
              <w:jc w:val="center"/>
              <w:rPr>
                <w:ins w:id="4178" w:author="Seltzer, Karl" w:date="2024-04-05T14:43:00Z"/>
                <w:rFonts w:cstheme="minorHAnsi"/>
                <w:color w:val="000000"/>
                <w:sz w:val="20"/>
                <w:szCs w:val="20"/>
              </w:rPr>
            </w:pPr>
            <w:ins w:id="4179" w:author="Seltzer, Karl" w:date="2024-04-05T14:45:00Z">
              <w:r w:rsidRPr="00933A29">
                <w:rPr>
                  <w:rFonts w:cstheme="minorHAnsi"/>
                  <w:color w:val="000000"/>
                  <w:sz w:val="20"/>
                  <w:szCs w:val="20"/>
                </w:rPr>
                <w:t>TOL</w:t>
              </w:r>
            </w:ins>
          </w:p>
        </w:tc>
        <w:tc>
          <w:tcPr>
            <w:tcW w:w="3780" w:type="dxa"/>
            <w:vAlign w:val="center"/>
          </w:tcPr>
          <w:p w14:paraId="134A1C9E" w14:textId="637A2B6E" w:rsidR="00A73E22" w:rsidRPr="00933A29" w:rsidRDefault="00A73E22" w:rsidP="00A73E22">
            <w:pPr>
              <w:spacing w:after="0"/>
              <w:jc w:val="center"/>
              <w:rPr>
                <w:ins w:id="4180" w:author="Seltzer, Karl" w:date="2024-04-05T14:43:00Z"/>
                <w:rFonts w:cstheme="minorHAnsi"/>
                <w:color w:val="000000"/>
                <w:sz w:val="20"/>
                <w:szCs w:val="20"/>
              </w:rPr>
            </w:pPr>
            <w:ins w:id="4181" w:author="Seltzer, Karl" w:date="2024-04-05T14:45:00Z">
              <w:r w:rsidRPr="00933A29">
                <w:rPr>
                  <w:rFonts w:cstheme="minorHAnsi"/>
                  <w:color w:val="000000"/>
                  <w:sz w:val="20"/>
                  <w:szCs w:val="20"/>
                </w:rPr>
                <w:t>Toluene</w:t>
              </w:r>
            </w:ins>
          </w:p>
        </w:tc>
        <w:tc>
          <w:tcPr>
            <w:tcW w:w="900" w:type="dxa"/>
            <w:vAlign w:val="center"/>
          </w:tcPr>
          <w:p w14:paraId="1D388768" w14:textId="60E1050F" w:rsidR="00A73E22" w:rsidRPr="00933A29" w:rsidRDefault="00A73E22" w:rsidP="00A73E22">
            <w:pPr>
              <w:keepNext/>
              <w:spacing w:after="0"/>
              <w:jc w:val="center"/>
              <w:rPr>
                <w:ins w:id="4182" w:author="Seltzer, Karl" w:date="2024-04-05T14:43:00Z"/>
                <w:rFonts w:cstheme="minorHAnsi"/>
                <w:color w:val="000000"/>
                <w:sz w:val="20"/>
                <w:szCs w:val="20"/>
              </w:rPr>
            </w:pPr>
            <w:ins w:id="4183" w:author="Seltzer, Karl" w:date="2024-04-05T14:45:00Z">
              <w:r w:rsidRPr="00933A29">
                <w:rPr>
                  <w:rFonts w:cstheme="minorHAnsi"/>
                  <w:color w:val="000000"/>
                  <w:sz w:val="20"/>
                  <w:szCs w:val="20"/>
                </w:rPr>
                <w:t>Explicit</w:t>
              </w:r>
            </w:ins>
          </w:p>
        </w:tc>
      </w:tr>
      <w:tr w:rsidR="00A73E22" w:rsidRPr="00933A29" w14:paraId="1043FED9" w14:textId="77777777" w:rsidTr="00590F38">
        <w:trPr>
          <w:trHeight w:val="143"/>
          <w:ins w:id="4184" w:author="Seltzer, Karl" w:date="2024-04-05T14:43:00Z"/>
        </w:trPr>
        <w:tc>
          <w:tcPr>
            <w:tcW w:w="3055" w:type="dxa"/>
            <w:vAlign w:val="center"/>
          </w:tcPr>
          <w:p w14:paraId="104856BC" w14:textId="338BF215" w:rsidR="00A73E22" w:rsidRPr="00933A29" w:rsidRDefault="00A73E22" w:rsidP="00A73E22">
            <w:pPr>
              <w:spacing w:after="0"/>
              <w:jc w:val="center"/>
              <w:rPr>
                <w:ins w:id="4185" w:author="Seltzer, Karl" w:date="2024-04-05T14:43:00Z"/>
                <w:rFonts w:cstheme="minorHAnsi"/>
                <w:color w:val="000000"/>
                <w:sz w:val="20"/>
                <w:szCs w:val="20"/>
              </w:rPr>
            </w:pPr>
            <w:ins w:id="4186" w:author="Seltzer, Karl" w:date="2024-04-05T14:45:00Z">
              <w:r>
                <w:rPr>
                  <w:rFonts w:cstheme="minorHAnsi"/>
                  <w:color w:val="000000"/>
                  <w:sz w:val="20"/>
                  <w:szCs w:val="20"/>
                </w:rPr>
                <w:t>CRACMMv2.0</w:t>
              </w:r>
            </w:ins>
          </w:p>
        </w:tc>
        <w:tc>
          <w:tcPr>
            <w:tcW w:w="1620" w:type="dxa"/>
            <w:vAlign w:val="center"/>
          </w:tcPr>
          <w:p w14:paraId="42341D2C" w14:textId="1AD2DD1B" w:rsidR="00A73E22" w:rsidRPr="00933A29" w:rsidRDefault="00A73E22" w:rsidP="00A73E22">
            <w:pPr>
              <w:spacing w:after="0"/>
              <w:jc w:val="center"/>
              <w:rPr>
                <w:ins w:id="4187" w:author="Seltzer, Karl" w:date="2024-04-05T14:43:00Z"/>
                <w:rFonts w:cstheme="minorHAnsi"/>
                <w:color w:val="000000"/>
                <w:sz w:val="20"/>
                <w:szCs w:val="20"/>
              </w:rPr>
            </w:pPr>
            <w:ins w:id="4188" w:author="Seltzer, Karl" w:date="2024-04-05T14:45:00Z">
              <w:r w:rsidRPr="00933A29">
                <w:rPr>
                  <w:rFonts w:cstheme="minorHAnsi"/>
                  <w:color w:val="000000"/>
                  <w:sz w:val="20"/>
                  <w:szCs w:val="20"/>
                </w:rPr>
                <w:t>UALD</w:t>
              </w:r>
            </w:ins>
          </w:p>
        </w:tc>
        <w:tc>
          <w:tcPr>
            <w:tcW w:w="3780" w:type="dxa"/>
            <w:vAlign w:val="center"/>
          </w:tcPr>
          <w:p w14:paraId="645007A2" w14:textId="2679279B" w:rsidR="00A73E22" w:rsidRPr="00933A29" w:rsidRDefault="00A73E22" w:rsidP="00A73E22">
            <w:pPr>
              <w:spacing w:after="0"/>
              <w:jc w:val="center"/>
              <w:rPr>
                <w:ins w:id="4189" w:author="Seltzer, Karl" w:date="2024-04-05T14:43:00Z"/>
                <w:rFonts w:cstheme="minorHAnsi"/>
                <w:color w:val="000000"/>
                <w:sz w:val="20"/>
                <w:szCs w:val="20"/>
              </w:rPr>
            </w:pPr>
            <w:ins w:id="4190" w:author="Seltzer, Karl" w:date="2024-04-05T14:45:00Z">
              <w:r w:rsidRPr="00933A29">
                <w:rPr>
                  <w:rFonts w:cstheme="minorHAnsi"/>
                  <w:color w:val="000000"/>
                  <w:sz w:val="20"/>
                  <w:szCs w:val="20"/>
                </w:rPr>
                <w:t>Unsaturated aldehydes</w:t>
              </w:r>
            </w:ins>
          </w:p>
        </w:tc>
        <w:tc>
          <w:tcPr>
            <w:tcW w:w="900" w:type="dxa"/>
            <w:vAlign w:val="center"/>
          </w:tcPr>
          <w:p w14:paraId="6D41CC35" w14:textId="10F13423" w:rsidR="00A73E22" w:rsidRPr="00933A29" w:rsidRDefault="00A73E22" w:rsidP="00A73E22">
            <w:pPr>
              <w:keepNext/>
              <w:spacing w:after="0"/>
              <w:jc w:val="center"/>
              <w:rPr>
                <w:ins w:id="4191" w:author="Seltzer, Karl" w:date="2024-04-05T14:43:00Z"/>
                <w:rFonts w:cstheme="minorHAnsi"/>
                <w:color w:val="000000"/>
                <w:sz w:val="20"/>
                <w:szCs w:val="20"/>
              </w:rPr>
            </w:pPr>
            <w:ins w:id="4192" w:author="Seltzer, Karl" w:date="2024-04-05T14:45:00Z">
              <w:r w:rsidRPr="00933A29">
                <w:rPr>
                  <w:rFonts w:cstheme="minorHAnsi"/>
                  <w:color w:val="000000"/>
                  <w:sz w:val="20"/>
                  <w:szCs w:val="20"/>
                </w:rPr>
                <w:t>Lumped</w:t>
              </w:r>
            </w:ins>
          </w:p>
        </w:tc>
      </w:tr>
      <w:tr w:rsidR="00A73E22" w:rsidRPr="00933A29" w14:paraId="1ADF5F91" w14:textId="77777777" w:rsidTr="00590F38">
        <w:trPr>
          <w:trHeight w:val="143"/>
          <w:ins w:id="4193" w:author="Seltzer, Karl" w:date="2024-04-05T14:43:00Z"/>
        </w:trPr>
        <w:tc>
          <w:tcPr>
            <w:tcW w:w="3055" w:type="dxa"/>
            <w:vAlign w:val="center"/>
          </w:tcPr>
          <w:p w14:paraId="1B948C66" w14:textId="1069D97E" w:rsidR="00A73E22" w:rsidRPr="00933A29" w:rsidRDefault="00A73E22" w:rsidP="00A73E22">
            <w:pPr>
              <w:spacing w:after="0"/>
              <w:jc w:val="center"/>
              <w:rPr>
                <w:ins w:id="4194" w:author="Seltzer, Karl" w:date="2024-04-05T14:43:00Z"/>
                <w:rFonts w:cstheme="minorHAnsi"/>
                <w:color w:val="000000"/>
                <w:sz w:val="20"/>
                <w:szCs w:val="20"/>
              </w:rPr>
            </w:pPr>
            <w:ins w:id="4195" w:author="Seltzer, Karl" w:date="2024-04-05T14:45:00Z">
              <w:r>
                <w:rPr>
                  <w:rFonts w:cstheme="minorHAnsi"/>
                  <w:color w:val="000000"/>
                  <w:sz w:val="20"/>
                  <w:szCs w:val="20"/>
                </w:rPr>
                <w:t>CRACMMv2.0</w:t>
              </w:r>
            </w:ins>
          </w:p>
        </w:tc>
        <w:tc>
          <w:tcPr>
            <w:tcW w:w="1620" w:type="dxa"/>
            <w:vAlign w:val="center"/>
          </w:tcPr>
          <w:p w14:paraId="2CDAD60F" w14:textId="47C961C8" w:rsidR="00A73E22" w:rsidRPr="00933A29" w:rsidRDefault="00A73E22" w:rsidP="00A73E22">
            <w:pPr>
              <w:spacing w:after="0"/>
              <w:jc w:val="center"/>
              <w:rPr>
                <w:ins w:id="4196" w:author="Seltzer, Karl" w:date="2024-04-05T14:43:00Z"/>
                <w:rFonts w:cstheme="minorHAnsi"/>
                <w:color w:val="000000"/>
                <w:sz w:val="20"/>
                <w:szCs w:val="20"/>
              </w:rPr>
            </w:pPr>
            <w:ins w:id="4197" w:author="Seltzer, Karl" w:date="2024-04-05T14:45:00Z">
              <w:r w:rsidRPr="00933A29">
                <w:rPr>
                  <w:rFonts w:cstheme="minorHAnsi"/>
                  <w:color w:val="000000"/>
                  <w:sz w:val="20"/>
                  <w:szCs w:val="20"/>
                </w:rPr>
                <w:t>UNKCRACMM</w:t>
              </w:r>
            </w:ins>
          </w:p>
        </w:tc>
        <w:tc>
          <w:tcPr>
            <w:tcW w:w="3780" w:type="dxa"/>
            <w:vAlign w:val="center"/>
          </w:tcPr>
          <w:p w14:paraId="6252CF58" w14:textId="13B9198A" w:rsidR="00A73E22" w:rsidRPr="00933A29" w:rsidRDefault="00A73E22" w:rsidP="00A73E22">
            <w:pPr>
              <w:spacing w:after="0"/>
              <w:jc w:val="center"/>
              <w:rPr>
                <w:ins w:id="4198" w:author="Seltzer, Karl" w:date="2024-04-05T14:43:00Z"/>
                <w:rFonts w:cstheme="minorHAnsi"/>
                <w:color w:val="000000"/>
                <w:sz w:val="20"/>
                <w:szCs w:val="20"/>
              </w:rPr>
            </w:pPr>
            <w:ins w:id="4199" w:author="Seltzer, Karl" w:date="2024-04-05T14:45:00Z">
              <w:r w:rsidRPr="00933A29">
                <w:rPr>
                  <w:rFonts w:cstheme="minorHAnsi"/>
                  <w:color w:val="000000"/>
                  <w:sz w:val="20"/>
                  <w:szCs w:val="20"/>
                </w:rPr>
                <w:t>Unknown</w:t>
              </w:r>
            </w:ins>
          </w:p>
        </w:tc>
        <w:tc>
          <w:tcPr>
            <w:tcW w:w="900" w:type="dxa"/>
            <w:vAlign w:val="center"/>
          </w:tcPr>
          <w:p w14:paraId="1DE95144" w14:textId="3F157B7B" w:rsidR="00A73E22" w:rsidRPr="00933A29" w:rsidRDefault="00A73E22" w:rsidP="00A73E22">
            <w:pPr>
              <w:keepNext/>
              <w:spacing w:after="0"/>
              <w:jc w:val="center"/>
              <w:rPr>
                <w:ins w:id="4200" w:author="Seltzer, Karl" w:date="2024-04-05T14:43:00Z"/>
                <w:rFonts w:cstheme="minorHAnsi"/>
                <w:color w:val="000000"/>
                <w:sz w:val="20"/>
                <w:szCs w:val="20"/>
              </w:rPr>
            </w:pPr>
            <w:ins w:id="4201" w:author="Seltzer, Karl" w:date="2024-04-05T14:45:00Z">
              <w:r w:rsidRPr="00933A29">
                <w:rPr>
                  <w:rFonts w:cstheme="minorHAnsi"/>
                  <w:color w:val="000000"/>
                  <w:sz w:val="20"/>
                  <w:szCs w:val="20"/>
                </w:rPr>
                <w:t>Lumped</w:t>
              </w:r>
            </w:ins>
          </w:p>
        </w:tc>
      </w:tr>
      <w:tr w:rsidR="00A73E22" w:rsidRPr="00933A29" w14:paraId="65AE12A0" w14:textId="77777777" w:rsidTr="00590F38">
        <w:trPr>
          <w:trHeight w:val="143"/>
          <w:ins w:id="4202" w:author="Seltzer, Karl" w:date="2024-04-05T14:43:00Z"/>
        </w:trPr>
        <w:tc>
          <w:tcPr>
            <w:tcW w:w="3055" w:type="dxa"/>
            <w:vAlign w:val="center"/>
          </w:tcPr>
          <w:p w14:paraId="06620A8E" w14:textId="362EE7F0" w:rsidR="00A73E22" w:rsidRPr="00933A29" w:rsidRDefault="00A73E22" w:rsidP="00A73E22">
            <w:pPr>
              <w:spacing w:after="0"/>
              <w:jc w:val="center"/>
              <w:rPr>
                <w:ins w:id="4203" w:author="Seltzer, Karl" w:date="2024-04-05T14:43:00Z"/>
                <w:rFonts w:cstheme="minorHAnsi"/>
                <w:color w:val="000000"/>
                <w:sz w:val="20"/>
                <w:szCs w:val="20"/>
              </w:rPr>
            </w:pPr>
            <w:ins w:id="4204" w:author="Seltzer, Karl" w:date="2024-04-05T14:45:00Z">
              <w:r>
                <w:rPr>
                  <w:rFonts w:cstheme="minorHAnsi"/>
                  <w:color w:val="000000"/>
                  <w:sz w:val="20"/>
                  <w:szCs w:val="20"/>
                </w:rPr>
                <w:t>CRACMMv2.0</w:t>
              </w:r>
            </w:ins>
          </w:p>
        </w:tc>
        <w:tc>
          <w:tcPr>
            <w:tcW w:w="1620" w:type="dxa"/>
            <w:vAlign w:val="center"/>
          </w:tcPr>
          <w:p w14:paraId="7A3BAAFF" w14:textId="4084BC40" w:rsidR="00A73E22" w:rsidRPr="00933A29" w:rsidRDefault="00A73E22" w:rsidP="00A73E22">
            <w:pPr>
              <w:spacing w:after="0"/>
              <w:jc w:val="center"/>
              <w:rPr>
                <w:ins w:id="4205" w:author="Seltzer, Karl" w:date="2024-04-05T14:43:00Z"/>
                <w:rFonts w:cstheme="minorHAnsi"/>
                <w:color w:val="000000"/>
                <w:sz w:val="20"/>
                <w:szCs w:val="20"/>
              </w:rPr>
            </w:pPr>
            <w:ins w:id="4206" w:author="Seltzer, Karl" w:date="2024-04-05T14:45:00Z">
              <w:r w:rsidRPr="00933A29">
                <w:rPr>
                  <w:rFonts w:cstheme="minorHAnsi"/>
                  <w:color w:val="000000"/>
                  <w:sz w:val="20"/>
                  <w:szCs w:val="20"/>
                </w:rPr>
                <w:t>UNKKOH</w:t>
              </w:r>
            </w:ins>
          </w:p>
        </w:tc>
        <w:tc>
          <w:tcPr>
            <w:tcW w:w="3780" w:type="dxa"/>
            <w:vAlign w:val="center"/>
          </w:tcPr>
          <w:p w14:paraId="5E1BE86E" w14:textId="3F36C9D4" w:rsidR="00A73E22" w:rsidRPr="00933A29" w:rsidRDefault="00A73E22" w:rsidP="00A73E22">
            <w:pPr>
              <w:spacing w:after="0"/>
              <w:jc w:val="center"/>
              <w:rPr>
                <w:ins w:id="4207" w:author="Seltzer, Karl" w:date="2024-04-05T14:43:00Z"/>
                <w:rFonts w:cstheme="minorHAnsi"/>
                <w:color w:val="000000"/>
                <w:sz w:val="20"/>
                <w:szCs w:val="20"/>
              </w:rPr>
            </w:pPr>
            <w:ins w:id="4208" w:author="Seltzer, Karl" w:date="2024-04-05T14:45:00Z">
              <w:r w:rsidRPr="00933A29">
                <w:rPr>
                  <w:rFonts w:cstheme="minorHAnsi"/>
                  <w:color w:val="000000"/>
                  <w:sz w:val="20"/>
                  <w:szCs w:val="20"/>
                </w:rPr>
                <w:t xml:space="preserve">Unknown </w:t>
              </w:r>
              <w:proofErr w:type="spellStart"/>
              <w:r w:rsidRPr="00933A29">
                <w:rPr>
                  <w:rFonts w:cstheme="minorHAnsi"/>
                  <w:color w:val="000000"/>
                  <w:sz w:val="20"/>
                  <w:szCs w:val="20"/>
                </w:rPr>
                <w:t>k</w:t>
              </w:r>
              <w:r w:rsidRPr="00933A29">
                <w:rPr>
                  <w:rFonts w:cstheme="minorHAnsi"/>
                  <w:color w:val="000000"/>
                  <w:sz w:val="20"/>
                  <w:szCs w:val="20"/>
                  <w:vertAlign w:val="subscript"/>
                </w:rPr>
                <w:t>OH</w:t>
              </w:r>
            </w:ins>
            <w:proofErr w:type="spellEnd"/>
          </w:p>
        </w:tc>
        <w:tc>
          <w:tcPr>
            <w:tcW w:w="900" w:type="dxa"/>
            <w:vAlign w:val="center"/>
          </w:tcPr>
          <w:p w14:paraId="6FB09E19" w14:textId="33E9970B" w:rsidR="00A73E22" w:rsidRPr="00933A29" w:rsidRDefault="00A73E22" w:rsidP="00A73E22">
            <w:pPr>
              <w:keepNext/>
              <w:spacing w:after="0"/>
              <w:jc w:val="center"/>
              <w:rPr>
                <w:ins w:id="4209" w:author="Seltzer, Karl" w:date="2024-04-05T14:43:00Z"/>
                <w:rFonts w:cstheme="minorHAnsi"/>
                <w:color w:val="000000"/>
                <w:sz w:val="20"/>
                <w:szCs w:val="20"/>
              </w:rPr>
            </w:pPr>
            <w:ins w:id="4210" w:author="Seltzer, Karl" w:date="2024-04-05T14:45:00Z">
              <w:r w:rsidRPr="00933A29">
                <w:rPr>
                  <w:rFonts w:cstheme="minorHAnsi"/>
                  <w:color w:val="000000"/>
                  <w:sz w:val="20"/>
                  <w:szCs w:val="20"/>
                </w:rPr>
                <w:t>Lumped</w:t>
              </w:r>
            </w:ins>
          </w:p>
        </w:tc>
      </w:tr>
      <w:tr w:rsidR="00A73E22" w:rsidRPr="00933A29" w14:paraId="655EB09E" w14:textId="77777777" w:rsidTr="00590F38">
        <w:trPr>
          <w:trHeight w:val="143"/>
          <w:ins w:id="4211" w:author="Seltzer, Karl" w:date="2024-04-05T14:43:00Z"/>
        </w:trPr>
        <w:tc>
          <w:tcPr>
            <w:tcW w:w="3055" w:type="dxa"/>
            <w:vAlign w:val="center"/>
          </w:tcPr>
          <w:p w14:paraId="620D738B" w14:textId="23545059" w:rsidR="00A73E22" w:rsidRPr="00933A29" w:rsidRDefault="00A73E22" w:rsidP="00A73E22">
            <w:pPr>
              <w:spacing w:after="0"/>
              <w:jc w:val="center"/>
              <w:rPr>
                <w:ins w:id="4212" w:author="Seltzer, Karl" w:date="2024-04-05T14:43:00Z"/>
                <w:rFonts w:cstheme="minorHAnsi"/>
                <w:color w:val="000000"/>
                <w:sz w:val="20"/>
                <w:szCs w:val="20"/>
              </w:rPr>
            </w:pPr>
            <w:ins w:id="4213" w:author="Seltzer, Karl" w:date="2024-04-05T14:45:00Z">
              <w:r>
                <w:rPr>
                  <w:rFonts w:cstheme="minorHAnsi"/>
                  <w:color w:val="000000"/>
                  <w:sz w:val="20"/>
                  <w:szCs w:val="20"/>
                </w:rPr>
                <w:t>CRACMMv2.0</w:t>
              </w:r>
            </w:ins>
          </w:p>
        </w:tc>
        <w:tc>
          <w:tcPr>
            <w:tcW w:w="1620" w:type="dxa"/>
            <w:vAlign w:val="center"/>
          </w:tcPr>
          <w:p w14:paraId="39167928" w14:textId="749B2784" w:rsidR="00A73E22" w:rsidRPr="00933A29" w:rsidRDefault="00A73E22" w:rsidP="00A73E22">
            <w:pPr>
              <w:spacing w:after="0"/>
              <w:jc w:val="center"/>
              <w:rPr>
                <w:ins w:id="4214" w:author="Seltzer, Karl" w:date="2024-04-05T14:43:00Z"/>
                <w:rFonts w:cstheme="minorHAnsi"/>
                <w:color w:val="000000"/>
                <w:sz w:val="20"/>
                <w:szCs w:val="20"/>
              </w:rPr>
            </w:pPr>
            <w:ins w:id="4215" w:author="Seltzer, Karl" w:date="2024-04-05T14:45:00Z">
              <w:r w:rsidRPr="00933A29">
                <w:rPr>
                  <w:rFonts w:cstheme="minorHAnsi"/>
                  <w:color w:val="000000"/>
                  <w:sz w:val="20"/>
                  <w:szCs w:val="20"/>
                </w:rPr>
                <w:t>UNKSMILES</w:t>
              </w:r>
            </w:ins>
          </w:p>
        </w:tc>
        <w:tc>
          <w:tcPr>
            <w:tcW w:w="3780" w:type="dxa"/>
            <w:vAlign w:val="center"/>
          </w:tcPr>
          <w:p w14:paraId="2E32CF52" w14:textId="7F47F433" w:rsidR="00A73E22" w:rsidRPr="00933A29" w:rsidRDefault="00A73E22" w:rsidP="00A73E22">
            <w:pPr>
              <w:spacing w:after="0"/>
              <w:jc w:val="center"/>
              <w:rPr>
                <w:ins w:id="4216" w:author="Seltzer, Karl" w:date="2024-04-05T14:43:00Z"/>
                <w:rFonts w:cstheme="minorHAnsi"/>
                <w:color w:val="000000"/>
                <w:sz w:val="20"/>
                <w:szCs w:val="20"/>
              </w:rPr>
            </w:pPr>
            <w:ins w:id="4217" w:author="Seltzer, Karl" w:date="2024-04-05T14:45:00Z">
              <w:r w:rsidRPr="00933A29">
                <w:rPr>
                  <w:rFonts w:cstheme="minorHAnsi"/>
                  <w:color w:val="000000"/>
                  <w:sz w:val="20"/>
                  <w:szCs w:val="20"/>
                </w:rPr>
                <w:t>Unknown SMILES</w:t>
              </w:r>
            </w:ins>
          </w:p>
        </w:tc>
        <w:tc>
          <w:tcPr>
            <w:tcW w:w="900" w:type="dxa"/>
            <w:vAlign w:val="center"/>
          </w:tcPr>
          <w:p w14:paraId="6E4843D2" w14:textId="06705579" w:rsidR="00A73E22" w:rsidRPr="00933A29" w:rsidRDefault="00A73E22" w:rsidP="00A73E22">
            <w:pPr>
              <w:keepNext/>
              <w:spacing w:after="0"/>
              <w:jc w:val="center"/>
              <w:rPr>
                <w:ins w:id="4218" w:author="Seltzer, Karl" w:date="2024-04-05T14:43:00Z"/>
                <w:rFonts w:cstheme="minorHAnsi"/>
                <w:color w:val="000000"/>
                <w:sz w:val="20"/>
                <w:szCs w:val="20"/>
              </w:rPr>
            </w:pPr>
            <w:ins w:id="4219" w:author="Seltzer, Karl" w:date="2024-04-05T14:45:00Z">
              <w:r w:rsidRPr="00933A29">
                <w:rPr>
                  <w:rFonts w:cstheme="minorHAnsi"/>
                  <w:color w:val="000000"/>
                  <w:sz w:val="20"/>
                  <w:szCs w:val="20"/>
                </w:rPr>
                <w:t>Lumped</w:t>
              </w:r>
            </w:ins>
          </w:p>
        </w:tc>
      </w:tr>
      <w:tr w:rsidR="00A73E22" w:rsidRPr="00933A29" w14:paraId="3AC09280" w14:textId="77777777" w:rsidTr="00590F38">
        <w:trPr>
          <w:trHeight w:val="143"/>
          <w:ins w:id="4220" w:author="Seltzer, Karl" w:date="2024-04-05T14:43:00Z"/>
        </w:trPr>
        <w:tc>
          <w:tcPr>
            <w:tcW w:w="3055" w:type="dxa"/>
            <w:vAlign w:val="center"/>
          </w:tcPr>
          <w:p w14:paraId="7CAA9BCD" w14:textId="1E8BA9B3" w:rsidR="00A73E22" w:rsidRPr="00933A29" w:rsidRDefault="00A73E22" w:rsidP="00A73E22">
            <w:pPr>
              <w:spacing w:after="0"/>
              <w:jc w:val="center"/>
              <w:rPr>
                <w:ins w:id="4221" w:author="Seltzer, Karl" w:date="2024-04-05T14:43:00Z"/>
                <w:rFonts w:cstheme="minorHAnsi"/>
                <w:color w:val="000000"/>
                <w:sz w:val="20"/>
                <w:szCs w:val="20"/>
              </w:rPr>
            </w:pPr>
            <w:ins w:id="4222" w:author="Seltzer, Karl" w:date="2024-04-05T14:45:00Z">
              <w:r>
                <w:rPr>
                  <w:rFonts w:cstheme="minorHAnsi"/>
                  <w:color w:val="000000"/>
                  <w:sz w:val="20"/>
                  <w:szCs w:val="20"/>
                </w:rPr>
                <w:t>CRACMMv2.0</w:t>
              </w:r>
            </w:ins>
          </w:p>
        </w:tc>
        <w:tc>
          <w:tcPr>
            <w:tcW w:w="1620" w:type="dxa"/>
            <w:vAlign w:val="center"/>
          </w:tcPr>
          <w:p w14:paraId="3827F1B9" w14:textId="27AB08D2" w:rsidR="00A73E22" w:rsidRPr="00933A29" w:rsidRDefault="00A73E22" w:rsidP="00A73E22">
            <w:pPr>
              <w:spacing w:after="0"/>
              <w:jc w:val="center"/>
              <w:rPr>
                <w:ins w:id="4223" w:author="Seltzer, Karl" w:date="2024-04-05T14:43:00Z"/>
                <w:rFonts w:cstheme="minorHAnsi"/>
                <w:color w:val="000000"/>
                <w:sz w:val="20"/>
                <w:szCs w:val="20"/>
              </w:rPr>
            </w:pPr>
            <w:ins w:id="4224" w:author="Seltzer, Karl" w:date="2024-04-05T14:45:00Z">
              <w:r w:rsidRPr="00933A29">
                <w:rPr>
                  <w:rFonts w:cstheme="minorHAnsi"/>
                  <w:color w:val="000000"/>
                  <w:sz w:val="20"/>
                  <w:szCs w:val="20"/>
                </w:rPr>
                <w:t>XY</w:t>
              </w:r>
              <w:r>
                <w:rPr>
                  <w:rFonts w:cstheme="minorHAnsi"/>
                  <w:color w:val="000000"/>
                  <w:sz w:val="20"/>
                  <w:szCs w:val="20"/>
                </w:rPr>
                <w:t>L</w:t>
              </w:r>
            </w:ins>
          </w:p>
        </w:tc>
        <w:tc>
          <w:tcPr>
            <w:tcW w:w="3780" w:type="dxa"/>
            <w:vAlign w:val="center"/>
          </w:tcPr>
          <w:p w14:paraId="6F710F8F" w14:textId="779E83D7" w:rsidR="00A73E22" w:rsidRPr="00933A29" w:rsidRDefault="00A73E22" w:rsidP="00A73E22">
            <w:pPr>
              <w:spacing w:after="0"/>
              <w:jc w:val="center"/>
              <w:rPr>
                <w:ins w:id="4225" w:author="Seltzer, Karl" w:date="2024-04-05T14:43:00Z"/>
                <w:rFonts w:cstheme="minorHAnsi"/>
                <w:color w:val="000000"/>
                <w:sz w:val="20"/>
                <w:szCs w:val="20"/>
              </w:rPr>
            </w:pPr>
            <w:ins w:id="4226" w:author="Seltzer, Karl" w:date="2024-04-05T14:45:00Z">
              <w:r w:rsidRPr="00933A29">
                <w:rPr>
                  <w:rFonts w:cstheme="minorHAnsi"/>
                  <w:color w:val="000000"/>
                  <w:sz w:val="20"/>
                  <w:szCs w:val="20"/>
                </w:rPr>
                <w:t>xylenes and less reactive aromatics</w:t>
              </w:r>
            </w:ins>
          </w:p>
        </w:tc>
        <w:tc>
          <w:tcPr>
            <w:tcW w:w="900" w:type="dxa"/>
            <w:vAlign w:val="center"/>
          </w:tcPr>
          <w:p w14:paraId="5F6EDA7B" w14:textId="763E415F" w:rsidR="00A73E22" w:rsidRPr="00933A29" w:rsidRDefault="00A73E22" w:rsidP="00A73E22">
            <w:pPr>
              <w:keepNext/>
              <w:spacing w:after="0"/>
              <w:jc w:val="center"/>
              <w:rPr>
                <w:ins w:id="4227" w:author="Seltzer, Karl" w:date="2024-04-05T14:43:00Z"/>
                <w:rFonts w:cstheme="minorHAnsi"/>
                <w:color w:val="000000"/>
                <w:sz w:val="20"/>
                <w:szCs w:val="20"/>
              </w:rPr>
            </w:pPr>
            <w:ins w:id="4228" w:author="Seltzer, Karl" w:date="2024-04-05T14:45:00Z">
              <w:r w:rsidRPr="00933A29">
                <w:rPr>
                  <w:rFonts w:cstheme="minorHAnsi"/>
                  <w:color w:val="000000"/>
                  <w:sz w:val="20"/>
                  <w:szCs w:val="20"/>
                </w:rPr>
                <w:t>Lumped</w:t>
              </w:r>
            </w:ins>
          </w:p>
        </w:tc>
      </w:tr>
      <w:tr w:rsidR="00882F15" w:rsidRPr="00933A29" w14:paraId="6AA3F772" w14:textId="77777777" w:rsidTr="00590F38">
        <w:trPr>
          <w:trHeight w:val="143"/>
        </w:trPr>
        <w:tc>
          <w:tcPr>
            <w:tcW w:w="3055" w:type="dxa"/>
            <w:vAlign w:val="center"/>
          </w:tcPr>
          <w:p w14:paraId="782665E5" w14:textId="5E084B6E"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741FF820" w14:textId="7F42940C" w:rsidR="00882F15" w:rsidRPr="00933A29" w:rsidRDefault="00882F15" w:rsidP="00590F38">
            <w:pPr>
              <w:spacing w:after="0"/>
              <w:jc w:val="center"/>
              <w:rPr>
                <w:rFonts w:cstheme="minorHAnsi"/>
                <w:sz w:val="20"/>
                <w:szCs w:val="20"/>
              </w:rPr>
            </w:pPr>
            <w:r w:rsidRPr="00933A29">
              <w:rPr>
                <w:rFonts w:cstheme="minorHAnsi"/>
                <w:color w:val="000000"/>
                <w:sz w:val="20"/>
                <w:szCs w:val="20"/>
              </w:rPr>
              <w:t>AACD</w:t>
            </w:r>
          </w:p>
        </w:tc>
        <w:tc>
          <w:tcPr>
            <w:tcW w:w="3780" w:type="dxa"/>
            <w:vAlign w:val="center"/>
          </w:tcPr>
          <w:p w14:paraId="097EE03C" w14:textId="38368F70" w:rsidR="00882F15" w:rsidRPr="00933A29" w:rsidRDefault="00882F15" w:rsidP="00590F38">
            <w:pPr>
              <w:spacing w:after="0"/>
              <w:jc w:val="center"/>
              <w:rPr>
                <w:rFonts w:cstheme="minorHAnsi"/>
                <w:sz w:val="20"/>
                <w:szCs w:val="20"/>
              </w:rPr>
            </w:pPr>
            <w:r w:rsidRPr="00933A29">
              <w:rPr>
                <w:rFonts w:cstheme="minorHAnsi"/>
                <w:color w:val="000000"/>
                <w:sz w:val="20"/>
                <w:szCs w:val="20"/>
              </w:rPr>
              <w:t>Acetic Acid</w:t>
            </w:r>
          </w:p>
        </w:tc>
        <w:tc>
          <w:tcPr>
            <w:tcW w:w="900" w:type="dxa"/>
            <w:vAlign w:val="center"/>
          </w:tcPr>
          <w:p w14:paraId="636D13F8" w14:textId="202997ED"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FCE7D97" w14:textId="77777777" w:rsidTr="00590F38">
        <w:trPr>
          <w:trHeight w:val="143"/>
        </w:trPr>
        <w:tc>
          <w:tcPr>
            <w:tcW w:w="3055" w:type="dxa"/>
            <w:vAlign w:val="center"/>
          </w:tcPr>
          <w:p w14:paraId="2F58AEE6" w14:textId="76B6299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783A8944" w14:textId="4565DB5F" w:rsidR="00882F15" w:rsidRPr="00933A29" w:rsidRDefault="00882F15" w:rsidP="00590F38">
            <w:pPr>
              <w:spacing w:after="0"/>
              <w:jc w:val="center"/>
              <w:rPr>
                <w:rFonts w:cstheme="minorHAnsi"/>
                <w:sz w:val="20"/>
                <w:szCs w:val="20"/>
              </w:rPr>
            </w:pPr>
            <w:r w:rsidRPr="00933A29">
              <w:rPr>
                <w:rFonts w:cstheme="minorHAnsi"/>
                <w:color w:val="000000"/>
                <w:sz w:val="20"/>
                <w:szCs w:val="20"/>
              </w:rPr>
              <w:t>ACET</w:t>
            </w:r>
          </w:p>
        </w:tc>
        <w:tc>
          <w:tcPr>
            <w:tcW w:w="3780" w:type="dxa"/>
            <w:vAlign w:val="center"/>
          </w:tcPr>
          <w:p w14:paraId="78B0DC21" w14:textId="6F9DA5CC" w:rsidR="00882F15" w:rsidRPr="00933A29" w:rsidRDefault="00882F15" w:rsidP="00590F38">
            <w:pPr>
              <w:spacing w:after="0"/>
              <w:jc w:val="center"/>
              <w:rPr>
                <w:rFonts w:cstheme="minorHAnsi"/>
                <w:sz w:val="20"/>
                <w:szCs w:val="20"/>
              </w:rPr>
            </w:pPr>
            <w:r w:rsidRPr="00933A29">
              <w:rPr>
                <w:rFonts w:cstheme="minorHAnsi"/>
                <w:color w:val="000000"/>
                <w:sz w:val="20"/>
                <w:szCs w:val="20"/>
              </w:rPr>
              <w:t>Acetone</w:t>
            </w:r>
          </w:p>
        </w:tc>
        <w:tc>
          <w:tcPr>
            <w:tcW w:w="900" w:type="dxa"/>
            <w:vAlign w:val="center"/>
          </w:tcPr>
          <w:p w14:paraId="33F9C384" w14:textId="0DEE7E98"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4D0800D7" w14:textId="77777777" w:rsidTr="00590F38">
        <w:trPr>
          <w:trHeight w:val="143"/>
        </w:trPr>
        <w:tc>
          <w:tcPr>
            <w:tcW w:w="3055" w:type="dxa"/>
            <w:vAlign w:val="center"/>
          </w:tcPr>
          <w:p w14:paraId="7FB4CD23" w14:textId="117B4DE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562EBC43" w14:textId="4267A793" w:rsidR="00882F15" w:rsidRPr="00933A29" w:rsidRDefault="00882F15" w:rsidP="00590F38">
            <w:pPr>
              <w:spacing w:after="0"/>
              <w:jc w:val="center"/>
              <w:rPr>
                <w:rFonts w:cstheme="minorHAnsi"/>
                <w:sz w:val="20"/>
                <w:szCs w:val="20"/>
              </w:rPr>
            </w:pPr>
            <w:r w:rsidRPr="00933A29">
              <w:rPr>
                <w:rFonts w:cstheme="minorHAnsi"/>
                <w:color w:val="000000"/>
                <w:sz w:val="20"/>
                <w:szCs w:val="20"/>
              </w:rPr>
              <w:t>ACRO</w:t>
            </w:r>
          </w:p>
        </w:tc>
        <w:tc>
          <w:tcPr>
            <w:tcW w:w="3780" w:type="dxa"/>
            <w:vAlign w:val="center"/>
          </w:tcPr>
          <w:p w14:paraId="59F93C9E" w14:textId="1D948F64" w:rsidR="00882F15" w:rsidRPr="00933A29" w:rsidRDefault="00882F15" w:rsidP="00590F38">
            <w:pPr>
              <w:spacing w:after="0"/>
              <w:jc w:val="center"/>
              <w:rPr>
                <w:rFonts w:cstheme="minorHAnsi"/>
                <w:sz w:val="20"/>
                <w:szCs w:val="20"/>
              </w:rPr>
            </w:pPr>
            <w:r w:rsidRPr="00933A29">
              <w:rPr>
                <w:rFonts w:cstheme="minorHAnsi"/>
                <w:color w:val="000000"/>
                <w:sz w:val="20"/>
                <w:szCs w:val="20"/>
              </w:rPr>
              <w:t>Acrolein</w:t>
            </w:r>
          </w:p>
        </w:tc>
        <w:tc>
          <w:tcPr>
            <w:tcW w:w="900" w:type="dxa"/>
            <w:vAlign w:val="center"/>
          </w:tcPr>
          <w:p w14:paraId="499750EA" w14:textId="674DB2C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4269746A" w14:textId="77777777" w:rsidTr="00590F38">
        <w:trPr>
          <w:trHeight w:val="143"/>
        </w:trPr>
        <w:tc>
          <w:tcPr>
            <w:tcW w:w="3055" w:type="dxa"/>
            <w:vAlign w:val="center"/>
          </w:tcPr>
          <w:p w14:paraId="47151E28" w14:textId="2ACFCEF7"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1032CD82" w14:textId="01439155" w:rsidR="00882F15" w:rsidRPr="00933A29" w:rsidRDefault="00882F15" w:rsidP="00590F38">
            <w:pPr>
              <w:spacing w:after="0"/>
              <w:jc w:val="center"/>
              <w:rPr>
                <w:rFonts w:cstheme="minorHAnsi"/>
                <w:sz w:val="20"/>
                <w:szCs w:val="20"/>
              </w:rPr>
            </w:pPr>
            <w:r w:rsidRPr="00933A29">
              <w:rPr>
                <w:rFonts w:cstheme="minorHAnsi"/>
                <w:color w:val="000000"/>
                <w:sz w:val="20"/>
                <w:szCs w:val="20"/>
              </w:rPr>
              <w:t>ACYE</w:t>
            </w:r>
          </w:p>
        </w:tc>
        <w:tc>
          <w:tcPr>
            <w:tcW w:w="3780" w:type="dxa"/>
            <w:vAlign w:val="center"/>
          </w:tcPr>
          <w:p w14:paraId="0802BA10" w14:textId="182B14D1" w:rsidR="00882F15" w:rsidRPr="00933A29" w:rsidRDefault="00882F15" w:rsidP="00590F38">
            <w:pPr>
              <w:spacing w:after="0"/>
              <w:jc w:val="center"/>
              <w:rPr>
                <w:rFonts w:cstheme="minorHAnsi"/>
                <w:sz w:val="20"/>
                <w:szCs w:val="20"/>
              </w:rPr>
            </w:pPr>
            <w:r w:rsidRPr="00933A29">
              <w:rPr>
                <w:rFonts w:cstheme="minorHAnsi"/>
                <w:color w:val="000000"/>
                <w:sz w:val="20"/>
                <w:szCs w:val="20"/>
              </w:rPr>
              <w:t>Acetylene</w:t>
            </w:r>
          </w:p>
        </w:tc>
        <w:tc>
          <w:tcPr>
            <w:tcW w:w="900" w:type="dxa"/>
            <w:vAlign w:val="center"/>
          </w:tcPr>
          <w:p w14:paraId="6BA8B660" w14:textId="47CA4C7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170E5AE7" w14:textId="77777777" w:rsidTr="00590F38">
        <w:trPr>
          <w:trHeight w:val="143"/>
        </w:trPr>
        <w:tc>
          <w:tcPr>
            <w:tcW w:w="3055" w:type="dxa"/>
            <w:vAlign w:val="center"/>
          </w:tcPr>
          <w:p w14:paraId="652AA811" w14:textId="36E4AC4A"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307E8EFC" w14:textId="7DB26B72" w:rsidR="00882F15" w:rsidRPr="00933A29" w:rsidRDefault="00882F15" w:rsidP="00590F38">
            <w:pPr>
              <w:spacing w:after="0"/>
              <w:jc w:val="center"/>
              <w:rPr>
                <w:rFonts w:cstheme="minorHAnsi"/>
                <w:sz w:val="20"/>
                <w:szCs w:val="20"/>
              </w:rPr>
            </w:pPr>
            <w:r w:rsidRPr="00933A29">
              <w:rPr>
                <w:rFonts w:cstheme="minorHAnsi"/>
                <w:color w:val="000000"/>
                <w:sz w:val="20"/>
                <w:szCs w:val="20"/>
              </w:rPr>
              <w:t>APIN</w:t>
            </w:r>
          </w:p>
        </w:tc>
        <w:tc>
          <w:tcPr>
            <w:tcW w:w="3780" w:type="dxa"/>
            <w:vAlign w:val="center"/>
          </w:tcPr>
          <w:p w14:paraId="0240283A" w14:textId="40D0E914" w:rsidR="00882F15" w:rsidRPr="00933A29" w:rsidRDefault="00882F15" w:rsidP="00590F38">
            <w:pPr>
              <w:spacing w:after="0"/>
              <w:jc w:val="center"/>
              <w:rPr>
                <w:rFonts w:cstheme="minorHAnsi"/>
                <w:sz w:val="20"/>
                <w:szCs w:val="20"/>
              </w:rPr>
            </w:pPr>
            <w:r w:rsidRPr="00933A29">
              <w:rPr>
                <w:rFonts w:cstheme="minorHAnsi"/>
                <w:color w:val="000000"/>
                <w:sz w:val="20"/>
                <w:szCs w:val="20"/>
              </w:rPr>
              <w:t>alpha-Pinene</w:t>
            </w:r>
          </w:p>
        </w:tc>
        <w:tc>
          <w:tcPr>
            <w:tcW w:w="900" w:type="dxa"/>
            <w:vAlign w:val="center"/>
          </w:tcPr>
          <w:p w14:paraId="7253E1E7" w14:textId="298A771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2EF369A3" w14:textId="77777777" w:rsidTr="00590F38">
        <w:trPr>
          <w:trHeight w:val="143"/>
        </w:trPr>
        <w:tc>
          <w:tcPr>
            <w:tcW w:w="3055" w:type="dxa"/>
            <w:vAlign w:val="center"/>
          </w:tcPr>
          <w:p w14:paraId="1CC1FD67" w14:textId="40066FA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592315B5" w14:textId="51F59D5A" w:rsidR="00882F15" w:rsidRPr="00933A29" w:rsidRDefault="00882F15" w:rsidP="00590F38">
            <w:pPr>
              <w:spacing w:after="0"/>
              <w:jc w:val="center"/>
              <w:rPr>
                <w:rFonts w:cstheme="minorHAnsi"/>
                <w:sz w:val="20"/>
                <w:szCs w:val="20"/>
              </w:rPr>
            </w:pPr>
            <w:r w:rsidRPr="00933A29">
              <w:rPr>
                <w:rFonts w:cstheme="minorHAnsi"/>
                <w:color w:val="000000"/>
                <w:sz w:val="20"/>
                <w:szCs w:val="20"/>
              </w:rPr>
              <w:t>B124</w:t>
            </w:r>
          </w:p>
        </w:tc>
        <w:tc>
          <w:tcPr>
            <w:tcW w:w="3780" w:type="dxa"/>
            <w:vAlign w:val="center"/>
          </w:tcPr>
          <w:p w14:paraId="3204B0EC" w14:textId="56A25711" w:rsidR="00882F15" w:rsidRPr="00933A29" w:rsidRDefault="00882F15" w:rsidP="00590F38">
            <w:pPr>
              <w:spacing w:after="0"/>
              <w:jc w:val="center"/>
              <w:rPr>
                <w:rFonts w:cstheme="minorHAnsi"/>
                <w:sz w:val="20"/>
                <w:szCs w:val="20"/>
              </w:rPr>
            </w:pPr>
            <w:r w:rsidRPr="00933A29">
              <w:rPr>
                <w:rFonts w:cstheme="minorHAnsi"/>
                <w:color w:val="000000"/>
                <w:sz w:val="20"/>
                <w:szCs w:val="20"/>
              </w:rPr>
              <w:t>1,2,4-trimethyl benzene</w:t>
            </w:r>
          </w:p>
        </w:tc>
        <w:tc>
          <w:tcPr>
            <w:tcW w:w="900" w:type="dxa"/>
            <w:vAlign w:val="center"/>
          </w:tcPr>
          <w:p w14:paraId="79042459" w14:textId="2CF30B0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6AE5E653" w14:textId="77777777" w:rsidTr="00590F38">
        <w:trPr>
          <w:trHeight w:val="143"/>
        </w:trPr>
        <w:tc>
          <w:tcPr>
            <w:tcW w:w="3055" w:type="dxa"/>
            <w:vAlign w:val="center"/>
          </w:tcPr>
          <w:p w14:paraId="4B285D11" w14:textId="02FBF6CD"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6687409F" w14:textId="1737BA5E" w:rsidR="00882F15" w:rsidRPr="00933A29" w:rsidRDefault="00882F15" w:rsidP="00590F38">
            <w:pPr>
              <w:spacing w:after="0"/>
              <w:jc w:val="center"/>
              <w:rPr>
                <w:rFonts w:cstheme="minorHAnsi"/>
                <w:sz w:val="20"/>
                <w:szCs w:val="20"/>
              </w:rPr>
            </w:pPr>
            <w:r w:rsidRPr="00933A29">
              <w:rPr>
                <w:rFonts w:cstheme="minorHAnsi"/>
                <w:color w:val="000000"/>
                <w:sz w:val="20"/>
                <w:szCs w:val="20"/>
              </w:rPr>
              <w:t>BACL</w:t>
            </w:r>
          </w:p>
        </w:tc>
        <w:tc>
          <w:tcPr>
            <w:tcW w:w="3780" w:type="dxa"/>
            <w:vAlign w:val="center"/>
          </w:tcPr>
          <w:p w14:paraId="6DC6FFBB" w14:textId="4FF55BDA" w:rsidR="00882F15" w:rsidRPr="00933A29" w:rsidRDefault="00882F15" w:rsidP="00590F38">
            <w:pPr>
              <w:spacing w:after="0"/>
              <w:jc w:val="center"/>
              <w:rPr>
                <w:rFonts w:cstheme="minorHAnsi"/>
                <w:sz w:val="20"/>
                <w:szCs w:val="20"/>
              </w:rPr>
            </w:pPr>
            <w:proofErr w:type="spellStart"/>
            <w:r w:rsidRPr="00933A29">
              <w:rPr>
                <w:rFonts w:cstheme="minorHAnsi"/>
                <w:color w:val="000000"/>
                <w:sz w:val="20"/>
                <w:szCs w:val="20"/>
              </w:rPr>
              <w:t>Biacetyl</w:t>
            </w:r>
            <w:proofErr w:type="spellEnd"/>
          </w:p>
        </w:tc>
        <w:tc>
          <w:tcPr>
            <w:tcW w:w="900" w:type="dxa"/>
            <w:vAlign w:val="center"/>
          </w:tcPr>
          <w:p w14:paraId="064D9F53" w14:textId="12D1916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31040894" w14:textId="77777777" w:rsidTr="00590F38">
        <w:trPr>
          <w:trHeight w:val="143"/>
        </w:trPr>
        <w:tc>
          <w:tcPr>
            <w:tcW w:w="3055" w:type="dxa"/>
            <w:vAlign w:val="center"/>
          </w:tcPr>
          <w:p w14:paraId="10C200AE" w14:textId="0CC45379"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7DA0D6DE" w14:textId="62C2F2C4" w:rsidR="00882F15" w:rsidRPr="00933A29" w:rsidRDefault="00882F15" w:rsidP="00590F38">
            <w:pPr>
              <w:spacing w:after="0"/>
              <w:jc w:val="center"/>
              <w:rPr>
                <w:rFonts w:cstheme="minorHAnsi"/>
                <w:sz w:val="20"/>
                <w:szCs w:val="20"/>
              </w:rPr>
            </w:pPr>
            <w:r w:rsidRPr="00933A29">
              <w:rPr>
                <w:rFonts w:cstheme="minorHAnsi"/>
                <w:color w:val="000000"/>
                <w:sz w:val="20"/>
                <w:szCs w:val="20"/>
              </w:rPr>
              <w:t>BDE13</w:t>
            </w:r>
          </w:p>
        </w:tc>
        <w:tc>
          <w:tcPr>
            <w:tcW w:w="3780" w:type="dxa"/>
            <w:vAlign w:val="center"/>
          </w:tcPr>
          <w:p w14:paraId="1E6003AD" w14:textId="6BE830AD" w:rsidR="00882F15" w:rsidRPr="00933A29" w:rsidRDefault="00882F15" w:rsidP="00590F38">
            <w:pPr>
              <w:spacing w:after="0"/>
              <w:jc w:val="center"/>
              <w:rPr>
                <w:rFonts w:cstheme="minorHAnsi"/>
                <w:sz w:val="20"/>
                <w:szCs w:val="20"/>
              </w:rPr>
            </w:pPr>
            <w:r w:rsidRPr="00933A29">
              <w:rPr>
                <w:rFonts w:cstheme="minorHAnsi"/>
                <w:color w:val="000000"/>
                <w:sz w:val="20"/>
                <w:szCs w:val="20"/>
              </w:rPr>
              <w:t>1,3-butadiene</w:t>
            </w:r>
          </w:p>
        </w:tc>
        <w:tc>
          <w:tcPr>
            <w:tcW w:w="900" w:type="dxa"/>
            <w:vAlign w:val="center"/>
          </w:tcPr>
          <w:p w14:paraId="6479D598" w14:textId="45A0572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2FA1621" w14:textId="77777777" w:rsidTr="00590F38">
        <w:trPr>
          <w:trHeight w:val="143"/>
        </w:trPr>
        <w:tc>
          <w:tcPr>
            <w:tcW w:w="3055" w:type="dxa"/>
            <w:vAlign w:val="center"/>
          </w:tcPr>
          <w:p w14:paraId="02C9DFE0" w14:textId="333B779D"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159E3A24" w14:textId="0B6887B9" w:rsidR="00882F15" w:rsidRPr="00933A29" w:rsidRDefault="00882F15" w:rsidP="00590F38">
            <w:pPr>
              <w:spacing w:after="0"/>
              <w:jc w:val="center"/>
              <w:rPr>
                <w:rFonts w:cstheme="minorHAnsi"/>
                <w:sz w:val="20"/>
                <w:szCs w:val="20"/>
              </w:rPr>
            </w:pPr>
            <w:r w:rsidRPr="00933A29">
              <w:rPr>
                <w:rFonts w:cstheme="minorHAnsi"/>
                <w:color w:val="000000"/>
                <w:sz w:val="20"/>
                <w:szCs w:val="20"/>
              </w:rPr>
              <w:t>BENZ</w:t>
            </w:r>
          </w:p>
        </w:tc>
        <w:tc>
          <w:tcPr>
            <w:tcW w:w="3780" w:type="dxa"/>
            <w:vAlign w:val="center"/>
          </w:tcPr>
          <w:p w14:paraId="72293F89" w14:textId="442B74D6" w:rsidR="00882F15" w:rsidRPr="00933A29" w:rsidRDefault="00882F15" w:rsidP="00590F38">
            <w:pPr>
              <w:spacing w:after="0"/>
              <w:jc w:val="center"/>
              <w:rPr>
                <w:rFonts w:cstheme="minorHAnsi"/>
                <w:sz w:val="20"/>
                <w:szCs w:val="20"/>
              </w:rPr>
            </w:pPr>
            <w:r w:rsidRPr="00933A29">
              <w:rPr>
                <w:rFonts w:cstheme="minorHAnsi"/>
                <w:color w:val="000000"/>
                <w:sz w:val="20"/>
                <w:szCs w:val="20"/>
              </w:rPr>
              <w:t>Benzene</w:t>
            </w:r>
          </w:p>
        </w:tc>
        <w:tc>
          <w:tcPr>
            <w:tcW w:w="900" w:type="dxa"/>
            <w:vAlign w:val="center"/>
          </w:tcPr>
          <w:p w14:paraId="33774E0D" w14:textId="522E0B2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2A542E27" w14:textId="77777777" w:rsidTr="00590F38">
        <w:trPr>
          <w:trHeight w:val="143"/>
        </w:trPr>
        <w:tc>
          <w:tcPr>
            <w:tcW w:w="3055" w:type="dxa"/>
            <w:vAlign w:val="center"/>
          </w:tcPr>
          <w:p w14:paraId="4F2F9574" w14:textId="4B6F006E"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6F855616" w14:textId="7C70624F" w:rsidR="00882F15" w:rsidRPr="00933A29" w:rsidRDefault="00882F15" w:rsidP="00590F38">
            <w:pPr>
              <w:spacing w:after="0"/>
              <w:jc w:val="center"/>
              <w:rPr>
                <w:rFonts w:cstheme="minorHAnsi"/>
                <w:sz w:val="20"/>
                <w:szCs w:val="20"/>
              </w:rPr>
            </w:pPr>
            <w:r w:rsidRPr="00933A29">
              <w:rPr>
                <w:rFonts w:cstheme="minorHAnsi"/>
                <w:color w:val="000000"/>
                <w:sz w:val="20"/>
                <w:szCs w:val="20"/>
              </w:rPr>
              <w:t>CCHO</w:t>
            </w:r>
          </w:p>
        </w:tc>
        <w:tc>
          <w:tcPr>
            <w:tcW w:w="3780" w:type="dxa"/>
            <w:vAlign w:val="center"/>
          </w:tcPr>
          <w:p w14:paraId="69447DC1" w14:textId="7E78758B" w:rsidR="00882F15" w:rsidRPr="00933A29" w:rsidRDefault="00882F15" w:rsidP="00590F38">
            <w:pPr>
              <w:spacing w:after="0"/>
              <w:jc w:val="center"/>
              <w:rPr>
                <w:rFonts w:cstheme="minorHAnsi"/>
                <w:sz w:val="20"/>
                <w:szCs w:val="20"/>
              </w:rPr>
            </w:pPr>
            <w:r w:rsidRPr="00933A29">
              <w:rPr>
                <w:rFonts w:cstheme="minorHAnsi"/>
                <w:color w:val="000000"/>
                <w:sz w:val="20"/>
                <w:szCs w:val="20"/>
              </w:rPr>
              <w:t>Acetaldehyde</w:t>
            </w:r>
          </w:p>
        </w:tc>
        <w:tc>
          <w:tcPr>
            <w:tcW w:w="900" w:type="dxa"/>
            <w:vAlign w:val="center"/>
          </w:tcPr>
          <w:p w14:paraId="03994762" w14:textId="6E4257A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69AF4414" w14:textId="77777777" w:rsidTr="00590F38">
        <w:trPr>
          <w:trHeight w:val="143"/>
        </w:trPr>
        <w:tc>
          <w:tcPr>
            <w:tcW w:w="3055" w:type="dxa"/>
            <w:vAlign w:val="center"/>
          </w:tcPr>
          <w:p w14:paraId="7A7B66CE" w14:textId="0229426A"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6B23E877" w14:textId="03E59E86" w:rsidR="00882F15" w:rsidRPr="00933A29" w:rsidRDefault="00882F15" w:rsidP="00590F38">
            <w:pPr>
              <w:spacing w:after="0"/>
              <w:jc w:val="center"/>
              <w:rPr>
                <w:rFonts w:cstheme="minorHAnsi"/>
                <w:sz w:val="20"/>
                <w:szCs w:val="20"/>
              </w:rPr>
            </w:pPr>
            <w:r w:rsidRPr="00933A29">
              <w:rPr>
                <w:rFonts w:cstheme="minorHAnsi"/>
                <w:color w:val="000000"/>
                <w:sz w:val="20"/>
                <w:szCs w:val="20"/>
              </w:rPr>
              <w:t>CH4</w:t>
            </w:r>
          </w:p>
        </w:tc>
        <w:tc>
          <w:tcPr>
            <w:tcW w:w="3780" w:type="dxa"/>
            <w:vAlign w:val="center"/>
          </w:tcPr>
          <w:p w14:paraId="5B9A1258" w14:textId="1AFF2F22" w:rsidR="00882F15" w:rsidRPr="00933A29" w:rsidRDefault="00882F15" w:rsidP="00590F38">
            <w:pPr>
              <w:spacing w:after="0"/>
              <w:jc w:val="center"/>
              <w:rPr>
                <w:rFonts w:cstheme="minorHAnsi"/>
                <w:sz w:val="20"/>
                <w:szCs w:val="20"/>
              </w:rPr>
            </w:pPr>
            <w:r w:rsidRPr="00933A29">
              <w:rPr>
                <w:rFonts w:cstheme="minorHAnsi"/>
                <w:color w:val="000000"/>
                <w:sz w:val="20"/>
                <w:szCs w:val="20"/>
              </w:rPr>
              <w:t>Methane</w:t>
            </w:r>
          </w:p>
        </w:tc>
        <w:tc>
          <w:tcPr>
            <w:tcW w:w="900" w:type="dxa"/>
            <w:vAlign w:val="center"/>
          </w:tcPr>
          <w:p w14:paraId="40BE9036" w14:textId="4ABFFB8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12EA00D" w14:textId="77777777" w:rsidTr="00590F38">
        <w:trPr>
          <w:trHeight w:val="143"/>
        </w:trPr>
        <w:tc>
          <w:tcPr>
            <w:tcW w:w="3055" w:type="dxa"/>
            <w:vAlign w:val="center"/>
          </w:tcPr>
          <w:p w14:paraId="03D392A7" w14:textId="4220CF2E"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66ADCCE9" w14:textId="7FB90028" w:rsidR="00882F15" w:rsidRPr="00933A29" w:rsidRDefault="00882F15" w:rsidP="00590F38">
            <w:pPr>
              <w:spacing w:after="0"/>
              <w:jc w:val="center"/>
              <w:rPr>
                <w:rFonts w:cstheme="minorHAnsi"/>
                <w:sz w:val="20"/>
                <w:szCs w:val="20"/>
              </w:rPr>
            </w:pPr>
            <w:r w:rsidRPr="00933A29">
              <w:rPr>
                <w:rFonts w:cstheme="minorHAnsi"/>
                <w:color w:val="000000"/>
                <w:sz w:val="20"/>
                <w:szCs w:val="20"/>
              </w:rPr>
              <w:t>ETHE</w:t>
            </w:r>
          </w:p>
        </w:tc>
        <w:tc>
          <w:tcPr>
            <w:tcW w:w="3780" w:type="dxa"/>
            <w:vAlign w:val="center"/>
          </w:tcPr>
          <w:p w14:paraId="349AE1FC" w14:textId="774806AC" w:rsidR="00882F15" w:rsidRPr="00933A29" w:rsidRDefault="00882F15" w:rsidP="00590F38">
            <w:pPr>
              <w:spacing w:after="0"/>
              <w:jc w:val="center"/>
              <w:rPr>
                <w:rFonts w:cstheme="minorHAnsi"/>
                <w:sz w:val="20"/>
                <w:szCs w:val="20"/>
              </w:rPr>
            </w:pPr>
            <w:r w:rsidRPr="00933A29">
              <w:rPr>
                <w:rFonts w:cstheme="minorHAnsi"/>
                <w:color w:val="000000"/>
                <w:sz w:val="20"/>
                <w:szCs w:val="20"/>
              </w:rPr>
              <w:t>Ethene</w:t>
            </w:r>
          </w:p>
        </w:tc>
        <w:tc>
          <w:tcPr>
            <w:tcW w:w="900" w:type="dxa"/>
            <w:vAlign w:val="center"/>
          </w:tcPr>
          <w:p w14:paraId="34DC4422" w14:textId="2134F656"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31C67B18" w14:textId="77777777" w:rsidTr="00590F38">
        <w:trPr>
          <w:trHeight w:val="143"/>
        </w:trPr>
        <w:tc>
          <w:tcPr>
            <w:tcW w:w="3055" w:type="dxa"/>
            <w:vAlign w:val="center"/>
          </w:tcPr>
          <w:p w14:paraId="74BEC213" w14:textId="07DB12D8"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55284B50" w14:textId="7A6E9486" w:rsidR="00882F15" w:rsidRPr="00933A29" w:rsidRDefault="00882F15" w:rsidP="00590F38">
            <w:pPr>
              <w:spacing w:after="0"/>
              <w:jc w:val="center"/>
              <w:rPr>
                <w:rFonts w:cstheme="minorHAnsi"/>
                <w:sz w:val="20"/>
                <w:szCs w:val="20"/>
              </w:rPr>
            </w:pPr>
            <w:r w:rsidRPr="00933A29">
              <w:rPr>
                <w:rFonts w:cstheme="minorHAnsi"/>
                <w:color w:val="000000"/>
                <w:sz w:val="20"/>
                <w:szCs w:val="20"/>
              </w:rPr>
              <w:t>ETOH</w:t>
            </w:r>
          </w:p>
        </w:tc>
        <w:tc>
          <w:tcPr>
            <w:tcW w:w="3780" w:type="dxa"/>
            <w:vAlign w:val="center"/>
          </w:tcPr>
          <w:p w14:paraId="05DE1D8C" w14:textId="7F44D163" w:rsidR="00882F15" w:rsidRPr="00933A29" w:rsidRDefault="00882F15" w:rsidP="00590F38">
            <w:pPr>
              <w:spacing w:after="0"/>
              <w:jc w:val="center"/>
              <w:rPr>
                <w:rFonts w:cstheme="minorHAnsi"/>
                <w:sz w:val="20"/>
                <w:szCs w:val="20"/>
              </w:rPr>
            </w:pPr>
            <w:r w:rsidRPr="00933A29">
              <w:rPr>
                <w:rFonts w:cstheme="minorHAnsi"/>
                <w:color w:val="000000"/>
                <w:sz w:val="20"/>
                <w:szCs w:val="20"/>
              </w:rPr>
              <w:t>Ethanol</w:t>
            </w:r>
          </w:p>
        </w:tc>
        <w:tc>
          <w:tcPr>
            <w:tcW w:w="900" w:type="dxa"/>
            <w:vAlign w:val="center"/>
          </w:tcPr>
          <w:p w14:paraId="35204366" w14:textId="0E21B4C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38A92883" w14:textId="77777777" w:rsidTr="00590F38">
        <w:trPr>
          <w:trHeight w:val="143"/>
        </w:trPr>
        <w:tc>
          <w:tcPr>
            <w:tcW w:w="3055" w:type="dxa"/>
            <w:vAlign w:val="center"/>
          </w:tcPr>
          <w:p w14:paraId="266D15CC" w14:textId="3E21333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41E9F0ED" w14:textId="1AB5FD80" w:rsidR="00882F15" w:rsidRPr="00933A29" w:rsidRDefault="00882F15" w:rsidP="00590F38">
            <w:pPr>
              <w:spacing w:after="0"/>
              <w:jc w:val="center"/>
              <w:rPr>
                <w:rFonts w:cstheme="minorHAnsi"/>
                <w:sz w:val="20"/>
                <w:szCs w:val="20"/>
              </w:rPr>
            </w:pPr>
            <w:r w:rsidRPr="00933A29">
              <w:rPr>
                <w:rFonts w:cstheme="minorHAnsi"/>
                <w:color w:val="000000"/>
                <w:sz w:val="20"/>
                <w:szCs w:val="20"/>
              </w:rPr>
              <w:t>FACD</w:t>
            </w:r>
          </w:p>
        </w:tc>
        <w:tc>
          <w:tcPr>
            <w:tcW w:w="3780" w:type="dxa"/>
            <w:vAlign w:val="center"/>
          </w:tcPr>
          <w:p w14:paraId="46CC8851" w14:textId="52CAE666" w:rsidR="00882F15" w:rsidRPr="00933A29" w:rsidRDefault="00882F15" w:rsidP="00590F38">
            <w:pPr>
              <w:spacing w:after="0"/>
              <w:jc w:val="center"/>
              <w:rPr>
                <w:rFonts w:cstheme="minorHAnsi"/>
                <w:sz w:val="20"/>
                <w:szCs w:val="20"/>
              </w:rPr>
            </w:pPr>
            <w:r w:rsidRPr="00933A29">
              <w:rPr>
                <w:rFonts w:cstheme="minorHAnsi"/>
                <w:color w:val="000000"/>
                <w:sz w:val="20"/>
                <w:szCs w:val="20"/>
              </w:rPr>
              <w:t>Formic Acid</w:t>
            </w:r>
          </w:p>
        </w:tc>
        <w:tc>
          <w:tcPr>
            <w:tcW w:w="900" w:type="dxa"/>
            <w:vAlign w:val="center"/>
          </w:tcPr>
          <w:p w14:paraId="2F966B8F" w14:textId="4CF5BB2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32F018BB" w14:textId="77777777" w:rsidTr="00590F38">
        <w:trPr>
          <w:trHeight w:val="143"/>
        </w:trPr>
        <w:tc>
          <w:tcPr>
            <w:tcW w:w="3055" w:type="dxa"/>
            <w:vAlign w:val="center"/>
          </w:tcPr>
          <w:p w14:paraId="4C840214" w14:textId="0A19E126"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7F50A6F5" w14:textId="1DDF2CB3" w:rsidR="00882F15" w:rsidRPr="00933A29" w:rsidRDefault="00882F15" w:rsidP="00590F38">
            <w:pPr>
              <w:spacing w:after="0"/>
              <w:jc w:val="center"/>
              <w:rPr>
                <w:rFonts w:cstheme="minorHAnsi"/>
                <w:sz w:val="20"/>
                <w:szCs w:val="20"/>
              </w:rPr>
            </w:pPr>
            <w:r w:rsidRPr="00933A29">
              <w:rPr>
                <w:rFonts w:cstheme="minorHAnsi"/>
                <w:color w:val="000000"/>
                <w:sz w:val="20"/>
                <w:szCs w:val="20"/>
              </w:rPr>
              <w:t>GLY</w:t>
            </w:r>
          </w:p>
        </w:tc>
        <w:tc>
          <w:tcPr>
            <w:tcW w:w="3780" w:type="dxa"/>
            <w:vAlign w:val="center"/>
          </w:tcPr>
          <w:p w14:paraId="54220235" w14:textId="15C283DB" w:rsidR="00882F15" w:rsidRPr="00933A29" w:rsidRDefault="00882F15" w:rsidP="00590F38">
            <w:pPr>
              <w:spacing w:after="0"/>
              <w:jc w:val="center"/>
              <w:rPr>
                <w:rFonts w:cstheme="minorHAnsi"/>
                <w:sz w:val="20"/>
                <w:szCs w:val="20"/>
              </w:rPr>
            </w:pPr>
            <w:r w:rsidRPr="00933A29">
              <w:rPr>
                <w:rFonts w:cstheme="minorHAnsi"/>
                <w:color w:val="000000"/>
                <w:sz w:val="20"/>
                <w:szCs w:val="20"/>
              </w:rPr>
              <w:t>Glyoxal</w:t>
            </w:r>
          </w:p>
        </w:tc>
        <w:tc>
          <w:tcPr>
            <w:tcW w:w="900" w:type="dxa"/>
            <w:vAlign w:val="center"/>
          </w:tcPr>
          <w:p w14:paraId="37BB992D" w14:textId="62491E3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1877B123" w14:textId="77777777" w:rsidTr="00590F38">
        <w:trPr>
          <w:trHeight w:val="143"/>
        </w:trPr>
        <w:tc>
          <w:tcPr>
            <w:tcW w:w="3055" w:type="dxa"/>
            <w:vAlign w:val="center"/>
          </w:tcPr>
          <w:p w14:paraId="3FF19F6A" w14:textId="2A18B331"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337D8B69" w14:textId="109F33C6" w:rsidR="00882F15" w:rsidRPr="00933A29" w:rsidRDefault="00882F15" w:rsidP="00590F38">
            <w:pPr>
              <w:spacing w:after="0"/>
              <w:jc w:val="center"/>
              <w:rPr>
                <w:rFonts w:cstheme="minorHAnsi"/>
                <w:sz w:val="20"/>
                <w:szCs w:val="20"/>
              </w:rPr>
            </w:pPr>
            <w:r w:rsidRPr="00933A29">
              <w:rPr>
                <w:rFonts w:cstheme="minorHAnsi"/>
                <w:color w:val="000000"/>
                <w:sz w:val="20"/>
                <w:szCs w:val="20"/>
              </w:rPr>
              <w:t>HCHO</w:t>
            </w:r>
          </w:p>
        </w:tc>
        <w:tc>
          <w:tcPr>
            <w:tcW w:w="3780" w:type="dxa"/>
            <w:vAlign w:val="center"/>
          </w:tcPr>
          <w:p w14:paraId="725A162E" w14:textId="4691E5A8" w:rsidR="00882F15" w:rsidRPr="00933A29" w:rsidRDefault="00882F15" w:rsidP="00590F38">
            <w:pPr>
              <w:spacing w:after="0"/>
              <w:jc w:val="center"/>
              <w:rPr>
                <w:rFonts w:cstheme="minorHAnsi"/>
                <w:sz w:val="20"/>
                <w:szCs w:val="20"/>
              </w:rPr>
            </w:pPr>
            <w:r w:rsidRPr="00933A29">
              <w:rPr>
                <w:rFonts w:cstheme="minorHAnsi"/>
                <w:color w:val="000000"/>
                <w:sz w:val="20"/>
                <w:szCs w:val="20"/>
              </w:rPr>
              <w:t>Formaldehyde</w:t>
            </w:r>
          </w:p>
        </w:tc>
        <w:tc>
          <w:tcPr>
            <w:tcW w:w="900" w:type="dxa"/>
            <w:vAlign w:val="center"/>
          </w:tcPr>
          <w:p w14:paraId="0511D727" w14:textId="662436B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2394FEAA" w14:textId="77777777" w:rsidTr="00590F38">
        <w:trPr>
          <w:trHeight w:val="143"/>
        </w:trPr>
        <w:tc>
          <w:tcPr>
            <w:tcW w:w="3055" w:type="dxa"/>
            <w:vAlign w:val="center"/>
          </w:tcPr>
          <w:p w14:paraId="42D34782" w14:textId="165519A0"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3E6B1E1E" w14:textId="59C4D99A" w:rsidR="00882F15" w:rsidRPr="00933A29" w:rsidRDefault="00882F15" w:rsidP="00590F38">
            <w:pPr>
              <w:spacing w:after="0"/>
              <w:jc w:val="center"/>
              <w:rPr>
                <w:rFonts w:cstheme="minorHAnsi"/>
                <w:sz w:val="20"/>
                <w:szCs w:val="20"/>
              </w:rPr>
            </w:pPr>
            <w:r w:rsidRPr="00933A29">
              <w:rPr>
                <w:rFonts w:cstheme="minorHAnsi"/>
                <w:color w:val="000000"/>
                <w:sz w:val="20"/>
                <w:szCs w:val="20"/>
              </w:rPr>
              <w:t>ISOP</w:t>
            </w:r>
          </w:p>
        </w:tc>
        <w:tc>
          <w:tcPr>
            <w:tcW w:w="3780" w:type="dxa"/>
            <w:vAlign w:val="center"/>
          </w:tcPr>
          <w:p w14:paraId="2E6F4136" w14:textId="6FDCD7E9" w:rsidR="00882F15" w:rsidRPr="00933A29" w:rsidRDefault="00882F15" w:rsidP="00590F38">
            <w:pPr>
              <w:spacing w:after="0"/>
              <w:jc w:val="center"/>
              <w:rPr>
                <w:rFonts w:cstheme="minorHAnsi"/>
                <w:sz w:val="20"/>
                <w:szCs w:val="20"/>
              </w:rPr>
            </w:pPr>
            <w:r w:rsidRPr="00933A29">
              <w:rPr>
                <w:rFonts w:cstheme="minorHAnsi"/>
                <w:color w:val="000000"/>
                <w:sz w:val="20"/>
                <w:szCs w:val="20"/>
              </w:rPr>
              <w:t>Isoprene</w:t>
            </w:r>
          </w:p>
        </w:tc>
        <w:tc>
          <w:tcPr>
            <w:tcW w:w="900" w:type="dxa"/>
            <w:vAlign w:val="center"/>
          </w:tcPr>
          <w:p w14:paraId="7D258610" w14:textId="0654063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5B339F1C" w14:textId="77777777" w:rsidTr="00590F38">
        <w:trPr>
          <w:trHeight w:val="143"/>
        </w:trPr>
        <w:tc>
          <w:tcPr>
            <w:tcW w:w="3055" w:type="dxa"/>
            <w:vAlign w:val="center"/>
          </w:tcPr>
          <w:p w14:paraId="25FA7422" w14:textId="607F86DB"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144614EB" w14:textId="17656AB5" w:rsidR="00882F15" w:rsidRPr="00933A29" w:rsidRDefault="00882F15" w:rsidP="00590F38">
            <w:pPr>
              <w:spacing w:after="0"/>
              <w:jc w:val="center"/>
              <w:rPr>
                <w:rFonts w:cstheme="minorHAnsi"/>
                <w:sz w:val="20"/>
                <w:szCs w:val="20"/>
              </w:rPr>
            </w:pPr>
            <w:r w:rsidRPr="00933A29">
              <w:rPr>
                <w:rFonts w:cstheme="minorHAnsi"/>
                <w:color w:val="000000"/>
                <w:sz w:val="20"/>
                <w:szCs w:val="20"/>
              </w:rPr>
              <w:t>MACR</w:t>
            </w:r>
          </w:p>
        </w:tc>
        <w:tc>
          <w:tcPr>
            <w:tcW w:w="3780" w:type="dxa"/>
            <w:vAlign w:val="center"/>
          </w:tcPr>
          <w:p w14:paraId="5F9D49AB" w14:textId="28BB71DB" w:rsidR="00882F15" w:rsidRPr="00933A29" w:rsidRDefault="00882F15" w:rsidP="00590F38">
            <w:pPr>
              <w:spacing w:after="0"/>
              <w:jc w:val="center"/>
              <w:rPr>
                <w:rFonts w:cstheme="minorHAnsi"/>
                <w:sz w:val="20"/>
                <w:szCs w:val="20"/>
              </w:rPr>
            </w:pPr>
            <w:r w:rsidRPr="00933A29">
              <w:rPr>
                <w:rFonts w:cstheme="minorHAnsi"/>
                <w:color w:val="000000"/>
                <w:sz w:val="20"/>
                <w:szCs w:val="20"/>
              </w:rPr>
              <w:t>Methacrolein</w:t>
            </w:r>
          </w:p>
        </w:tc>
        <w:tc>
          <w:tcPr>
            <w:tcW w:w="900" w:type="dxa"/>
            <w:vAlign w:val="center"/>
          </w:tcPr>
          <w:p w14:paraId="30201E35" w14:textId="3A0B98B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58B5CEC0" w14:textId="77777777" w:rsidTr="00590F38">
        <w:trPr>
          <w:trHeight w:val="143"/>
        </w:trPr>
        <w:tc>
          <w:tcPr>
            <w:tcW w:w="3055" w:type="dxa"/>
            <w:vAlign w:val="center"/>
          </w:tcPr>
          <w:p w14:paraId="666BD66D" w14:textId="69EE096E"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520E0AF5" w14:textId="6BECAB35" w:rsidR="00882F15" w:rsidRPr="00933A29" w:rsidRDefault="00882F15" w:rsidP="00590F38">
            <w:pPr>
              <w:spacing w:after="0"/>
              <w:jc w:val="center"/>
              <w:rPr>
                <w:rFonts w:cstheme="minorHAnsi"/>
                <w:sz w:val="20"/>
                <w:szCs w:val="20"/>
              </w:rPr>
            </w:pPr>
            <w:r w:rsidRPr="00933A29">
              <w:rPr>
                <w:rFonts w:cstheme="minorHAnsi"/>
                <w:color w:val="000000"/>
                <w:sz w:val="20"/>
                <w:szCs w:val="20"/>
              </w:rPr>
              <w:t>MEOH</w:t>
            </w:r>
          </w:p>
        </w:tc>
        <w:tc>
          <w:tcPr>
            <w:tcW w:w="3780" w:type="dxa"/>
            <w:vAlign w:val="center"/>
          </w:tcPr>
          <w:p w14:paraId="7FC74067" w14:textId="7170FFD2" w:rsidR="00882F15" w:rsidRPr="00933A29" w:rsidRDefault="00882F15" w:rsidP="00590F38">
            <w:pPr>
              <w:spacing w:after="0"/>
              <w:jc w:val="center"/>
              <w:rPr>
                <w:rFonts w:cstheme="minorHAnsi"/>
                <w:sz w:val="20"/>
                <w:szCs w:val="20"/>
              </w:rPr>
            </w:pPr>
            <w:r w:rsidRPr="00933A29">
              <w:rPr>
                <w:rFonts w:cstheme="minorHAnsi"/>
                <w:color w:val="000000"/>
                <w:sz w:val="20"/>
                <w:szCs w:val="20"/>
              </w:rPr>
              <w:t>Methanol</w:t>
            </w:r>
          </w:p>
        </w:tc>
        <w:tc>
          <w:tcPr>
            <w:tcW w:w="900" w:type="dxa"/>
            <w:vAlign w:val="center"/>
          </w:tcPr>
          <w:p w14:paraId="19FEA2BC" w14:textId="171306F7"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2C73871D" w14:textId="77777777" w:rsidTr="00590F38">
        <w:trPr>
          <w:trHeight w:val="143"/>
        </w:trPr>
        <w:tc>
          <w:tcPr>
            <w:tcW w:w="3055" w:type="dxa"/>
            <w:vAlign w:val="center"/>
          </w:tcPr>
          <w:p w14:paraId="51C98E64" w14:textId="4FFEE5F4"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3C6868B9" w14:textId="00C8B2A3" w:rsidR="00882F15" w:rsidRPr="00933A29" w:rsidRDefault="00882F15" w:rsidP="00590F38">
            <w:pPr>
              <w:spacing w:after="0"/>
              <w:jc w:val="center"/>
              <w:rPr>
                <w:rFonts w:cstheme="minorHAnsi"/>
                <w:sz w:val="20"/>
                <w:szCs w:val="20"/>
              </w:rPr>
            </w:pPr>
            <w:r w:rsidRPr="00933A29">
              <w:rPr>
                <w:rFonts w:cstheme="minorHAnsi"/>
                <w:color w:val="000000"/>
                <w:sz w:val="20"/>
                <w:szCs w:val="20"/>
              </w:rPr>
              <w:t>MGLY</w:t>
            </w:r>
          </w:p>
        </w:tc>
        <w:tc>
          <w:tcPr>
            <w:tcW w:w="3780" w:type="dxa"/>
            <w:vAlign w:val="center"/>
          </w:tcPr>
          <w:p w14:paraId="0C86453F" w14:textId="2E79C765"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 Glyoxal</w:t>
            </w:r>
          </w:p>
        </w:tc>
        <w:tc>
          <w:tcPr>
            <w:tcW w:w="900" w:type="dxa"/>
            <w:vAlign w:val="center"/>
          </w:tcPr>
          <w:p w14:paraId="161B32AB" w14:textId="10E33FA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763CC8C4" w14:textId="77777777" w:rsidTr="00590F38">
        <w:trPr>
          <w:trHeight w:val="143"/>
        </w:trPr>
        <w:tc>
          <w:tcPr>
            <w:tcW w:w="3055" w:type="dxa"/>
            <w:vAlign w:val="center"/>
          </w:tcPr>
          <w:p w14:paraId="671337D4" w14:textId="790E3728"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6751A71D" w14:textId="3166EC49" w:rsidR="00882F15" w:rsidRPr="00933A29" w:rsidRDefault="00882F15" w:rsidP="00590F38">
            <w:pPr>
              <w:spacing w:after="0"/>
              <w:jc w:val="center"/>
              <w:rPr>
                <w:rFonts w:cstheme="minorHAnsi"/>
                <w:sz w:val="20"/>
                <w:szCs w:val="20"/>
              </w:rPr>
            </w:pPr>
            <w:r w:rsidRPr="00933A29">
              <w:rPr>
                <w:rFonts w:cstheme="minorHAnsi"/>
                <w:color w:val="000000"/>
                <w:sz w:val="20"/>
                <w:szCs w:val="20"/>
              </w:rPr>
              <w:t>MVK</w:t>
            </w:r>
          </w:p>
        </w:tc>
        <w:tc>
          <w:tcPr>
            <w:tcW w:w="3780" w:type="dxa"/>
            <w:vAlign w:val="center"/>
          </w:tcPr>
          <w:p w14:paraId="42850157" w14:textId="54837A38"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 Vinyl Ketone</w:t>
            </w:r>
          </w:p>
        </w:tc>
        <w:tc>
          <w:tcPr>
            <w:tcW w:w="900" w:type="dxa"/>
            <w:vAlign w:val="center"/>
          </w:tcPr>
          <w:p w14:paraId="03913F79" w14:textId="52F49E0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1C8B315F" w14:textId="77777777" w:rsidTr="00590F38">
        <w:trPr>
          <w:trHeight w:val="143"/>
        </w:trPr>
        <w:tc>
          <w:tcPr>
            <w:tcW w:w="3055" w:type="dxa"/>
            <w:vAlign w:val="center"/>
          </w:tcPr>
          <w:p w14:paraId="14EEEFCE" w14:textId="0D5FF4D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2D727B31" w14:textId="353FFA8D" w:rsidR="00882F15" w:rsidRPr="00933A29" w:rsidRDefault="00882F15" w:rsidP="00590F38">
            <w:pPr>
              <w:spacing w:after="0"/>
              <w:jc w:val="center"/>
              <w:rPr>
                <w:rFonts w:cstheme="minorHAnsi"/>
                <w:sz w:val="20"/>
                <w:szCs w:val="20"/>
              </w:rPr>
            </w:pPr>
            <w:r w:rsidRPr="00933A29">
              <w:rPr>
                <w:rFonts w:cstheme="minorHAnsi"/>
                <w:color w:val="000000"/>
                <w:sz w:val="20"/>
                <w:szCs w:val="20"/>
              </w:rPr>
              <w:t>MXYL</w:t>
            </w:r>
          </w:p>
        </w:tc>
        <w:tc>
          <w:tcPr>
            <w:tcW w:w="3780" w:type="dxa"/>
            <w:vAlign w:val="center"/>
          </w:tcPr>
          <w:p w14:paraId="1BECD9F9" w14:textId="727BBA07" w:rsidR="00882F15" w:rsidRPr="00933A29" w:rsidRDefault="00882F15" w:rsidP="00590F38">
            <w:pPr>
              <w:spacing w:after="0"/>
              <w:jc w:val="center"/>
              <w:rPr>
                <w:rFonts w:cstheme="minorHAnsi"/>
                <w:sz w:val="20"/>
                <w:szCs w:val="20"/>
              </w:rPr>
            </w:pPr>
            <w:r w:rsidRPr="00933A29">
              <w:rPr>
                <w:rFonts w:cstheme="minorHAnsi"/>
                <w:color w:val="000000"/>
                <w:sz w:val="20"/>
                <w:szCs w:val="20"/>
              </w:rPr>
              <w:t>m-Xylene</w:t>
            </w:r>
          </w:p>
        </w:tc>
        <w:tc>
          <w:tcPr>
            <w:tcW w:w="900" w:type="dxa"/>
            <w:vAlign w:val="center"/>
          </w:tcPr>
          <w:p w14:paraId="6872F0C2" w14:textId="0F9C9156"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3B3E18B4" w14:textId="77777777" w:rsidTr="00590F38">
        <w:trPr>
          <w:trHeight w:val="143"/>
        </w:trPr>
        <w:tc>
          <w:tcPr>
            <w:tcW w:w="3055" w:type="dxa"/>
            <w:vAlign w:val="center"/>
          </w:tcPr>
          <w:p w14:paraId="22F1DCC2" w14:textId="04804E36"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33AED0C0" w14:textId="49452969" w:rsidR="00882F15" w:rsidRPr="00933A29" w:rsidRDefault="00882F15" w:rsidP="00590F38">
            <w:pPr>
              <w:spacing w:after="0"/>
              <w:jc w:val="center"/>
              <w:rPr>
                <w:rFonts w:cstheme="minorHAnsi"/>
                <w:sz w:val="20"/>
                <w:szCs w:val="20"/>
              </w:rPr>
            </w:pPr>
            <w:r w:rsidRPr="00933A29">
              <w:rPr>
                <w:rFonts w:cstheme="minorHAnsi"/>
                <w:color w:val="000000"/>
                <w:sz w:val="20"/>
                <w:szCs w:val="20"/>
              </w:rPr>
              <w:t>NAPH</w:t>
            </w:r>
          </w:p>
        </w:tc>
        <w:tc>
          <w:tcPr>
            <w:tcW w:w="3780" w:type="dxa"/>
            <w:vAlign w:val="center"/>
          </w:tcPr>
          <w:p w14:paraId="548B1A29" w14:textId="7D527908" w:rsidR="00882F15" w:rsidRPr="00933A29" w:rsidRDefault="00882F15" w:rsidP="00590F38">
            <w:pPr>
              <w:spacing w:after="0"/>
              <w:jc w:val="center"/>
              <w:rPr>
                <w:rFonts w:cstheme="minorHAnsi"/>
                <w:sz w:val="20"/>
                <w:szCs w:val="20"/>
              </w:rPr>
            </w:pPr>
            <w:r w:rsidRPr="00933A29">
              <w:rPr>
                <w:rFonts w:cstheme="minorHAnsi"/>
                <w:color w:val="000000"/>
                <w:sz w:val="20"/>
                <w:szCs w:val="20"/>
              </w:rPr>
              <w:t>Naphthalene</w:t>
            </w:r>
          </w:p>
        </w:tc>
        <w:tc>
          <w:tcPr>
            <w:tcW w:w="900" w:type="dxa"/>
            <w:vAlign w:val="center"/>
          </w:tcPr>
          <w:p w14:paraId="77776A83" w14:textId="5FFA2A9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62A85527" w14:textId="77777777" w:rsidTr="00590F38">
        <w:trPr>
          <w:trHeight w:val="143"/>
        </w:trPr>
        <w:tc>
          <w:tcPr>
            <w:tcW w:w="3055" w:type="dxa"/>
            <w:vAlign w:val="center"/>
          </w:tcPr>
          <w:p w14:paraId="584687A2" w14:textId="1B406794"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24CE2E51" w14:textId="10D25D41" w:rsidR="00882F15" w:rsidRPr="00933A29" w:rsidRDefault="00882F15" w:rsidP="00590F38">
            <w:pPr>
              <w:spacing w:after="0"/>
              <w:jc w:val="center"/>
              <w:rPr>
                <w:rFonts w:cstheme="minorHAnsi"/>
                <w:sz w:val="20"/>
                <w:szCs w:val="20"/>
              </w:rPr>
            </w:pPr>
            <w:r w:rsidRPr="00933A29">
              <w:rPr>
                <w:rFonts w:cstheme="minorHAnsi"/>
                <w:color w:val="000000"/>
                <w:sz w:val="20"/>
                <w:szCs w:val="20"/>
              </w:rPr>
              <w:t>OXYL</w:t>
            </w:r>
          </w:p>
        </w:tc>
        <w:tc>
          <w:tcPr>
            <w:tcW w:w="3780" w:type="dxa"/>
            <w:vAlign w:val="center"/>
          </w:tcPr>
          <w:p w14:paraId="14D39273" w14:textId="71503AD6" w:rsidR="00882F15" w:rsidRPr="00933A29" w:rsidRDefault="00882F15" w:rsidP="00590F38">
            <w:pPr>
              <w:spacing w:after="0"/>
              <w:jc w:val="center"/>
              <w:rPr>
                <w:rFonts w:cstheme="minorHAnsi"/>
                <w:sz w:val="20"/>
                <w:szCs w:val="20"/>
              </w:rPr>
            </w:pPr>
            <w:r w:rsidRPr="00933A29">
              <w:rPr>
                <w:rFonts w:cstheme="minorHAnsi"/>
                <w:color w:val="000000"/>
                <w:sz w:val="20"/>
                <w:szCs w:val="20"/>
              </w:rPr>
              <w:t>o-Xylene</w:t>
            </w:r>
          </w:p>
        </w:tc>
        <w:tc>
          <w:tcPr>
            <w:tcW w:w="900" w:type="dxa"/>
            <w:vAlign w:val="center"/>
          </w:tcPr>
          <w:p w14:paraId="13A60206" w14:textId="2DEE14B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6B146B8E" w14:textId="77777777" w:rsidTr="00590F38">
        <w:trPr>
          <w:trHeight w:val="143"/>
        </w:trPr>
        <w:tc>
          <w:tcPr>
            <w:tcW w:w="3055" w:type="dxa"/>
            <w:vAlign w:val="center"/>
          </w:tcPr>
          <w:p w14:paraId="6ED7A31D" w14:textId="219E46D7"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61998997" w14:textId="50107814" w:rsidR="00882F15" w:rsidRPr="00933A29" w:rsidRDefault="00882F15" w:rsidP="00590F38">
            <w:pPr>
              <w:spacing w:after="0"/>
              <w:jc w:val="center"/>
              <w:rPr>
                <w:rFonts w:cstheme="minorHAnsi"/>
                <w:sz w:val="20"/>
                <w:szCs w:val="20"/>
              </w:rPr>
            </w:pPr>
            <w:r w:rsidRPr="00933A29">
              <w:rPr>
                <w:rFonts w:cstheme="minorHAnsi"/>
                <w:color w:val="000000"/>
                <w:sz w:val="20"/>
                <w:szCs w:val="20"/>
              </w:rPr>
              <w:t>PRPE</w:t>
            </w:r>
          </w:p>
        </w:tc>
        <w:tc>
          <w:tcPr>
            <w:tcW w:w="3780" w:type="dxa"/>
            <w:vAlign w:val="center"/>
          </w:tcPr>
          <w:p w14:paraId="5A406203" w14:textId="22DB662B" w:rsidR="00882F15" w:rsidRPr="00933A29" w:rsidRDefault="00882F15" w:rsidP="00590F38">
            <w:pPr>
              <w:spacing w:after="0"/>
              <w:jc w:val="center"/>
              <w:rPr>
                <w:rFonts w:cstheme="minorHAnsi"/>
                <w:sz w:val="20"/>
                <w:szCs w:val="20"/>
              </w:rPr>
            </w:pPr>
            <w:r w:rsidRPr="00933A29">
              <w:rPr>
                <w:rFonts w:cstheme="minorHAnsi"/>
                <w:color w:val="000000"/>
                <w:sz w:val="20"/>
                <w:szCs w:val="20"/>
              </w:rPr>
              <w:t>Propane</w:t>
            </w:r>
          </w:p>
        </w:tc>
        <w:tc>
          <w:tcPr>
            <w:tcW w:w="900" w:type="dxa"/>
            <w:vAlign w:val="center"/>
          </w:tcPr>
          <w:p w14:paraId="72FCE61A" w14:textId="55EB3D5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43D5DB5C" w14:textId="77777777" w:rsidTr="00590F38">
        <w:trPr>
          <w:trHeight w:val="143"/>
        </w:trPr>
        <w:tc>
          <w:tcPr>
            <w:tcW w:w="3055" w:type="dxa"/>
            <w:vAlign w:val="center"/>
          </w:tcPr>
          <w:p w14:paraId="096F0706" w14:textId="3C9DE609"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036D1BF8" w14:textId="108ECB87" w:rsidR="00882F15" w:rsidRPr="00933A29" w:rsidRDefault="00882F15" w:rsidP="00590F38">
            <w:pPr>
              <w:spacing w:after="0"/>
              <w:jc w:val="center"/>
              <w:rPr>
                <w:rFonts w:cstheme="minorHAnsi"/>
                <w:sz w:val="20"/>
                <w:szCs w:val="20"/>
              </w:rPr>
            </w:pPr>
            <w:r w:rsidRPr="00933A29">
              <w:rPr>
                <w:rFonts w:cstheme="minorHAnsi"/>
                <w:color w:val="000000"/>
                <w:sz w:val="20"/>
                <w:szCs w:val="20"/>
              </w:rPr>
              <w:t>PXYL</w:t>
            </w:r>
          </w:p>
        </w:tc>
        <w:tc>
          <w:tcPr>
            <w:tcW w:w="3780" w:type="dxa"/>
            <w:vAlign w:val="center"/>
          </w:tcPr>
          <w:p w14:paraId="0BD6A1B5" w14:textId="5122AEDE" w:rsidR="00882F15" w:rsidRPr="00933A29" w:rsidRDefault="00882F15" w:rsidP="00590F38">
            <w:pPr>
              <w:spacing w:after="0"/>
              <w:jc w:val="center"/>
              <w:rPr>
                <w:rFonts w:cstheme="minorHAnsi"/>
                <w:sz w:val="20"/>
                <w:szCs w:val="20"/>
              </w:rPr>
            </w:pPr>
            <w:r w:rsidRPr="00933A29">
              <w:rPr>
                <w:rFonts w:cstheme="minorHAnsi"/>
                <w:color w:val="000000"/>
                <w:sz w:val="20"/>
                <w:szCs w:val="20"/>
              </w:rPr>
              <w:t>p-Xylene</w:t>
            </w:r>
          </w:p>
        </w:tc>
        <w:tc>
          <w:tcPr>
            <w:tcW w:w="900" w:type="dxa"/>
            <w:vAlign w:val="center"/>
          </w:tcPr>
          <w:p w14:paraId="44066177" w14:textId="3A9B56A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157C2530" w14:textId="77777777" w:rsidTr="00590F38">
        <w:trPr>
          <w:trHeight w:val="143"/>
        </w:trPr>
        <w:tc>
          <w:tcPr>
            <w:tcW w:w="3055" w:type="dxa"/>
            <w:vAlign w:val="center"/>
          </w:tcPr>
          <w:p w14:paraId="7E4D3D0C" w14:textId="74586D54"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742BF363" w14:textId="7F672AD8" w:rsidR="00882F15" w:rsidRPr="00933A29" w:rsidRDefault="00882F15" w:rsidP="00590F38">
            <w:pPr>
              <w:spacing w:after="0"/>
              <w:jc w:val="center"/>
              <w:rPr>
                <w:rFonts w:cstheme="minorHAnsi"/>
                <w:sz w:val="20"/>
                <w:szCs w:val="20"/>
              </w:rPr>
            </w:pPr>
            <w:r w:rsidRPr="00933A29">
              <w:rPr>
                <w:rFonts w:cstheme="minorHAnsi"/>
                <w:color w:val="000000"/>
                <w:sz w:val="20"/>
                <w:szCs w:val="20"/>
              </w:rPr>
              <w:t>TOLU</w:t>
            </w:r>
          </w:p>
        </w:tc>
        <w:tc>
          <w:tcPr>
            <w:tcW w:w="3780" w:type="dxa"/>
            <w:vAlign w:val="center"/>
          </w:tcPr>
          <w:p w14:paraId="55250AE2" w14:textId="33E3A013" w:rsidR="00882F15" w:rsidRPr="00933A29" w:rsidRDefault="00882F15" w:rsidP="00590F38">
            <w:pPr>
              <w:spacing w:after="0"/>
              <w:jc w:val="center"/>
              <w:rPr>
                <w:rFonts w:cstheme="minorHAnsi"/>
                <w:sz w:val="20"/>
                <w:szCs w:val="20"/>
              </w:rPr>
            </w:pPr>
            <w:r w:rsidRPr="00933A29">
              <w:rPr>
                <w:rFonts w:cstheme="minorHAnsi"/>
                <w:color w:val="000000"/>
                <w:sz w:val="20"/>
                <w:szCs w:val="20"/>
              </w:rPr>
              <w:t>Toluene</w:t>
            </w:r>
          </w:p>
        </w:tc>
        <w:tc>
          <w:tcPr>
            <w:tcW w:w="900" w:type="dxa"/>
            <w:vAlign w:val="center"/>
          </w:tcPr>
          <w:p w14:paraId="091F6BED" w14:textId="3E80B94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329FC5DA" w14:textId="77777777" w:rsidTr="00590F38">
        <w:trPr>
          <w:trHeight w:val="143"/>
        </w:trPr>
        <w:tc>
          <w:tcPr>
            <w:tcW w:w="3055" w:type="dxa"/>
            <w:vAlign w:val="center"/>
          </w:tcPr>
          <w:p w14:paraId="56AB5DDB" w14:textId="6B5040AA"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073C75FA" w14:textId="00CDA73B" w:rsidR="00882F15" w:rsidRPr="00933A29" w:rsidRDefault="00882F15" w:rsidP="00590F38">
            <w:pPr>
              <w:spacing w:after="0"/>
              <w:jc w:val="center"/>
              <w:rPr>
                <w:rFonts w:cstheme="minorHAnsi"/>
                <w:sz w:val="20"/>
                <w:szCs w:val="20"/>
              </w:rPr>
            </w:pPr>
            <w:r w:rsidRPr="00933A29">
              <w:rPr>
                <w:rFonts w:cstheme="minorHAnsi"/>
                <w:color w:val="000000"/>
                <w:sz w:val="20"/>
                <w:szCs w:val="20"/>
              </w:rPr>
              <w:t>ALK1</w:t>
            </w:r>
          </w:p>
        </w:tc>
        <w:tc>
          <w:tcPr>
            <w:tcW w:w="3780" w:type="dxa"/>
            <w:vAlign w:val="center"/>
          </w:tcPr>
          <w:p w14:paraId="35869C03" w14:textId="6C954471"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Alkanes and other non-aromatic compounds that react only with OH and have a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between 2 and 5 x 10</w:t>
            </w:r>
            <w:r w:rsidRPr="00933A29">
              <w:rPr>
                <w:rFonts w:cstheme="minorHAnsi"/>
                <w:color w:val="000000"/>
                <w:sz w:val="20"/>
                <w:szCs w:val="20"/>
                <w:vertAlign w:val="superscript"/>
              </w:rPr>
              <w:t>2</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r w:rsidRPr="00933A29">
              <w:rPr>
                <w:rFonts w:cstheme="minorHAnsi"/>
                <w:color w:val="000000"/>
                <w:sz w:val="20"/>
                <w:szCs w:val="20"/>
              </w:rPr>
              <w:t xml:space="preserve"> (primarily ethane)</w:t>
            </w:r>
          </w:p>
        </w:tc>
        <w:tc>
          <w:tcPr>
            <w:tcW w:w="900" w:type="dxa"/>
            <w:vAlign w:val="center"/>
          </w:tcPr>
          <w:p w14:paraId="081BEEAB" w14:textId="356FA43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E5AE254" w14:textId="77777777" w:rsidTr="00590F38">
        <w:trPr>
          <w:trHeight w:val="143"/>
        </w:trPr>
        <w:tc>
          <w:tcPr>
            <w:tcW w:w="3055" w:type="dxa"/>
            <w:vAlign w:val="center"/>
          </w:tcPr>
          <w:p w14:paraId="36760AB9" w14:textId="16FC3025"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69861C78" w14:textId="63CFC492" w:rsidR="00882F15" w:rsidRPr="00933A29" w:rsidRDefault="00882F15" w:rsidP="00590F38">
            <w:pPr>
              <w:spacing w:after="0"/>
              <w:jc w:val="center"/>
              <w:rPr>
                <w:rFonts w:cstheme="minorHAnsi"/>
                <w:sz w:val="20"/>
                <w:szCs w:val="20"/>
              </w:rPr>
            </w:pPr>
            <w:r w:rsidRPr="00933A29">
              <w:rPr>
                <w:rFonts w:cstheme="minorHAnsi"/>
                <w:color w:val="000000"/>
                <w:sz w:val="20"/>
                <w:szCs w:val="20"/>
              </w:rPr>
              <w:t>ALK2</w:t>
            </w:r>
          </w:p>
        </w:tc>
        <w:tc>
          <w:tcPr>
            <w:tcW w:w="3780" w:type="dxa"/>
            <w:vAlign w:val="center"/>
          </w:tcPr>
          <w:p w14:paraId="58FF0973" w14:textId="34B4F9AB"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Alkanes and other non-aromatic compounds that react only with OH and have a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between 5 x 10</w:t>
            </w:r>
            <w:r w:rsidRPr="00933A29">
              <w:rPr>
                <w:rFonts w:cstheme="minorHAnsi"/>
                <w:color w:val="000000"/>
                <w:sz w:val="20"/>
                <w:szCs w:val="20"/>
                <w:vertAlign w:val="superscript"/>
              </w:rPr>
              <w:t>2</w:t>
            </w:r>
            <w:r w:rsidRPr="00933A29">
              <w:rPr>
                <w:rFonts w:cstheme="minorHAnsi"/>
                <w:color w:val="000000"/>
                <w:sz w:val="20"/>
                <w:szCs w:val="20"/>
              </w:rPr>
              <w:t xml:space="preserve"> and 2.5 x 10</w:t>
            </w:r>
            <w:r w:rsidRPr="00933A29">
              <w:rPr>
                <w:rFonts w:cstheme="minorHAnsi"/>
                <w:color w:val="000000"/>
                <w:sz w:val="20"/>
                <w:szCs w:val="20"/>
                <w:vertAlign w:val="superscript"/>
              </w:rPr>
              <w:t>3</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r w:rsidRPr="00933A29">
              <w:rPr>
                <w:rFonts w:cstheme="minorHAnsi"/>
                <w:color w:val="000000"/>
                <w:sz w:val="20"/>
                <w:szCs w:val="20"/>
              </w:rPr>
              <w:t xml:space="preserve"> (primarily propane)</w:t>
            </w:r>
          </w:p>
        </w:tc>
        <w:tc>
          <w:tcPr>
            <w:tcW w:w="900" w:type="dxa"/>
            <w:vAlign w:val="center"/>
          </w:tcPr>
          <w:p w14:paraId="4B1A6328" w14:textId="1DDAECC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65CB33B" w14:textId="77777777" w:rsidTr="00590F38">
        <w:trPr>
          <w:trHeight w:val="143"/>
        </w:trPr>
        <w:tc>
          <w:tcPr>
            <w:tcW w:w="3055" w:type="dxa"/>
            <w:vAlign w:val="center"/>
          </w:tcPr>
          <w:p w14:paraId="0FA98078" w14:textId="72BAC8C9"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74B227CC" w14:textId="02B5CB32" w:rsidR="00882F15" w:rsidRPr="00933A29" w:rsidRDefault="00882F15" w:rsidP="00590F38">
            <w:pPr>
              <w:spacing w:after="0"/>
              <w:jc w:val="center"/>
              <w:rPr>
                <w:rFonts w:cstheme="minorHAnsi"/>
                <w:sz w:val="20"/>
                <w:szCs w:val="20"/>
              </w:rPr>
            </w:pPr>
            <w:r w:rsidRPr="00933A29">
              <w:rPr>
                <w:rFonts w:cstheme="minorHAnsi"/>
                <w:color w:val="000000"/>
                <w:sz w:val="20"/>
                <w:szCs w:val="20"/>
              </w:rPr>
              <w:t>ALK3</w:t>
            </w:r>
          </w:p>
        </w:tc>
        <w:tc>
          <w:tcPr>
            <w:tcW w:w="3780" w:type="dxa"/>
            <w:vAlign w:val="center"/>
          </w:tcPr>
          <w:p w14:paraId="71ADC3C1" w14:textId="13410087"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Alkanes and other non-aromatic compounds that react only with OH and have a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between 2.5 x 10</w:t>
            </w:r>
            <w:r w:rsidRPr="00933A29">
              <w:rPr>
                <w:rFonts w:cstheme="minorHAnsi"/>
                <w:color w:val="000000"/>
                <w:sz w:val="20"/>
                <w:szCs w:val="20"/>
                <w:vertAlign w:val="superscript"/>
              </w:rPr>
              <w:t>3</w:t>
            </w:r>
            <w:r w:rsidRPr="00933A29">
              <w:rPr>
                <w:rFonts w:cstheme="minorHAnsi"/>
                <w:color w:val="000000"/>
                <w:sz w:val="20"/>
                <w:szCs w:val="20"/>
              </w:rPr>
              <w:t xml:space="preserve"> and 5 x 10</w:t>
            </w:r>
            <w:r w:rsidRPr="00933A29">
              <w:rPr>
                <w:rFonts w:cstheme="minorHAnsi"/>
                <w:color w:val="000000"/>
                <w:sz w:val="20"/>
                <w:szCs w:val="20"/>
                <w:vertAlign w:val="superscript"/>
              </w:rPr>
              <w:t>3</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323BACB0" w14:textId="3FBDF9D6"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D5B7F6B" w14:textId="77777777" w:rsidTr="00590F38">
        <w:trPr>
          <w:trHeight w:val="143"/>
        </w:trPr>
        <w:tc>
          <w:tcPr>
            <w:tcW w:w="3055" w:type="dxa"/>
            <w:vAlign w:val="center"/>
          </w:tcPr>
          <w:p w14:paraId="1D54A95D" w14:textId="76265976"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53F220D6" w14:textId="3842F216" w:rsidR="00882F15" w:rsidRPr="00933A29" w:rsidRDefault="00882F15" w:rsidP="00590F38">
            <w:pPr>
              <w:spacing w:after="0"/>
              <w:jc w:val="center"/>
              <w:rPr>
                <w:rFonts w:cstheme="minorHAnsi"/>
                <w:sz w:val="20"/>
                <w:szCs w:val="20"/>
              </w:rPr>
            </w:pPr>
            <w:r w:rsidRPr="00933A29">
              <w:rPr>
                <w:rFonts w:cstheme="minorHAnsi"/>
                <w:color w:val="000000"/>
                <w:sz w:val="20"/>
                <w:szCs w:val="20"/>
              </w:rPr>
              <w:t>ALK4</w:t>
            </w:r>
          </w:p>
        </w:tc>
        <w:tc>
          <w:tcPr>
            <w:tcW w:w="3780" w:type="dxa"/>
            <w:vAlign w:val="center"/>
          </w:tcPr>
          <w:p w14:paraId="0AE29999" w14:textId="7B4E1752"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Alkanes and other non-aromatic compounds that react only with OH and have a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between 5 x 10</w:t>
            </w:r>
            <w:r w:rsidRPr="00933A29">
              <w:rPr>
                <w:rFonts w:cstheme="minorHAnsi"/>
                <w:color w:val="000000"/>
                <w:sz w:val="20"/>
                <w:szCs w:val="20"/>
                <w:vertAlign w:val="superscript"/>
              </w:rPr>
              <w:t>3</w:t>
            </w:r>
            <w:r w:rsidRPr="00933A29">
              <w:rPr>
                <w:rFonts w:cstheme="minorHAnsi"/>
                <w:color w:val="000000"/>
                <w:sz w:val="20"/>
                <w:szCs w:val="20"/>
              </w:rPr>
              <w:t xml:space="preserve"> and 1 x 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322B2C9E" w14:textId="7DE1A31D"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018C009" w14:textId="77777777" w:rsidTr="00590F38">
        <w:trPr>
          <w:trHeight w:val="143"/>
        </w:trPr>
        <w:tc>
          <w:tcPr>
            <w:tcW w:w="3055" w:type="dxa"/>
            <w:vAlign w:val="center"/>
          </w:tcPr>
          <w:p w14:paraId="7A33F36D" w14:textId="543B9954"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360E8858" w14:textId="0D7606DB" w:rsidR="00882F15" w:rsidRPr="00933A29" w:rsidRDefault="00882F15" w:rsidP="00590F38">
            <w:pPr>
              <w:spacing w:after="0"/>
              <w:jc w:val="center"/>
              <w:rPr>
                <w:rFonts w:cstheme="minorHAnsi"/>
                <w:sz w:val="20"/>
                <w:szCs w:val="20"/>
              </w:rPr>
            </w:pPr>
            <w:r w:rsidRPr="00933A29">
              <w:rPr>
                <w:rFonts w:cstheme="minorHAnsi"/>
                <w:color w:val="000000"/>
                <w:sz w:val="20"/>
                <w:szCs w:val="20"/>
              </w:rPr>
              <w:t>ALK5</w:t>
            </w:r>
          </w:p>
        </w:tc>
        <w:tc>
          <w:tcPr>
            <w:tcW w:w="3780" w:type="dxa"/>
            <w:vAlign w:val="center"/>
          </w:tcPr>
          <w:p w14:paraId="66917999" w14:textId="03F1C326"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Alkanes and other non-aromatic compounds that react only with OH and have a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greater than 1 x 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75F2D66B" w14:textId="6CD8362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F8BC3DC" w14:textId="77777777" w:rsidTr="00590F38">
        <w:trPr>
          <w:trHeight w:val="143"/>
        </w:trPr>
        <w:tc>
          <w:tcPr>
            <w:tcW w:w="3055" w:type="dxa"/>
            <w:vAlign w:val="center"/>
          </w:tcPr>
          <w:p w14:paraId="508BC1CE" w14:textId="3DA1B26F"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1C96DFF2" w14:textId="7F471E5E" w:rsidR="00882F15" w:rsidRPr="00933A29" w:rsidRDefault="00882F15" w:rsidP="00590F38">
            <w:pPr>
              <w:spacing w:after="0"/>
              <w:jc w:val="center"/>
              <w:rPr>
                <w:rFonts w:cstheme="minorHAnsi"/>
                <w:sz w:val="20"/>
                <w:szCs w:val="20"/>
              </w:rPr>
            </w:pPr>
            <w:r w:rsidRPr="00933A29">
              <w:rPr>
                <w:rFonts w:cstheme="minorHAnsi"/>
                <w:color w:val="000000"/>
                <w:sz w:val="20"/>
                <w:szCs w:val="20"/>
              </w:rPr>
              <w:t>ARO1</w:t>
            </w:r>
          </w:p>
        </w:tc>
        <w:tc>
          <w:tcPr>
            <w:tcW w:w="3780" w:type="dxa"/>
            <w:vAlign w:val="center"/>
          </w:tcPr>
          <w:p w14:paraId="6319FB70" w14:textId="6664F861"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Aromatics with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&lt; 2x10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76CFDE30" w14:textId="4A99815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6D2DFE6" w14:textId="77777777" w:rsidTr="00590F38">
        <w:trPr>
          <w:trHeight w:val="143"/>
        </w:trPr>
        <w:tc>
          <w:tcPr>
            <w:tcW w:w="3055" w:type="dxa"/>
            <w:vAlign w:val="center"/>
          </w:tcPr>
          <w:p w14:paraId="4FE5A277" w14:textId="7E04F512"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37969D60" w14:textId="1F3AB265" w:rsidR="00882F15" w:rsidRPr="00933A29" w:rsidRDefault="00882F15" w:rsidP="00590F38">
            <w:pPr>
              <w:spacing w:after="0"/>
              <w:jc w:val="center"/>
              <w:rPr>
                <w:rFonts w:cstheme="minorHAnsi"/>
                <w:sz w:val="20"/>
                <w:szCs w:val="20"/>
              </w:rPr>
            </w:pPr>
            <w:r w:rsidRPr="00933A29">
              <w:rPr>
                <w:rFonts w:cstheme="minorHAnsi"/>
                <w:color w:val="000000"/>
                <w:sz w:val="20"/>
                <w:szCs w:val="20"/>
              </w:rPr>
              <w:t>ARO2</w:t>
            </w:r>
          </w:p>
        </w:tc>
        <w:tc>
          <w:tcPr>
            <w:tcW w:w="3780" w:type="dxa"/>
            <w:vAlign w:val="center"/>
          </w:tcPr>
          <w:p w14:paraId="2820462A" w14:textId="29DA941A"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Aromatics with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&gt; 2x10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79308E60" w14:textId="417060E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A25171B" w14:textId="77777777" w:rsidTr="00590F38">
        <w:trPr>
          <w:trHeight w:val="143"/>
        </w:trPr>
        <w:tc>
          <w:tcPr>
            <w:tcW w:w="3055" w:type="dxa"/>
            <w:vAlign w:val="center"/>
          </w:tcPr>
          <w:p w14:paraId="72E47177" w14:textId="0F41F48E"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40E1C62F" w14:textId="704FAA60" w:rsidR="00882F15" w:rsidRPr="00933A29" w:rsidRDefault="00882F15" w:rsidP="00590F38">
            <w:pPr>
              <w:spacing w:after="0"/>
              <w:jc w:val="center"/>
              <w:rPr>
                <w:rFonts w:cstheme="minorHAnsi"/>
                <w:sz w:val="20"/>
                <w:szCs w:val="20"/>
              </w:rPr>
            </w:pPr>
            <w:r w:rsidRPr="00933A29">
              <w:rPr>
                <w:rFonts w:cstheme="minorHAnsi"/>
                <w:color w:val="000000"/>
                <w:sz w:val="20"/>
                <w:szCs w:val="20"/>
              </w:rPr>
              <w:t>BALD</w:t>
            </w:r>
          </w:p>
        </w:tc>
        <w:tc>
          <w:tcPr>
            <w:tcW w:w="3780" w:type="dxa"/>
            <w:vAlign w:val="center"/>
          </w:tcPr>
          <w:p w14:paraId="307CDEE7" w14:textId="3B4806F5" w:rsidR="00882F15" w:rsidRPr="00933A29" w:rsidRDefault="00882F15" w:rsidP="00590F38">
            <w:pPr>
              <w:spacing w:after="0"/>
              <w:jc w:val="center"/>
              <w:rPr>
                <w:rFonts w:cstheme="minorHAnsi"/>
                <w:sz w:val="20"/>
                <w:szCs w:val="20"/>
              </w:rPr>
            </w:pPr>
            <w:r w:rsidRPr="00933A29">
              <w:rPr>
                <w:rFonts w:cstheme="minorHAnsi"/>
                <w:color w:val="000000"/>
                <w:sz w:val="20"/>
                <w:szCs w:val="20"/>
              </w:rPr>
              <w:t>Aromatic aldehydes</w:t>
            </w:r>
          </w:p>
        </w:tc>
        <w:tc>
          <w:tcPr>
            <w:tcW w:w="900" w:type="dxa"/>
            <w:vAlign w:val="center"/>
          </w:tcPr>
          <w:p w14:paraId="418017FD" w14:textId="553FB60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20FC460" w14:textId="77777777" w:rsidTr="00590F38">
        <w:trPr>
          <w:trHeight w:val="143"/>
        </w:trPr>
        <w:tc>
          <w:tcPr>
            <w:tcW w:w="3055" w:type="dxa"/>
            <w:vAlign w:val="center"/>
          </w:tcPr>
          <w:p w14:paraId="2BF44A9D" w14:textId="08360568"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55DF40C6" w14:textId="1B7A0D5F" w:rsidR="00882F15" w:rsidRPr="00933A29" w:rsidRDefault="00882F15" w:rsidP="00590F38">
            <w:pPr>
              <w:spacing w:after="0"/>
              <w:jc w:val="center"/>
              <w:rPr>
                <w:rFonts w:cstheme="minorHAnsi"/>
                <w:sz w:val="20"/>
                <w:szCs w:val="20"/>
              </w:rPr>
            </w:pPr>
            <w:r w:rsidRPr="00933A29">
              <w:rPr>
                <w:rFonts w:cstheme="minorHAnsi"/>
                <w:color w:val="000000"/>
                <w:sz w:val="20"/>
                <w:szCs w:val="20"/>
              </w:rPr>
              <w:t>CRES</w:t>
            </w:r>
          </w:p>
        </w:tc>
        <w:tc>
          <w:tcPr>
            <w:tcW w:w="3780" w:type="dxa"/>
            <w:vAlign w:val="center"/>
          </w:tcPr>
          <w:p w14:paraId="70C4E0AA" w14:textId="345FBDE5" w:rsidR="00882F15" w:rsidRPr="00933A29" w:rsidRDefault="00882F15" w:rsidP="00590F38">
            <w:pPr>
              <w:spacing w:after="0"/>
              <w:jc w:val="center"/>
              <w:rPr>
                <w:rFonts w:cstheme="minorHAnsi"/>
                <w:sz w:val="20"/>
                <w:szCs w:val="20"/>
              </w:rPr>
            </w:pPr>
            <w:r w:rsidRPr="00933A29">
              <w:rPr>
                <w:rFonts w:cstheme="minorHAnsi"/>
                <w:color w:val="000000"/>
                <w:sz w:val="20"/>
                <w:szCs w:val="20"/>
              </w:rPr>
              <w:t>Phenols and Cresols</w:t>
            </w:r>
          </w:p>
        </w:tc>
        <w:tc>
          <w:tcPr>
            <w:tcW w:w="900" w:type="dxa"/>
            <w:vAlign w:val="center"/>
          </w:tcPr>
          <w:p w14:paraId="4BEBD9CF" w14:textId="5804BF8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DFDF3DE" w14:textId="77777777" w:rsidTr="00590F38">
        <w:trPr>
          <w:trHeight w:val="143"/>
        </w:trPr>
        <w:tc>
          <w:tcPr>
            <w:tcW w:w="3055" w:type="dxa"/>
            <w:vAlign w:val="center"/>
          </w:tcPr>
          <w:p w14:paraId="21ED591D" w14:textId="49336C0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298076E4" w14:textId="54C3991D" w:rsidR="00882F15" w:rsidRPr="00933A29" w:rsidRDefault="00882F15" w:rsidP="00590F38">
            <w:pPr>
              <w:spacing w:after="0"/>
              <w:jc w:val="center"/>
              <w:rPr>
                <w:rFonts w:cstheme="minorHAnsi"/>
                <w:sz w:val="20"/>
                <w:szCs w:val="20"/>
              </w:rPr>
            </w:pPr>
            <w:r w:rsidRPr="00933A29">
              <w:rPr>
                <w:rFonts w:cstheme="minorHAnsi"/>
                <w:color w:val="000000"/>
                <w:sz w:val="20"/>
                <w:szCs w:val="20"/>
              </w:rPr>
              <w:t>IPRD</w:t>
            </w:r>
          </w:p>
        </w:tc>
        <w:tc>
          <w:tcPr>
            <w:tcW w:w="3780" w:type="dxa"/>
            <w:vAlign w:val="center"/>
          </w:tcPr>
          <w:p w14:paraId="405DDC00" w14:textId="6ED5C832" w:rsidR="00882F15" w:rsidRPr="00933A29" w:rsidRDefault="00882F15" w:rsidP="00590F38">
            <w:pPr>
              <w:spacing w:after="0"/>
              <w:jc w:val="center"/>
              <w:rPr>
                <w:rFonts w:cstheme="minorHAnsi"/>
                <w:sz w:val="20"/>
                <w:szCs w:val="20"/>
              </w:rPr>
            </w:pPr>
            <w:r w:rsidRPr="00933A29">
              <w:rPr>
                <w:rFonts w:cstheme="minorHAnsi"/>
                <w:color w:val="000000"/>
                <w:sz w:val="20"/>
                <w:szCs w:val="20"/>
              </w:rPr>
              <w:t>Lumped Isoprene product species</w:t>
            </w:r>
          </w:p>
        </w:tc>
        <w:tc>
          <w:tcPr>
            <w:tcW w:w="900" w:type="dxa"/>
            <w:vAlign w:val="center"/>
          </w:tcPr>
          <w:p w14:paraId="6BCDB74D" w14:textId="1A6E1E2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AA36C47" w14:textId="77777777" w:rsidTr="00590F38">
        <w:trPr>
          <w:trHeight w:val="143"/>
        </w:trPr>
        <w:tc>
          <w:tcPr>
            <w:tcW w:w="3055" w:type="dxa"/>
            <w:vAlign w:val="center"/>
          </w:tcPr>
          <w:p w14:paraId="22815EE5" w14:textId="0D868420"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58224976" w14:textId="7C877293" w:rsidR="00882F15" w:rsidRPr="00933A29" w:rsidRDefault="00882F15" w:rsidP="00590F38">
            <w:pPr>
              <w:spacing w:after="0"/>
              <w:jc w:val="center"/>
              <w:rPr>
                <w:rFonts w:cstheme="minorHAnsi"/>
                <w:sz w:val="20"/>
                <w:szCs w:val="20"/>
              </w:rPr>
            </w:pPr>
            <w:r w:rsidRPr="00933A29">
              <w:rPr>
                <w:rFonts w:cstheme="minorHAnsi"/>
                <w:color w:val="000000"/>
                <w:sz w:val="20"/>
                <w:szCs w:val="20"/>
              </w:rPr>
              <w:t>IVOC</w:t>
            </w:r>
          </w:p>
        </w:tc>
        <w:tc>
          <w:tcPr>
            <w:tcW w:w="3780" w:type="dxa"/>
            <w:vAlign w:val="center"/>
          </w:tcPr>
          <w:p w14:paraId="36691EA4" w14:textId="73435F05" w:rsidR="00882F15" w:rsidRPr="00933A29" w:rsidRDefault="00882F15" w:rsidP="00590F38">
            <w:pPr>
              <w:spacing w:after="0"/>
              <w:jc w:val="center"/>
              <w:rPr>
                <w:rFonts w:cstheme="minorHAnsi"/>
                <w:sz w:val="20"/>
                <w:szCs w:val="20"/>
              </w:rPr>
            </w:pPr>
            <w:r w:rsidRPr="00933A29">
              <w:rPr>
                <w:rFonts w:cstheme="minorHAnsi"/>
                <w:color w:val="000000"/>
                <w:sz w:val="20"/>
                <w:szCs w:val="20"/>
              </w:rPr>
              <w:t>Intermediate-Volatile Organic Compounds</w:t>
            </w:r>
          </w:p>
        </w:tc>
        <w:tc>
          <w:tcPr>
            <w:tcW w:w="900" w:type="dxa"/>
            <w:vAlign w:val="center"/>
          </w:tcPr>
          <w:p w14:paraId="79C94D32" w14:textId="7AA1392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DC0A83E" w14:textId="77777777" w:rsidTr="00590F38">
        <w:trPr>
          <w:trHeight w:val="143"/>
        </w:trPr>
        <w:tc>
          <w:tcPr>
            <w:tcW w:w="3055" w:type="dxa"/>
            <w:vAlign w:val="center"/>
          </w:tcPr>
          <w:p w14:paraId="2A7DB609" w14:textId="161979A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33BD53BB" w14:textId="6A5C232D" w:rsidR="00882F15" w:rsidRPr="00933A29" w:rsidRDefault="00882F15" w:rsidP="00590F38">
            <w:pPr>
              <w:spacing w:after="0"/>
              <w:jc w:val="center"/>
              <w:rPr>
                <w:rFonts w:cstheme="minorHAnsi"/>
                <w:sz w:val="20"/>
                <w:szCs w:val="20"/>
              </w:rPr>
            </w:pPr>
            <w:r w:rsidRPr="00933A29">
              <w:rPr>
                <w:rFonts w:cstheme="minorHAnsi"/>
                <w:color w:val="000000"/>
                <w:sz w:val="20"/>
                <w:szCs w:val="20"/>
              </w:rPr>
              <w:t>MEK</w:t>
            </w:r>
          </w:p>
        </w:tc>
        <w:tc>
          <w:tcPr>
            <w:tcW w:w="3780" w:type="dxa"/>
            <w:vAlign w:val="center"/>
          </w:tcPr>
          <w:p w14:paraId="01420C52" w14:textId="6BBE61B1" w:rsidR="00882F15" w:rsidRPr="00933A29" w:rsidRDefault="00882F15" w:rsidP="00590F38">
            <w:pPr>
              <w:spacing w:after="0"/>
              <w:jc w:val="center"/>
              <w:rPr>
                <w:rFonts w:cstheme="minorHAnsi"/>
                <w:sz w:val="20"/>
                <w:szCs w:val="20"/>
              </w:rPr>
            </w:pPr>
            <w:r w:rsidRPr="00933A29">
              <w:rPr>
                <w:rFonts w:cstheme="minorHAnsi"/>
                <w:color w:val="000000"/>
                <w:sz w:val="20"/>
                <w:szCs w:val="20"/>
              </w:rPr>
              <w:t>Ketones and other non-aldehyde oxygenated products that react with OH radicals faster than 5 x 10</w:t>
            </w:r>
            <w:r w:rsidRPr="00933A29">
              <w:rPr>
                <w:rFonts w:cstheme="minorHAnsi"/>
                <w:color w:val="000000"/>
                <w:sz w:val="20"/>
                <w:szCs w:val="20"/>
                <w:vertAlign w:val="superscript"/>
              </w:rPr>
              <w:t>-13</w:t>
            </w:r>
            <w:r w:rsidRPr="00933A29">
              <w:rPr>
                <w:rFonts w:cstheme="minorHAnsi"/>
                <w:color w:val="000000"/>
                <w:sz w:val="20"/>
                <w:szCs w:val="20"/>
              </w:rPr>
              <w:t xml:space="preserve"> but slower than 5 x 10</w:t>
            </w:r>
            <w:r w:rsidRPr="00933A29">
              <w:rPr>
                <w:rFonts w:cstheme="minorHAnsi"/>
                <w:color w:val="000000"/>
                <w:sz w:val="20"/>
                <w:szCs w:val="20"/>
                <w:vertAlign w:val="superscript"/>
              </w:rPr>
              <w:t>-12</w:t>
            </w:r>
            <w:r w:rsidRPr="00933A29">
              <w:rPr>
                <w:rFonts w:cstheme="minorHAnsi"/>
                <w:color w:val="000000"/>
                <w:sz w:val="20"/>
                <w:szCs w:val="20"/>
              </w:rPr>
              <w:t xml:space="preserve"> cm</w:t>
            </w:r>
            <w:r w:rsidRPr="00933A29">
              <w:rPr>
                <w:rFonts w:cstheme="minorHAnsi"/>
                <w:color w:val="000000"/>
                <w:sz w:val="20"/>
                <w:szCs w:val="20"/>
                <w:vertAlign w:val="superscript"/>
              </w:rPr>
              <w:t>3</w:t>
            </w:r>
            <w:r w:rsidRPr="00933A29">
              <w:rPr>
                <w:rFonts w:cstheme="minorHAnsi"/>
                <w:color w:val="000000"/>
                <w:sz w:val="20"/>
                <w:szCs w:val="20"/>
              </w:rPr>
              <w:t xml:space="preserve"> molec</w:t>
            </w:r>
            <w:r w:rsidRPr="00933A29">
              <w:rPr>
                <w:rFonts w:cstheme="minorHAnsi"/>
                <w:color w:val="000000"/>
                <w:sz w:val="20"/>
                <w:szCs w:val="20"/>
                <w:vertAlign w:val="superscript"/>
              </w:rPr>
              <w:t>-2</w:t>
            </w:r>
            <w:r w:rsidRPr="00933A29">
              <w:rPr>
                <w:rFonts w:cstheme="minorHAnsi"/>
                <w:color w:val="000000"/>
                <w:sz w:val="20"/>
                <w:szCs w:val="20"/>
              </w:rPr>
              <w:t xml:space="preserve"> sec</w:t>
            </w:r>
            <w:r w:rsidRPr="00933A29">
              <w:rPr>
                <w:rFonts w:cstheme="minorHAnsi"/>
                <w:color w:val="000000"/>
                <w:sz w:val="20"/>
                <w:szCs w:val="20"/>
                <w:vertAlign w:val="superscript"/>
              </w:rPr>
              <w:t>-1</w:t>
            </w:r>
          </w:p>
        </w:tc>
        <w:tc>
          <w:tcPr>
            <w:tcW w:w="900" w:type="dxa"/>
            <w:vAlign w:val="center"/>
          </w:tcPr>
          <w:p w14:paraId="5DDF6208" w14:textId="01B6B62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DBDC6E2" w14:textId="77777777" w:rsidTr="00590F38">
        <w:trPr>
          <w:trHeight w:val="143"/>
        </w:trPr>
        <w:tc>
          <w:tcPr>
            <w:tcW w:w="3055" w:type="dxa"/>
            <w:vAlign w:val="center"/>
          </w:tcPr>
          <w:p w14:paraId="161D694A" w14:textId="597754A1"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015CEA91" w14:textId="51F6897E" w:rsidR="00882F15" w:rsidRPr="00933A29" w:rsidRDefault="00882F15" w:rsidP="00590F38">
            <w:pPr>
              <w:spacing w:after="0"/>
              <w:jc w:val="center"/>
              <w:rPr>
                <w:rFonts w:cstheme="minorHAnsi"/>
                <w:sz w:val="20"/>
                <w:szCs w:val="20"/>
              </w:rPr>
            </w:pPr>
            <w:r w:rsidRPr="00933A29">
              <w:rPr>
                <w:rFonts w:cstheme="minorHAnsi"/>
                <w:color w:val="000000"/>
                <w:sz w:val="20"/>
                <w:szCs w:val="20"/>
              </w:rPr>
              <w:t>NROG</w:t>
            </w:r>
          </w:p>
        </w:tc>
        <w:tc>
          <w:tcPr>
            <w:tcW w:w="3780" w:type="dxa"/>
            <w:vAlign w:val="center"/>
          </w:tcPr>
          <w:p w14:paraId="649F765E" w14:textId="7A0591EB" w:rsidR="00882F15" w:rsidRPr="00933A29" w:rsidRDefault="00882F15" w:rsidP="00590F38">
            <w:pPr>
              <w:spacing w:after="0"/>
              <w:jc w:val="center"/>
              <w:rPr>
                <w:rFonts w:cstheme="minorHAnsi"/>
                <w:sz w:val="20"/>
                <w:szCs w:val="20"/>
              </w:rPr>
            </w:pPr>
            <w:r w:rsidRPr="00933A29">
              <w:rPr>
                <w:rFonts w:cstheme="minorHAnsi"/>
                <w:color w:val="000000"/>
                <w:sz w:val="20"/>
                <w:szCs w:val="20"/>
              </w:rPr>
              <w:t>Nonreactive Organic Gas</w:t>
            </w:r>
          </w:p>
        </w:tc>
        <w:tc>
          <w:tcPr>
            <w:tcW w:w="900" w:type="dxa"/>
            <w:vAlign w:val="center"/>
          </w:tcPr>
          <w:p w14:paraId="548CEF1B" w14:textId="42BBDAD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C5376E9" w14:textId="77777777" w:rsidTr="00590F38">
        <w:trPr>
          <w:trHeight w:val="143"/>
        </w:trPr>
        <w:tc>
          <w:tcPr>
            <w:tcW w:w="3055" w:type="dxa"/>
            <w:vAlign w:val="center"/>
          </w:tcPr>
          <w:p w14:paraId="3483B168" w14:textId="3BC6FDF6"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3B39AC70" w14:textId="5C09A560" w:rsidR="00882F15" w:rsidRPr="00933A29" w:rsidRDefault="00882F15" w:rsidP="00590F38">
            <w:pPr>
              <w:spacing w:after="0"/>
              <w:jc w:val="center"/>
              <w:rPr>
                <w:rFonts w:cstheme="minorHAnsi"/>
                <w:sz w:val="20"/>
                <w:szCs w:val="20"/>
              </w:rPr>
            </w:pPr>
            <w:r w:rsidRPr="00933A29">
              <w:rPr>
                <w:rFonts w:cstheme="minorHAnsi"/>
                <w:color w:val="000000"/>
                <w:sz w:val="20"/>
                <w:szCs w:val="20"/>
              </w:rPr>
              <w:t>NVOL</w:t>
            </w:r>
          </w:p>
        </w:tc>
        <w:tc>
          <w:tcPr>
            <w:tcW w:w="3780" w:type="dxa"/>
            <w:vAlign w:val="center"/>
          </w:tcPr>
          <w:p w14:paraId="2E990D5F" w14:textId="791A3A00" w:rsidR="00882F15" w:rsidRPr="00933A29" w:rsidRDefault="00882F15" w:rsidP="00590F38">
            <w:pPr>
              <w:spacing w:after="0"/>
              <w:jc w:val="center"/>
              <w:rPr>
                <w:rFonts w:cstheme="minorHAnsi"/>
                <w:sz w:val="20"/>
                <w:szCs w:val="20"/>
              </w:rPr>
            </w:pPr>
            <w:r w:rsidRPr="00933A29">
              <w:rPr>
                <w:rFonts w:cstheme="minorHAnsi"/>
                <w:color w:val="000000"/>
                <w:sz w:val="20"/>
                <w:szCs w:val="20"/>
              </w:rPr>
              <w:t>Nonvolatile</w:t>
            </w:r>
          </w:p>
        </w:tc>
        <w:tc>
          <w:tcPr>
            <w:tcW w:w="900" w:type="dxa"/>
            <w:vAlign w:val="center"/>
          </w:tcPr>
          <w:p w14:paraId="40A2B055" w14:textId="7E3001F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2A65A817" w14:textId="77777777" w:rsidTr="00590F38">
        <w:trPr>
          <w:trHeight w:val="143"/>
        </w:trPr>
        <w:tc>
          <w:tcPr>
            <w:tcW w:w="3055" w:type="dxa"/>
            <w:vAlign w:val="center"/>
          </w:tcPr>
          <w:p w14:paraId="69058DCD" w14:textId="12C762C7"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151DE46A" w14:textId="06253940" w:rsidR="00882F15" w:rsidRPr="00933A29" w:rsidRDefault="00882F15" w:rsidP="00590F38">
            <w:pPr>
              <w:spacing w:after="0"/>
              <w:jc w:val="center"/>
              <w:rPr>
                <w:rFonts w:cstheme="minorHAnsi"/>
                <w:sz w:val="20"/>
                <w:szCs w:val="20"/>
              </w:rPr>
            </w:pPr>
            <w:r w:rsidRPr="00933A29">
              <w:rPr>
                <w:rFonts w:cstheme="minorHAnsi"/>
                <w:color w:val="000000"/>
                <w:sz w:val="20"/>
                <w:szCs w:val="20"/>
              </w:rPr>
              <w:t>OLE1</w:t>
            </w:r>
          </w:p>
        </w:tc>
        <w:tc>
          <w:tcPr>
            <w:tcW w:w="3780" w:type="dxa"/>
            <w:vAlign w:val="center"/>
          </w:tcPr>
          <w:p w14:paraId="36D08269" w14:textId="5D11EE44"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Alkenes (other than ethene) with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&lt; 7 x 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7827D00E" w14:textId="13EE926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2054AF61" w14:textId="77777777" w:rsidTr="00590F38">
        <w:trPr>
          <w:trHeight w:val="143"/>
        </w:trPr>
        <w:tc>
          <w:tcPr>
            <w:tcW w:w="3055" w:type="dxa"/>
            <w:vAlign w:val="center"/>
          </w:tcPr>
          <w:p w14:paraId="18EE4FB4" w14:textId="4272476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09745B99" w14:textId="35298AFD" w:rsidR="00882F15" w:rsidRPr="00933A29" w:rsidRDefault="00882F15" w:rsidP="00590F38">
            <w:pPr>
              <w:spacing w:after="0"/>
              <w:jc w:val="center"/>
              <w:rPr>
                <w:rFonts w:cstheme="minorHAnsi"/>
                <w:sz w:val="20"/>
                <w:szCs w:val="20"/>
              </w:rPr>
            </w:pPr>
            <w:r w:rsidRPr="00933A29">
              <w:rPr>
                <w:rFonts w:cstheme="minorHAnsi"/>
                <w:color w:val="000000"/>
                <w:sz w:val="20"/>
                <w:szCs w:val="20"/>
              </w:rPr>
              <w:t>OLE2</w:t>
            </w:r>
          </w:p>
        </w:tc>
        <w:tc>
          <w:tcPr>
            <w:tcW w:w="3780" w:type="dxa"/>
            <w:vAlign w:val="center"/>
          </w:tcPr>
          <w:p w14:paraId="4FEAC0B1" w14:textId="15C5E694"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Alkenes with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&gt; 7 x 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7BEF2468" w14:textId="642B66F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DCDBF96" w14:textId="77777777" w:rsidTr="00590F38">
        <w:trPr>
          <w:trHeight w:val="143"/>
        </w:trPr>
        <w:tc>
          <w:tcPr>
            <w:tcW w:w="3055" w:type="dxa"/>
            <w:vAlign w:val="center"/>
          </w:tcPr>
          <w:p w14:paraId="6BD8F0FB" w14:textId="701B3D6B"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7CA1B7BA" w14:textId="60102A94" w:rsidR="00882F15" w:rsidRPr="00933A29" w:rsidRDefault="00882F15" w:rsidP="00590F38">
            <w:pPr>
              <w:spacing w:after="0"/>
              <w:jc w:val="center"/>
              <w:rPr>
                <w:rFonts w:cstheme="minorHAnsi"/>
                <w:sz w:val="20"/>
                <w:szCs w:val="20"/>
              </w:rPr>
            </w:pPr>
            <w:r w:rsidRPr="00933A29">
              <w:rPr>
                <w:rFonts w:cstheme="minorHAnsi"/>
                <w:color w:val="000000"/>
                <w:sz w:val="20"/>
                <w:szCs w:val="20"/>
              </w:rPr>
              <w:t>PACD</w:t>
            </w:r>
          </w:p>
        </w:tc>
        <w:tc>
          <w:tcPr>
            <w:tcW w:w="3780" w:type="dxa"/>
            <w:vAlign w:val="center"/>
          </w:tcPr>
          <w:p w14:paraId="63126629" w14:textId="673E6194" w:rsidR="00882F15" w:rsidRPr="00933A29" w:rsidRDefault="00882F15" w:rsidP="00590F38">
            <w:pPr>
              <w:spacing w:after="0"/>
              <w:jc w:val="center"/>
              <w:rPr>
                <w:rFonts w:cstheme="minorHAnsi"/>
                <w:sz w:val="20"/>
                <w:szCs w:val="20"/>
              </w:rPr>
            </w:pPr>
            <w:r w:rsidRPr="00933A29">
              <w:rPr>
                <w:rFonts w:cstheme="minorHAnsi"/>
                <w:color w:val="000000"/>
                <w:sz w:val="20"/>
                <w:szCs w:val="20"/>
              </w:rPr>
              <w:t>Peroxyacetic and higher peroxycarboxylic acids</w:t>
            </w:r>
          </w:p>
        </w:tc>
        <w:tc>
          <w:tcPr>
            <w:tcW w:w="900" w:type="dxa"/>
            <w:vAlign w:val="center"/>
          </w:tcPr>
          <w:p w14:paraId="53E61C05" w14:textId="5F326798"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9D8261D" w14:textId="77777777" w:rsidTr="00590F38">
        <w:trPr>
          <w:trHeight w:val="143"/>
        </w:trPr>
        <w:tc>
          <w:tcPr>
            <w:tcW w:w="3055" w:type="dxa"/>
            <w:vAlign w:val="center"/>
          </w:tcPr>
          <w:p w14:paraId="193BBA2E" w14:textId="2BBD2396"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236244A3" w14:textId="120B0484" w:rsidR="00882F15" w:rsidRPr="00933A29" w:rsidRDefault="00882F15" w:rsidP="00590F38">
            <w:pPr>
              <w:spacing w:after="0"/>
              <w:jc w:val="center"/>
              <w:rPr>
                <w:rFonts w:cstheme="minorHAnsi"/>
                <w:sz w:val="20"/>
                <w:szCs w:val="20"/>
              </w:rPr>
            </w:pPr>
            <w:r w:rsidRPr="00933A29">
              <w:rPr>
                <w:rFonts w:cstheme="minorHAnsi"/>
                <w:color w:val="000000"/>
                <w:sz w:val="20"/>
                <w:szCs w:val="20"/>
              </w:rPr>
              <w:t>PRD2</w:t>
            </w:r>
          </w:p>
        </w:tc>
        <w:tc>
          <w:tcPr>
            <w:tcW w:w="3780" w:type="dxa"/>
            <w:vAlign w:val="center"/>
          </w:tcPr>
          <w:p w14:paraId="0BEFF776" w14:textId="4BB8F952" w:rsidR="00882F15" w:rsidRPr="00933A29" w:rsidRDefault="00882F15" w:rsidP="00590F38">
            <w:pPr>
              <w:spacing w:after="0"/>
              <w:jc w:val="center"/>
              <w:rPr>
                <w:rFonts w:cstheme="minorHAnsi"/>
                <w:sz w:val="20"/>
                <w:szCs w:val="20"/>
              </w:rPr>
            </w:pPr>
            <w:r w:rsidRPr="00933A29">
              <w:rPr>
                <w:rFonts w:cstheme="minorHAnsi"/>
                <w:color w:val="000000"/>
                <w:sz w:val="20"/>
                <w:szCs w:val="20"/>
              </w:rPr>
              <w:t>Ketones and other non-aldehyde oxygenated products that react with OH radicals faster than 5 x 10</w:t>
            </w:r>
            <w:r w:rsidRPr="00933A29">
              <w:rPr>
                <w:rFonts w:cstheme="minorHAnsi"/>
                <w:color w:val="000000"/>
                <w:sz w:val="20"/>
                <w:szCs w:val="20"/>
                <w:vertAlign w:val="superscript"/>
              </w:rPr>
              <w:t>-12</w:t>
            </w:r>
            <w:r w:rsidRPr="00933A29">
              <w:rPr>
                <w:rFonts w:cstheme="minorHAnsi"/>
                <w:color w:val="000000"/>
                <w:sz w:val="20"/>
                <w:szCs w:val="20"/>
              </w:rPr>
              <w:t xml:space="preserve"> cm</w:t>
            </w:r>
            <w:r w:rsidRPr="00933A29">
              <w:rPr>
                <w:rFonts w:cstheme="minorHAnsi"/>
                <w:color w:val="000000"/>
                <w:sz w:val="20"/>
                <w:szCs w:val="20"/>
                <w:vertAlign w:val="superscript"/>
              </w:rPr>
              <w:t>3</w:t>
            </w:r>
            <w:r w:rsidRPr="00933A29">
              <w:rPr>
                <w:rFonts w:cstheme="minorHAnsi"/>
                <w:color w:val="000000"/>
                <w:sz w:val="20"/>
                <w:szCs w:val="20"/>
              </w:rPr>
              <w:t xml:space="preserve"> molec</w:t>
            </w:r>
            <w:r w:rsidRPr="00933A29">
              <w:rPr>
                <w:rFonts w:cstheme="minorHAnsi"/>
                <w:color w:val="000000"/>
                <w:sz w:val="20"/>
                <w:szCs w:val="20"/>
                <w:vertAlign w:val="superscript"/>
              </w:rPr>
              <w:t>-2</w:t>
            </w:r>
            <w:r w:rsidRPr="00933A29">
              <w:rPr>
                <w:rFonts w:cstheme="minorHAnsi"/>
                <w:color w:val="000000"/>
                <w:sz w:val="20"/>
                <w:szCs w:val="20"/>
              </w:rPr>
              <w:t xml:space="preserve"> sec</w:t>
            </w:r>
            <w:r w:rsidRPr="00933A29">
              <w:rPr>
                <w:rFonts w:cstheme="minorHAnsi"/>
                <w:color w:val="000000"/>
                <w:sz w:val="20"/>
                <w:szCs w:val="20"/>
                <w:vertAlign w:val="superscript"/>
              </w:rPr>
              <w:t>-1</w:t>
            </w:r>
          </w:p>
        </w:tc>
        <w:tc>
          <w:tcPr>
            <w:tcW w:w="900" w:type="dxa"/>
            <w:vAlign w:val="center"/>
          </w:tcPr>
          <w:p w14:paraId="0FF51FF8" w14:textId="12418F9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528AB40" w14:textId="77777777" w:rsidTr="00590F38">
        <w:trPr>
          <w:trHeight w:val="143"/>
        </w:trPr>
        <w:tc>
          <w:tcPr>
            <w:tcW w:w="3055" w:type="dxa"/>
            <w:vAlign w:val="center"/>
          </w:tcPr>
          <w:p w14:paraId="043B0925" w14:textId="782D59CE"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67DA856A" w14:textId="7EDB3383" w:rsidR="00882F15" w:rsidRPr="00933A29" w:rsidRDefault="00882F15" w:rsidP="00590F38">
            <w:pPr>
              <w:spacing w:after="0"/>
              <w:jc w:val="center"/>
              <w:rPr>
                <w:rFonts w:cstheme="minorHAnsi"/>
                <w:sz w:val="20"/>
                <w:szCs w:val="20"/>
              </w:rPr>
            </w:pPr>
            <w:r w:rsidRPr="00933A29">
              <w:rPr>
                <w:rFonts w:cstheme="minorHAnsi"/>
                <w:color w:val="000000"/>
                <w:sz w:val="20"/>
                <w:szCs w:val="20"/>
              </w:rPr>
              <w:t>RCHO</w:t>
            </w:r>
          </w:p>
        </w:tc>
        <w:tc>
          <w:tcPr>
            <w:tcW w:w="3780" w:type="dxa"/>
            <w:vAlign w:val="center"/>
          </w:tcPr>
          <w:p w14:paraId="453D1D75" w14:textId="3A541636" w:rsidR="00882F15" w:rsidRPr="00933A29" w:rsidRDefault="00882F15" w:rsidP="00590F38">
            <w:pPr>
              <w:spacing w:after="0"/>
              <w:jc w:val="center"/>
              <w:rPr>
                <w:rFonts w:cstheme="minorHAnsi"/>
                <w:sz w:val="20"/>
                <w:szCs w:val="20"/>
              </w:rPr>
            </w:pPr>
            <w:r w:rsidRPr="00933A29">
              <w:rPr>
                <w:rFonts w:cstheme="minorHAnsi"/>
                <w:color w:val="000000"/>
                <w:sz w:val="20"/>
                <w:szCs w:val="20"/>
              </w:rPr>
              <w:t>Propionaldehyde and larger aldehydes</w:t>
            </w:r>
          </w:p>
        </w:tc>
        <w:tc>
          <w:tcPr>
            <w:tcW w:w="900" w:type="dxa"/>
            <w:vAlign w:val="center"/>
          </w:tcPr>
          <w:p w14:paraId="549FE533" w14:textId="46E4E59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6BDD70B" w14:textId="77777777" w:rsidTr="00590F38">
        <w:trPr>
          <w:trHeight w:val="143"/>
        </w:trPr>
        <w:tc>
          <w:tcPr>
            <w:tcW w:w="3055" w:type="dxa"/>
            <w:vAlign w:val="center"/>
          </w:tcPr>
          <w:p w14:paraId="543E61EF" w14:textId="5647BE3F"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783FE3B0" w14:textId="195A572C" w:rsidR="00882F15" w:rsidRPr="00933A29" w:rsidRDefault="00882F15" w:rsidP="00590F38">
            <w:pPr>
              <w:spacing w:after="0"/>
              <w:jc w:val="center"/>
              <w:rPr>
                <w:rFonts w:cstheme="minorHAnsi"/>
                <w:sz w:val="20"/>
                <w:szCs w:val="20"/>
              </w:rPr>
            </w:pPr>
            <w:r w:rsidRPr="00933A29">
              <w:rPr>
                <w:rFonts w:cstheme="minorHAnsi"/>
                <w:color w:val="000000"/>
                <w:sz w:val="20"/>
                <w:szCs w:val="20"/>
              </w:rPr>
              <w:t>RNO3</w:t>
            </w:r>
          </w:p>
        </w:tc>
        <w:tc>
          <w:tcPr>
            <w:tcW w:w="3780" w:type="dxa"/>
            <w:vAlign w:val="center"/>
          </w:tcPr>
          <w:p w14:paraId="460EDD49" w14:textId="39CEF61F" w:rsidR="00882F15" w:rsidRPr="00933A29" w:rsidRDefault="00882F15" w:rsidP="00590F38">
            <w:pPr>
              <w:spacing w:after="0"/>
              <w:jc w:val="center"/>
              <w:rPr>
                <w:rFonts w:cstheme="minorHAnsi"/>
                <w:sz w:val="20"/>
                <w:szCs w:val="20"/>
              </w:rPr>
            </w:pPr>
            <w:r w:rsidRPr="00933A29">
              <w:rPr>
                <w:rFonts w:cstheme="minorHAnsi"/>
                <w:color w:val="000000"/>
                <w:sz w:val="20"/>
                <w:szCs w:val="20"/>
              </w:rPr>
              <w:t>Lumped Organic Nitrates</w:t>
            </w:r>
          </w:p>
        </w:tc>
        <w:tc>
          <w:tcPr>
            <w:tcW w:w="900" w:type="dxa"/>
            <w:vAlign w:val="center"/>
          </w:tcPr>
          <w:p w14:paraId="434C0738" w14:textId="53C4D38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9A61336" w14:textId="77777777" w:rsidTr="00590F38">
        <w:trPr>
          <w:trHeight w:val="143"/>
        </w:trPr>
        <w:tc>
          <w:tcPr>
            <w:tcW w:w="3055" w:type="dxa"/>
            <w:vAlign w:val="center"/>
          </w:tcPr>
          <w:p w14:paraId="4BEFA9D2" w14:textId="40F310AC"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4452BB8D" w14:textId="47D36648" w:rsidR="00882F15" w:rsidRPr="00933A29" w:rsidRDefault="00882F15" w:rsidP="00590F38">
            <w:pPr>
              <w:spacing w:after="0"/>
              <w:jc w:val="center"/>
              <w:rPr>
                <w:rFonts w:cstheme="minorHAnsi"/>
                <w:sz w:val="20"/>
                <w:szCs w:val="20"/>
              </w:rPr>
            </w:pPr>
            <w:r w:rsidRPr="00933A29">
              <w:rPr>
                <w:rFonts w:cstheme="minorHAnsi"/>
                <w:color w:val="000000"/>
                <w:sz w:val="20"/>
                <w:szCs w:val="20"/>
              </w:rPr>
              <w:t>SESQ</w:t>
            </w:r>
          </w:p>
        </w:tc>
        <w:tc>
          <w:tcPr>
            <w:tcW w:w="3780" w:type="dxa"/>
            <w:vAlign w:val="center"/>
          </w:tcPr>
          <w:p w14:paraId="34F1D708" w14:textId="1407C328" w:rsidR="00882F15" w:rsidRPr="00933A29" w:rsidRDefault="00882F15" w:rsidP="00590F38">
            <w:pPr>
              <w:spacing w:after="0"/>
              <w:jc w:val="center"/>
              <w:rPr>
                <w:rFonts w:cstheme="minorHAnsi"/>
                <w:sz w:val="20"/>
                <w:szCs w:val="20"/>
              </w:rPr>
            </w:pPr>
            <w:r w:rsidRPr="00933A29">
              <w:rPr>
                <w:rFonts w:cstheme="minorHAnsi"/>
                <w:color w:val="000000"/>
                <w:sz w:val="20"/>
                <w:szCs w:val="20"/>
              </w:rPr>
              <w:t>Sesquiterpenes</w:t>
            </w:r>
          </w:p>
        </w:tc>
        <w:tc>
          <w:tcPr>
            <w:tcW w:w="900" w:type="dxa"/>
            <w:vAlign w:val="center"/>
          </w:tcPr>
          <w:p w14:paraId="3CD31A55" w14:textId="08D697B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775BE3F" w14:textId="77777777" w:rsidTr="00590F38">
        <w:trPr>
          <w:trHeight w:val="143"/>
        </w:trPr>
        <w:tc>
          <w:tcPr>
            <w:tcW w:w="3055" w:type="dxa"/>
            <w:vAlign w:val="center"/>
          </w:tcPr>
          <w:p w14:paraId="433BBA69" w14:textId="2B864A0D"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656B2609" w14:textId="59D3AC03" w:rsidR="00882F15" w:rsidRPr="00933A29" w:rsidRDefault="00882F15" w:rsidP="00590F38">
            <w:pPr>
              <w:spacing w:after="0"/>
              <w:jc w:val="center"/>
              <w:rPr>
                <w:rFonts w:cstheme="minorHAnsi"/>
                <w:sz w:val="20"/>
                <w:szCs w:val="20"/>
              </w:rPr>
            </w:pPr>
            <w:r w:rsidRPr="00933A29">
              <w:rPr>
                <w:rFonts w:cstheme="minorHAnsi"/>
                <w:color w:val="000000"/>
                <w:sz w:val="20"/>
                <w:szCs w:val="20"/>
              </w:rPr>
              <w:t>TERP</w:t>
            </w:r>
          </w:p>
        </w:tc>
        <w:tc>
          <w:tcPr>
            <w:tcW w:w="3780" w:type="dxa"/>
            <w:vAlign w:val="center"/>
          </w:tcPr>
          <w:p w14:paraId="5A9F0394" w14:textId="287AE062" w:rsidR="00882F15" w:rsidRPr="00933A29" w:rsidRDefault="00882F15" w:rsidP="00590F38">
            <w:pPr>
              <w:spacing w:after="0"/>
              <w:jc w:val="center"/>
              <w:rPr>
                <w:rFonts w:cstheme="minorHAnsi"/>
                <w:sz w:val="20"/>
                <w:szCs w:val="20"/>
              </w:rPr>
            </w:pPr>
            <w:r w:rsidRPr="00933A29">
              <w:rPr>
                <w:rFonts w:cstheme="minorHAnsi"/>
                <w:color w:val="000000"/>
                <w:sz w:val="20"/>
                <w:szCs w:val="20"/>
              </w:rPr>
              <w:t>Terpenes</w:t>
            </w:r>
          </w:p>
        </w:tc>
        <w:tc>
          <w:tcPr>
            <w:tcW w:w="900" w:type="dxa"/>
            <w:vAlign w:val="center"/>
          </w:tcPr>
          <w:p w14:paraId="21593C94" w14:textId="0CFEDBA8"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6A23ACE" w14:textId="77777777" w:rsidTr="00590F38">
        <w:trPr>
          <w:trHeight w:val="143"/>
        </w:trPr>
        <w:tc>
          <w:tcPr>
            <w:tcW w:w="3055" w:type="dxa"/>
            <w:vAlign w:val="center"/>
          </w:tcPr>
          <w:p w14:paraId="3A13EC58" w14:textId="2B8DEDC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95ECF7A" w14:textId="7EE72455" w:rsidR="00882F15" w:rsidRPr="00933A29" w:rsidRDefault="00882F15" w:rsidP="00590F38">
            <w:pPr>
              <w:spacing w:after="0"/>
              <w:jc w:val="center"/>
              <w:rPr>
                <w:rFonts w:cstheme="minorHAnsi"/>
                <w:sz w:val="20"/>
                <w:szCs w:val="20"/>
              </w:rPr>
            </w:pPr>
            <w:r w:rsidRPr="00933A29">
              <w:rPr>
                <w:rFonts w:cstheme="minorHAnsi"/>
                <w:color w:val="000000"/>
                <w:sz w:val="20"/>
                <w:szCs w:val="20"/>
              </w:rPr>
              <w:t>AACD</w:t>
            </w:r>
          </w:p>
        </w:tc>
        <w:tc>
          <w:tcPr>
            <w:tcW w:w="3780" w:type="dxa"/>
            <w:vAlign w:val="center"/>
          </w:tcPr>
          <w:p w14:paraId="354A3730" w14:textId="0469D090" w:rsidR="00882F15" w:rsidRPr="00933A29" w:rsidRDefault="00882F15" w:rsidP="00590F38">
            <w:pPr>
              <w:spacing w:after="0"/>
              <w:jc w:val="center"/>
              <w:rPr>
                <w:rFonts w:cstheme="minorHAnsi"/>
                <w:sz w:val="20"/>
                <w:szCs w:val="20"/>
              </w:rPr>
            </w:pPr>
            <w:r w:rsidRPr="00933A29">
              <w:rPr>
                <w:rFonts w:cstheme="minorHAnsi"/>
                <w:color w:val="000000"/>
                <w:sz w:val="20"/>
                <w:szCs w:val="20"/>
              </w:rPr>
              <w:t>Acetic Acid</w:t>
            </w:r>
          </w:p>
        </w:tc>
        <w:tc>
          <w:tcPr>
            <w:tcW w:w="900" w:type="dxa"/>
            <w:vAlign w:val="center"/>
          </w:tcPr>
          <w:p w14:paraId="7B340B4B" w14:textId="6A72C53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CF376E6" w14:textId="77777777" w:rsidTr="00590F38">
        <w:trPr>
          <w:trHeight w:val="143"/>
        </w:trPr>
        <w:tc>
          <w:tcPr>
            <w:tcW w:w="3055" w:type="dxa"/>
            <w:vAlign w:val="center"/>
          </w:tcPr>
          <w:p w14:paraId="68B69C5E" w14:textId="50045220"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4099B071" w14:textId="50CF8797" w:rsidR="00882F15" w:rsidRPr="00933A29" w:rsidRDefault="00882F15" w:rsidP="00590F38">
            <w:pPr>
              <w:spacing w:after="0"/>
              <w:jc w:val="center"/>
              <w:rPr>
                <w:rFonts w:cstheme="minorHAnsi"/>
                <w:sz w:val="20"/>
                <w:szCs w:val="20"/>
              </w:rPr>
            </w:pPr>
            <w:r w:rsidRPr="00933A29">
              <w:rPr>
                <w:rFonts w:cstheme="minorHAnsi"/>
                <w:color w:val="000000"/>
                <w:sz w:val="20"/>
                <w:szCs w:val="20"/>
              </w:rPr>
              <w:t>ACET</w:t>
            </w:r>
          </w:p>
        </w:tc>
        <w:tc>
          <w:tcPr>
            <w:tcW w:w="3780" w:type="dxa"/>
            <w:vAlign w:val="center"/>
          </w:tcPr>
          <w:p w14:paraId="6312C746" w14:textId="44919042" w:rsidR="00882F15" w:rsidRPr="00933A29" w:rsidRDefault="00882F15" w:rsidP="00590F38">
            <w:pPr>
              <w:spacing w:after="0"/>
              <w:jc w:val="center"/>
              <w:rPr>
                <w:rFonts w:cstheme="minorHAnsi"/>
                <w:sz w:val="20"/>
                <w:szCs w:val="20"/>
              </w:rPr>
            </w:pPr>
            <w:r w:rsidRPr="00933A29">
              <w:rPr>
                <w:rFonts w:cstheme="minorHAnsi"/>
                <w:color w:val="000000"/>
                <w:sz w:val="20"/>
                <w:szCs w:val="20"/>
              </w:rPr>
              <w:t>Acetone</w:t>
            </w:r>
          </w:p>
        </w:tc>
        <w:tc>
          <w:tcPr>
            <w:tcW w:w="900" w:type="dxa"/>
            <w:vAlign w:val="center"/>
          </w:tcPr>
          <w:p w14:paraId="6273BBAB" w14:textId="1F581D1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7192AF1A" w14:textId="77777777" w:rsidTr="00590F38">
        <w:trPr>
          <w:trHeight w:val="143"/>
        </w:trPr>
        <w:tc>
          <w:tcPr>
            <w:tcW w:w="3055" w:type="dxa"/>
            <w:vAlign w:val="center"/>
          </w:tcPr>
          <w:p w14:paraId="73251EFB" w14:textId="12614238"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722283AF" w14:textId="383614AB" w:rsidR="00882F15" w:rsidRPr="00933A29" w:rsidRDefault="00882F15" w:rsidP="00590F38">
            <w:pPr>
              <w:spacing w:after="0"/>
              <w:jc w:val="center"/>
              <w:rPr>
                <w:rFonts w:cstheme="minorHAnsi"/>
                <w:sz w:val="20"/>
                <w:szCs w:val="20"/>
              </w:rPr>
            </w:pPr>
            <w:r w:rsidRPr="00933A29">
              <w:rPr>
                <w:rFonts w:cstheme="minorHAnsi"/>
                <w:color w:val="000000"/>
                <w:sz w:val="20"/>
                <w:szCs w:val="20"/>
              </w:rPr>
              <w:t>ACYE</w:t>
            </w:r>
          </w:p>
        </w:tc>
        <w:tc>
          <w:tcPr>
            <w:tcW w:w="3780" w:type="dxa"/>
            <w:vAlign w:val="center"/>
          </w:tcPr>
          <w:p w14:paraId="3122BE32" w14:textId="0DC3B20D" w:rsidR="00882F15" w:rsidRPr="00933A29" w:rsidRDefault="00882F15" w:rsidP="00590F38">
            <w:pPr>
              <w:spacing w:after="0"/>
              <w:jc w:val="center"/>
              <w:rPr>
                <w:rFonts w:cstheme="minorHAnsi"/>
                <w:sz w:val="20"/>
                <w:szCs w:val="20"/>
              </w:rPr>
            </w:pPr>
            <w:r w:rsidRPr="00933A29">
              <w:rPr>
                <w:rFonts w:cstheme="minorHAnsi"/>
                <w:color w:val="000000"/>
                <w:sz w:val="20"/>
                <w:szCs w:val="20"/>
              </w:rPr>
              <w:t>Acetylene</w:t>
            </w:r>
          </w:p>
        </w:tc>
        <w:tc>
          <w:tcPr>
            <w:tcW w:w="900" w:type="dxa"/>
            <w:vAlign w:val="center"/>
          </w:tcPr>
          <w:p w14:paraId="1CE7541D" w14:textId="27924C9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71F1945B" w14:textId="77777777" w:rsidTr="00590F38">
        <w:trPr>
          <w:trHeight w:val="143"/>
        </w:trPr>
        <w:tc>
          <w:tcPr>
            <w:tcW w:w="3055" w:type="dxa"/>
            <w:vAlign w:val="center"/>
          </w:tcPr>
          <w:p w14:paraId="29EA4229" w14:textId="32918C68"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1AF8E003" w14:textId="14C4512B" w:rsidR="00882F15" w:rsidRPr="00933A29" w:rsidRDefault="00882F15" w:rsidP="00590F38">
            <w:pPr>
              <w:spacing w:after="0"/>
              <w:jc w:val="center"/>
              <w:rPr>
                <w:rFonts w:cstheme="minorHAnsi"/>
                <w:sz w:val="20"/>
                <w:szCs w:val="20"/>
              </w:rPr>
            </w:pPr>
            <w:r w:rsidRPr="00933A29">
              <w:rPr>
                <w:rFonts w:cstheme="minorHAnsi"/>
                <w:color w:val="000000"/>
                <w:sz w:val="20"/>
                <w:szCs w:val="20"/>
              </w:rPr>
              <w:t>BACL</w:t>
            </w:r>
          </w:p>
        </w:tc>
        <w:tc>
          <w:tcPr>
            <w:tcW w:w="3780" w:type="dxa"/>
            <w:vAlign w:val="center"/>
          </w:tcPr>
          <w:p w14:paraId="58B680A5" w14:textId="4A6A9ADD" w:rsidR="00882F15" w:rsidRPr="00933A29" w:rsidRDefault="00882F15" w:rsidP="00590F38">
            <w:pPr>
              <w:spacing w:after="0"/>
              <w:jc w:val="center"/>
              <w:rPr>
                <w:rFonts w:cstheme="minorHAnsi"/>
                <w:sz w:val="20"/>
                <w:szCs w:val="20"/>
              </w:rPr>
            </w:pPr>
            <w:proofErr w:type="spellStart"/>
            <w:r w:rsidRPr="00933A29">
              <w:rPr>
                <w:rFonts w:cstheme="minorHAnsi"/>
                <w:color w:val="000000"/>
                <w:sz w:val="20"/>
                <w:szCs w:val="20"/>
              </w:rPr>
              <w:t>Biacetyl</w:t>
            </w:r>
            <w:proofErr w:type="spellEnd"/>
          </w:p>
        </w:tc>
        <w:tc>
          <w:tcPr>
            <w:tcW w:w="900" w:type="dxa"/>
            <w:vAlign w:val="center"/>
          </w:tcPr>
          <w:p w14:paraId="6C722490" w14:textId="76C3EB9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5CA79851" w14:textId="77777777" w:rsidTr="00590F38">
        <w:trPr>
          <w:trHeight w:val="143"/>
        </w:trPr>
        <w:tc>
          <w:tcPr>
            <w:tcW w:w="3055" w:type="dxa"/>
            <w:vAlign w:val="center"/>
          </w:tcPr>
          <w:p w14:paraId="5BD56490" w14:textId="55331CB6"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47FCBBF" w14:textId="24E145F7" w:rsidR="00882F15" w:rsidRPr="00933A29" w:rsidRDefault="00882F15" w:rsidP="00590F38">
            <w:pPr>
              <w:spacing w:after="0"/>
              <w:jc w:val="center"/>
              <w:rPr>
                <w:rFonts w:cstheme="minorHAnsi"/>
                <w:sz w:val="20"/>
                <w:szCs w:val="20"/>
              </w:rPr>
            </w:pPr>
            <w:r w:rsidRPr="00933A29">
              <w:rPr>
                <w:rFonts w:cstheme="minorHAnsi"/>
                <w:color w:val="000000"/>
                <w:sz w:val="20"/>
                <w:szCs w:val="20"/>
              </w:rPr>
              <w:t>BENZ</w:t>
            </w:r>
          </w:p>
        </w:tc>
        <w:tc>
          <w:tcPr>
            <w:tcW w:w="3780" w:type="dxa"/>
            <w:vAlign w:val="center"/>
          </w:tcPr>
          <w:p w14:paraId="55B81349" w14:textId="7145D205" w:rsidR="00882F15" w:rsidRPr="00933A29" w:rsidRDefault="00882F15" w:rsidP="00590F38">
            <w:pPr>
              <w:spacing w:after="0"/>
              <w:jc w:val="center"/>
              <w:rPr>
                <w:rFonts w:cstheme="minorHAnsi"/>
                <w:sz w:val="20"/>
                <w:szCs w:val="20"/>
              </w:rPr>
            </w:pPr>
            <w:r w:rsidRPr="00933A29">
              <w:rPr>
                <w:rFonts w:cstheme="minorHAnsi"/>
                <w:color w:val="000000"/>
                <w:sz w:val="20"/>
                <w:szCs w:val="20"/>
              </w:rPr>
              <w:t>Benzene</w:t>
            </w:r>
          </w:p>
        </w:tc>
        <w:tc>
          <w:tcPr>
            <w:tcW w:w="900" w:type="dxa"/>
            <w:vAlign w:val="center"/>
          </w:tcPr>
          <w:p w14:paraId="11C8BA81" w14:textId="1E96F9FD"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1536AD14" w14:textId="77777777" w:rsidTr="00590F38">
        <w:trPr>
          <w:trHeight w:val="143"/>
        </w:trPr>
        <w:tc>
          <w:tcPr>
            <w:tcW w:w="3055" w:type="dxa"/>
            <w:vAlign w:val="center"/>
          </w:tcPr>
          <w:p w14:paraId="248B30C5" w14:textId="21010F3E"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0ADACB23" w14:textId="40B27712" w:rsidR="00882F15" w:rsidRPr="00933A29" w:rsidRDefault="00882F15" w:rsidP="00590F38">
            <w:pPr>
              <w:spacing w:after="0"/>
              <w:jc w:val="center"/>
              <w:rPr>
                <w:rFonts w:cstheme="minorHAnsi"/>
                <w:sz w:val="20"/>
                <w:szCs w:val="20"/>
              </w:rPr>
            </w:pPr>
            <w:r w:rsidRPr="00933A29">
              <w:rPr>
                <w:rFonts w:cstheme="minorHAnsi"/>
                <w:color w:val="000000"/>
                <w:sz w:val="20"/>
                <w:szCs w:val="20"/>
              </w:rPr>
              <w:t>CCHO</w:t>
            </w:r>
          </w:p>
        </w:tc>
        <w:tc>
          <w:tcPr>
            <w:tcW w:w="3780" w:type="dxa"/>
            <w:vAlign w:val="center"/>
          </w:tcPr>
          <w:p w14:paraId="06AFC1D4" w14:textId="198EB433" w:rsidR="00882F15" w:rsidRPr="00933A29" w:rsidRDefault="00882F15" w:rsidP="00590F38">
            <w:pPr>
              <w:spacing w:after="0"/>
              <w:jc w:val="center"/>
              <w:rPr>
                <w:rFonts w:cstheme="minorHAnsi"/>
                <w:sz w:val="20"/>
                <w:szCs w:val="20"/>
              </w:rPr>
            </w:pPr>
            <w:r w:rsidRPr="00933A29">
              <w:rPr>
                <w:rFonts w:cstheme="minorHAnsi"/>
                <w:color w:val="000000"/>
                <w:sz w:val="20"/>
                <w:szCs w:val="20"/>
              </w:rPr>
              <w:t>Acetaldehyde</w:t>
            </w:r>
          </w:p>
        </w:tc>
        <w:tc>
          <w:tcPr>
            <w:tcW w:w="900" w:type="dxa"/>
            <w:vAlign w:val="center"/>
          </w:tcPr>
          <w:p w14:paraId="1FAB99C4" w14:textId="12A3C70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1566343F" w14:textId="77777777" w:rsidTr="00590F38">
        <w:trPr>
          <w:trHeight w:val="143"/>
        </w:trPr>
        <w:tc>
          <w:tcPr>
            <w:tcW w:w="3055" w:type="dxa"/>
            <w:vAlign w:val="center"/>
          </w:tcPr>
          <w:p w14:paraId="6D9A8692" w14:textId="3016D107"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5C29729E" w14:textId="765DB495" w:rsidR="00882F15" w:rsidRPr="00933A29" w:rsidRDefault="00882F15" w:rsidP="00590F38">
            <w:pPr>
              <w:spacing w:after="0"/>
              <w:jc w:val="center"/>
              <w:rPr>
                <w:rFonts w:cstheme="minorHAnsi"/>
                <w:sz w:val="20"/>
                <w:szCs w:val="20"/>
              </w:rPr>
            </w:pPr>
            <w:r w:rsidRPr="00933A29">
              <w:rPr>
                <w:rFonts w:cstheme="minorHAnsi"/>
                <w:color w:val="000000"/>
                <w:sz w:val="20"/>
                <w:szCs w:val="20"/>
              </w:rPr>
              <w:t>CH4</w:t>
            </w:r>
          </w:p>
        </w:tc>
        <w:tc>
          <w:tcPr>
            <w:tcW w:w="3780" w:type="dxa"/>
            <w:vAlign w:val="center"/>
          </w:tcPr>
          <w:p w14:paraId="3D1F00AC" w14:textId="03E5BD6E" w:rsidR="00882F15" w:rsidRPr="00933A29" w:rsidRDefault="00882F15" w:rsidP="00590F38">
            <w:pPr>
              <w:spacing w:after="0"/>
              <w:jc w:val="center"/>
              <w:rPr>
                <w:rFonts w:cstheme="minorHAnsi"/>
                <w:sz w:val="20"/>
                <w:szCs w:val="20"/>
              </w:rPr>
            </w:pPr>
            <w:r w:rsidRPr="00933A29">
              <w:rPr>
                <w:rFonts w:cstheme="minorHAnsi"/>
                <w:color w:val="000000"/>
                <w:sz w:val="20"/>
                <w:szCs w:val="20"/>
              </w:rPr>
              <w:t>Methane</w:t>
            </w:r>
          </w:p>
        </w:tc>
        <w:tc>
          <w:tcPr>
            <w:tcW w:w="900" w:type="dxa"/>
            <w:vAlign w:val="center"/>
          </w:tcPr>
          <w:p w14:paraId="6969A830" w14:textId="1FA0DDD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3408F092" w14:textId="77777777" w:rsidTr="00590F38">
        <w:trPr>
          <w:trHeight w:val="143"/>
        </w:trPr>
        <w:tc>
          <w:tcPr>
            <w:tcW w:w="3055" w:type="dxa"/>
            <w:vAlign w:val="center"/>
          </w:tcPr>
          <w:p w14:paraId="0CEF2391" w14:textId="796B090B"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4D341A83" w14:textId="1A46F4F1" w:rsidR="00882F15" w:rsidRPr="00933A29" w:rsidRDefault="00882F15" w:rsidP="00590F38">
            <w:pPr>
              <w:spacing w:after="0"/>
              <w:jc w:val="center"/>
              <w:rPr>
                <w:rFonts w:cstheme="minorHAnsi"/>
                <w:sz w:val="20"/>
                <w:szCs w:val="20"/>
              </w:rPr>
            </w:pPr>
            <w:r w:rsidRPr="00933A29">
              <w:rPr>
                <w:rFonts w:cstheme="minorHAnsi"/>
                <w:color w:val="000000"/>
                <w:sz w:val="20"/>
                <w:szCs w:val="20"/>
              </w:rPr>
              <w:t>ETHE</w:t>
            </w:r>
          </w:p>
        </w:tc>
        <w:tc>
          <w:tcPr>
            <w:tcW w:w="3780" w:type="dxa"/>
            <w:vAlign w:val="center"/>
          </w:tcPr>
          <w:p w14:paraId="62E9ED34" w14:textId="2F2F8477" w:rsidR="00882F15" w:rsidRPr="00933A29" w:rsidRDefault="00882F15" w:rsidP="00590F38">
            <w:pPr>
              <w:spacing w:after="0"/>
              <w:jc w:val="center"/>
              <w:rPr>
                <w:rFonts w:cstheme="minorHAnsi"/>
                <w:sz w:val="20"/>
                <w:szCs w:val="20"/>
              </w:rPr>
            </w:pPr>
            <w:r w:rsidRPr="00933A29">
              <w:rPr>
                <w:rFonts w:cstheme="minorHAnsi"/>
                <w:color w:val="000000"/>
                <w:sz w:val="20"/>
                <w:szCs w:val="20"/>
              </w:rPr>
              <w:t>Ethene</w:t>
            </w:r>
          </w:p>
        </w:tc>
        <w:tc>
          <w:tcPr>
            <w:tcW w:w="900" w:type="dxa"/>
            <w:vAlign w:val="center"/>
          </w:tcPr>
          <w:p w14:paraId="433DC705" w14:textId="4CF9849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1B3692AA" w14:textId="77777777" w:rsidTr="00590F38">
        <w:trPr>
          <w:trHeight w:val="143"/>
        </w:trPr>
        <w:tc>
          <w:tcPr>
            <w:tcW w:w="3055" w:type="dxa"/>
            <w:vAlign w:val="center"/>
          </w:tcPr>
          <w:p w14:paraId="5601DE24" w14:textId="1B5FCFD9"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0B3E166" w14:textId="45B58682" w:rsidR="00882F15" w:rsidRPr="00933A29" w:rsidRDefault="00882F15" w:rsidP="00590F38">
            <w:pPr>
              <w:spacing w:after="0"/>
              <w:jc w:val="center"/>
              <w:rPr>
                <w:rFonts w:cstheme="minorHAnsi"/>
                <w:sz w:val="20"/>
                <w:szCs w:val="20"/>
              </w:rPr>
            </w:pPr>
            <w:r w:rsidRPr="00933A29">
              <w:rPr>
                <w:rFonts w:cstheme="minorHAnsi"/>
                <w:color w:val="000000"/>
                <w:sz w:val="20"/>
                <w:szCs w:val="20"/>
              </w:rPr>
              <w:t>FACD</w:t>
            </w:r>
          </w:p>
        </w:tc>
        <w:tc>
          <w:tcPr>
            <w:tcW w:w="3780" w:type="dxa"/>
            <w:vAlign w:val="center"/>
          </w:tcPr>
          <w:p w14:paraId="2FDAC31F" w14:textId="5FF5F86D" w:rsidR="00882F15" w:rsidRPr="00933A29" w:rsidRDefault="00882F15" w:rsidP="00590F38">
            <w:pPr>
              <w:spacing w:after="0"/>
              <w:jc w:val="center"/>
              <w:rPr>
                <w:rFonts w:cstheme="minorHAnsi"/>
                <w:sz w:val="20"/>
                <w:szCs w:val="20"/>
              </w:rPr>
            </w:pPr>
            <w:r w:rsidRPr="00933A29">
              <w:rPr>
                <w:rFonts w:cstheme="minorHAnsi"/>
                <w:color w:val="000000"/>
                <w:sz w:val="20"/>
                <w:szCs w:val="20"/>
              </w:rPr>
              <w:t>Formic Acid</w:t>
            </w:r>
          </w:p>
        </w:tc>
        <w:tc>
          <w:tcPr>
            <w:tcW w:w="900" w:type="dxa"/>
            <w:vAlign w:val="center"/>
          </w:tcPr>
          <w:p w14:paraId="767C5785" w14:textId="7A48473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6099AB16" w14:textId="77777777" w:rsidTr="00590F38">
        <w:trPr>
          <w:trHeight w:val="143"/>
        </w:trPr>
        <w:tc>
          <w:tcPr>
            <w:tcW w:w="3055" w:type="dxa"/>
            <w:vAlign w:val="center"/>
          </w:tcPr>
          <w:p w14:paraId="17A5354A" w14:textId="41E0C5BF"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37FA0DD5" w14:textId="670F1636" w:rsidR="00882F15" w:rsidRPr="00933A29" w:rsidRDefault="00882F15" w:rsidP="00590F38">
            <w:pPr>
              <w:spacing w:after="0"/>
              <w:jc w:val="center"/>
              <w:rPr>
                <w:rFonts w:cstheme="minorHAnsi"/>
                <w:sz w:val="20"/>
                <w:szCs w:val="20"/>
              </w:rPr>
            </w:pPr>
            <w:r w:rsidRPr="00933A29">
              <w:rPr>
                <w:rFonts w:cstheme="minorHAnsi"/>
                <w:color w:val="000000"/>
                <w:sz w:val="20"/>
                <w:szCs w:val="20"/>
              </w:rPr>
              <w:t>GLY</w:t>
            </w:r>
          </w:p>
        </w:tc>
        <w:tc>
          <w:tcPr>
            <w:tcW w:w="3780" w:type="dxa"/>
            <w:vAlign w:val="center"/>
          </w:tcPr>
          <w:p w14:paraId="0EF175D4" w14:textId="48D4100D" w:rsidR="00882F15" w:rsidRPr="00933A29" w:rsidRDefault="00882F15" w:rsidP="00590F38">
            <w:pPr>
              <w:spacing w:after="0"/>
              <w:jc w:val="center"/>
              <w:rPr>
                <w:rFonts w:cstheme="minorHAnsi"/>
                <w:sz w:val="20"/>
                <w:szCs w:val="20"/>
              </w:rPr>
            </w:pPr>
            <w:r w:rsidRPr="00933A29">
              <w:rPr>
                <w:rFonts w:cstheme="minorHAnsi"/>
                <w:color w:val="000000"/>
                <w:sz w:val="20"/>
                <w:szCs w:val="20"/>
              </w:rPr>
              <w:t>Glyoxal</w:t>
            </w:r>
          </w:p>
        </w:tc>
        <w:tc>
          <w:tcPr>
            <w:tcW w:w="900" w:type="dxa"/>
            <w:vAlign w:val="center"/>
          </w:tcPr>
          <w:p w14:paraId="60420A80" w14:textId="0A7894E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5A49A0E8" w14:textId="77777777" w:rsidTr="00590F38">
        <w:trPr>
          <w:trHeight w:val="143"/>
        </w:trPr>
        <w:tc>
          <w:tcPr>
            <w:tcW w:w="3055" w:type="dxa"/>
            <w:vAlign w:val="center"/>
          </w:tcPr>
          <w:p w14:paraId="02455BFD" w14:textId="4EF5DF2D"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39E6A917" w14:textId="497F9917" w:rsidR="00882F15" w:rsidRPr="00933A29" w:rsidRDefault="00882F15" w:rsidP="00590F38">
            <w:pPr>
              <w:spacing w:after="0"/>
              <w:jc w:val="center"/>
              <w:rPr>
                <w:rFonts w:cstheme="minorHAnsi"/>
                <w:sz w:val="20"/>
                <w:szCs w:val="20"/>
              </w:rPr>
            </w:pPr>
            <w:r w:rsidRPr="00933A29">
              <w:rPr>
                <w:rFonts w:cstheme="minorHAnsi"/>
                <w:color w:val="000000"/>
                <w:sz w:val="20"/>
                <w:szCs w:val="20"/>
              </w:rPr>
              <w:t>HCHO</w:t>
            </w:r>
          </w:p>
        </w:tc>
        <w:tc>
          <w:tcPr>
            <w:tcW w:w="3780" w:type="dxa"/>
            <w:vAlign w:val="center"/>
          </w:tcPr>
          <w:p w14:paraId="60F1A954" w14:textId="3F20D5BB" w:rsidR="00882F15" w:rsidRPr="00933A29" w:rsidRDefault="00882F15" w:rsidP="00590F38">
            <w:pPr>
              <w:spacing w:after="0"/>
              <w:jc w:val="center"/>
              <w:rPr>
                <w:rFonts w:cstheme="minorHAnsi"/>
                <w:sz w:val="20"/>
                <w:szCs w:val="20"/>
              </w:rPr>
            </w:pPr>
            <w:r w:rsidRPr="00933A29">
              <w:rPr>
                <w:rFonts w:cstheme="minorHAnsi"/>
                <w:color w:val="000000"/>
                <w:sz w:val="20"/>
                <w:szCs w:val="20"/>
              </w:rPr>
              <w:t>Formaldehyde</w:t>
            </w:r>
          </w:p>
        </w:tc>
        <w:tc>
          <w:tcPr>
            <w:tcW w:w="900" w:type="dxa"/>
            <w:vAlign w:val="center"/>
          </w:tcPr>
          <w:p w14:paraId="31F9E16B" w14:textId="69B4409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4EE6A713" w14:textId="77777777" w:rsidTr="00590F38">
        <w:trPr>
          <w:trHeight w:val="143"/>
        </w:trPr>
        <w:tc>
          <w:tcPr>
            <w:tcW w:w="3055" w:type="dxa"/>
            <w:vAlign w:val="center"/>
          </w:tcPr>
          <w:p w14:paraId="55AED8B8" w14:textId="431FFDDC"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FBCEF06" w14:textId="3D5AC28E" w:rsidR="00882F15" w:rsidRPr="00933A29" w:rsidRDefault="00882F15" w:rsidP="00590F38">
            <w:pPr>
              <w:spacing w:after="0"/>
              <w:jc w:val="center"/>
              <w:rPr>
                <w:rFonts w:cstheme="minorHAnsi"/>
                <w:sz w:val="20"/>
                <w:szCs w:val="20"/>
              </w:rPr>
            </w:pPr>
            <w:r w:rsidRPr="00933A29">
              <w:rPr>
                <w:rFonts w:cstheme="minorHAnsi"/>
                <w:color w:val="000000"/>
                <w:sz w:val="20"/>
                <w:szCs w:val="20"/>
              </w:rPr>
              <w:t>ISOP</w:t>
            </w:r>
          </w:p>
        </w:tc>
        <w:tc>
          <w:tcPr>
            <w:tcW w:w="3780" w:type="dxa"/>
            <w:vAlign w:val="center"/>
          </w:tcPr>
          <w:p w14:paraId="7E2A8D65" w14:textId="5DE68F0F" w:rsidR="00882F15" w:rsidRPr="00933A29" w:rsidRDefault="00882F15" w:rsidP="00590F38">
            <w:pPr>
              <w:spacing w:after="0"/>
              <w:jc w:val="center"/>
              <w:rPr>
                <w:rFonts w:cstheme="minorHAnsi"/>
                <w:sz w:val="20"/>
                <w:szCs w:val="20"/>
              </w:rPr>
            </w:pPr>
            <w:r w:rsidRPr="00933A29">
              <w:rPr>
                <w:rFonts w:cstheme="minorHAnsi"/>
                <w:color w:val="000000"/>
                <w:sz w:val="20"/>
                <w:szCs w:val="20"/>
              </w:rPr>
              <w:t>Isoprene</w:t>
            </w:r>
          </w:p>
        </w:tc>
        <w:tc>
          <w:tcPr>
            <w:tcW w:w="900" w:type="dxa"/>
            <w:vAlign w:val="center"/>
          </w:tcPr>
          <w:p w14:paraId="417F6230" w14:textId="710B2B9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72D49DBF" w14:textId="77777777" w:rsidTr="00590F38">
        <w:trPr>
          <w:trHeight w:val="143"/>
        </w:trPr>
        <w:tc>
          <w:tcPr>
            <w:tcW w:w="3055" w:type="dxa"/>
            <w:vAlign w:val="center"/>
          </w:tcPr>
          <w:p w14:paraId="01A4635D" w14:textId="5494CE7F"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1A84AA00" w14:textId="6BC2BB45" w:rsidR="00882F15" w:rsidRPr="00933A29" w:rsidRDefault="00882F15" w:rsidP="00590F38">
            <w:pPr>
              <w:spacing w:after="0"/>
              <w:jc w:val="center"/>
              <w:rPr>
                <w:rFonts w:cstheme="minorHAnsi"/>
                <w:sz w:val="20"/>
                <w:szCs w:val="20"/>
              </w:rPr>
            </w:pPr>
            <w:r w:rsidRPr="00933A29">
              <w:rPr>
                <w:rFonts w:cstheme="minorHAnsi"/>
                <w:color w:val="000000"/>
                <w:sz w:val="20"/>
                <w:szCs w:val="20"/>
              </w:rPr>
              <w:t>MACR</w:t>
            </w:r>
          </w:p>
        </w:tc>
        <w:tc>
          <w:tcPr>
            <w:tcW w:w="3780" w:type="dxa"/>
            <w:vAlign w:val="center"/>
          </w:tcPr>
          <w:p w14:paraId="6E7A72DA" w14:textId="28973DCE" w:rsidR="00882F15" w:rsidRPr="00933A29" w:rsidRDefault="00882F15" w:rsidP="00590F38">
            <w:pPr>
              <w:spacing w:after="0"/>
              <w:jc w:val="center"/>
              <w:rPr>
                <w:rFonts w:cstheme="minorHAnsi"/>
                <w:sz w:val="20"/>
                <w:szCs w:val="20"/>
              </w:rPr>
            </w:pPr>
            <w:r w:rsidRPr="00933A29">
              <w:rPr>
                <w:rFonts w:cstheme="minorHAnsi"/>
                <w:color w:val="000000"/>
                <w:sz w:val="20"/>
                <w:szCs w:val="20"/>
              </w:rPr>
              <w:t>Methacrolein</w:t>
            </w:r>
          </w:p>
        </w:tc>
        <w:tc>
          <w:tcPr>
            <w:tcW w:w="900" w:type="dxa"/>
            <w:vAlign w:val="center"/>
          </w:tcPr>
          <w:p w14:paraId="6A950B05" w14:textId="4D2AC58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7840CE51" w14:textId="77777777" w:rsidTr="00590F38">
        <w:trPr>
          <w:trHeight w:val="143"/>
        </w:trPr>
        <w:tc>
          <w:tcPr>
            <w:tcW w:w="3055" w:type="dxa"/>
            <w:vAlign w:val="center"/>
          </w:tcPr>
          <w:p w14:paraId="61B4ADE8" w14:textId="7CE7AC25"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6B80917E" w14:textId="5EC3EFD1" w:rsidR="00882F15" w:rsidRPr="00933A29" w:rsidRDefault="00882F15" w:rsidP="00590F38">
            <w:pPr>
              <w:spacing w:after="0"/>
              <w:jc w:val="center"/>
              <w:rPr>
                <w:rFonts w:cstheme="minorHAnsi"/>
                <w:sz w:val="20"/>
                <w:szCs w:val="20"/>
              </w:rPr>
            </w:pPr>
            <w:r w:rsidRPr="00933A29">
              <w:rPr>
                <w:rFonts w:cstheme="minorHAnsi"/>
                <w:color w:val="000000"/>
                <w:sz w:val="20"/>
                <w:szCs w:val="20"/>
              </w:rPr>
              <w:t>MEOH</w:t>
            </w:r>
          </w:p>
        </w:tc>
        <w:tc>
          <w:tcPr>
            <w:tcW w:w="3780" w:type="dxa"/>
            <w:vAlign w:val="center"/>
          </w:tcPr>
          <w:p w14:paraId="3E5A8469" w14:textId="1DD3FFD1" w:rsidR="00882F15" w:rsidRPr="00933A29" w:rsidRDefault="00882F15" w:rsidP="00590F38">
            <w:pPr>
              <w:spacing w:after="0"/>
              <w:jc w:val="center"/>
              <w:rPr>
                <w:rFonts w:cstheme="minorHAnsi"/>
                <w:sz w:val="20"/>
                <w:szCs w:val="20"/>
              </w:rPr>
            </w:pPr>
            <w:r w:rsidRPr="00933A29">
              <w:rPr>
                <w:rFonts w:cstheme="minorHAnsi"/>
                <w:color w:val="000000"/>
                <w:sz w:val="20"/>
                <w:szCs w:val="20"/>
              </w:rPr>
              <w:t>Methanol</w:t>
            </w:r>
          </w:p>
        </w:tc>
        <w:tc>
          <w:tcPr>
            <w:tcW w:w="900" w:type="dxa"/>
            <w:vAlign w:val="center"/>
          </w:tcPr>
          <w:p w14:paraId="319690E1" w14:textId="6909B51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1250A059" w14:textId="77777777" w:rsidTr="00590F38">
        <w:trPr>
          <w:trHeight w:val="143"/>
        </w:trPr>
        <w:tc>
          <w:tcPr>
            <w:tcW w:w="3055" w:type="dxa"/>
            <w:vAlign w:val="center"/>
          </w:tcPr>
          <w:p w14:paraId="6937FDAC" w14:textId="3474133C"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40BA041" w14:textId="6412B844" w:rsidR="00882F15" w:rsidRPr="00933A29" w:rsidRDefault="00882F15" w:rsidP="00590F38">
            <w:pPr>
              <w:spacing w:after="0"/>
              <w:jc w:val="center"/>
              <w:rPr>
                <w:rFonts w:cstheme="minorHAnsi"/>
                <w:sz w:val="20"/>
                <w:szCs w:val="20"/>
              </w:rPr>
            </w:pPr>
            <w:r w:rsidRPr="00933A29">
              <w:rPr>
                <w:rFonts w:cstheme="minorHAnsi"/>
                <w:color w:val="000000"/>
                <w:sz w:val="20"/>
                <w:szCs w:val="20"/>
              </w:rPr>
              <w:t>MGLY</w:t>
            </w:r>
          </w:p>
        </w:tc>
        <w:tc>
          <w:tcPr>
            <w:tcW w:w="3780" w:type="dxa"/>
            <w:vAlign w:val="center"/>
          </w:tcPr>
          <w:p w14:paraId="6D0F9F3F" w14:textId="3D33EFE1"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 Glyoxal</w:t>
            </w:r>
          </w:p>
        </w:tc>
        <w:tc>
          <w:tcPr>
            <w:tcW w:w="900" w:type="dxa"/>
            <w:vAlign w:val="center"/>
          </w:tcPr>
          <w:p w14:paraId="0B5D3897" w14:textId="0C866927"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7761AAB" w14:textId="77777777" w:rsidTr="00590F38">
        <w:trPr>
          <w:trHeight w:val="143"/>
        </w:trPr>
        <w:tc>
          <w:tcPr>
            <w:tcW w:w="3055" w:type="dxa"/>
            <w:vAlign w:val="center"/>
          </w:tcPr>
          <w:p w14:paraId="3A241F3E" w14:textId="1B7CAB8D"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16CF6E1C" w14:textId="18CE0469" w:rsidR="00882F15" w:rsidRPr="00933A29" w:rsidRDefault="00882F15" w:rsidP="00590F38">
            <w:pPr>
              <w:spacing w:after="0"/>
              <w:jc w:val="center"/>
              <w:rPr>
                <w:rFonts w:cstheme="minorHAnsi"/>
                <w:sz w:val="20"/>
                <w:szCs w:val="20"/>
              </w:rPr>
            </w:pPr>
            <w:r w:rsidRPr="00933A29">
              <w:rPr>
                <w:rFonts w:cstheme="minorHAnsi"/>
                <w:color w:val="000000"/>
                <w:sz w:val="20"/>
                <w:szCs w:val="20"/>
              </w:rPr>
              <w:t>MVK</w:t>
            </w:r>
          </w:p>
        </w:tc>
        <w:tc>
          <w:tcPr>
            <w:tcW w:w="3780" w:type="dxa"/>
            <w:vAlign w:val="center"/>
          </w:tcPr>
          <w:p w14:paraId="2EBFE0D2" w14:textId="328BEEDC"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 Vinyl Ketone</w:t>
            </w:r>
          </w:p>
        </w:tc>
        <w:tc>
          <w:tcPr>
            <w:tcW w:w="900" w:type="dxa"/>
            <w:vAlign w:val="center"/>
          </w:tcPr>
          <w:p w14:paraId="1220980E" w14:textId="3D57490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8AF07DF" w14:textId="77777777" w:rsidTr="00590F38">
        <w:trPr>
          <w:trHeight w:val="143"/>
        </w:trPr>
        <w:tc>
          <w:tcPr>
            <w:tcW w:w="3055" w:type="dxa"/>
            <w:vAlign w:val="center"/>
          </w:tcPr>
          <w:p w14:paraId="58E9D3D5" w14:textId="5899B350"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1D7077AF" w14:textId="1B80E420" w:rsidR="00882F15" w:rsidRPr="00933A29" w:rsidRDefault="00882F15" w:rsidP="00590F38">
            <w:pPr>
              <w:spacing w:after="0"/>
              <w:jc w:val="center"/>
              <w:rPr>
                <w:rFonts w:cstheme="minorHAnsi"/>
                <w:sz w:val="20"/>
                <w:szCs w:val="20"/>
              </w:rPr>
            </w:pPr>
            <w:r w:rsidRPr="00933A29">
              <w:rPr>
                <w:rFonts w:cstheme="minorHAnsi"/>
                <w:color w:val="000000"/>
                <w:sz w:val="20"/>
                <w:szCs w:val="20"/>
              </w:rPr>
              <w:t>ALK1</w:t>
            </w:r>
          </w:p>
        </w:tc>
        <w:tc>
          <w:tcPr>
            <w:tcW w:w="3780" w:type="dxa"/>
            <w:vAlign w:val="center"/>
          </w:tcPr>
          <w:p w14:paraId="7EAC3E3A" w14:textId="3ABC4DDB"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Alkanes and other non-aromatic compounds that react only with OH and have a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between 2 and 5 x 10</w:t>
            </w:r>
            <w:r w:rsidRPr="00933A29">
              <w:rPr>
                <w:rFonts w:cstheme="minorHAnsi"/>
                <w:color w:val="000000"/>
                <w:sz w:val="20"/>
                <w:szCs w:val="20"/>
                <w:vertAlign w:val="superscript"/>
              </w:rPr>
              <w:t>2</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r w:rsidRPr="00933A29">
              <w:rPr>
                <w:rFonts w:cstheme="minorHAnsi"/>
                <w:color w:val="000000"/>
                <w:sz w:val="20"/>
                <w:szCs w:val="20"/>
              </w:rPr>
              <w:t xml:space="preserve"> (primarily ethane)</w:t>
            </w:r>
          </w:p>
        </w:tc>
        <w:tc>
          <w:tcPr>
            <w:tcW w:w="900" w:type="dxa"/>
            <w:vAlign w:val="center"/>
          </w:tcPr>
          <w:p w14:paraId="30DC261E" w14:textId="6503A72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4D7F086" w14:textId="77777777" w:rsidTr="00590F38">
        <w:trPr>
          <w:trHeight w:val="143"/>
        </w:trPr>
        <w:tc>
          <w:tcPr>
            <w:tcW w:w="3055" w:type="dxa"/>
            <w:vAlign w:val="center"/>
          </w:tcPr>
          <w:p w14:paraId="3DCDA79D" w14:textId="583109F1"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15A41551" w14:textId="6C573CE9" w:rsidR="00882F15" w:rsidRPr="00933A29" w:rsidRDefault="00882F15" w:rsidP="00590F38">
            <w:pPr>
              <w:spacing w:after="0"/>
              <w:jc w:val="center"/>
              <w:rPr>
                <w:rFonts w:cstheme="minorHAnsi"/>
                <w:sz w:val="20"/>
                <w:szCs w:val="20"/>
              </w:rPr>
            </w:pPr>
            <w:r w:rsidRPr="00933A29">
              <w:rPr>
                <w:rFonts w:cstheme="minorHAnsi"/>
                <w:color w:val="000000"/>
                <w:sz w:val="20"/>
                <w:szCs w:val="20"/>
              </w:rPr>
              <w:t>ALK2</w:t>
            </w:r>
          </w:p>
        </w:tc>
        <w:tc>
          <w:tcPr>
            <w:tcW w:w="3780" w:type="dxa"/>
            <w:vAlign w:val="center"/>
          </w:tcPr>
          <w:p w14:paraId="52D291C0" w14:textId="69C8B918"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Alkanes and other non-aromatic compounds that react only with OH and have a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between 5 x 10</w:t>
            </w:r>
            <w:r w:rsidRPr="00933A29">
              <w:rPr>
                <w:rFonts w:cstheme="minorHAnsi"/>
                <w:color w:val="000000"/>
                <w:sz w:val="20"/>
                <w:szCs w:val="20"/>
                <w:vertAlign w:val="superscript"/>
              </w:rPr>
              <w:t>2</w:t>
            </w:r>
            <w:r w:rsidRPr="00933A29">
              <w:rPr>
                <w:rFonts w:cstheme="minorHAnsi"/>
                <w:color w:val="000000"/>
                <w:sz w:val="20"/>
                <w:szCs w:val="20"/>
              </w:rPr>
              <w:t xml:space="preserve"> and 2.5 x 10</w:t>
            </w:r>
            <w:r w:rsidRPr="00933A29">
              <w:rPr>
                <w:rFonts w:cstheme="minorHAnsi"/>
                <w:color w:val="000000"/>
                <w:sz w:val="20"/>
                <w:szCs w:val="20"/>
                <w:vertAlign w:val="superscript"/>
              </w:rPr>
              <w:t>3</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r w:rsidRPr="00933A29">
              <w:rPr>
                <w:rFonts w:cstheme="minorHAnsi"/>
                <w:color w:val="000000"/>
                <w:sz w:val="20"/>
                <w:szCs w:val="20"/>
              </w:rPr>
              <w:t xml:space="preserve"> (primarily propane)</w:t>
            </w:r>
          </w:p>
        </w:tc>
        <w:tc>
          <w:tcPr>
            <w:tcW w:w="900" w:type="dxa"/>
            <w:vAlign w:val="center"/>
          </w:tcPr>
          <w:p w14:paraId="732E5DF8" w14:textId="5471B0B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CA5B938" w14:textId="77777777" w:rsidTr="00590F38">
        <w:trPr>
          <w:trHeight w:val="143"/>
        </w:trPr>
        <w:tc>
          <w:tcPr>
            <w:tcW w:w="3055" w:type="dxa"/>
            <w:vAlign w:val="center"/>
          </w:tcPr>
          <w:p w14:paraId="7B332136" w14:textId="28949AD8"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738E2154" w14:textId="680525CF" w:rsidR="00882F15" w:rsidRPr="00933A29" w:rsidRDefault="00882F15" w:rsidP="00590F38">
            <w:pPr>
              <w:spacing w:after="0"/>
              <w:jc w:val="center"/>
              <w:rPr>
                <w:rFonts w:cstheme="minorHAnsi"/>
                <w:sz w:val="20"/>
                <w:szCs w:val="20"/>
              </w:rPr>
            </w:pPr>
            <w:r w:rsidRPr="00933A29">
              <w:rPr>
                <w:rFonts w:cstheme="minorHAnsi"/>
                <w:color w:val="000000"/>
                <w:sz w:val="20"/>
                <w:szCs w:val="20"/>
              </w:rPr>
              <w:t>ALK3</w:t>
            </w:r>
          </w:p>
        </w:tc>
        <w:tc>
          <w:tcPr>
            <w:tcW w:w="3780" w:type="dxa"/>
            <w:vAlign w:val="center"/>
          </w:tcPr>
          <w:p w14:paraId="2EA19884" w14:textId="28887222"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Alkanes and other non-aromatic compounds that react only with OH and have a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between 2.5 x 10</w:t>
            </w:r>
            <w:r w:rsidRPr="00933A29">
              <w:rPr>
                <w:rFonts w:cstheme="minorHAnsi"/>
                <w:color w:val="000000"/>
                <w:sz w:val="20"/>
                <w:szCs w:val="20"/>
                <w:vertAlign w:val="superscript"/>
              </w:rPr>
              <w:t>3</w:t>
            </w:r>
            <w:r w:rsidRPr="00933A29">
              <w:rPr>
                <w:rFonts w:cstheme="minorHAnsi"/>
                <w:color w:val="000000"/>
                <w:sz w:val="20"/>
                <w:szCs w:val="20"/>
              </w:rPr>
              <w:t xml:space="preserve"> and 5 x 10</w:t>
            </w:r>
            <w:r w:rsidRPr="00933A29">
              <w:rPr>
                <w:rFonts w:cstheme="minorHAnsi"/>
                <w:color w:val="000000"/>
                <w:sz w:val="20"/>
                <w:szCs w:val="20"/>
                <w:vertAlign w:val="superscript"/>
              </w:rPr>
              <w:t>3</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0864C351" w14:textId="158F4677"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CC9EEAE" w14:textId="77777777" w:rsidTr="00590F38">
        <w:trPr>
          <w:trHeight w:val="143"/>
        </w:trPr>
        <w:tc>
          <w:tcPr>
            <w:tcW w:w="3055" w:type="dxa"/>
            <w:vAlign w:val="center"/>
          </w:tcPr>
          <w:p w14:paraId="1CBF5510" w14:textId="348EFAFA"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732F17BB" w14:textId="6C3F280D" w:rsidR="00882F15" w:rsidRPr="00933A29" w:rsidRDefault="00882F15" w:rsidP="00590F38">
            <w:pPr>
              <w:spacing w:after="0"/>
              <w:jc w:val="center"/>
              <w:rPr>
                <w:rFonts w:cstheme="minorHAnsi"/>
                <w:sz w:val="20"/>
                <w:szCs w:val="20"/>
              </w:rPr>
            </w:pPr>
            <w:r w:rsidRPr="00933A29">
              <w:rPr>
                <w:rFonts w:cstheme="minorHAnsi"/>
                <w:color w:val="000000"/>
                <w:sz w:val="20"/>
                <w:szCs w:val="20"/>
              </w:rPr>
              <w:t>ALK4</w:t>
            </w:r>
          </w:p>
        </w:tc>
        <w:tc>
          <w:tcPr>
            <w:tcW w:w="3780" w:type="dxa"/>
            <w:vAlign w:val="center"/>
          </w:tcPr>
          <w:p w14:paraId="70AE67BA" w14:textId="4DF075C1"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Alkanes and other non-aromatic compounds that react only with OH and have a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between 5 x 10</w:t>
            </w:r>
            <w:r w:rsidRPr="00933A29">
              <w:rPr>
                <w:rFonts w:cstheme="minorHAnsi"/>
                <w:color w:val="000000"/>
                <w:sz w:val="20"/>
                <w:szCs w:val="20"/>
                <w:vertAlign w:val="superscript"/>
              </w:rPr>
              <w:t>3</w:t>
            </w:r>
            <w:r w:rsidRPr="00933A29">
              <w:rPr>
                <w:rFonts w:cstheme="minorHAnsi"/>
                <w:color w:val="000000"/>
                <w:sz w:val="20"/>
                <w:szCs w:val="20"/>
              </w:rPr>
              <w:t xml:space="preserve"> and 1 x 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6DCE4214" w14:textId="1CE250D8"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2C3A1DD1" w14:textId="77777777" w:rsidTr="00590F38">
        <w:trPr>
          <w:trHeight w:val="143"/>
        </w:trPr>
        <w:tc>
          <w:tcPr>
            <w:tcW w:w="3055" w:type="dxa"/>
            <w:vAlign w:val="center"/>
          </w:tcPr>
          <w:p w14:paraId="09D654F8" w14:textId="31443F3E"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7E8653B4" w14:textId="223B0006" w:rsidR="00882F15" w:rsidRPr="00933A29" w:rsidRDefault="00882F15" w:rsidP="00590F38">
            <w:pPr>
              <w:spacing w:after="0"/>
              <w:jc w:val="center"/>
              <w:rPr>
                <w:rFonts w:cstheme="minorHAnsi"/>
                <w:sz w:val="20"/>
                <w:szCs w:val="20"/>
              </w:rPr>
            </w:pPr>
            <w:r w:rsidRPr="00933A29">
              <w:rPr>
                <w:rFonts w:cstheme="minorHAnsi"/>
                <w:color w:val="000000"/>
                <w:sz w:val="20"/>
                <w:szCs w:val="20"/>
              </w:rPr>
              <w:t>ALK5</w:t>
            </w:r>
          </w:p>
        </w:tc>
        <w:tc>
          <w:tcPr>
            <w:tcW w:w="3780" w:type="dxa"/>
            <w:vAlign w:val="center"/>
          </w:tcPr>
          <w:p w14:paraId="024627A4" w14:textId="4C7C9921"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Alkanes and other non-aromatic compounds that react only with OH and have a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greater than 1 x 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586B6CCF" w14:textId="630B749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F784715" w14:textId="77777777" w:rsidTr="00590F38">
        <w:trPr>
          <w:trHeight w:val="143"/>
        </w:trPr>
        <w:tc>
          <w:tcPr>
            <w:tcW w:w="3055" w:type="dxa"/>
            <w:vAlign w:val="center"/>
          </w:tcPr>
          <w:p w14:paraId="4C969286" w14:textId="4985548C"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477FEFFA" w14:textId="1B094A77" w:rsidR="00882F15" w:rsidRPr="00933A29" w:rsidRDefault="00882F15" w:rsidP="00590F38">
            <w:pPr>
              <w:spacing w:after="0"/>
              <w:jc w:val="center"/>
              <w:rPr>
                <w:rFonts w:cstheme="minorHAnsi"/>
                <w:sz w:val="20"/>
                <w:szCs w:val="20"/>
              </w:rPr>
            </w:pPr>
            <w:r w:rsidRPr="00933A29">
              <w:rPr>
                <w:rFonts w:cstheme="minorHAnsi"/>
                <w:color w:val="000000"/>
                <w:sz w:val="20"/>
                <w:szCs w:val="20"/>
              </w:rPr>
              <w:t>ARO1</w:t>
            </w:r>
          </w:p>
        </w:tc>
        <w:tc>
          <w:tcPr>
            <w:tcW w:w="3780" w:type="dxa"/>
            <w:vAlign w:val="center"/>
          </w:tcPr>
          <w:p w14:paraId="122626BC" w14:textId="4E7A7545"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Aromatics with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&lt; 2x10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5CA8B6C3" w14:textId="4AF1C13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717D311" w14:textId="77777777" w:rsidTr="00590F38">
        <w:trPr>
          <w:trHeight w:val="143"/>
        </w:trPr>
        <w:tc>
          <w:tcPr>
            <w:tcW w:w="3055" w:type="dxa"/>
            <w:vAlign w:val="center"/>
          </w:tcPr>
          <w:p w14:paraId="544BCE37" w14:textId="378D4892"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7B32E8CC" w14:textId="4225E5BA" w:rsidR="00882F15" w:rsidRPr="00933A29" w:rsidRDefault="00882F15" w:rsidP="00590F38">
            <w:pPr>
              <w:spacing w:after="0"/>
              <w:jc w:val="center"/>
              <w:rPr>
                <w:rFonts w:cstheme="minorHAnsi"/>
                <w:sz w:val="20"/>
                <w:szCs w:val="20"/>
              </w:rPr>
            </w:pPr>
            <w:r w:rsidRPr="00933A29">
              <w:rPr>
                <w:rFonts w:cstheme="minorHAnsi"/>
                <w:color w:val="000000"/>
                <w:sz w:val="20"/>
                <w:szCs w:val="20"/>
              </w:rPr>
              <w:t>ARO2</w:t>
            </w:r>
          </w:p>
        </w:tc>
        <w:tc>
          <w:tcPr>
            <w:tcW w:w="3780" w:type="dxa"/>
            <w:vAlign w:val="center"/>
          </w:tcPr>
          <w:p w14:paraId="6B19CBA0" w14:textId="42EADE7F"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Aromatics with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&gt; 2x10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57A59A28" w14:textId="4766846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0E86419" w14:textId="77777777" w:rsidTr="00590F38">
        <w:trPr>
          <w:trHeight w:val="143"/>
        </w:trPr>
        <w:tc>
          <w:tcPr>
            <w:tcW w:w="3055" w:type="dxa"/>
            <w:vAlign w:val="center"/>
          </w:tcPr>
          <w:p w14:paraId="3808E12F" w14:textId="42F159B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47B38FC8" w14:textId="400B0769" w:rsidR="00882F15" w:rsidRPr="00933A29" w:rsidRDefault="00882F15" w:rsidP="00590F38">
            <w:pPr>
              <w:spacing w:after="0"/>
              <w:jc w:val="center"/>
              <w:rPr>
                <w:rFonts w:cstheme="minorHAnsi"/>
                <w:sz w:val="20"/>
                <w:szCs w:val="20"/>
              </w:rPr>
            </w:pPr>
            <w:r w:rsidRPr="00933A29">
              <w:rPr>
                <w:rFonts w:cstheme="minorHAnsi"/>
                <w:color w:val="000000"/>
                <w:sz w:val="20"/>
                <w:szCs w:val="20"/>
              </w:rPr>
              <w:t>BALD</w:t>
            </w:r>
          </w:p>
        </w:tc>
        <w:tc>
          <w:tcPr>
            <w:tcW w:w="3780" w:type="dxa"/>
            <w:vAlign w:val="center"/>
          </w:tcPr>
          <w:p w14:paraId="4E9FBEFA" w14:textId="022829C1" w:rsidR="00882F15" w:rsidRPr="00933A29" w:rsidRDefault="00882F15" w:rsidP="00590F38">
            <w:pPr>
              <w:spacing w:after="0"/>
              <w:jc w:val="center"/>
              <w:rPr>
                <w:rFonts w:cstheme="minorHAnsi"/>
                <w:sz w:val="20"/>
                <w:szCs w:val="20"/>
              </w:rPr>
            </w:pPr>
            <w:r w:rsidRPr="00933A29">
              <w:rPr>
                <w:rFonts w:cstheme="minorHAnsi"/>
                <w:color w:val="000000"/>
                <w:sz w:val="20"/>
                <w:szCs w:val="20"/>
              </w:rPr>
              <w:t>Aromatic aldehydes</w:t>
            </w:r>
          </w:p>
        </w:tc>
        <w:tc>
          <w:tcPr>
            <w:tcW w:w="900" w:type="dxa"/>
            <w:vAlign w:val="center"/>
          </w:tcPr>
          <w:p w14:paraId="616E560F" w14:textId="59D68616"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2F29CD84" w14:textId="77777777" w:rsidTr="00590F38">
        <w:trPr>
          <w:trHeight w:val="143"/>
        </w:trPr>
        <w:tc>
          <w:tcPr>
            <w:tcW w:w="3055" w:type="dxa"/>
            <w:vAlign w:val="center"/>
          </w:tcPr>
          <w:p w14:paraId="4E550D70" w14:textId="15E2E3F2"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FF17348" w14:textId="3C4F7F40" w:rsidR="00882F15" w:rsidRPr="00933A29" w:rsidRDefault="00882F15" w:rsidP="00590F38">
            <w:pPr>
              <w:spacing w:after="0"/>
              <w:jc w:val="center"/>
              <w:rPr>
                <w:rFonts w:cstheme="minorHAnsi"/>
                <w:sz w:val="20"/>
                <w:szCs w:val="20"/>
              </w:rPr>
            </w:pPr>
            <w:r w:rsidRPr="00933A29">
              <w:rPr>
                <w:rFonts w:cstheme="minorHAnsi"/>
                <w:color w:val="000000"/>
                <w:sz w:val="20"/>
                <w:szCs w:val="20"/>
              </w:rPr>
              <w:t>CRES</w:t>
            </w:r>
          </w:p>
        </w:tc>
        <w:tc>
          <w:tcPr>
            <w:tcW w:w="3780" w:type="dxa"/>
            <w:vAlign w:val="center"/>
          </w:tcPr>
          <w:p w14:paraId="5CE052B8" w14:textId="50D186E7" w:rsidR="00882F15" w:rsidRPr="00933A29" w:rsidRDefault="00882F15" w:rsidP="00590F38">
            <w:pPr>
              <w:spacing w:after="0"/>
              <w:jc w:val="center"/>
              <w:rPr>
                <w:rFonts w:cstheme="minorHAnsi"/>
                <w:sz w:val="20"/>
                <w:szCs w:val="20"/>
              </w:rPr>
            </w:pPr>
            <w:r w:rsidRPr="00933A29">
              <w:rPr>
                <w:rFonts w:cstheme="minorHAnsi"/>
                <w:color w:val="000000"/>
                <w:sz w:val="20"/>
                <w:szCs w:val="20"/>
              </w:rPr>
              <w:t>Phenols and Cresols</w:t>
            </w:r>
          </w:p>
        </w:tc>
        <w:tc>
          <w:tcPr>
            <w:tcW w:w="900" w:type="dxa"/>
            <w:vAlign w:val="center"/>
          </w:tcPr>
          <w:p w14:paraId="24D23436" w14:textId="11311EC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E4D3446" w14:textId="77777777" w:rsidTr="00590F38">
        <w:trPr>
          <w:trHeight w:val="143"/>
        </w:trPr>
        <w:tc>
          <w:tcPr>
            <w:tcW w:w="3055" w:type="dxa"/>
            <w:vAlign w:val="center"/>
          </w:tcPr>
          <w:p w14:paraId="71BE08E2" w14:textId="2477012D"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267AE54" w14:textId="0474F45E" w:rsidR="00882F15" w:rsidRPr="00933A29" w:rsidRDefault="00882F15" w:rsidP="00590F38">
            <w:pPr>
              <w:spacing w:after="0"/>
              <w:jc w:val="center"/>
              <w:rPr>
                <w:rFonts w:cstheme="minorHAnsi"/>
                <w:sz w:val="20"/>
                <w:szCs w:val="20"/>
              </w:rPr>
            </w:pPr>
            <w:r w:rsidRPr="00933A29">
              <w:rPr>
                <w:rFonts w:cstheme="minorHAnsi"/>
                <w:color w:val="000000"/>
                <w:sz w:val="20"/>
                <w:szCs w:val="20"/>
              </w:rPr>
              <w:t>IPRD</w:t>
            </w:r>
          </w:p>
        </w:tc>
        <w:tc>
          <w:tcPr>
            <w:tcW w:w="3780" w:type="dxa"/>
            <w:vAlign w:val="center"/>
          </w:tcPr>
          <w:p w14:paraId="7E979977" w14:textId="15CF6589" w:rsidR="00882F15" w:rsidRPr="00933A29" w:rsidRDefault="00882F15" w:rsidP="00590F38">
            <w:pPr>
              <w:spacing w:after="0"/>
              <w:jc w:val="center"/>
              <w:rPr>
                <w:rFonts w:cstheme="minorHAnsi"/>
                <w:sz w:val="20"/>
                <w:szCs w:val="20"/>
              </w:rPr>
            </w:pPr>
            <w:r w:rsidRPr="00933A29">
              <w:rPr>
                <w:rFonts w:cstheme="minorHAnsi"/>
                <w:color w:val="000000"/>
                <w:sz w:val="20"/>
                <w:szCs w:val="20"/>
              </w:rPr>
              <w:t>Lumped Isoprene product species</w:t>
            </w:r>
          </w:p>
        </w:tc>
        <w:tc>
          <w:tcPr>
            <w:tcW w:w="900" w:type="dxa"/>
            <w:vAlign w:val="center"/>
          </w:tcPr>
          <w:p w14:paraId="18E758FA" w14:textId="5076F2C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05A495B" w14:textId="77777777" w:rsidTr="00590F38">
        <w:trPr>
          <w:trHeight w:val="143"/>
        </w:trPr>
        <w:tc>
          <w:tcPr>
            <w:tcW w:w="3055" w:type="dxa"/>
            <w:vAlign w:val="center"/>
          </w:tcPr>
          <w:p w14:paraId="72DB703E" w14:textId="7E4C134E"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676DDC74" w14:textId="478D89D4" w:rsidR="00882F15" w:rsidRPr="00933A29" w:rsidRDefault="00882F15" w:rsidP="00590F38">
            <w:pPr>
              <w:spacing w:after="0"/>
              <w:jc w:val="center"/>
              <w:rPr>
                <w:rFonts w:cstheme="minorHAnsi"/>
                <w:sz w:val="20"/>
                <w:szCs w:val="20"/>
              </w:rPr>
            </w:pPr>
            <w:r w:rsidRPr="00933A29">
              <w:rPr>
                <w:rFonts w:cstheme="minorHAnsi"/>
                <w:color w:val="000000"/>
                <w:sz w:val="20"/>
                <w:szCs w:val="20"/>
              </w:rPr>
              <w:t>IVOC</w:t>
            </w:r>
          </w:p>
        </w:tc>
        <w:tc>
          <w:tcPr>
            <w:tcW w:w="3780" w:type="dxa"/>
            <w:vAlign w:val="center"/>
          </w:tcPr>
          <w:p w14:paraId="7CAF3790" w14:textId="1BED5279" w:rsidR="00882F15" w:rsidRPr="00933A29" w:rsidRDefault="00882F15" w:rsidP="00590F38">
            <w:pPr>
              <w:spacing w:after="0"/>
              <w:jc w:val="center"/>
              <w:rPr>
                <w:rFonts w:cstheme="minorHAnsi"/>
                <w:sz w:val="20"/>
                <w:szCs w:val="20"/>
              </w:rPr>
            </w:pPr>
            <w:r w:rsidRPr="00933A29">
              <w:rPr>
                <w:rFonts w:cstheme="minorHAnsi"/>
                <w:color w:val="000000"/>
                <w:sz w:val="20"/>
                <w:szCs w:val="20"/>
              </w:rPr>
              <w:t>Intermediate-Volatile Organic Compounds</w:t>
            </w:r>
          </w:p>
        </w:tc>
        <w:tc>
          <w:tcPr>
            <w:tcW w:w="900" w:type="dxa"/>
            <w:vAlign w:val="center"/>
          </w:tcPr>
          <w:p w14:paraId="68F37EF4" w14:textId="7A81B83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320681C" w14:textId="77777777" w:rsidTr="00590F38">
        <w:trPr>
          <w:trHeight w:val="143"/>
        </w:trPr>
        <w:tc>
          <w:tcPr>
            <w:tcW w:w="3055" w:type="dxa"/>
            <w:vAlign w:val="center"/>
          </w:tcPr>
          <w:p w14:paraId="02BD056C" w14:textId="5D85AC30"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885C026" w14:textId="6C2B97E9" w:rsidR="00882F15" w:rsidRPr="00933A29" w:rsidRDefault="00882F15" w:rsidP="00590F38">
            <w:pPr>
              <w:spacing w:after="0"/>
              <w:jc w:val="center"/>
              <w:rPr>
                <w:rFonts w:cstheme="minorHAnsi"/>
                <w:sz w:val="20"/>
                <w:szCs w:val="20"/>
              </w:rPr>
            </w:pPr>
            <w:r w:rsidRPr="00933A29">
              <w:rPr>
                <w:rFonts w:cstheme="minorHAnsi"/>
                <w:color w:val="000000"/>
                <w:sz w:val="20"/>
                <w:szCs w:val="20"/>
              </w:rPr>
              <w:t>MEK</w:t>
            </w:r>
          </w:p>
        </w:tc>
        <w:tc>
          <w:tcPr>
            <w:tcW w:w="3780" w:type="dxa"/>
            <w:vAlign w:val="center"/>
          </w:tcPr>
          <w:p w14:paraId="2E294953" w14:textId="5F6FA3C1" w:rsidR="00882F15" w:rsidRPr="00933A29" w:rsidRDefault="00882F15" w:rsidP="00590F38">
            <w:pPr>
              <w:spacing w:after="0"/>
              <w:jc w:val="center"/>
              <w:rPr>
                <w:rFonts w:cstheme="minorHAnsi"/>
                <w:sz w:val="20"/>
                <w:szCs w:val="20"/>
              </w:rPr>
            </w:pPr>
            <w:r w:rsidRPr="00933A29">
              <w:rPr>
                <w:rFonts w:cstheme="minorHAnsi"/>
                <w:color w:val="000000"/>
                <w:sz w:val="20"/>
                <w:szCs w:val="20"/>
              </w:rPr>
              <w:t>Ketones and other non-aldehyde oxygenated products that react with OH radicals faster than 5 x 10</w:t>
            </w:r>
            <w:r w:rsidRPr="00933A29">
              <w:rPr>
                <w:rFonts w:cstheme="minorHAnsi"/>
                <w:color w:val="000000"/>
                <w:sz w:val="20"/>
                <w:szCs w:val="20"/>
                <w:vertAlign w:val="superscript"/>
              </w:rPr>
              <w:t>-13</w:t>
            </w:r>
            <w:r w:rsidRPr="00933A29">
              <w:rPr>
                <w:rFonts w:cstheme="minorHAnsi"/>
                <w:color w:val="000000"/>
                <w:sz w:val="20"/>
                <w:szCs w:val="20"/>
              </w:rPr>
              <w:t xml:space="preserve"> but slower than 5 x 10</w:t>
            </w:r>
            <w:r w:rsidRPr="00933A29">
              <w:rPr>
                <w:rFonts w:cstheme="minorHAnsi"/>
                <w:color w:val="000000"/>
                <w:sz w:val="20"/>
                <w:szCs w:val="20"/>
                <w:vertAlign w:val="superscript"/>
              </w:rPr>
              <w:t>-12</w:t>
            </w:r>
            <w:r w:rsidRPr="00933A29">
              <w:rPr>
                <w:rFonts w:cstheme="minorHAnsi"/>
                <w:color w:val="000000"/>
                <w:sz w:val="20"/>
                <w:szCs w:val="20"/>
              </w:rPr>
              <w:t xml:space="preserve"> cm</w:t>
            </w:r>
            <w:r w:rsidRPr="00933A29">
              <w:rPr>
                <w:rFonts w:cstheme="minorHAnsi"/>
                <w:color w:val="000000"/>
                <w:sz w:val="20"/>
                <w:szCs w:val="20"/>
                <w:vertAlign w:val="superscript"/>
              </w:rPr>
              <w:t>3</w:t>
            </w:r>
            <w:r w:rsidRPr="00933A29">
              <w:rPr>
                <w:rFonts w:cstheme="minorHAnsi"/>
                <w:color w:val="000000"/>
                <w:sz w:val="20"/>
                <w:szCs w:val="20"/>
              </w:rPr>
              <w:t xml:space="preserve"> molec</w:t>
            </w:r>
            <w:r w:rsidRPr="00933A29">
              <w:rPr>
                <w:rFonts w:cstheme="minorHAnsi"/>
                <w:color w:val="000000"/>
                <w:sz w:val="20"/>
                <w:szCs w:val="20"/>
                <w:vertAlign w:val="superscript"/>
              </w:rPr>
              <w:t>-2</w:t>
            </w:r>
            <w:r w:rsidRPr="00933A29">
              <w:rPr>
                <w:rFonts w:cstheme="minorHAnsi"/>
                <w:color w:val="000000"/>
                <w:sz w:val="20"/>
                <w:szCs w:val="20"/>
              </w:rPr>
              <w:t xml:space="preserve"> sec</w:t>
            </w:r>
            <w:r w:rsidRPr="00933A29">
              <w:rPr>
                <w:rFonts w:cstheme="minorHAnsi"/>
                <w:color w:val="000000"/>
                <w:sz w:val="20"/>
                <w:szCs w:val="20"/>
                <w:vertAlign w:val="superscript"/>
              </w:rPr>
              <w:t>-1</w:t>
            </w:r>
          </w:p>
        </w:tc>
        <w:tc>
          <w:tcPr>
            <w:tcW w:w="900" w:type="dxa"/>
            <w:vAlign w:val="center"/>
          </w:tcPr>
          <w:p w14:paraId="00EEC5A1" w14:textId="58EA025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CC3BAEB" w14:textId="77777777" w:rsidTr="00590F38">
        <w:trPr>
          <w:trHeight w:val="143"/>
        </w:trPr>
        <w:tc>
          <w:tcPr>
            <w:tcW w:w="3055" w:type="dxa"/>
            <w:vAlign w:val="center"/>
          </w:tcPr>
          <w:p w14:paraId="6D46E3F8" w14:textId="2468E501"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53A498AE" w14:textId="67261494" w:rsidR="00882F15" w:rsidRPr="00933A29" w:rsidRDefault="00882F15" w:rsidP="00590F38">
            <w:pPr>
              <w:spacing w:after="0"/>
              <w:jc w:val="center"/>
              <w:rPr>
                <w:rFonts w:cstheme="minorHAnsi"/>
                <w:sz w:val="20"/>
                <w:szCs w:val="20"/>
              </w:rPr>
            </w:pPr>
            <w:r w:rsidRPr="00933A29">
              <w:rPr>
                <w:rFonts w:cstheme="minorHAnsi"/>
                <w:color w:val="000000"/>
                <w:sz w:val="20"/>
                <w:szCs w:val="20"/>
              </w:rPr>
              <w:t>NROG</w:t>
            </w:r>
          </w:p>
        </w:tc>
        <w:tc>
          <w:tcPr>
            <w:tcW w:w="3780" w:type="dxa"/>
            <w:vAlign w:val="center"/>
          </w:tcPr>
          <w:p w14:paraId="6C822127" w14:textId="3AF05AF7" w:rsidR="00882F15" w:rsidRPr="00933A29" w:rsidRDefault="00882F15" w:rsidP="00590F38">
            <w:pPr>
              <w:spacing w:after="0"/>
              <w:jc w:val="center"/>
              <w:rPr>
                <w:rFonts w:cstheme="minorHAnsi"/>
                <w:sz w:val="20"/>
                <w:szCs w:val="20"/>
              </w:rPr>
            </w:pPr>
            <w:r w:rsidRPr="00933A29">
              <w:rPr>
                <w:rFonts w:cstheme="minorHAnsi"/>
                <w:color w:val="000000"/>
                <w:sz w:val="20"/>
                <w:szCs w:val="20"/>
              </w:rPr>
              <w:t>Nonreactive Organic Gas</w:t>
            </w:r>
          </w:p>
        </w:tc>
        <w:tc>
          <w:tcPr>
            <w:tcW w:w="900" w:type="dxa"/>
            <w:vAlign w:val="center"/>
          </w:tcPr>
          <w:p w14:paraId="573EBC1E" w14:textId="31DE9078"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729A048" w14:textId="77777777" w:rsidTr="00590F38">
        <w:trPr>
          <w:trHeight w:val="143"/>
        </w:trPr>
        <w:tc>
          <w:tcPr>
            <w:tcW w:w="3055" w:type="dxa"/>
            <w:vAlign w:val="center"/>
          </w:tcPr>
          <w:p w14:paraId="1BE6920E" w14:textId="42592429"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777DDDE7" w14:textId="70CD0731" w:rsidR="00882F15" w:rsidRPr="00933A29" w:rsidRDefault="00882F15" w:rsidP="00590F38">
            <w:pPr>
              <w:spacing w:after="0"/>
              <w:jc w:val="center"/>
              <w:rPr>
                <w:rFonts w:cstheme="minorHAnsi"/>
                <w:sz w:val="20"/>
                <w:szCs w:val="20"/>
              </w:rPr>
            </w:pPr>
            <w:r w:rsidRPr="00933A29">
              <w:rPr>
                <w:rFonts w:cstheme="minorHAnsi"/>
                <w:color w:val="000000"/>
                <w:sz w:val="20"/>
                <w:szCs w:val="20"/>
              </w:rPr>
              <w:t>NVOL</w:t>
            </w:r>
          </w:p>
        </w:tc>
        <w:tc>
          <w:tcPr>
            <w:tcW w:w="3780" w:type="dxa"/>
            <w:vAlign w:val="center"/>
          </w:tcPr>
          <w:p w14:paraId="32B6D750" w14:textId="0499DBE4" w:rsidR="00882F15" w:rsidRPr="00933A29" w:rsidRDefault="00882F15" w:rsidP="00590F38">
            <w:pPr>
              <w:spacing w:after="0"/>
              <w:jc w:val="center"/>
              <w:rPr>
                <w:rFonts w:cstheme="minorHAnsi"/>
                <w:sz w:val="20"/>
                <w:szCs w:val="20"/>
              </w:rPr>
            </w:pPr>
            <w:r w:rsidRPr="00933A29">
              <w:rPr>
                <w:rFonts w:cstheme="minorHAnsi"/>
                <w:color w:val="000000"/>
                <w:sz w:val="20"/>
                <w:szCs w:val="20"/>
              </w:rPr>
              <w:t>Nonvolatile</w:t>
            </w:r>
          </w:p>
        </w:tc>
        <w:tc>
          <w:tcPr>
            <w:tcW w:w="900" w:type="dxa"/>
            <w:vAlign w:val="center"/>
          </w:tcPr>
          <w:p w14:paraId="2B6EDD39" w14:textId="1D955B5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CD82D54" w14:textId="77777777" w:rsidTr="00590F38">
        <w:trPr>
          <w:trHeight w:val="143"/>
        </w:trPr>
        <w:tc>
          <w:tcPr>
            <w:tcW w:w="3055" w:type="dxa"/>
            <w:vAlign w:val="center"/>
          </w:tcPr>
          <w:p w14:paraId="72F6DC6B" w14:textId="05DD3A0D"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0372F527" w14:textId="1308AF5C" w:rsidR="00882F15" w:rsidRPr="00933A29" w:rsidRDefault="00882F15" w:rsidP="00590F38">
            <w:pPr>
              <w:spacing w:after="0"/>
              <w:jc w:val="center"/>
              <w:rPr>
                <w:rFonts w:cstheme="minorHAnsi"/>
                <w:sz w:val="20"/>
                <w:szCs w:val="20"/>
              </w:rPr>
            </w:pPr>
            <w:r w:rsidRPr="00933A29">
              <w:rPr>
                <w:rFonts w:cstheme="minorHAnsi"/>
                <w:color w:val="000000"/>
                <w:sz w:val="20"/>
                <w:szCs w:val="20"/>
              </w:rPr>
              <w:t>OLE1</w:t>
            </w:r>
          </w:p>
        </w:tc>
        <w:tc>
          <w:tcPr>
            <w:tcW w:w="3780" w:type="dxa"/>
            <w:vAlign w:val="center"/>
          </w:tcPr>
          <w:p w14:paraId="6C338B71" w14:textId="4F3C1D76"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Alkenes (other than ethene) with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&lt; 7 x 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107969B0" w14:textId="504304D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1E358FC" w14:textId="77777777" w:rsidTr="00590F38">
        <w:trPr>
          <w:trHeight w:val="143"/>
        </w:trPr>
        <w:tc>
          <w:tcPr>
            <w:tcW w:w="3055" w:type="dxa"/>
            <w:vAlign w:val="center"/>
          </w:tcPr>
          <w:p w14:paraId="2C4F9F52" w14:textId="361CB4AC"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059FE249" w14:textId="064BEFCC" w:rsidR="00882F15" w:rsidRPr="00933A29" w:rsidRDefault="00882F15" w:rsidP="00590F38">
            <w:pPr>
              <w:spacing w:after="0"/>
              <w:jc w:val="center"/>
              <w:rPr>
                <w:rFonts w:cstheme="minorHAnsi"/>
                <w:sz w:val="20"/>
                <w:szCs w:val="20"/>
              </w:rPr>
            </w:pPr>
            <w:r w:rsidRPr="00933A29">
              <w:rPr>
                <w:rFonts w:cstheme="minorHAnsi"/>
                <w:color w:val="000000"/>
                <w:sz w:val="20"/>
                <w:szCs w:val="20"/>
              </w:rPr>
              <w:t>OLE2</w:t>
            </w:r>
          </w:p>
        </w:tc>
        <w:tc>
          <w:tcPr>
            <w:tcW w:w="3780" w:type="dxa"/>
            <w:vAlign w:val="center"/>
          </w:tcPr>
          <w:p w14:paraId="61B8C7A9" w14:textId="2A3B1943" w:rsidR="00882F15" w:rsidRPr="00933A29" w:rsidRDefault="00882F15" w:rsidP="00590F38">
            <w:pPr>
              <w:spacing w:after="0"/>
              <w:jc w:val="center"/>
              <w:rPr>
                <w:rFonts w:cstheme="minorHAnsi"/>
                <w:sz w:val="20"/>
                <w:szCs w:val="20"/>
              </w:rPr>
            </w:pPr>
            <w:r w:rsidRPr="00933A29">
              <w:rPr>
                <w:rFonts w:cstheme="minorHAnsi"/>
                <w:color w:val="000000"/>
                <w:sz w:val="20"/>
                <w:szCs w:val="20"/>
              </w:rPr>
              <w:t xml:space="preserve">Alkenes with </w:t>
            </w:r>
            <w:proofErr w:type="spellStart"/>
            <w:r w:rsidRPr="00933A29">
              <w:rPr>
                <w:rFonts w:cstheme="minorHAnsi"/>
                <w:color w:val="000000"/>
                <w:sz w:val="20"/>
                <w:szCs w:val="20"/>
              </w:rPr>
              <w:t>k</w:t>
            </w:r>
            <w:r w:rsidRPr="00933A29">
              <w:rPr>
                <w:rFonts w:cstheme="minorHAnsi"/>
                <w:color w:val="000000"/>
                <w:sz w:val="20"/>
                <w:szCs w:val="20"/>
                <w:vertAlign w:val="subscript"/>
              </w:rPr>
              <w:t>OH</w:t>
            </w:r>
            <w:proofErr w:type="spellEnd"/>
            <w:r w:rsidRPr="00933A29">
              <w:rPr>
                <w:rFonts w:cstheme="minorHAnsi"/>
                <w:color w:val="000000"/>
                <w:sz w:val="20"/>
                <w:szCs w:val="20"/>
              </w:rPr>
              <w:t xml:space="preserve"> &gt; 7 x 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08D080A1" w14:textId="3844E30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A1F9768" w14:textId="77777777" w:rsidTr="00590F38">
        <w:trPr>
          <w:trHeight w:val="143"/>
        </w:trPr>
        <w:tc>
          <w:tcPr>
            <w:tcW w:w="3055" w:type="dxa"/>
            <w:vAlign w:val="center"/>
          </w:tcPr>
          <w:p w14:paraId="49D993BD" w14:textId="45C551AA"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3B058B7C" w14:textId="3DDAB85B" w:rsidR="00882F15" w:rsidRPr="00933A29" w:rsidRDefault="00882F15" w:rsidP="00590F38">
            <w:pPr>
              <w:spacing w:after="0"/>
              <w:jc w:val="center"/>
              <w:rPr>
                <w:rFonts w:cstheme="minorHAnsi"/>
                <w:sz w:val="20"/>
                <w:szCs w:val="20"/>
              </w:rPr>
            </w:pPr>
            <w:r w:rsidRPr="00933A29">
              <w:rPr>
                <w:rFonts w:cstheme="minorHAnsi"/>
                <w:color w:val="000000"/>
                <w:sz w:val="20"/>
                <w:szCs w:val="20"/>
              </w:rPr>
              <w:t>PACD</w:t>
            </w:r>
          </w:p>
        </w:tc>
        <w:tc>
          <w:tcPr>
            <w:tcW w:w="3780" w:type="dxa"/>
            <w:vAlign w:val="center"/>
          </w:tcPr>
          <w:p w14:paraId="5EC4D502" w14:textId="0ADF4D7C" w:rsidR="00882F15" w:rsidRPr="00933A29" w:rsidRDefault="00882F15" w:rsidP="00590F38">
            <w:pPr>
              <w:spacing w:after="0"/>
              <w:jc w:val="center"/>
              <w:rPr>
                <w:rFonts w:cstheme="minorHAnsi"/>
                <w:sz w:val="20"/>
                <w:szCs w:val="20"/>
              </w:rPr>
            </w:pPr>
            <w:r w:rsidRPr="00933A29">
              <w:rPr>
                <w:rFonts w:cstheme="minorHAnsi"/>
                <w:color w:val="000000"/>
                <w:sz w:val="20"/>
                <w:szCs w:val="20"/>
              </w:rPr>
              <w:t>Peroxyacetic and higher peroxycarboxylic acids</w:t>
            </w:r>
          </w:p>
        </w:tc>
        <w:tc>
          <w:tcPr>
            <w:tcW w:w="900" w:type="dxa"/>
            <w:vAlign w:val="center"/>
          </w:tcPr>
          <w:p w14:paraId="402C9A13" w14:textId="33AC3A08"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7F2E572" w14:textId="77777777" w:rsidTr="00590F38">
        <w:trPr>
          <w:trHeight w:val="143"/>
        </w:trPr>
        <w:tc>
          <w:tcPr>
            <w:tcW w:w="3055" w:type="dxa"/>
            <w:vAlign w:val="center"/>
          </w:tcPr>
          <w:p w14:paraId="790035B6" w14:textId="713B1048"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18198B85" w14:textId="01EC9006" w:rsidR="00882F15" w:rsidRPr="00933A29" w:rsidRDefault="00882F15" w:rsidP="00590F38">
            <w:pPr>
              <w:spacing w:after="0"/>
              <w:jc w:val="center"/>
              <w:rPr>
                <w:rFonts w:cstheme="minorHAnsi"/>
                <w:sz w:val="20"/>
                <w:szCs w:val="20"/>
              </w:rPr>
            </w:pPr>
            <w:r w:rsidRPr="00933A29">
              <w:rPr>
                <w:rFonts w:cstheme="minorHAnsi"/>
                <w:color w:val="000000"/>
                <w:sz w:val="20"/>
                <w:szCs w:val="20"/>
              </w:rPr>
              <w:t>PRD2</w:t>
            </w:r>
          </w:p>
        </w:tc>
        <w:tc>
          <w:tcPr>
            <w:tcW w:w="3780" w:type="dxa"/>
            <w:vAlign w:val="center"/>
          </w:tcPr>
          <w:p w14:paraId="270A1F4C" w14:textId="6B5DDF03" w:rsidR="00882F15" w:rsidRPr="00933A29" w:rsidRDefault="00882F15" w:rsidP="00590F38">
            <w:pPr>
              <w:spacing w:after="0"/>
              <w:jc w:val="center"/>
              <w:rPr>
                <w:rFonts w:cstheme="minorHAnsi"/>
                <w:sz w:val="20"/>
                <w:szCs w:val="20"/>
              </w:rPr>
            </w:pPr>
            <w:r w:rsidRPr="00933A29">
              <w:rPr>
                <w:rFonts w:cstheme="minorHAnsi"/>
                <w:color w:val="000000"/>
                <w:sz w:val="20"/>
                <w:szCs w:val="20"/>
              </w:rPr>
              <w:t>Ketones and other non-aldehyde oxygenated products that react with OH radicals faster than 5 x 10</w:t>
            </w:r>
            <w:r w:rsidRPr="00933A29">
              <w:rPr>
                <w:rFonts w:cstheme="minorHAnsi"/>
                <w:color w:val="000000"/>
                <w:sz w:val="20"/>
                <w:szCs w:val="20"/>
                <w:vertAlign w:val="superscript"/>
              </w:rPr>
              <w:t>-12</w:t>
            </w:r>
            <w:r w:rsidRPr="00933A29">
              <w:rPr>
                <w:rFonts w:cstheme="minorHAnsi"/>
                <w:color w:val="000000"/>
                <w:sz w:val="20"/>
                <w:szCs w:val="20"/>
              </w:rPr>
              <w:t xml:space="preserve"> cm</w:t>
            </w:r>
            <w:r w:rsidRPr="00933A29">
              <w:rPr>
                <w:rFonts w:cstheme="minorHAnsi"/>
                <w:color w:val="000000"/>
                <w:sz w:val="20"/>
                <w:szCs w:val="20"/>
                <w:vertAlign w:val="superscript"/>
              </w:rPr>
              <w:t>3</w:t>
            </w:r>
            <w:r w:rsidRPr="00933A29">
              <w:rPr>
                <w:rFonts w:cstheme="minorHAnsi"/>
                <w:color w:val="000000"/>
                <w:sz w:val="20"/>
                <w:szCs w:val="20"/>
              </w:rPr>
              <w:t xml:space="preserve"> molec</w:t>
            </w:r>
            <w:r w:rsidRPr="00933A29">
              <w:rPr>
                <w:rFonts w:cstheme="minorHAnsi"/>
                <w:color w:val="000000"/>
                <w:sz w:val="20"/>
                <w:szCs w:val="20"/>
                <w:vertAlign w:val="superscript"/>
              </w:rPr>
              <w:t>-2</w:t>
            </w:r>
            <w:r w:rsidRPr="00933A29">
              <w:rPr>
                <w:rFonts w:cstheme="minorHAnsi"/>
                <w:color w:val="000000"/>
                <w:sz w:val="20"/>
                <w:szCs w:val="20"/>
              </w:rPr>
              <w:t xml:space="preserve"> sec</w:t>
            </w:r>
            <w:r w:rsidRPr="00933A29">
              <w:rPr>
                <w:rFonts w:cstheme="minorHAnsi"/>
                <w:color w:val="000000"/>
                <w:sz w:val="20"/>
                <w:szCs w:val="20"/>
                <w:vertAlign w:val="superscript"/>
              </w:rPr>
              <w:t>-1</w:t>
            </w:r>
          </w:p>
        </w:tc>
        <w:tc>
          <w:tcPr>
            <w:tcW w:w="900" w:type="dxa"/>
            <w:vAlign w:val="center"/>
          </w:tcPr>
          <w:p w14:paraId="4A5F6001" w14:textId="0B41761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92A0099" w14:textId="77777777" w:rsidTr="00590F38">
        <w:trPr>
          <w:trHeight w:val="143"/>
        </w:trPr>
        <w:tc>
          <w:tcPr>
            <w:tcW w:w="3055" w:type="dxa"/>
            <w:vAlign w:val="center"/>
          </w:tcPr>
          <w:p w14:paraId="4C593382" w14:textId="695B6462"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1519EE0D" w14:textId="7226E741" w:rsidR="00882F15" w:rsidRPr="00933A29" w:rsidRDefault="00882F15" w:rsidP="00590F38">
            <w:pPr>
              <w:spacing w:after="0"/>
              <w:jc w:val="center"/>
              <w:rPr>
                <w:rFonts w:cstheme="minorHAnsi"/>
                <w:sz w:val="20"/>
                <w:szCs w:val="20"/>
              </w:rPr>
            </w:pPr>
            <w:r w:rsidRPr="00933A29">
              <w:rPr>
                <w:rFonts w:cstheme="minorHAnsi"/>
                <w:color w:val="000000"/>
                <w:sz w:val="20"/>
                <w:szCs w:val="20"/>
              </w:rPr>
              <w:t>RCHO</w:t>
            </w:r>
          </w:p>
        </w:tc>
        <w:tc>
          <w:tcPr>
            <w:tcW w:w="3780" w:type="dxa"/>
            <w:vAlign w:val="center"/>
          </w:tcPr>
          <w:p w14:paraId="1ECE2AD0" w14:textId="598298C8" w:rsidR="00882F15" w:rsidRPr="00933A29" w:rsidRDefault="00882F15" w:rsidP="00590F38">
            <w:pPr>
              <w:spacing w:after="0"/>
              <w:jc w:val="center"/>
              <w:rPr>
                <w:rFonts w:cstheme="minorHAnsi"/>
                <w:sz w:val="20"/>
                <w:szCs w:val="20"/>
              </w:rPr>
            </w:pPr>
            <w:r w:rsidRPr="00933A29">
              <w:rPr>
                <w:rFonts w:cstheme="minorHAnsi"/>
                <w:color w:val="000000"/>
                <w:sz w:val="20"/>
                <w:szCs w:val="20"/>
              </w:rPr>
              <w:t>Propionaldehyde and larger aldehydes</w:t>
            </w:r>
          </w:p>
        </w:tc>
        <w:tc>
          <w:tcPr>
            <w:tcW w:w="900" w:type="dxa"/>
            <w:vAlign w:val="center"/>
          </w:tcPr>
          <w:p w14:paraId="664D28FB" w14:textId="022C075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CFCF298" w14:textId="77777777" w:rsidTr="00590F38">
        <w:trPr>
          <w:trHeight w:val="143"/>
        </w:trPr>
        <w:tc>
          <w:tcPr>
            <w:tcW w:w="3055" w:type="dxa"/>
            <w:vAlign w:val="center"/>
          </w:tcPr>
          <w:p w14:paraId="1B65B823" w14:textId="6E22C13D"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855E64A" w14:textId="465C2E2F" w:rsidR="00882F15" w:rsidRPr="00933A29" w:rsidRDefault="00882F15" w:rsidP="00590F38">
            <w:pPr>
              <w:spacing w:after="0"/>
              <w:jc w:val="center"/>
              <w:rPr>
                <w:rFonts w:cstheme="minorHAnsi"/>
                <w:sz w:val="20"/>
                <w:szCs w:val="20"/>
              </w:rPr>
            </w:pPr>
            <w:r w:rsidRPr="00933A29">
              <w:rPr>
                <w:rFonts w:cstheme="minorHAnsi"/>
                <w:color w:val="000000"/>
                <w:sz w:val="20"/>
                <w:szCs w:val="20"/>
              </w:rPr>
              <w:t>RNO3</w:t>
            </w:r>
          </w:p>
        </w:tc>
        <w:tc>
          <w:tcPr>
            <w:tcW w:w="3780" w:type="dxa"/>
            <w:vAlign w:val="center"/>
          </w:tcPr>
          <w:p w14:paraId="02707AFB" w14:textId="59649691" w:rsidR="00882F15" w:rsidRPr="00933A29" w:rsidRDefault="00882F15" w:rsidP="00590F38">
            <w:pPr>
              <w:spacing w:after="0"/>
              <w:jc w:val="center"/>
              <w:rPr>
                <w:rFonts w:cstheme="minorHAnsi"/>
                <w:sz w:val="20"/>
                <w:szCs w:val="20"/>
              </w:rPr>
            </w:pPr>
            <w:r w:rsidRPr="00933A29">
              <w:rPr>
                <w:rFonts w:cstheme="minorHAnsi"/>
                <w:color w:val="000000"/>
                <w:sz w:val="20"/>
                <w:szCs w:val="20"/>
              </w:rPr>
              <w:t>Lumped Organic Nitrates</w:t>
            </w:r>
          </w:p>
        </w:tc>
        <w:tc>
          <w:tcPr>
            <w:tcW w:w="900" w:type="dxa"/>
            <w:vAlign w:val="center"/>
          </w:tcPr>
          <w:p w14:paraId="302A9759" w14:textId="02F11C2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EE479FD" w14:textId="77777777" w:rsidTr="00590F38">
        <w:trPr>
          <w:trHeight w:val="143"/>
        </w:trPr>
        <w:tc>
          <w:tcPr>
            <w:tcW w:w="3055" w:type="dxa"/>
            <w:vAlign w:val="center"/>
          </w:tcPr>
          <w:p w14:paraId="3EF3AA14" w14:textId="76D2F2F0"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4D09AA8" w14:textId="15BEE66A" w:rsidR="00882F15" w:rsidRPr="00933A29" w:rsidRDefault="00882F15" w:rsidP="00590F38">
            <w:pPr>
              <w:spacing w:after="0"/>
              <w:jc w:val="center"/>
              <w:rPr>
                <w:rFonts w:cstheme="minorHAnsi"/>
                <w:sz w:val="20"/>
                <w:szCs w:val="20"/>
              </w:rPr>
            </w:pPr>
            <w:r w:rsidRPr="00933A29">
              <w:rPr>
                <w:rFonts w:cstheme="minorHAnsi"/>
                <w:color w:val="000000"/>
                <w:sz w:val="20"/>
                <w:szCs w:val="20"/>
              </w:rPr>
              <w:t>TERP</w:t>
            </w:r>
          </w:p>
        </w:tc>
        <w:tc>
          <w:tcPr>
            <w:tcW w:w="3780" w:type="dxa"/>
            <w:vAlign w:val="center"/>
          </w:tcPr>
          <w:p w14:paraId="71C9ED41" w14:textId="579A3969" w:rsidR="00882F15" w:rsidRPr="00933A29" w:rsidRDefault="00882F15" w:rsidP="00590F38">
            <w:pPr>
              <w:spacing w:after="0"/>
              <w:jc w:val="center"/>
              <w:rPr>
                <w:rFonts w:cstheme="minorHAnsi"/>
                <w:sz w:val="20"/>
                <w:szCs w:val="20"/>
              </w:rPr>
            </w:pPr>
            <w:r w:rsidRPr="00933A29">
              <w:rPr>
                <w:rFonts w:cstheme="minorHAnsi"/>
                <w:color w:val="000000"/>
                <w:sz w:val="20"/>
                <w:szCs w:val="20"/>
              </w:rPr>
              <w:t>Terpenes</w:t>
            </w:r>
          </w:p>
        </w:tc>
        <w:tc>
          <w:tcPr>
            <w:tcW w:w="900" w:type="dxa"/>
            <w:vAlign w:val="center"/>
          </w:tcPr>
          <w:p w14:paraId="6A9FC8BA" w14:textId="5299673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DFD626A" w14:textId="77777777" w:rsidTr="00590F38">
        <w:trPr>
          <w:trHeight w:val="143"/>
        </w:trPr>
        <w:tc>
          <w:tcPr>
            <w:tcW w:w="3055" w:type="dxa"/>
            <w:vAlign w:val="center"/>
          </w:tcPr>
          <w:p w14:paraId="6E28A065" w14:textId="621A2676"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279E3974" w14:textId="20426984" w:rsidR="00882F15" w:rsidRPr="00933A29" w:rsidRDefault="00882F15" w:rsidP="00590F38">
            <w:pPr>
              <w:spacing w:after="0"/>
              <w:jc w:val="center"/>
              <w:rPr>
                <w:rFonts w:cstheme="minorHAnsi"/>
                <w:sz w:val="20"/>
                <w:szCs w:val="20"/>
              </w:rPr>
            </w:pPr>
            <w:r w:rsidRPr="00933A29">
              <w:rPr>
                <w:rFonts w:cstheme="minorHAnsi"/>
                <w:color w:val="000000"/>
                <w:sz w:val="20"/>
                <w:szCs w:val="20"/>
              </w:rPr>
              <w:t>POC</w:t>
            </w:r>
          </w:p>
        </w:tc>
        <w:tc>
          <w:tcPr>
            <w:tcW w:w="3780" w:type="dxa"/>
            <w:vAlign w:val="center"/>
          </w:tcPr>
          <w:p w14:paraId="7C0EED3B" w14:textId="2ED6AEF7" w:rsidR="00882F15" w:rsidRPr="00933A29" w:rsidRDefault="00882F15" w:rsidP="00590F38">
            <w:pPr>
              <w:spacing w:after="0"/>
              <w:jc w:val="center"/>
              <w:rPr>
                <w:rFonts w:cstheme="minorHAnsi"/>
                <w:sz w:val="20"/>
                <w:szCs w:val="20"/>
              </w:rPr>
            </w:pPr>
            <w:r w:rsidRPr="00933A29">
              <w:rPr>
                <w:rFonts w:cstheme="minorHAnsi"/>
                <w:color w:val="000000"/>
                <w:sz w:val="20"/>
                <w:szCs w:val="20"/>
              </w:rPr>
              <w:t>Organic carbon</w:t>
            </w:r>
          </w:p>
        </w:tc>
        <w:tc>
          <w:tcPr>
            <w:tcW w:w="900" w:type="dxa"/>
            <w:vAlign w:val="center"/>
          </w:tcPr>
          <w:p w14:paraId="63AFE552" w14:textId="7D03148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1DD5909D" w14:textId="77777777" w:rsidTr="00590F38">
        <w:trPr>
          <w:trHeight w:val="143"/>
        </w:trPr>
        <w:tc>
          <w:tcPr>
            <w:tcW w:w="3055" w:type="dxa"/>
            <w:vAlign w:val="center"/>
          </w:tcPr>
          <w:p w14:paraId="3190413F" w14:textId="7A37F807"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0623E721" w14:textId="50331529" w:rsidR="00882F15" w:rsidRPr="00933A29" w:rsidRDefault="00882F15" w:rsidP="00590F38">
            <w:pPr>
              <w:spacing w:after="0"/>
              <w:jc w:val="center"/>
              <w:rPr>
                <w:rFonts w:cstheme="minorHAnsi"/>
                <w:sz w:val="20"/>
                <w:szCs w:val="20"/>
              </w:rPr>
            </w:pPr>
            <w:r w:rsidRPr="00933A29">
              <w:rPr>
                <w:rFonts w:cstheme="minorHAnsi"/>
                <w:color w:val="000000"/>
                <w:sz w:val="20"/>
                <w:szCs w:val="20"/>
              </w:rPr>
              <w:t>PEC</w:t>
            </w:r>
          </w:p>
        </w:tc>
        <w:tc>
          <w:tcPr>
            <w:tcW w:w="3780" w:type="dxa"/>
            <w:vAlign w:val="center"/>
          </w:tcPr>
          <w:p w14:paraId="2A669D47" w14:textId="52BFA008" w:rsidR="00882F15" w:rsidRPr="00933A29" w:rsidRDefault="00882F15" w:rsidP="00590F38">
            <w:pPr>
              <w:spacing w:after="0"/>
              <w:jc w:val="center"/>
              <w:rPr>
                <w:rFonts w:cstheme="minorHAnsi"/>
                <w:sz w:val="20"/>
                <w:szCs w:val="20"/>
              </w:rPr>
            </w:pPr>
            <w:r w:rsidRPr="00933A29">
              <w:rPr>
                <w:rFonts w:cstheme="minorHAnsi"/>
                <w:color w:val="000000"/>
                <w:sz w:val="20"/>
                <w:szCs w:val="20"/>
              </w:rPr>
              <w:t>Elemental Carbon</w:t>
            </w:r>
          </w:p>
        </w:tc>
        <w:tc>
          <w:tcPr>
            <w:tcW w:w="900" w:type="dxa"/>
            <w:vAlign w:val="center"/>
          </w:tcPr>
          <w:p w14:paraId="3DAC80CA" w14:textId="1C6B407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68E74204" w14:textId="77777777" w:rsidTr="00590F38">
        <w:trPr>
          <w:trHeight w:val="143"/>
        </w:trPr>
        <w:tc>
          <w:tcPr>
            <w:tcW w:w="3055" w:type="dxa"/>
            <w:vAlign w:val="center"/>
          </w:tcPr>
          <w:p w14:paraId="25199899" w14:textId="59946B0B"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61FFFCF2" w14:textId="2DDB7B16" w:rsidR="00882F15" w:rsidRPr="00933A29" w:rsidRDefault="00882F15" w:rsidP="00590F38">
            <w:pPr>
              <w:spacing w:after="0"/>
              <w:jc w:val="center"/>
              <w:rPr>
                <w:rFonts w:cstheme="minorHAnsi"/>
                <w:sz w:val="20"/>
                <w:szCs w:val="20"/>
              </w:rPr>
            </w:pPr>
            <w:r w:rsidRPr="00933A29">
              <w:rPr>
                <w:rFonts w:cstheme="minorHAnsi"/>
                <w:color w:val="000000"/>
                <w:sz w:val="20"/>
                <w:szCs w:val="20"/>
              </w:rPr>
              <w:t>PSO4</w:t>
            </w:r>
          </w:p>
        </w:tc>
        <w:tc>
          <w:tcPr>
            <w:tcW w:w="3780" w:type="dxa"/>
            <w:vAlign w:val="center"/>
          </w:tcPr>
          <w:p w14:paraId="3497C82D" w14:textId="580DB8A8" w:rsidR="00882F15" w:rsidRPr="00933A29" w:rsidRDefault="00882F15" w:rsidP="00590F38">
            <w:pPr>
              <w:spacing w:after="0"/>
              <w:jc w:val="center"/>
              <w:rPr>
                <w:rFonts w:cstheme="minorHAnsi"/>
                <w:sz w:val="20"/>
                <w:szCs w:val="20"/>
              </w:rPr>
            </w:pPr>
            <w:r w:rsidRPr="00933A29">
              <w:rPr>
                <w:rFonts w:cstheme="minorHAnsi"/>
                <w:color w:val="000000"/>
                <w:sz w:val="20"/>
                <w:szCs w:val="20"/>
              </w:rPr>
              <w:t>Sulfate</w:t>
            </w:r>
          </w:p>
        </w:tc>
        <w:tc>
          <w:tcPr>
            <w:tcW w:w="900" w:type="dxa"/>
            <w:vAlign w:val="center"/>
          </w:tcPr>
          <w:p w14:paraId="3DE72E47" w14:textId="2171F1AE"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4C1FE804" w14:textId="77777777" w:rsidTr="00590F38">
        <w:trPr>
          <w:trHeight w:val="143"/>
        </w:trPr>
        <w:tc>
          <w:tcPr>
            <w:tcW w:w="3055" w:type="dxa"/>
            <w:vAlign w:val="center"/>
          </w:tcPr>
          <w:p w14:paraId="0ADC86B2" w14:textId="2B516239"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49281C14" w14:textId="6C31FF85" w:rsidR="00882F15" w:rsidRPr="00933A29" w:rsidRDefault="00882F15" w:rsidP="00590F38">
            <w:pPr>
              <w:spacing w:after="0"/>
              <w:jc w:val="center"/>
              <w:rPr>
                <w:rFonts w:cstheme="minorHAnsi"/>
                <w:sz w:val="20"/>
                <w:szCs w:val="20"/>
              </w:rPr>
            </w:pPr>
            <w:r w:rsidRPr="00933A29">
              <w:rPr>
                <w:rFonts w:cstheme="minorHAnsi"/>
                <w:color w:val="000000"/>
                <w:sz w:val="20"/>
                <w:szCs w:val="20"/>
              </w:rPr>
              <w:t>PNO3</w:t>
            </w:r>
          </w:p>
        </w:tc>
        <w:tc>
          <w:tcPr>
            <w:tcW w:w="3780" w:type="dxa"/>
            <w:vAlign w:val="center"/>
          </w:tcPr>
          <w:p w14:paraId="22C9F4B3" w14:textId="552470D9" w:rsidR="00882F15" w:rsidRPr="00933A29" w:rsidRDefault="00882F15" w:rsidP="00590F38">
            <w:pPr>
              <w:spacing w:after="0"/>
              <w:jc w:val="center"/>
              <w:rPr>
                <w:rFonts w:cstheme="minorHAnsi"/>
                <w:sz w:val="20"/>
                <w:szCs w:val="20"/>
              </w:rPr>
            </w:pPr>
            <w:r w:rsidRPr="00933A29">
              <w:rPr>
                <w:rFonts w:cstheme="minorHAnsi"/>
                <w:color w:val="000000"/>
                <w:sz w:val="20"/>
                <w:szCs w:val="20"/>
              </w:rPr>
              <w:t>Nitrate</w:t>
            </w:r>
          </w:p>
        </w:tc>
        <w:tc>
          <w:tcPr>
            <w:tcW w:w="900" w:type="dxa"/>
            <w:vAlign w:val="center"/>
          </w:tcPr>
          <w:p w14:paraId="38BD2ACE" w14:textId="720A257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362CFF76" w14:textId="77777777" w:rsidTr="00590F38">
        <w:trPr>
          <w:trHeight w:val="143"/>
        </w:trPr>
        <w:tc>
          <w:tcPr>
            <w:tcW w:w="3055" w:type="dxa"/>
            <w:vAlign w:val="center"/>
          </w:tcPr>
          <w:p w14:paraId="7F14D0B8" w14:textId="0A4B86D8"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5C9818EE" w14:textId="0E80CCD6" w:rsidR="00882F15" w:rsidRPr="00933A29" w:rsidRDefault="00882F15" w:rsidP="00590F38">
            <w:pPr>
              <w:spacing w:after="0"/>
              <w:jc w:val="center"/>
              <w:rPr>
                <w:rFonts w:cstheme="minorHAnsi"/>
                <w:sz w:val="20"/>
                <w:szCs w:val="20"/>
              </w:rPr>
            </w:pPr>
            <w:r w:rsidRPr="00933A29">
              <w:rPr>
                <w:rFonts w:cstheme="minorHAnsi"/>
                <w:color w:val="000000"/>
                <w:sz w:val="20"/>
                <w:szCs w:val="20"/>
              </w:rPr>
              <w:t>PNH4</w:t>
            </w:r>
          </w:p>
        </w:tc>
        <w:tc>
          <w:tcPr>
            <w:tcW w:w="3780" w:type="dxa"/>
            <w:vAlign w:val="center"/>
          </w:tcPr>
          <w:p w14:paraId="5201467D" w14:textId="7E3EE257" w:rsidR="00882F15" w:rsidRPr="00933A29" w:rsidRDefault="00882F15" w:rsidP="00590F38">
            <w:pPr>
              <w:spacing w:after="0"/>
              <w:jc w:val="center"/>
              <w:rPr>
                <w:rFonts w:cstheme="minorHAnsi"/>
                <w:sz w:val="20"/>
                <w:szCs w:val="20"/>
              </w:rPr>
            </w:pPr>
            <w:r w:rsidRPr="00933A29">
              <w:rPr>
                <w:rFonts w:cstheme="minorHAnsi"/>
                <w:color w:val="000000"/>
                <w:sz w:val="20"/>
                <w:szCs w:val="20"/>
              </w:rPr>
              <w:t>Ammonium</w:t>
            </w:r>
          </w:p>
        </w:tc>
        <w:tc>
          <w:tcPr>
            <w:tcW w:w="900" w:type="dxa"/>
            <w:vAlign w:val="center"/>
          </w:tcPr>
          <w:p w14:paraId="15FA160F" w14:textId="4D7E111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3FC0388B" w14:textId="77777777" w:rsidTr="00590F38">
        <w:trPr>
          <w:trHeight w:val="143"/>
        </w:trPr>
        <w:tc>
          <w:tcPr>
            <w:tcW w:w="3055" w:type="dxa"/>
            <w:vAlign w:val="center"/>
          </w:tcPr>
          <w:p w14:paraId="77512CAD" w14:textId="7861EE46"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002BEEC0" w14:textId="5FFEF49B" w:rsidR="00882F15" w:rsidRPr="00933A29" w:rsidRDefault="00882F15" w:rsidP="00590F38">
            <w:pPr>
              <w:spacing w:after="0"/>
              <w:jc w:val="center"/>
              <w:rPr>
                <w:rFonts w:cstheme="minorHAnsi"/>
                <w:sz w:val="20"/>
                <w:szCs w:val="20"/>
              </w:rPr>
            </w:pPr>
            <w:r w:rsidRPr="00933A29">
              <w:rPr>
                <w:rFonts w:cstheme="minorHAnsi"/>
                <w:color w:val="000000"/>
                <w:sz w:val="20"/>
                <w:szCs w:val="20"/>
              </w:rPr>
              <w:t>PNCOM</w:t>
            </w:r>
          </w:p>
        </w:tc>
        <w:tc>
          <w:tcPr>
            <w:tcW w:w="3780" w:type="dxa"/>
            <w:vAlign w:val="center"/>
          </w:tcPr>
          <w:p w14:paraId="3072DFA4" w14:textId="52FABDD7" w:rsidR="00882F15" w:rsidRPr="00933A29" w:rsidRDefault="00882F15" w:rsidP="00590F38">
            <w:pPr>
              <w:spacing w:after="0"/>
              <w:jc w:val="center"/>
              <w:rPr>
                <w:rFonts w:cstheme="minorHAnsi"/>
                <w:sz w:val="20"/>
                <w:szCs w:val="20"/>
              </w:rPr>
            </w:pPr>
            <w:r w:rsidRPr="00933A29">
              <w:rPr>
                <w:rFonts w:cstheme="minorHAnsi"/>
                <w:color w:val="000000"/>
                <w:sz w:val="20"/>
                <w:szCs w:val="20"/>
              </w:rPr>
              <w:t>Particulate Non-Carbon Organic Matter</w:t>
            </w:r>
          </w:p>
        </w:tc>
        <w:tc>
          <w:tcPr>
            <w:tcW w:w="900" w:type="dxa"/>
            <w:vAlign w:val="center"/>
          </w:tcPr>
          <w:p w14:paraId="41FA70A5" w14:textId="7851D1A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02266133" w14:textId="77777777" w:rsidTr="00590F38">
        <w:trPr>
          <w:trHeight w:val="143"/>
        </w:trPr>
        <w:tc>
          <w:tcPr>
            <w:tcW w:w="3055" w:type="dxa"/>
            <w:vAlign w:val="center"/>
          </w:tcPr>
          <w:p w14:paraId="4C45F4BA" w14:textId="75E4A066"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32CA614F" w14:textId="5EEA53D3" w:rsidR="00882F15" w:rsidRPr="00933A29" w:rsidRDefault="00882F15" w:rsidP="00590F38">
            <w:pPr>
              <w:spacing w:after="0"/>
              <w:jc w:val="center"/>
              <w:rPr>
                <w:rFonts w:cstheme="minorHAnsi"/>
                <w:sz w:val="20"/>
                <w:szCs w:val="20"/>
              </w:rPr>
            </w:pPr>
            <w:r w:rsidRPr="00933A29">
              <w:rPr>
                <w:rFonts w:cstheme="minorHAnsi"/>
                <w:color w:val="000000"/>
                <w:sz w:val="20"/>
                <w:szCs w:val="20"/>
              </w:rPr>
              <w:t>PFE</w:t>
            </w:r>
          </w:p>
        </w:tc>
        <w:tc>
          <w:tcPr>
            <w:tcW w:w="3780" w:type="dxa"/>
            <w:vAlign w:val="center"/>
          </w:tcPr>
          <w:p w14:paraId="1903D018" w14:textId="5E9EBFB6" w:rsidR="00882F15" w:rsidRPr="00933A29" w:rsidRDefault="00882F15" w:rsidP="00590F38">
            <w:pPr>
              <w:spacing w:after="0"/>
              <w:jc w:val="center"/>
              <w:rPr>
                <w:rFonts w:cstheme="minorHAnsi"/>
                <w:sz w:val="20"/>
                <w:szCs w:val="20"/>
              </w:rPr>
            </w:pPr>
            <w:r w:rsidRPr="00933A29">
              <w:rPr>
                <w:rFonts w:cstheme="minorHAnsi"/>
                <w:color w:val="000000"/>
                <w:sz w:val="20"/>
                <w:szCs w:val="20"/>
              </w:rPr>
              <w:t>Iron</w:t>
            </w:r>
          </w:p>
        </w:tc>
        <w:tc>
          <w:tcPr>
            <w:tcW w:w="900" w:type="dxa"/>
            <w:vAlign w:val="center"/>
          </w:tcPr>
          <w:p w14:paraId="4252EBA1" w14:textId="0B2D7ED7"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7FF0C560" w14:textId="77777777" w:rsidTr="00590F38">
        <w:trPr>
          <w:trHeight w:val="143"/>
        </w:trPr>
        <w:tc>
          <w:tcPr>
            <w:tcW w:w="3055" w:type="dxa"/>
            <w:vAlign w:val="center"/>
          </w:tcPr>
          <w:p w14:paraId="156B8F9C" w14:textId="6B67A9C9"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5A712259" w14:textId="02E98041" w:rsidR="00882F15" w:rsidRPr="00933A29" w:rsidRDefault="00882F15" w:rsidP="00590F38">
            <w:pPr>
              <w:spacing w:after="0"/>
              <w:jc w:val="center"/>
              <w:rPr>
                <w:rFonts w:cstheme="minorHAnsi"/>
                <w:sz w:val="20"/>
                <w:szCs w:val="20"/>
              </w:rPr>
            </w:pPr>
            <w:r w:rsidRPr="00933A29">
              <w:rPr>
                <w:rFonts w:cstheme="minorHAnsi"/>
                <w:color w:val="000000"/>
                <w:sz w:val="20"/>
                <w:szCs w:val="20"/>
              </w:rPr>
              <w:t>PAL</w:t>
            </w:r>
          </w:p>
        </w:tc>
        <w:tc>
          <w:tcPr>
            <w:tcW w:w="3780" w:type="dxa"/>
            <w:vAlign w:val="center"/>
          </w:tcPr>
          <w:p w14:paraId="413F9689" w14:textId="52E9F762" w:rsidR="00882F15" w:rsidRPr="00933A29" w:rsidRDefault="00882F15" w:rsidP="00590F38">
            <w:pPr>
              <w:spacing w:after="0"/>
              <w:jc w:val="center"/>
              <w:rPr>
                <w:rFonts w:cstheme="minorHAnsi"/>
                <w:sz w:val="20"/>
                <w:szCs w:val="20"/>
              </w:rPr>
            </w:pPr>
            <w:r w:rsidRPr="00933A29">
              <w:rPr>
                <w:rFonts w:cstheme="minorHAnsi"/>
                <w:color w:val="000000"/>
                <w:sz w:val="20"/>
                <w:szCs w:val="20"/>
              </w:rPr>
              <w:t>Aluminum</w:t>
            </w:r>
          </w:p>
        </w:tc>
        <w:tc>
          <w:tcPr>
            <w:tcW w:w="900" w:type="dxa"/>
            <w:vAlign w:val="center"/>
          </w:tcPr>
          <w:p w14:paraId="3F7ED651" w14:textId="74C4462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5630DB87" w14:textId="77777777" w:rsidTr="00590F38">
        <w:trPr>
          <w:trHeight w:val="143"/>
        </w:trPr>
        <w:tc>
          <w:tcPr>
            <w:tcW w:w="3055" w:type="dxa"/>
            <w:vAlign w:val="center"/>
          </w:tcPr>
          <w:p w14:paraId="52D0FFEA" w14:textId="28C4A8C1"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36F6A094" w14:textId="1B8AB262" w:rsidR="00882F15" w:rsidRPr="00933A29" w:rsidRDefault="00882F15" w:rsidP="00590F38">
            <w:pPr>
              <w:spacing w:after="0"/>
              <w:jc w:val="center"/>
              <w:rPr>
                <w:rFonts w:cstheme="minorHAnsi"/>
                <w:sz w:val="20"/>
                <w:szCs w:val="20"/>
              </w:rPr>
            </w:pPr>
            <w:r w:rsidRPr="00933A29">
              <w:rPr>
                <w:rFonts w:cstheme="minorHAnsi"/>
                <w:color w:val="000000"/>
                <w:sz w:val="20"/>
                <w:szCs w:val="20"/>
              </w:rPr>
              <w:t>PSI</w:t>
            </w:r>
          </w:p>
        </w:tc>
        <w:tc>
          <w:tcPr>
            <w:tcW w:w="3780" w:type="dxa"/>
            <w:vAlign w:val="center"/>
          </w:tcPr>
          <w:p w14:paraId="2E7B2F2C" w14:textId="32EA0AE8" w:rsidR="00882F15" w:rsidRPr="00933A29" w:rsidRDefault="00882F15" w:rsidP="00590F38">
            <w:pPr>
              <w:spacing w:after="0"/>
              <w:jc w:val="center"/>
              <w:rPr>
                <w:rFonts w:cstheme="minorHAnsi"/>
                <w:sz w:val="20"/>
                <w:szCs w:val="20"/>
              </w:rPr>
            </w:pPr>
            <w:r w:rsidRPr="00933A29">
              <w:rPr>
                <w:rFonts w:cstheme="minorHAnsi"/>
                <w:color w:val="000000"/>
                <w:sz w:val="20"/>
                <w:szCs w:val="20"/>
              </w:rPr>
              <w:t>Silicon</w:t>
            </w:r>
          </w:p>
        </w:tc>
        <w:tc>
          <w:tcPr>
            <w:tcW w:w="900" w:type="dxa"/>
            <w:vAlign w:val="center"/>
          </w:tcPr>
          <w:p w14:paraId="46CD89EB" w14:textId="57B12DB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68F27B5A" w14:textId="77777777" w:rsidTr="00590F38">
        <w:trPr>
          <w:trHeight w:val="143"/>
        </w:trPr>
        <w:tc>
          <w:tcPr>
            <w:tcW w:w="3055" w:type="dxa"/>
            <w:vAlign w:val="center"/>
          </w:tcPr>
          <w:p w14:paraId="2B62BE1C" w14:textId="433296BF"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0623F983" w14:textId="06CE071D" w:rsidR="00882F15" w:rsidRPr="00933A29" w:rsidRDefault="00882F15" w:rsidP="00590F38">
            <w:pPr>
              <w:spacing w:after="0"/>
              <w:jc w:val="center"/>
              <w:rPr>
                <w:rFonts w:cstheme="minorHAnsi"/>
                <w:sz w:val="20"/>
                <w:szCs w:val="20"/>
              </w:rPr>
            </w:pPr>
            <w:r w:rsidRPr="00933A29">
              <w:rPr>
                <w:rFonts w:cstheme="minorHAnsi"/>
                <w:color w:val="000000"/>
                <w:sz w:val="20"/>
                <w:szCs w:val="20"/>
              </w:rPr>
              <w:t>PTI</w:t>
            </w:r>
          </w:p>
        </w:tc>
        <w:tc>
          <w:tcPr>
            <w:tcW w:w="3780" w:type="dxa"/>
            <w:vAlign w:val="center"/>
          </w:tcPr>
          <w:p w14:paraId="2D27D90D" w14:textId="28F3A254" w:rsidR="00882F15" w:rsidRPr="00933A29" w:rsidRDefault="00882F15" w:rsidP="00590F38">
            <w:pPr>
              <w:spacing w:after="0"/>
              <w:jc w:val="center"/>
              <w:rPr>
                <w:rFonts w:cstheme="minorHAnsi"/>
                <w:sz w:val="20"/>
                <w:szCs w:val="20"/>
              </w:rPr>
            </w:pPr>
            <w:r w:rsidRPr="00933A29">
              <w:rPr>
                <w:rFonts w:cstheme="minorHAnsi"/>
                <w:color w:val="000000"/>
                <w:sz w:val="20"/>
                <w:szCs w:val="20"/>
              </w:rPr>
              <w:t>Titanium</w:t>
            </w:r>
          </w:p>
        </w:tc>
        <w:tc>
          <w:tcPr>
            <w:tcW w:w="900" w:type="dxa"/>
            <w:vAlign w:val="center"/>
          </w:tcPr>
          <w:p w14:paraId="6CBEA5FB" w14:textId="25A72C3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41EEEFCA" w14:textId="77777777" w:rsidTr="00590F38">
        <w:trPr>
          <w:trHeight w:val="143"/>
        </w:trPr>
        <w:tc>
          <w:tcPr>
            <w:tcW w:w="3055" w:type="dxa"/>
            <w:vAlign w:val="center"/>
          </w:tcPr>
          <w:p w14:paraId="39731E90" w14:textId="1958CAB9"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10683F40" w14:textId="7E65D546" w:rsidR="00882F15" w:rsidRPr="00933A29" w:rsidRDefault="00882F15" w:rsidP="00590F38">
            <w:pPr>
              <w:spacing w:after="0"/>
              <w:jc w:val="center"/>
              <w:rPr>
                <w:rFonts w:cstheme="minorHAnsi"/>
                <w:sz w:val="20"/>
                <w:szCs w:val="20"/>
              </w:rPr>
            </w:pPr>
            <w:r w:rsidRPr="00933A29">
              <w:rPr>
                <w:rFonts w:cstheme="minorHAnsi"/>
                <w:color w:val="000000"/>
                <w:sz w:val="20"/>
                <w:szCs w:val="20"/>
              </w:rPr>
              <w:t>PCA</w:t>
            </w:r>
          </w:p>
        </w:tc>
        <w:tc>
          <w:tcPr>
            <w:tcW w:w="3780" w:type="dxa"/>
            <w:vAlign w:val="center"/>
          </w:tcPr>
          <w:p w14:paraId="0A4F31ED" w14:textId="23B3D5DE" w:rsidR="00882F15" w:rsidRPr="00933A29" w:rsidRDefault="00882F15" w:rsidP="00590F38">
            <w:pPr>
              <w:spacing w:after="0"/>
              <w:jc w:val="center"/>
              <w:rPr>
                <w:rFonts w:cstheme="minorHAnsi"/>
                <w:sz w:val="20"/>
                <w:szCs w:val="20"/>
              </w:rPr>
            </w:pPr>
            <w:r w:rsidRPr="00933A29">
              <w:rPr>
                <w:rFonts w:cstheme="minorHAnsi"/>
                <w:color w:val="000000"/>
                <w:sz w:val="20"/>
                <w:szCs w:val="20"/>
              </w:rPr>
              <w:t>Calcium</w:t>
            </w:r>
          </w:p>
        </w:tc>
        <w:tc>
          <w:tcPr>
            <w:tcW w:w="900" w:type="dxa"/>
            <w:vAlign w:val="center"/>
          </w:tcPr>
          <w:p w14:paraId="1B3B0301" w14:textId="45206DCE"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33F9275C" w14:textId="77777777" w:rsidTr="00590F38">
        <w:trPr>
          <w:trHeight w:val="143"/>
        </w:trPr>
        <w:tc>
          <w:tcPr>
            <w:tcW w:w="3055" w:type="dxa"/>
            <w:vAlign w:val="center"/>
          </w:tcPr>
          <w:p w14:paraId="0671FB97" w14:textId="08214E9B"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5DCD9636" w14:textId="00D150D3" w:rsidR="00882F15" w:rsidRPr="00933A29" w:rsidRDefault="00882F15" w:rsidP="00590F38">
            <w:pPr>
              <w:spacing w:after="0"/>
              <w:jc w:val="center"/>
              <w:rPr>
                <w:rFonts w:cstheme="minorHAnsi"/>
                <w:sz w:val="20"/>
                <w:szCs w:val="20"/>
              </w:rPr>
            </w:pPr>
            <w:r w:rsidRPr="00933A29">
              <w:rPr>
                <w:rFonts w:cstheme="minorHAnsi"/>
                <w:color w:val="000000"/>
                <w:sz w:val="20"/>
                <w:szCs w:val="20"/>
              </w:rPr>
              <w:t>PMG</w:t>
            </w:r>
          </w:p>
        </w:tc>
        <w:tc>
          <w:tcPr>
            <w:tcW w:w="3780" w:type="dxa"/>
            <w:vAlign w:val="center"/>
          </w:tcPr>
          <w:p w14:paraId="330884F6" w14:textId="7916712F" w:rsidR="00882F15" w:rsidRPr="00933A29" w:rsidRDefault="00882F15" w:rsidP="00590F38">
            <w:pPr>
              <w:spacing w:after="0"/>
              <w:jc w:val="center"/>
              <w:rPr>
                <w:rFonts w:cstheme="minorHAnsi"/>
                <w:sz w:val="20"/>
                <w:szCs w:val="20"/>
              </w:rPr>
            </w:pPr>
            <w:r w:rsidRPr="00933A29">
              <w:rPr>
                <w:rFonts w:cstheme="minorHAnsi"/>
                <w:color w:val="000000"/>
                <w:sz w:val="20"/>
                <w:szCs w:val="20"/>
              </w:rPr>
              <w:t>Magnesium</w:t>
            </w:r>
          </w:p>
        </w:tc>
        <w:tc>
          <w:tcPr>
            <w:tcW w:w="900" w:type="dxa"/>
            <w:vAlign w:val="center"/>
          </w:tcPr>
          <w:p w14:paraId="68E1A80F" w14:textId="6D0123A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1EA61DDE" w14:textId="77777777" w:rsidTr="00590F38">
        <w:trPr>
          <w:trHeight w:val="143"/>
        </w:trPr>
        <w:tc>
          <w:tcPr>
            <w:tcW w:w="3055" w:type="dxa"/>
            <w:vAlign w:val="center"/>
          </w:tcPr>
          <w:p w14:paraId="7867BB13" w14:textId="5FC2256B"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3E80D31F" w14:textId="36227308" w:rsidR="00882F15" w:rsidRPr="00933A29" w:rsidRDefault="00882F15" w:rsidP="00590F38">
            <w:pPr>
              <w:spacing w:after="0"/>
              <w:jc w:val="center"/>
              <w:rPr>
                <w:rFonts w:cstheme="minorHAnsi"/>
                <w:sz w:val="20"/>
                <w:szCs w:val="20"/>
              </w:rPr>
            </w:pPr>
            <w:r w:rsidRPr="00933A29">
              <w:rPr>
                <w:rFonts w:cstheme="minorHAnsi"/>
                <w:color w:val="000000"/>
                <w:sz w:val="20"/>
                <w:szCs w:val="20"/>
              </w:rPr>
              <w:t>PK</w:t>
            </w:r>
          </w:p>
        </w:tc>
        <w:tc>
          <w:tcPr>
            <w:tcW w:w="3780" w:type="dxa"/>
            <w:vAlign w:val="center"/>
          </w:tcPr>
          <w:p w14:paraId="6F30129E" w14:textId="62A3C8BB" w:rsidR="00882F15" w:rsidRPr="00933A29" w:rsidRDefault="00882F15" w:rsidP="00590F38">
            <w:pPr>
              <w:spacing w:after="0"/>
              <w:jc w:val="center"/>
              <w:rPr>
                <w:rFonts w:cstheme="minorHAnsi"/>
                <w:sz w:val="20"/>
                <w:szCs w:val="20"/>
              </w:rPr>
            </w:pPr>
            <w:r w:rsidRPr="00933A29">
              <w:rPr>
                <w:rFonts w:cstheme="minorHAnsi"/>
                <w:color w:val="000000"/>
                <w:sz w:val="20"/>
                <w:szCs w:val="20"/>
              </w:rPr>
              <w:t>Potassium</w:t>
            </w:r>
          </w:p>
        </w:tc>
        <w:tc>
          <w:tcPr>
            <w:tcW w:w="900" w:type="dxa"/>
            <w:vAlign w:val="center"/>
          </w:tcPr>
          <w:p w14:paraId="224726BE" w14:textId="40588B1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60863958" w14:textId="77777777" w:rsidTr="00590F38">
        <w:trPr>
          <w:trHeight w:val="143"/>
        </w:trPr>
        <w:tc>
          <w:tcPr>
            <w:tcW w:w="3055" w:type="dxa"/>
            <w:vAlign w:val="center"/>
          </w:tcPr>
          <w:p w14:paraId="65D49521" w14:textId="1FDC02EA"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2769F7C5" w14:textId="56688886" w:rsidR="00882F15" w:rsidRPr="00933A29" w:rsidRDefault="00882F15" w:rsidP="00590F38">
            <w:pPr>
              <w:spacing w:after="0"/>
              <w:jc w:val="center"/>
              <w:rPr>
                <w:rFonts w:cstheme="minorHAnsi"/>
                <w:sz w:val="20"/>
                <w:szCs w:val="20"/>
              </w:rPr>
            </w:pPr>
            <w:r w:rsidRPr="00933A29">
              <w:rPr>
                <w:rFonts w:cstheme="minorHAnsi"/>
                <w:color w:val="000000"/>
                <w:sz w:val="20"/>
                <w:szCs w:val="20"/>
              </w:rPr>
              <w:t>PMN</w:t>
            </w:r>
          </w:p>
        </w:tc>
        <w:tc>
          <w:tcPr>
            <w:tcW w:w="3780" w:type="dxa"/>
            <w:vAlign w:val="center"/>
          </w:tcPr>
          <w:p w14:paraId="2752FFCF" w14:textId="034A5B65" w:rsidR="00882F15" w:rsidRPr="00933A29" w:rsidRDefault="00882F15" w:rsidP="00590F38">
            <w:pPr>
              <w:spacing w:after="0"/>
              <w:jc w:val="center"/>
              <w:rPr>
                <w:rFonts w:cstheme="minorHAnsi"/>
                <w:sz w:val="20"/>
                <w:szCs w:val="20"/>
              </w:rPr>
            </w:pPr>
            <w:r w:rsidRPr="00933A29">
              <w:rPr>
                <w:rFonts w:cstheme="minorHAnsi"/>
                <w:color w:val="000000"/>
                <w:sz w:val="20"/>
                <w:szCs w:val="20"/>
              </w:rPr>
              <w:t>Manganese</w:t>
            </w:r>
          </w:p>
        </w:tc>
        <w:tc>
          <w:tcPr>
            <w:tcW w:w="900" w:type="dxa"/>
            <w:vAlign w:val="center"/>
          </w:tcPr>
          <w:p w14:paraId="362C675D" w14:textId="56A0D59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7E2AA43B" w14:textId="77777777" w:rsidTr="00590F38">
        <w:trPr>
          <w:trHeight w:val="143"/>
        </w:trPr>
        <w:tc>
          <w:tcPr>
            <w:tcW w:w="3055" w:type="dxa"/>
            <w:vAlign w:val="center"/>
          </w:tcPr>
          <w:p w14:paraId="1852C7A7" w14:textId="732E8F31"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3AC20D9C" w14:textId="5C384861" w:rsidR="00882F15" w:rsidRPr="00933A29" w:rsidRDefault="00882F15" w:rsidP="00590F38">
            <w:pPr>
              <w:spacing w:after="0"/>
              <w:jc w:val="center"/>
              <w:rPr>
                <w:rFonts w:cstheme="minorHAnsi"/>
                <w:sz w:val="20"/>
                <w:szCs w:val="20"/>
              </w:rPr>
            </w:pPr>
            <w:r w:rsidRPr="00933A29">
              <w:rPr>
                <w:rFonts w:cstheme="minorHAnsi"/>
                <w:color w:val="000000"/>
                <w:sz w:val="20"/>
                <w:szCs w:val="20"/>
              </w:rPr>
              <w:t>PNA</w:t>
            </w:r>
          </w:p>
        </w:tc>
        <w:tc>
          <w:tcPr>
            <w:tcW w:w="3780" w:type="dxa"/>
            <w:vAlign w:val="center"/>
          </w:tcPr>
          <w:p w14:paraId="4190FF80" w14:textId="763D9B8F" w:rsidR="00882F15" w:rsidRPr="00933A29" w:rsidRDefault="00882F15" w:rsidP="00590F38">
            <w:pPr>
              <w:spacing w:after="0"/>
              <w:jc w:val="center"/>
              <w:rPr>
                <w:rFonts w:cstheme="minorHAnsi"/>
                <w:sz w:val="20"/>
                <w:szCs w:val="20"/>
              </w:rPr>
            </w:pPr>
            <w:r w:rsidRPr="00933A29">
              <w:rPr>
                <w:rFonts w:cstheme="minorHAnsi"/>
                <w:color w:val="000000"/>
                <w:sz w:val="20"/>
                <w:szCs w:val="20"/>
              </w:rPr>
              <w:t>Sodium</w:t>
            </w:r>
          </w:p>
        </w:tc>
        <w:tc>
          <w:tcPr>
            <w:tcW w:w="900" w:type="dxa"/>
            <w:vAlign w:val="center"/>
          </w:tcPr>
          <w:p w14:paraId="72A6A591" w14:textId="3485B37D"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2632CF7F" w14:textId="77777777" w:rsidTr="00590F38">
        <w:trPr>
          <w:trHeight w:val="143"/>
        </w:trPr>
        <w:tc>
          <w:tcPr>
            <w:tcW w:w="3055" w:type="dxa"/>
            <w:vAlign w:val="center"/>
          </w:tcPr>
          <w:p w14:paraId="44EB75AD" w14:textId="084383AD"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180E4CA2" w14:textId="211F3F58" w:rsidR="00882F15" w:rsidRPr="00933A29" w:rsidRDefault="00882F15" w:rsidP="00590F38">
            <w:pPr>
              <w:spacing w:after="0"/>
              <w:jc w:val="center"/>
              <w:rPr>
                <w:rFonts w:cstheme="minorHAnsi"/>
                <w:sz w:val="20"/>
                <w:szCs w:val="20"/>
              </w:rPr>
            </w:pPr>
            <w:r w:rsidRPr="00933A29">
              <w:rPr>
                <w:rFonts w:cstheme="minorHAnsi"/>
                <w:color w:val="000000"/>
                <w:sz w:val="20"/>
                <w:szCs w:val="20"/>
              </w:rPr>
              <w:t>PCL</w:t>
            </w:r>
          </w:p>
        </w:tc>
        <w:tc>
          <w:tcPr>
            <w:tcW w:w="3780" w:type="dxa"/>
            <w:vAlign w:val="center"/>
          </w:tcPr>
          <w:p w14:paraId="779EB412" w14:textId="46CDCEFC" w:rsidR="00882F15" w:rsidRPr="00933A29" w:rsidRDefault="00882F15" w:rsidP="00590F38">
            <w:pPr>
              <w:spacing w:after="0"/>
              <w:jc w:val="center"/>
              <w:rPr>
                <w:rFonts w:cstheme="minorHAnsi"/>
                <w:sz w:val="20"/>
                <w:szCs w:val="20"/>
              </w:rPr>
            </w:pPr>
            <w:r w:rsidRPr="00933A29">
              <w:rPr>
                <w:rFonts w:cstheme="minorHAnsi"/>
                <w:color w:val="000000"/>
                <w:sz w:val="20"/>
                <w:szCs w:val="20"/>
              </w:rPr>
              <w:t>Chloride</w:t>
            </w:r>
          </w:p>
        </w:tc>
        <w:tc>
          <w:tcPr>
            <w:tcW w:w="900" w:type="dxa"/>
            <w:vAlign w:val="center"/>
          </w:tcPr>
          <w:p w14:paraId="1E6F12D9" w14:textId="608A8657"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680BDBAC" w14:textId="77777777" w:rsidTr="00590F38">
        <w:trPr>
          <w:trHeight w:val="143"/>
        </w:trPr>
        <w:tc>
          <w:tcPr>
            <w:tcW w:w="3055" w:type="dxa"/>
            <w:vAlign w:val="center"/>
          </w:tcPr>
          <w:p w14:paraId="064F0B9D" w14:textId="3D50ADEB"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217D3CA9" w14:textId="5B2CE2F1" w:rsidR="00882F15" w:rsidRPr="00933A29" w:rsidRDefault="00882F15" w:rsidP="00590F38">
            <w:pPr>
              <w:spacing w:after="0"/>
              <w:jc w:val="center"/>
              <w:rPr>
                <w:rFonts w:cstheme="minorHAnsi"/>
                <w:sz w:val="20"/>
                <w:szCs w:val="20"/>
              </w:rPr>
            </w:pPr>
            <w:r w:rsidRPr="00933A29">
              <w:rPr>
                <w:rFonts w:cstheme="minorHAnsi"/>
                <w:color w:val="000000"/>
                <w:sz w:val="20"/>
                <w:szCs w:val="20"/>
              </w:rPr>
              <w:t>PH2O</w:t>
            </w:r>
          </w:p>
        </w:tc>
        <w:tc>
          <w:tcPr>
            <w:tcW w:w="3780" w:type="dxa"/>
            <w:vAlign w:val="center"/>
          </w:tcPr>
          <w:p w14:paraId="5C8CE2D4" w14:textId="640B17D5" w:rsidR="00882F15" w:rsidRPr="00933A29" w:rsidRDefault="00882F15" w:rsidP="00590F38">
            <w:pPr>
              <w:spacing w:after="0"/>
              <w:jc w:val="center"/>
              <w:rPr>
                <w:rFonts w:cstheme="minorHAnsi"/>
                <w:sz w:val="20"/>
                <w:szCs w:val="20"/>
              </w:rPr>
            </w:pPr>
            <w:r w:rsidRPr="00933A29">
              <w:rPr>
                <w:rFonts w:cstheme="minorHAnsi"/>
                <w:color w:val="000000"/>
                <w:sz w:val="20"/>
                <w:szCs w:val="20"/>
              </w:rPr>
              <w:t>Particulate Water</w:t>
            </w:r>
          </w:p>
        </w:tc>
        <w:tc>
          <w:tcPr>
            <w:tcW w:w="900" w:type="dxa"/>
            <w:vAlign w:val="center"/>
          </w:tcPr>
          <w:p w14:paraId="23E6CB24" w14:textId="189E2FE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011B2B53" w14:textId="77777777" w:rsidTr="00590F38">
        <w:trPr>
          <w:trHeight w:val="143"/>
        </w:trPr>
        <w:tc>
          <w:tcPr>
            <w:tcW w:w="3055" w:type="dxa"/>
            <w:vAlign w:val="center"/>
          </w:tcPr>
          <w:p w14:paraId="29F74D26" w14:textId="079F9AFE"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0F57615B" w14:textId="1109A3FF" w:rsidR="00882F15" w:rsidRPr="00933A29" w:rsidRDefault="00882F15" w:rsidP="00590F38">
            <w:pPr>
              <w:spacing w:after="0"/>
              <w:jc w:val="center"/>
              <w:rPr>
                <w:rFonts w:cstheme="minorHAnsi"/>
                <w:sz w:val="20"/>
                <w:szCs w:val="20"/>
              </w:rPr>
            </w:pPr>
            <w:r w:rsidRPr="00933A29">
              <w:rPr>
                <w:rFonts w:cstheme="minorHAnsi"/>
                <w:color w:val="000000"/>
                <w:sz w:val="20"/>
                <w:szCs w:val="20"/>
              </w:rPr>
              <w:t>PMOTHR</w:t>
            </w:r>
          </w:p>
        </w:tc>
        <w:tc>
          <w:tcPr>
            <w:tcW w:w="3780" w:type="dxa"/>
            <w:vAlign w:val="center"/>
          </w:tcPr>
          <w:p w14:paraId="263E9C87" w14:textId="39E51713" w:rsidR="00882F15" w:rsidRPr="00933A29" w:rsidRDefault="00882F15" w:rsidP="00590F38">
            <w:pPr>
              <w:spacing w:after="0"/>
              <w:jc w:val="center"/>
              <w:rPr>
                <w:rFonts w:cstheme="minorHAnsi"/>
                <w:sz w:val="20"/>
                <w:szCs w:val="20"/>
              </w:rPr>
            </w:pPr>
            <w:r w:rsidRPr="00933A29">
              <w:rPr>
                <w:rFonts w:cstheme="minorHAnsi"/>
                <w:color w:val="000000"/>
                <w:sz w:val="20"/>
                <w:szCs w:val="20"/>
              </w:rPr>
              <w:t>Other</w:t>
            </w:r>
          </w:p>
        </w:tc>
        <w:tc>
          <w:tcPr>
            <w:tcW w:w="900" w:type="dxa"/>
            <w:vAlign w:val="center"/>
          </w:tcPr>
          <w:p w14:paraId="4B07B0EC" w14:textId="24B2F88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63EDD306" w14:textId="77777777" w:rsidTr="00590F38">
        <w:trPr>
          <w:trHeight w:val="143"/>
        </w:trPr>
        <w:tc>
          <w:tcPr>
            <w:tcW w:w="3055" w:type="dxa"/>
            <w:vAlign w:val="center"/>
          </w:tcPr>
          <w:p w14:paraId="626F95A1" w14:textId="7E275A3D"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6DCC2CB5" w14:textId="46BDE19A"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PEC</w:t>
            </w:r>
          </w:p>
        </w:tc>
        <w:tc>
          <w:tcPr>
            <w:tcW w:w="3780" w:type="dxa"/>
            <w:vAlign w:val="center"/>
          </w:tcPr>
          <w:p w14:paraId="4CDC192F" w14:textId="7D84AC21"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Elemental Carbon</w:t>
            </w:r>
          </w:p>
        </w:tc>
        <w:tc>
          <w:tcPr>
            <w:tcW w:w="900" w:type="dxa"/>
            <w:vAlign w:val="center"/>
          </w:tcPr>
          <w:p w14:paraId="32BEFC9D" w14:textId="65CC705D"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6907759A" w14:textId="77777777" w:rsidTr="00590F38">
        <w:trPr>
          <w:trHeight w:val="143"/>
        </w:trPr>
        <w:tc>
          <w:tcPr>
            <w:tcW w:w="3055" w:type="dxa"/>
            <w:vAlign w:val="center"/>
          </w:tcPr>
          <w:p w14:paraId="35C56BAA" w14:textId="6EFF7BB8"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71C03478" w14:textId="5A3A3D2D"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PSO4</w:t>
            </w:r>
          </w:p>
        </w:tc>
        <w:tc>
          <w:tcPr>
            <w:tcW w:w="3780" w:type="dxa"/>
            <w:vAlign w:val="center"/>
          </w:tcPr>
          <w:p w14:paraId="75A9C605" w14:textId="0749C097"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Sulfate</w:t>
            </w:r>
          </w:p>
        </w:tc>
        <w:tc>
          <w:tcPr>
            <w:tcW w:w="900" w:type="dxa"/>
            <w:vAlign w:val="center"/>
          </w:tcPr>
          <w:p w14:paraId="0D1E9359" w14:textId="336E2125"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6A6C1094" w14:textId="77777777" w:rsidTr="00590F38">
        <w:trPr>
          <w:trHeight w:val="143"/>
        </w:trPr>
        <w:tc>
          <w:tcPr>
            <w:tcW w:w="3055" w:type="dxa"/>
            <w:vAlign w:val="center"/>
          </w:tcPr>
          <w:p w14:paraId="655A22A7" w14:textId="22FA5C70"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4DF0467F" w14:textId="79B8FFEA"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PNO3</w:t>
            </w:r>
          </w:p>
        </w:tc>
        <w:tc>
          <w:tcPr>
            <w:tcW w:w="3780" w:type="dxa"/>
            <w:vAlign w:val="center"/>
          </w:tcPr>
          <w:p w14:paraId="15CD4A36" w14:textId="493E9BEF"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Nitrate</w:t>
            </w:r>
          </w:p>
        </w:tc>
        <w:tc>
          <w:tcPr>
            <w:tcW w:w="900" w:type="dxa"/>
            <w:vAlign w:val="center"/>
          </w:tcPr>
          <w:p w14:paraId="7FA4A572" w14:textId="01F0F745"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72C1BFB4" w14:textId="77777777" w:rsidTr="00590F38">
        <w:trPr>
          <w:trHeight w:val="143"/>
        </w:trPr>
        <w:tc>
          <w:tcPr>
            <w:tcW w:w="3055" w:type="dxa"/>
            <w:vAlign w:val="center"/>
          </w:tcPr>
          <w:p w14:paraId="4EC4FBDF" w14:textId="144AC492"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75FF6862" w14:textId="1363D8DB"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PNH4</w:t>
            </w:r>
          </w:p>
        </w:tc>
        <w:tc>
          <w:tcPr>
            <w:tcW w:w="3780" w:type="dxa"/>
            <w:vAlign w:val="center"/>
          </w:tcPr>
          <w:p w14:paraId="625477A7" w14:textId="7882FC6F"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Ammonium</w:t>
            </w:r>
          </w:p>
        </w:tc>
        <w:tc>
          <w:tcPr>
            <w:tcW w:w="900" w:type="dxa"/>
            <w:vAlign w:val="center"/>
          </w:tcPr>
          <w:p w14:paraId="5D7F2BD7" w14:textId="541B14FA"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491849D1" w14:textId="77777777" w:rsidTr="00590F38">
        <w:trPr>
          <w:trHeight w:val="143"/>
        </w:trPr>
        <w:tc>
          <w:tcPr>
            <w:tcW w:w="3055" w:type="dxa"/>
            <w:vAlign w:val="center"/>
          </w:tcPr>
          <w:p w14:paraId="0DE44C1D" w14:textId="2E008EF7"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0A48A16C" w14:textId="667972E5"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PFE</w:t>
            </w:r>
          </w:p>
        </w:tc>
        <w:tc>
          <w:tcPr>
            <w:tcW w:w="3780" w:type="dxa"/>
            <w:vAlign w:val="center"/>
          </w:tcPr>
          <w:p w14:paraId="1F655825" w14:textId="5C399AE0"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Iron</w:t>
            </w:r>
          </w:p>
        </w:tc>
        <w:tc>
          <w:tcPr>
            <w:tcW w:w="900" w:type="dxa"/>
            <w:vAlign w:val="center"/>
          </w:tcPr>
          <w:p w14:paraId="0DF347DB" w14:textId="28F75B7E"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199AF81B" w14:textId="77777777" w:rsidTr="00590F38">
        <w:trPr>
          <w:trHeight w:val="143"/>
        </w:trPr>
        <w:tc>
          <w:tcPr>
            <w:tcW w:w="3055" w:type="dxa"/>
            <w:vAlign w:val="center"/>
          </w:tcPr>
          <w:p w14:paraId="43D4A5AD" w14:textId="347DBBA1"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4FE4B404" w14:textId="5693D492"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PAL</w:t>
            </w:r>
          </w:p>
        </w:tc>
        <w:tc>
          <w:tcPr>
            <w:tcW w:w="3780" w:type="dxa"/>
            <w:vAlign w:val="center"/>
          </w:tcPr>
          <w:p w14:paraId="13DAD2F3" w14:textId="004ED104"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Aluminum</w:t>
            </w:r>
          </w:p>
        </w:tc>
        <w:tc>
          <w:tcPr>
            <w:tcW w:w="900" w:type="dxa"/>
            <w:vAlign w:val="center"/>
          </w:tcPr>
          <w:p w14:paraId="4CDB716B" w14:textId="6AB5301C"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2A46CE18" w14:textId="77777777" w:rsidTr="00590F38">
        <w:trPr>
          <w:trHeight w:val="143"/>
        </w:trPr>
        <w:tc>
          <w:tcPr>
            <w:tcW w:w="3055" w:type="dxa"/>
            <w:vAlign w:val="center"/>
          </w:tcPr>
          <w:p w14:paraId="692CDC4D" w14:textId="4403A213"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790C7486" w14:textId="5A6D9D73"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PSI</w:t>
            </w:r>
          </w:p>
        </w:tc>
        <w:tc>
          <w:tcPr>
            <w:tcW w:w="3780" w:type="dxa"/>
            <w:vAlign w:val="center"/>
          </w:tcPr>
          <w:p w14:paraId="6DDF30DD" w14:textId="3A3E29DB"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Silicon</w:t>
            </w:r>
          </w:p>
        </w:tc>
        <w:tc>
          <w:tcPr>
            <w:tcW w:w="900" w:type="dxa"/>
            <w:vAlign w:val="center"/>
          </w:tcPr>
          <w:p w14:paraId="2662759D" w14:textId="7DD891AB"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39ECFBF8" w14:textId="77777777" w:rsidTr="00590F38">
        <w:trPr>
          <w:trHeight w:val="143"/>
        </w:trPr>
        <w:tc>
          <w:tcPr>
            <w:tcW w:w="3055" w:type="dxa"/>
            <w:vAlign w:val="center"/>
          </w:tcPr>
          <w:p w14:paraId="795D4230" w14:textId="78594886"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09C1129E" w14:textId="1440432E"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PTI</w:t>
            </w:r>
          </w:p>
        </w:tc>
        <w:tc>
          <w:tcPr>
            <w:tcW w:w="3780" w:type="dxa"/>
            <w:vAlign w:val="center"/>
          </w:tcPr>
          <w:p w14:paraId="4EF3EF85" w14:textId="005DF0FD"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Titanium</w:t>
            </w:r>
          </w:p>
        </w:tc>
        <w:tc>
          <w:tcPr>
            <w:tcW w:w="900" w:type="dxa"/>
            <w:vAlign w:val="center"/>
          </w:tcPr>
          <w:p w14:paraId="7F389D06" w14:textId="2EF2D302"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1DDA4A62" w14:textId="77777777" w:rsidTr="00590F38">
        <w:trPr>
          <w:trHeight w:val="143"/>
        </w:trPr>
        <w:tc>
          <w:tcPr>
            <w:tcW w:w="3055" w:type="dxa"/>
            <w:vAlign w:val="center"/>
          </w:tcPr>
          <w:p w14:paraId="538B3E9F" w14:textId="3495B6F1"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1FEE3853" w14:textId="6E97FACA"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PCA</w:t>
            </w:r>
          </w:p>
        </w:tc>
        <w:tc>
          <w:tcPr>
            <w:tcW w:w="3780" w:type="dxa"/>
            <w:vAlign w:val="center"/>
          </w:tcPr>
          <w:p w14:paraId="10F38479" w14:textId="577CFCE9"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Calcium</w:t>
            </w:r>
          </w:p>
        </w:tc>
        <w:tc>
          <w:tcPr>
            <w:tcW w:w="900" w:type="dxa"/>
            <w:vAlign w:val="center"/>
          </w:tcPr>
          <w:p w14:paraId="692DD1E6" w14:textId="70FF5547"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13C9B58B" w14:textId="77777777" w:rsidTr="00590F38">
        <w:trPr>
          <w:trHeight w:val="143"/>
        </w:trPr>
        <w:tc>
          <w:tcPr>
            <w:tcW w:w="3055" w:type="dxa"/>
            <w:vAlign w:val="center"/>
          </w:tcPr>
          <w:p w14:paraId="5A6465AB" w14:textId="0E776E72"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589D49AE" w14:textId="16D4C363"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PMG</w:t>
            </w:r>
          </w:p>
        </w:tc>
        <w:tc>
          <w:tcPr>
            <w:tcW w:w="3780" w:type="dxa"/>
            <w:vAlign w:val="center"/>
          </w:tcPr>
          <w:p w14:paraId="25207C04" w14:textId="7B587ABD"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Magnesium</w:t>
            </w:r>
          </w:p>
        </w:tc>
        <w:tc>
          <w:tcPr>
            <w:tcW w:w="900" w:type="dxa"/>
            <w:vAlign w:val="center"/>
          </w:tcPr>
          <w:p w14:paraId="6A427D31" w14:textId="0C699355"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03734232" w14:textId="77777777" w:rsidTr="00590F38">
        <w:trPr>
          <w:trHeight w:val="143"/>
        </w:trPr>
        <w:tc>
          <w:tcPr>
            <w:tcW w:w="3055" w:type="dxa"/>
            <w:vAlign w:val="center"/>
          </w:tcPr>
          <w:p w14:paraId="3C4648D3" w14:textId="4945E24B"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6F648A63" w14:textId="19073CDA"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PK</w:t>
            </w:r>
          </w:p>
        </w:tc>
        <w:tc>
          <w:tcPr>
            <w:tcW w:w="3780" w:type="dxa"/>
            <w:vAlign w:val="center"/>
          </w:tcPr>
          <w:p w14:paraId="7F1DD998" w14:textId="45B6365C"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Potassium</w:t>
            </w:r>
          </w:p>
        </w:tc>
        <w:tc>
          <w:tcPr>
            <w:tcW w:w="900" w:type="dxa"/>
            <w:vAlign w:val="center"/>
          </w:tcPr>
          <w:p w14:paraId="37319022" w14:textId="7A5045FA"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10438222" w14:textId="77777777" w:rsidTr="00590F38">
        <w:trPr>
          <w:trHeight w:val="143"/>
        </w:trPr>
        <w:tc>
          <w:tcPr>
            <w:tcW w:w="3055" w:type="dxa"/>
            <w:vAlign w:val="center"/>
          </w:tcPr>
          <w:p w14:paraId="77BF2378" w14:textId="749990DC"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7AC0B258" w14:textId="425750AB"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PMN</w:t>
            </w:r>
          </w:p>
        </w:tc>
        <w:tc>
          <w:tcPr>
            <w:tcW w:w="3780" w:type="dxa"/>
            <w:vAlign w:val="center"/>
          </w:tcPr>
          <w:p w14:paraId="4D86CEA2" w14:textId="2ABE76A1"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Manganese</w:t>
            </w:r>
          </w:p>
        </w:tc>
        <w:tc>
          <w:tcPr>
            <w:tcW w:w="900" w:type="dxa"/>
            <w:vAlign w:val="center"/>
          </w:tcPr>
          <w:p w14:paraId="47B1EFA6" w14:textId="67D9D567"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50551E22" w14:textId="77777777" w:rsidTr="00590F38">
        <w:trPr>
          <w:trHeight w:val="143"/>
        </w:trPr>
        <w:tc>
          <w:tcPr>
            <w:tcW w:w="3055" w:type="dxa"/>
            <w:vAlign w:val="center"/>
          </w:tcPr>
          <w:p w14:paraId="48FA6103" w14:textId="2ADCC53C"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48688A3A" w14:textId="72874917"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PNA</w:t>
            </w:r>
          </w:p>
        </w:tc>
        <w:tc>
          <w:tcPr>
            <w:tcW w:w="3780" w:type="dxa"/>
            <w:vAlign w:val="center"/>
          </w:tcPr>
          <w:p w14:paraId="6D8BC09D" w14:textId="4B0BDD55"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Sodium</w:t>
            </w:r>
          </w:p>
        </w:tc>
        <w:tc>
          <w:tcPr>
            <w:tcW w:w="900" w:type="dxa"/>
            <w:vAlign w:val="center"/>
          </w:tcPr>
          <w:p w14:paraId="2569364E" w14:textId="2136E7F6"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0A08973F" w14:textId="77777777" w:rsidTr="00590F38">
        <w:trPr>
          <w:trHeight w:val="143"/>
        </w:trPr>
        <w:tc>
          <w:tcPr>
            <w:tcW w:w="3055" w:type="dxa"/>
            <w:vAlign w:val="center"/>
          </w:tcPr>
          <w:p w14:paraId="6C71E959" w14:textId="526D994A"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6911E3DB" w14:textId="519E8C51"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PCL</w:t>
            </w:r>
          </w:p>
        </w:tc>
        <w:tc>
          <w:tcPr>
            <w:tcW w:w="3780" w:type="dxa"/>
            <w:vAlign w:val="center"/>
          </w:tcPr>
          <w:p w14:paraId="6E5F3161" w14:textId="4A79D07F"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Chloride</w:t>
            </w:r>
          </w:p>
        </w:tc>
        <w:tc>
          <w:tcPr>
            <w:tcW w:w="900" w:type="dxa"/>
            <w:vAlign w:val="center"/>
          </w:tcPr>
          <w:p w14:paraId="54F65ADC" w14:textId="3E408682"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01671836" w14:textId="77777777" w:rsidTr="00590F38">
        <w:trPr>
          <w:trHeight w:val="143"/>
        </w:trPr>
        <w:tc>
          <w:tcPr>
            <w:tcW w:w="3055" w:type="dxa"/>
            <w:vAlign w:val="center"/>
          </w:tcPr>
          <w:p w14:paraId="069EFFE4" w14:textId="4C74F20E"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1CCB838E" w14:textId="3D76F234"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PH2O</w:t>
            </w:r>
          </w:p>
        </w:tc>
        <w:tc>
          <w:tcPr>
            <w:tcW w:w="3780" w:type="dxa"/>
            <w:vAlign w:val="center"/>
          </w:tcPr>
          <w:p w14:paraId="46829B21" w14:textId="17369D0B"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Particulate Water</w:t>
            </w:r>
          </w:p>
        </w:tc>
        <w:tc>
          <w:tcPr>
            <w:tcW w:w="900" w:type="dxa"/>
            <w:vAlign w:val="center"/>
          </w:tcPr>
          <w:p w14:paraId="1B8611D7" w14:textId="253374E8"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567D8793" w14:textId="77777777" w:rsidTr="00590F38">
        <w:trPr>
          <w:trHeight w:val="143"/>
        </w:trPr>
        <w:tc>
          <w:tcPr>
            <w:tcW w:w="3055" w:type="dxa"/>
            <w:vAlign w:val="center"/>
          </w:tcPr>
          <w:p w14:paraId="6B187E72" w14:textId="4218ADD1"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25B7C969" w14:textId="47D0F3FB"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PMOTHR</w:t>
            </w:r>
          </w:p>
        </w:tc>
        <w:tc>
          <w:tcPr>
            <w:tcW w:w="3780" w:type="dxa"/>
            <w:vAlign w:val="center"/>
          </w:tcPr>
          <w:p w14:paraId="16B6990A" w14:textId="362CC1D8"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Other</w:t>
            </w:r>
          </w:p>
        </w:tc>
        <w:tc>
          <w:tcPr>
            <w:tcW w:w="900" w:type="dxa"/>
            <w:vAlign w:val="center"/>
          </w:tcPr>
          <w:p w14:paraId="7619CA94" w14:textId="6E155741"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51CACF51" w14:textId="77777777" w:rsidTr="00590F38">
        <w:trPr>
          <w:trHeight w:val="143"/>
        </w:trPr>
        <w:tc>
          <w:tcPr>
            <w:tcW w:w="3055" w:type="dxa"/>
            <w:vAlign w:val="center"/>
          </w:tcPr>
          <w:p w14:paraId="28C6FD54" w14:textId="43C14602"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74F13AB5" w14:textId="68A79C0E"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ROCN2</w:t>
            </w:r>
          </w:p>
        </w:tc>
        <w:tc>
          <w:tcPr>
            <w:tcW w:w="3780" w:type="dxa"/>
            <w:vAlign w:val="center"/>
          </w:tcPr>
          <w:p w14:paraId="65661E9F" w14:textId="011AC36B"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ROCN2ALK, Linear Hydrocarbons, C* = 1e-2 ug m-3</w:t>
            </w:r>
          </w:p>
        </w:tc>
        <w:tc>
          <w:tcPr>
            <w:tcW w:w="900" w:type="dxa"/>
            <w:vAlign w:val="center"/>
          </w:tcPr>
          <w:p w14:paraId="19B1B71F" w14:textId="7AC79CC9"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1E122F49" w14:textId="77777777" w:rsidTr="00590F38">
        <w:trPr>
          <w:trHeight w:val="143"/>
        </w:trPr>
        <w:tc>
          <w:tcPr>
            <w:tcW w:w="3055" w:type="dxa"/>
            <w:vAlign w:val="center"/>
          </w:tcPr>
          <w:p w14:paraId="6C8032F6" w14:textId="56D6BEB5"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0D2FEDB9" w14:textId="075F1C85"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ROCN1</w:t>
            </w:r>
          </w:p>
        </w:tc>
        <w:tc>
          <w:tcPr>
            <w:tcW w:w="3780" w:type="dxa"/>
            <w:vAlign w:val="center"/>
          </w:tcPr>
          <w:p w14:paraId="02BF8A7B" w14:textId="66D5C9F8"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ROCN1ALK, Linear Hydrocarbons, C* = 1e-1 ug m-3</w:t>
            </w:r>
          </w:p>
        </w:tc>
        <w:tc>
          <w:tcPr>
            <w:tcW w:w="900" w:type="dxa"/>
            <w:vAlign w:val="center"/>
          </w:tcPr>
          <w:p w14:paraId="093053F9" w14:textId="32B21D04"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69ED4B2B" w14:textId="77777777" w:rsidTr="00590F38">
        <w:trPr>
          <w:trHeight w:val="143"/>
        </w:trPr>
        <w:tc>
          <w:tcPr>
            <w:tcW w:w="3055" w:type="dxa"/>
            <w:vAlign w:val="center"/>
          </w:tcPr>
          <w:p w14:paraId="3AACB3FD" w14:textId="760FE7D5"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0E81CF83" w14:textId="5B3DDE39"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ROCP0</w:t>
            </w:r>
          </w:p>
        </w:tc>
        <w:tc>
          <w:tcPr>
            <w:tcW w:w="3780" w:type="dxa"/>
            <w:vAlign w:val="center"/>
          </w:tcPr>
          <w:p w14:paraId="25028140" w14:textId="6F8316AF"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ROCP0ALK, Linear Hydrocarbons, C* = 1e0 ug m-3</w:t>
            </w:r>
          </w:p>
        </w:tc>
        <w:tc>
          <w:tcPr>
            <w:tcW w:w="900" w:type="dxa"/>
            <w:vAlign w:val="center"/>
          </w:tcPr>
          <w:p w14:paraId="6C25319D" w14:textId="130A1995"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4B51CC89" w14:textId="77777777" w:rsidTr="00590F38">
        <w:trPr>
          <w:trHeight w:val="143"/>
        </w:trPr>
        <w:tc>
          <w:tcPr>
            <w:tcW w:w="3055" w:type="dxa"/>
            <w:vAlign w:val="center"/>
          </w:tcPr>
          <w:p w14:paraId="4F69A9A1" w14:textId="05843316"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239D6CBE" w14:textId="3BA8912F"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ROCP1</w:t>
            </w:r>
          </w:p>
        </w:tc>
        <w:tc>
          <w:tcPr>
            <w:tcW w:w="3780" w:type="dxa"/>
            <w:vAlign w:val="center"/>
          </w:tcPr>
          <w:p w14:paraId="69617409" w14:textId="4CD688C6"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ROCP1ALK, Linear Hydrocarbons, C* = 1e1 ug m-3</w:t>
            </w:r>
          </w:p>
        </w:tc>
        <w:tc>
          <w:tcPr>
            <w:tcW w:w="900" w:type="dxa"/>
            <w:vAlign w:val="center"/>
          </w:tcPr>
          <w:p w14:paraId="5AAD7441" w14:textId="5D49DF75"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759B4610" w14:textId="77777777" w:rsidTr="00590F38">
        <w:trPr>
          <w:trHeight w:val="143"/>
        </w:trPr>
        <w:tc>
          <w:tcPr>
            <w:tcW w:w="3055" w:type="dxa"/>
            <w:vAlign w:val="center"/>
          </w:tcPr>
          <w:p w14:paraId="1C208554" w14:textId="760E68F0"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26A7AE06" w14:textId="21DCAC6F"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ROCP2</w:t>
            </w:r>
          </w:p>
        </w:tc>
        <w:tc>
          <w:tcPr>
            <w:tcW w:w="3780" w:type="dxa"/>
            <w:vAlign w:val="center"/>
          </w:tcPr>
          <w:p w14:paraId="09CBF31A" w14:textId="29CFF1DF"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ROCP2ALK, Linear Hydrocarbons, C* = 1e2 ug m-3</w:t>
            </w:r>
          </w:p>
        </w:tc>
        <w:tc>
          <w:tcPr>
            <w:tcW w:w="900" w:type="dxa"/>
            <w:vAlign w:val="center"/>
          </w:tcPr>
          <w:p w14:paraId="7039D488" w14:textId="297EBFCB"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F4E5E" w:rsidRPr="00933A29" w14:paraId="6D8EBA9F" w14:textId="77777777" w:rsidTr="00590F38">
        <w:trPr>
          <w:trHeight w:val="143"/>
          <w:ins w:id="4229" w:author="Seltzer, Karl" w:date="2024-04-05T15:00:00Z"/>
        </w:trPr>
        <w:tc>
          <w:tcPr>
            <w:tcW w:w="3055" w:type="dxa"/>
            <w:vAlign w:val="center"/>
          </w:tcPr>
          <w:p w14:paraId="3B566D74" w14:textId="5C365673" w:rsidR="008F4E5E" w:rsidRPr="002304FF" w:rsidRDefault="008F4E5E" w:rsidP="008F4E5E">
            <w:pPr>
              <w:spacing w:after="0"/>
              <w:jc w:val="center"/>
              <w:rPr>
                <w:ins w:id="4230" w:author="Seltzer, Karl" w:date="2024-04-05T15:00:00Z"/>
                <w:rFonts w:cstheme="minorHAnsi"/>
                <w:color w:val="000000"/>
                <w:sz w:val="20"/>
                <w:szCs w:val="20"/>
              </w:rPr>
            </w:pPr>
            <w:ins w:id="4231" w:author="Seltzer, Karl" w:date="2024-04-05T15:00:00Z">
              <w:r w:rsidRPr="002304FF">
                <w:rPr>
                  <w:rFonts w:cstheme="minorHAnsi"/>
                  <w:color w:val="000000"/>
                  <w:sz w:val="20"/>
                  <w:szCs w:val="20"/>
                </w:rPr>
                <w:t>PM-CR</w:t>
              </w:r>
              <w:r>
                <w:rPr>
                  <w:rFonts w:cstheme="minorHAnsi"/>
                  <w:color w:val="000000"/>
                  <w:sz w:val="20"/>
                  <w:szCs w:val="20"/>
                </w:rPr>
                <w:t>2</w:t>
              </w:r>
              <w:r w:rsidRPr="002304FF">
                <w:rPr>
                  <w:rFonts w:cstheme="minorHAnsi"/>
                  <w:color w:val="000000"/>
                  <w:sz w:val="20"/>
                  <w:szCs w:val="20"/>
                </w:rPr>
                <w:t xml:space="preserve"> (CMAQ)</w:t>
              </w:r>
            </w:ins>
          </w:p>
        </w:tc>
        <w:tc>
          <w:tcPr>
            <w:tcW w:w="1620" w:type="dxa"/>
            <w:vAlign w:val="center"/>
          </w:tcPr>
          <w:p w14:paraId="7DB1D460" w14:textId="2B2AE3A2" w:rsidR="008F4E5E" w:rsidRPr="002304FF" w:rsidRDefault="008F4E5E" w:rsidP="008F4E5E">
            <w:pPr>
              <w:spacing w:after="0"/>
              <w:jc w:val="center"/>
              <w:rPr>
                <w:ins w:id="4232" w:author="Seltzer, Karl" w:date="2024-04-05T15:00:00Z"/>
                <w:rFonts w:cstheme="minorHAnsi"/>
                <w:color w:val="000000"/>
                <w:sz w:val="20"/>
                <w:szCs w:val="20"/>
              </w:rPr>
            </w:pPr>
            <w:ins w:id="4233" w:author="Seltzer, Karl" w:date="2024-04-05T15:00:00Z">
              <w:r w:rsidRPr="002304FF">
                <w:rPr>
                  <w:rFonts w:cstheme="minorHAnsi"/>
                  <w:color w:val="000000"/>
                  <w:sz w:val="20"/>
                  <w:szCs w:val="20"/>
                </w:rPr>
                <w:t>PEC</w:t>
              </w:r>
            </w:ins>
          </w:p>
        </w:tc>
        <w:tc>
          <w:tcPr>
            <w:tcW w:w="3780" w:type="dxa"/>
            <w:vAlign w:val="center"/>
          </w:tcPr>
          <w:p w14:paraId="2A2D73E4" w14:textId="276B7513" w:rsidR="008F4E5E" w:rsidRPr="002304FF" w:rsidRDefault="008F4E5E" w:rsidP="008F4E5E">
            <w:pPr>
              <w:spacing w:after="0"/>
              <w:jc w:val="center"/>
              <w:rPr>
                <w:ins w:id="4234" w:author="Seltzer, Karl" w:date="2024-04-05T15:00:00Z"/>
                <w:rFonts w:cstheme="minorHAnsi"/>
                <w:color w:val="000000"/>
                <w:sz w:val="20"/>
                <w:szCs w:val="20"/>
              </w:rPr>
            </w:pPr>
            <w:ins w:id="4235" w:author="Seltzer, Karl" w:date="2024-04-05T15:00:00Z">
              <w:r w:rsidRPr="002304FF">
                <w:rPr>
                  <w:rFonts w:cstheme="minorHAnsi"/>
                  <w:color w:val="000000"/>
                  <w:sz w:val="20"/>
                  <w:szCs w:val="20"/>
                </w:rPr>
                <w:t>Elemental Carbon</w:t>
              </w:r>
            </w:ins>
          </w:p>
        </w:tc>
        <w:tc>
          <w:tcPr>
            <w:tcW w:w="900" w:type="dxa"/>
            <w:vAlign w:val="center"/>
          </w:tcPr>
          <w:p w14:paraId="2CC3C5F9" w14:textId="60772EB8" w:rsidR="008F4E5E" w:rsidRPr="002304FF" w:rsidRDefault="008F4E5E" w:rsidP="008F4E5E">
            <w:pPr>
              <w:keepNext/>
              <w:spacing w:after="0"/>
              <w:jc w:val="center"/>
              <w:rPr>
                <w:ins w:id="4236" w:author="Seltzer, Karl" w:date="2024-04-05T15:00:00Z"/>
                <w:rFonts w:cstheme="minorHAnsi"/>
                <w:color w:val="000000"/>
                <w:sz w:val="20"/>
                <w:szCs w:val="20"/>
              </w:rPr>
            </w:pPr>
            <w:ins w:id="4237" w:author="Seltzer, Karl" w:date="2024-04-05T15:00:00Z">
              <w:r w:rsidRPr="002304FF">
                <w:rPr>
                  <w:rFonts w:cstheme="minorHAnsi"/>
                  <w:color w:val="000000"/>
                  <w:sz w:val="20"/>
                  <w:szCs w:val="20"/>
                </w:rPr>
                <w:t>--</w:t>
              </w:r>
            </w:ins>
          </w:p>
        </w:tc>
      </w:tr>
      <w:tr w:rsidR="008F4E5E" w:rsidRPr="00933A29" w14:paraId="2D672069" w14:textId="77777777" w:rsidTr="00590F38">
        <w:trPr>
          <w:trHeight w:val="143"/>
          <w:ins w:id="4238" w:author="Seltzer, Karl" w:date="2024-04-05T15:00:00Z"/>
        </w:trPr>
        <w:tc>
          <w:tcPr>
            <w:tcW w:w="3055" w:type="dxa"/>
            <w:vAlign w:val="center"/>
          </w:tcPr>
          <w:p w14:paraId="179A4573" w14:textId="6945F2B7" w:rsidR="008F4E5E" w:rsidRPr="002304FF" w:rsidRDefault="008F4E5E" w:rsidP="008F4E5E">
            <w:pPr>
              <w:spacing w:after="0"/>
              <w:jc w:val="center"/>
              <w:rPr>
                <w:ins w:id="4239" w:author="Seltzer, Karl" w:date="2024-04-05T15:00:00Z"/>
                <w:rFonts w:cstheme="minorHAnsi"/>
                <w:color w:val="000000"/>
                <w:sz w:val="20"/>
                <w:szCs w:val="20"/>
              </w:rPr>
            </w:pPr>
            <w:ins w:id="4240" w:author="Seltzer, Karl" w:date="2024-04-05T15:01:00Z">
              <w:r w:rsidRPr="002304FF">
                <w:rPr>
                  <w:rFonts w:cstheme="minorHAnsi"/>
                  <w:color w:val="000000"/>
                  <w:sz w:val="20"/>
                  <w:szCs w:val="20"/>
                </w:rPr>
                <w:t>PM-CR</w:t>
              </w:r>
              <w:r>
                <w:rPr>
                  <w:rFonts w:cstheme="minorHAnsi"/>
                  <w:color w:val="000000"/>
                  <w:sz w:val="20"/>
                  <w:szCs w:val="20"/>
                </w:rPr>
                <w:t>2</w:t>
              </w:r>
              <w:r w:rsidRPr="002304FF">
                <w:rPr>
                  <w:rFonts w:cstheme="minorHAnsi"/>
                  <w:color w:val="000000"/>
                  <w:sz w:val="20"/>
                  <w:szCs w:val="20"/>
                </w:rPr>
                <w:t xml:space="preserve"> (CMAQ)</w:t>
              </w:r>
            </w:ins>
          </w:p>
        </w:tc>
        <w:tc>
          <w:tcPr>
            <w:tcW w:w="1620" w:type="dxa"/>
            <w:vAlign w:val="center"/>
          </w:tcPr>
          <w:p w14:paraId="1466FE9C" w14:textId="08F3BC62" w:rsidR="008F4E5E" w:rsidRPr="002304FF" w:rsidRDefault="008F4E5E" w:rsidP="008F4E5E">
            <w:pPr>
              <w:spacing w:after="0"/>
              <w:jc w:val="center"/>
              <w:rPr>
                <w:ins w:id="4241" w:author="Seltzer, Karl" w:date="2024-04-05T15:00:00Z"/>
                <w:rFonts w:cstheme="minorHAnsi"/>
                <w:color w:val="000000"/>
                <w:sz w:val="20"/>
                <w:szCs w:val="20"/>
              </w:rPr>
            </w:pPr>
            <w:ins w:id="4242" w:author="Seltzer, Karl" w:date="2024-04-05T15:00:00Z">
              <w:r w:rsidRPr="002304FF">
                <w:rPr>
                  <w:rFonts w:cstheme="minorHAnsi"/>
                  <w:color w:val="000000"/>
                  <w:sz w:val="20"/>
                  <w:szCs w:val="20"/>
                </w:rPr>
                <w:t>PSO4</w:t>
              </w:r>
            </w:ins>
          </w:p>
        </w:tc>
        <w:tc>
          <w:tcPr>
            <w:tcW w:w="3780" w:type="dxa"/>
            <w:vAlign w:val="center"/>
          </w:tcPr>
          <w:p w14:paraId="4E425221" w14:textId="098EB0BB" w:rsidR="008F4E5E" w:rsidRPr="002304FF" w:rsidRDefault="008F4E5E" w:rsidP="008F4E5E">
            <w:pPr>
              <w:spacing w:after="0"/>
              <w:jc w:val="center"/>
              <w:rPr>
                <w:ins w:id="4243" w:author="Seltzer, Karl" w:date="2024-04-05T15:00:00Z"/>
                <w:rFonts w:cstheme="minorHAnsi"/>
                <w:color w:val="000000"/>
                <w:sz w:val="20"/>
                <w:szCs w:val="20"/>
              </w:rPr>
            </w:pPr>
            <w:ins w:id="4244" w:author="Seltzer, Karl" w:date="2024-04-05T15:00:00Z">
              <w:r w:rsidRPr="002304FF">
                <w:rPr>
                  <w:rFonts w:cstheme="minorHAnsi"/>
                  <w:color w:val="000000"/>
                  <w:sz w:val="20"/>
                  <w:szCs w:val="20"/>
                </w:rPr>
                <w:t>Sulfate</w:t>
              </w:r>
            </w:ins>
          </w:p>
        </w:tc>
        <w:tc>
          <w:tcPr>
            <w:tcW w:w="900" w:type="dxa"/>
            <w:vAlign w:val="center"/>
          </w:tcPr>
          <w:p w14:paraId="6155A350" w14:textId="421EA118" w:rsidR="008F4E5E" w:rsidRPr="002304FF" w:rsidRDefault="008F4E5E" w:rsidP="008F4E5E">
            <w:pPr>
              <w:keepNext/>
              <w:spacing w:after="0"/>
              <w:jc w:val="center"/>
              <w:rPr>
                <w:ins w:id="4245" w:author="Seltzer, Karl" w:date="2024-04-05T15:00:00Z"/>
                <w:rFonts w:cstheme="minorHAnsi"/>
                <w:color w:val="000000"/>
                <w:sz w:val="20"/>
                <w:szCs w:val="20"/>
              </w:rPr>
            </w:pPr>
            <w:ins w:id="4246" w:author="Seltzer, Karl" w:date="2024-04-05T15:00:00Z">
              <w:r w:rsidRPr="002304FF">
                <w:rPr>
                  <w:rFonts w:cstheme="minorHAnsi"/>
                  <w:color w:val="000000"/>
                  <w:sz w:val="20"/>
                  <w:szCs w:val="20"/>
                </w:rPr>
                <w:t>--</w:t>
              </w:r>
            </w:ins>
          </w:p>
        </w:tc>
      </w:tr>
      <w:tr w:rsidR="008F4E5E" w:rsidRPr="00933A29" w14:paraId="08A605C1" w14:textId="77777777" w:rsidTr="00590F38">
        <w:trPr>
          <w:trHeight w:val="143"/>
          <w:ins w:id="4247" w:author="Seltzer, Karl" w:date="2024-04-05T15:00:00Z"/>
        </w:trPr>
        <w:tc>
          <w:tcPr>
            <w:tcW w:w="3055" w:type="dxa"/>
            <w:vAlign w:val="center"/>
          </w:tcPr>
          <w:p w14:paraId="685328A5" w14:textId="515F55A9" w:rsidR="008F4E5E" w:rsidRPr="002304FF" w:rsidRDefault="008F4E5E" w:rsidP="008F4E5E">
            <w:pPr>
              <w:spacing w:after="0"/>
              <w:jc w:val="center"/>
              <w:rPr>
                <w:ins w:id="4248" w:author="Seltzer, Karl" w:date="2024-04-05T15:00:00Z"/>
                <w:rFonts w:cstheme="minorHAnsi"/>
                <w:color w:val="000000"/>
                <w:sz w:val="20"/>
                <w:szCs w:val="20"/>
              </w:rPr>
            </w:pPr>
            <w:ins w:id="4249" w:author="Seltzer, Karl" w:date="2024-04-05T15:01:00Z">
              <w:r w:rsidRPr="002304FF">
                <w:rPr>
                  <w:rFonts w:cstheme="minorHAnsi"/>
                  <w:color w:val="000000"/>
                  <w:sz w:val="20"/>
                  <w:szCs w:val="20"/>
                </w:rPr>
                <w:t>PM-CR</w:t>
              </w:r>
              <w:r>
                <w:rPr>
                  <w:rFonts w:cstheme="minorHAnsi"/>
                  <w:color w:val="000000"/>
                  <w:sz w:val="20"/>
                  <w:szCs w:val="20"/>
                </w:rPr>
                <w:t>2</w:t>
              </w:r>
              <w:r w:rsidRPr="002304FF">
                <w:rPr>
                  <w:rFonts w:cstheme="minorHAnsi"/>
                  <w:color w:val="000000"/>
                  <w:sz w:val="20"/>
                  <w:szCs w:val="20"/>
                </w:rPr>
                <w:t xml:space="preserve"> (CMAQ)</w:t>
              </w:r>
            </w:ins>
          </w:p>
        </w:tc>
        <w:tc>
          <w:tcPr>
            <w:tcW w:w="1620" w:type="dxa"/>
            <w:vAlign w:val="center"/>
          </w:tcPr>
          <w:p w14:paraId="594B2D3D" w14:textId="04C92B75" w:rsidR="008F4E5E" w:rsidRPr="002304FF" w:rsidRDefault="008F4E5E" w:rsidP="008F4E5E">
            <w:pPr>
              <w:spacing w:after="0"/>
              <w:jc w:val="center"/>
              <w:rPr>
                <w:ins w:id="4250" w:author="Seltzer, Karl" w:date="2024-04-05T15:00:00Z"/>
                <w:rFonts w:cstheme="minorHAnsi"/>
                <w:color w:val="000000"/>
                <w:sz w:val="20"/>
                <w:szCs w:val="20"/>
              </w:rPr>
            </w:pPr>
            <w:ins w:id="4251" w:author="Seltzer, Karl" w:date="2024-04-05T15:00:00Z">
              <w:r w:rsidRPr="002304FF">
                <w:rPr>
                  <w:rFonts w:cstheme="minorHAnsi"/>
                  <w:color w:val="000000"/>
                  <w:sz w:val="20"/>
                  <w:szCs w:val="20"/>
                </w:rPr>
                <w:t>PNO3</w:t>
              </w:r>
            </w:ins>
          </w:p>
        </w:tc>
        <w:tc>
          <w:tcPr>
            <w:tcW w:w="3780" w:type="dxa"/>
            <w:vAlign w:val="center"/>
          </w:tcPr>
          <w:p w14:paraId="34135B32" w14:textId="3494CC25" w:rsidR="008F4E5E" w:rsidRPr="002304FF" w:rsidRDefault="008F4E5E" w:rsidP="008F4E5E">
            <w:pPr>
              <w:spacing w:after="0"/>
              <w:jc w:val="center"/>
              <w:rPr>
                <w:ins w:id="4252" w:author="Seltzer, Karl" w:date="2024-04-05T15:00:00Z"/>
                <w:rFonts w:cstheme="minorHAnsi"/>
                <w:color w:val="000000"/>
                <w:sz w:val="20"/>
                <w:szCs w:val="20"/>
              </w:rPr>
            </w:pPr>
            <w:ins w:id="4253" w:author="Seltzer, Karl" w:date="2024-04-05T15:00:00Z">
              <w:r w:rsidRPr="002304FF">
                <w:rPr>
                  <w:rFonts w:cstheme="minorHAnsi"/>
                  <w:color w:val="000000"/>
                  <w:sz w:val="20"/>
                  <w:szCs w:val="20"/>
                </w:rPr>
                <w:t>Nitrate</w:t>
              </w:r>
            </w:ins>
          </w:p>
        </w:tc>
        <w:tc>
          <w:tcPr>
            <w:tcW w:w="900" w:type="dxa"/>
            <w:vAlign w:val="center"/>
          </w:tcPr>
          <w:p w14:paraId="659E656D" w14:textId="4B687A76" w:rsidR="008F4E5E" w:rsidRPr="002304FF" w:rsidRDefault="008F4E5E" w:rsidP="008F4E5E">
            <w:pPr>
              <w:keepNext/>
              <w:spacing w:after="0"/>
              <w:jc w:val="center"/>
              <w:rPr>
                <w:ins w:id="4254" w:author="Seltzer, Karl" w:date="2024-04-05T15:00:00Z"/>
                <w:rFonts w:cstheme="minorHAnsi"/>
                <w:color w:val="000000"/>
                <w:sz w:val="20"/>
                <w:szCs w:val="20"/>
              </w:rPr>
            </w:pPr>
            <w:ins w:id="4255" w:author="Seltzer, Karl" w:date="2024-04-05T15:00:00Z">
              <w:r w:rsidRPr="002304FF">
                <w:rPr>
                  <w:rFonts w:cstheme="minorHAnsi"/>
                  <w:color w:val="000000"/>
                  <w:sz w:val="20"/>
                  <w:szCs w:val="20"/>
                </w:rPr>
                <w:t>--</w:t>
              </w:r>
            </w:ins>
          </w:p>
        </w:tc>
      </w:tr>
      <w:tr w:rsidR="008F4E5E" w:rsidRPr="00933A29" w14:paraId="02CD241B" w14:textId="77777777" w:rsidTr="00590F38">
        <w:trPr>
          <w:trHeight w:val="143"/>
          <w:ins w:id="4256" w:author="Seltzer, Karl" w:date="2024-04-05T15:00:00Z"/>
        </w:trPr>
        <w:tc>
          <w:tcPr>
            <w:tcW w:w="3055" w:type="dxa"/>
            <w:vAlign w:val="center"/>
          </w:tcPr>
          <w:p w14:paraId="643779F4" w14:textId="54F7918D" w:rsidR="008F4E5E" w:rsidRPr="002304FF" w:rsidRDefault="008F4E5E" w:rsidP="008F4E5E">
            <w:pPr>
              <w:spacing w:after="0"/>
              <w:jc w:val="center"/>
              <w:rPr>
                <w:ins w:id="4257" w:author="Seltzer, Karl" w:date="2024-04-05T15:00:00Z"/>
                <w:rFonts w:cstheme="minorHAnsi"/>
                <w:color w:val="000000"/>
                <w:sz w:val="20"/>
                <w:szCs w:val="20"/>
              </w:rPr>
            </w:pPr>
            <w:ins w:id="4258" w:author="Seltzer, Karl" w:date="2024-04-05T15:01:00Z">
              <w:r w:rsidRPr="002304FF">
                <w:rPr>
                  <w:rFonts w:cstheme="minorHAnsi"/>
                  <w:color w:val="000000"/>
                  <w:sz w:val="20"/>
                  <w:szCs w:val="20"/>
                </w:rPr>
                <w:t>PM-CR</w:t>
              </w:r>
              <w:r>
                <w:rPr>
                  <w:rFonts w:cstheme="minorHAnsi"/>
                  <w:color w:val="000000"/>
                  <w:sz w:val="20"/>
                  <w:szCs w:val="20"/>
                </w:rPr>
                <w:t>2</w:t>
              </w:r>
              <w:r w:rsidRPr="002304FF">
                <w:rPr>
                  <w:rFonts w:cstheme="minorHAnsi"/>
                  <w:color w:val="000000"/>
                  <w:sz w:val="20"/>
                  <w:szCs w:val="20"/>
                </w:rPr>
                <w:t xml:space="preserve"> (CMAQ)</w:t>
              </w:r>
            </w:ins>
          </w:p>
        </w:tc>
        <w:tc>
          <w:tcPr>
            <w:tcW w:w="1620" w:type="dxa"/>
            <w:vAlign w:val="center"/>
          </w:tcPr>
          <w:p w14:paraId="3F4E725D" w14:textId="5C04925A" w:rsidR="008F4E5E" w:rsidRPr="002304FF" w:rsidRDefault="008F4E5E" w:rsidP="008F4E5E">
            <w:pPr>
              <w:spacing w:after="0"/>
              <w:jc w:val="center"/>
              <w:rPr>
                <w:ins w:id="4259" w:author="Seltzer, Karl" w:date="2024-04-05T15:00:00Z"/>
                <w:rFonts w:cstheme="minorHAnsi"/>
                <w:color w:val="000000"/>
                <w:sz w:val="20"/>
                <w:szCs w:val="20"/>
              </w:rPr>
            </w:pPr>
            <w:ins w:id="4260" w:author="Seltzer, Karl" w:date="2024-04-05T15:00:00Z">
              <w:r w:rsidRPr="002304FF">
                <w:rPr>
                  <w:rFonts w:cstheme="minorHAnsi"/>
                  <w:color w:val="000000"/>
                  <w:sz w:val="20"/>
                  <w:szCs w:val="20"/>
                </w:rPr>
                <w:t>PNH4</w:t>
              </w:r>
            </w:ins>
          </w:p>
        </w:tc>
        <w:tc>
          <w:tcPr>
            <w:tcW w:w="3780" w:type="dxa"/>
            <w:vAlign w:val="center"/>
          </w:tcPr>
          <w:p w14:paraId="3F8622C4" w14:textId="366F7F8F" w:rsidR="008F4E5E" w:rsidRPr="002304FF" w:rsidRDefault="008F4E5E" w:rsidP="008F4E5E">
            <w:pPr>
              <w:spacing w:after="0"/>
              <w:jc w:val="center"/>
              <w:rPr>
                <w:ins w:id="4261" w:author="Seltzer, Karl" w:date="2024-04-05T15:00:00Z"/>
                <w:rFonts w:cstheme="minorHAnsi"/>
                <w:color w:val="000000"/>
                <w:sz w:val="20"/>
                <w:szCs w:val="20"/>
              </w:rPr>
            </w:pPr>
            <w:ins w:id="4262" w:author="Seltzer, Karl" w:date="2024-04-05T15:00:00Z">
              <w:r w:rsidRPr="002304FF">
                <w:rPr>
                  <w:rFonts w:cstheme="minorHAnsi"/>
                  <w:color w:val="000000"/>
                  <w:sz w:val="20"/>
                  <w:szCs w:val="20"/>
                </w:rPr>
                <w:t>Ammonium</w:t>
              </w:r>
            </w:ins>
          </w:p>
        </w:tc>
        <w:tc>
          <w:tcPr>
            <w:tcW w:w="900" w:type="dxa"/>
            <w:vAlign w:val="center"/>
          </w:tcPr>
          <w:p w14:paraId="17F08FE6" w14:textId="6E7D5AE7" w:rsidR="008F4E5E" w:rsidRPr="002304FF" w:rsidRDefault="008F4E5E" w:rsidP="008F4E5E">
            <w:pPr>
              <w:keepNext/>
              <w:spacing w:after="0"/>
              <w:jc w:val="center"/>
              <w:rPr>
                <w:ins w:id="4263" w:author="Seltzer, Karl" w:date="2024-04-05T15:00:00Z"/>
                <w:rFonts w:cstheme="minorHAnsi"/>
                <w:color w:val="000000"/>
                <w:sz w:val="20"/>
                <w:szCs w:val="20"/>
              </w:rPr>
            </w:pPr>
            <w:ins w:id="4264" w:author="Seltzer, Karl" w:date="2024-04-05T15:00:00Z">
              <w:r w:rsidRPr="002304FF">
                <w:rPr>
                  <w:rFonts w:cstheme="minorHAnsi"/>
                  <w:color w:val="000000"/>
                  <w:sz w:val="20"/>
                  <w:szCs w:val="20"/>
                </w:rPr>
                <w:t>--</w:t>
              </w:r>
            </w:ins>
          </w:p>
        </w:tc>
      </w:tr>
      <w:tr w:rsidR="008F4E5E" w:rsidRPr="00933A29" w14:paraId="2F8ACA44" w14:textId="77777777" w:rsidTr="00590F38">
        <w:trPr>
          <w:trHeight w:val="143"/>
          <w:ins w:id="4265" w:author="Seltzer, Karl" w:date="2024-04-05T15:00:00Z"/>
        </w:trPr>
        <w:tc>
          <w:tcPr>
            <w:tcW w:w="3055" w:type="dxa"/>
            <w:vAlign w:val="center"/>
          </w:tcPr>
          <w:p w14:paraId="12EEC01B" w14:textId="2FA6A200" w:rsidR="008F4E5E" w:rsidRPr="002304FF" w:rsidRDefault="008F4E5E" w:rsidP="008F4E5E">
            <w:pPr>
              <w:spacing w:after="0"/>
              <w:jc w:val="center"/>
              <w:rPr>
                <w:ins w:id="4266" w:author="Seltzer, Karl" w:date="2024-04-05T15:00:00Z"/>
                <w:rFonts w:cstheme="minorHAnsi"/>
                <w:color w:val="000000"/>
                <w:sz w:val="20"/>
                <w:szCs w:val="20"/>
              </w:rPr>
            </w:pPr>
            <w:ins w:id="4267" w:author="Seltzer, Karl" w:date="2024-04-05T15:01:00Z">
              <w:r w:rsidRPr="002304FF">
                <w:rPr>
                  <w:rFonts w:cstheme="minorHAnsi"/>
                  <w:color w:val="000000"/>
                  <w:sz w:val="20"/>
                  <w:szCs w:val="20"/>
                </w:rPr>
                <w:t>PM-CR</w:t>
              </w:r>
              <w:r>
                <w:rPr>
                  <w:rFonts w:cstheme="minorHAnsi"/>
                  <w:color w:val="000000"/>
                  <w:sz w:val="20"/>
                  <w:szCs w:val="20"/>
                </w:rPr>
                <w:t>2</w:t>
              </w:r>
              <w:r w:rsidRPr="002304FF">
                <w:rPr>
                  <w:rFonts w:cstheme="minorHAnsi"/>
                  <w:color w:val="000000"/>
                  <w:sz w:val="20"/>
                  <w:szCs w:val="20"/>
                </w:rPr>
                <w:t xml:space="preserve"> (CMAQ)</w:t>
              </w:r>
            </w:ins>
          </w:p>
        </w:tc>
        <w:tc>
          <w:tcPr>
            <w:tcW w:w="1620" w:type="dxa"/>
            <w:vAlign w:val="center"/>
          </w:tcPr>
          <w:p w14:paraId="6C4C8A4C" w14:textId="7A8AD6CD" w:rsidR="008F4E5E" w:rsidRPr="002304FF" w:rsidRDefault="008F4E5E" w:rsidP="008F4E5E">
            <w:pPr>
              <w:spacing w:after="0"/>
              <w:jc w:val="center"/>
              <w:rPr>
                <w:ins w:id="4268" w:author="Seltzer, Karl" w:date="2024-04-05T15:00:00Z"/>
                <w:rFonts w:cstheme="minorHAnsi"/>
                <w:color w:val="000000"/>
                <w:sz w:val="20"/>
                <w:szCs w:val="20"/>
              </w:rPr>
            </w:pPr>
            <w:ins w:id="4269" w:author="Seltzer, Karl" w:date="2024-04-05T15:00:00Z">
              <w:r w:rsidRPr="002304FF">
                <w:rPr>
                  <w:rFonts w:cstheme="minorHAnsi"/>
                  <w:color w:val="000000"/>
                  <w:sz w:val="20"/>
                  <w:szCs w:val="20"/>
                </w:rPr>
                <w:t>PFE</w:t>
              </w:r>
            </w:ins>
          </w:p>
        </w:tc>
        <w:tc>
          <w:tcPr>
            <w:tcW w:w="3780" w:type="dxa"/>
            <w:vAlign w:val="center"/>
          </w:tcPr>
          <w:p w14:paraId="4F62892F" w14:textId="3B5F764D" w:rsidR="008F4E5E" w:rsidRPr="002304FF" w:rsidRDefault="008F4E5E" w:rsidP="008F4E5E">
            <w:pPr>
              <w:spacing w:after="0"/>
              <w:jc w:val="center"/>
              <w:rPr>
                <w:ins w:id="4270" w:author="Seltzer, Karl" w:date="2024-04-05T15:00:00Z"/>
                <w:rFonts w:cstheme="minorHAnsi"/>
                <w:color w:val="000000"/>
                <w:sz w:val="20"/>
                <w:szCs w:val="20"/>
              </w:rPr>
            </w:pPr>
            <w:ins w:id="4271" w:author="Seltzer, Karl" w:date="2024-04-05T15:00:00Z">
              <w:r w:rsidRPr="002304FF">
                <w:rPr>
                  <w:rFonts w:cstheme="minorHAnsi"/>
                  <w:color w:val="000000"/>
                  <w:sz w:val="20"/>
                  <w:szCs w:val="20"/>
                </w:rPr>
                <w:t>Iron</w:t>
              </w:r>
            </w:ins>
          </w:p>
        </w:tc>
        <w:tc>
          <w:tcPr>
            <w:tcW w:w="900" w:type="dxa"/>
            <w:vAlign w:val="center"/>
          </w:tcPr>
          <w:p w14:paraId="1235A86B" w14:textId="584A3D51" w:rsidR="008F4E5E" w:rsidRPr="002304FF" w:rsidRDefault="008F4E5E" w:rsidP="008F4E5E">
            <w:pPr>
              <w:keepNext/>
              <w:spacing w:after="0"/>
              <w:jc w:val="center"/>
              <w:rPr>
                <w:ins w:id="4272" w:author="Seltzer, Karl" w:date="2024-04-05T15:00:00Z"/>
                <w:rFonts w:cstheme="minorHAnsi"/>
                <w:color w:val="000000"/>
                <w:sz w:val="20"/>
                <w:szCs w:val="20"/>
              </w:rPr>
            </w:pPr>
            <w:ins w:id="4273" w:author="Seltzer, Karl" w:date="2024-04-05T15:00:00Z">
              <w:r w:rsidRPr="002304FF">
                <w:rPr>
                  <w:rFonts w:cstheme="minorHAnsi"/>
                  <w:color w:val="000000"/>
                  <w:sz w:val="20"/>
                  <w:szCs w:val="20"/>
                </w:rPr>
                <w:t>--</w:t>
              </w:r>
            </w:ins>
          </w:p>
        </w:tc>
      </w:tr>
      <w:tr w:rsidR="008F4E5E" w:rsidRPr="00933A29" w14:paraId="2E11BD02" w14:textId="77777777" w:rsidTr="00590F38">
        <w:trPr>
          <w:trHeight w:val="143"/>
          <w:ins w:id="4274" w:author="Seltzer, Karl" w:date="2024-04-05T15:00:00Z"/>
        </w:trPr>
        <w:tc>
          <w:tcPr>
            <w:tcW w:w="3055" w:type="dxa"/>
            <w:vAlign w:val="center"/>
          </w:tcPr>
          <w:p w14:paraId="7A7E71C9" w14:textId="21977225" w:rsidR="008F4E5E" w:rsidRPr="002304FF" w:rsidRDefault="008F4E5E" w:rsidP="008F4E5E">
            <w:pPr>
              <w:spacing w:after="0"/>
              <w:jc w:val="center"/>
              <w:rPr>
                <w:ins w:id="4275" w:author="Seltzer, Karl" w:date="2024-04-05T15:00:00Z"/>
                <w:rFonts w:cstheme="minorHAnsi"/>
                <w:color w:val="000000"/>
                <w:sz w:val="20"/>
                <w:szCs w:val="20"/>
              </w:rPr>
            </w:pPr>
            <w:ins w:id="4276" w:author="Seltzer, Karl" w:date="2024-04-05T15:01:00Z">
              <w:r w:rsidRPr="002304FF">
                <w:rPr>
                  <w:rFonts w:cstheme="minorHAnsi"/>
                  <w:color w:val="000000"/>
                  <w:sz w:val="20"/>
                  <w:szCs w:val="20"/>
                </w:rPr>
                <w:t>PM-CR</w:t>
              </w:r>
              <w:r>
                <w:rPr>
                  <w:rFonts w:cstheme="minorHAnsi"/>
                  <w:color w:val="000000"/>
                  <w:sz w:val="20"/>
                  <w:szCs w:val="20"/>
                </w:rPr>
                <w:t>2</w:t>
              </w:r>
              <w:r w:rsidRPr="002304FF">
                <w:rPr>
                  <w:rFonts w:cstheme="minorHAnsi"/>
                  <w:color w:val="000000"/>
                  <w:sz w:val="20"/>
                  <w:szCs w:val="20"/>
                </w:rPr>
                <w:t xml:space="preserve"> (CMAQ)</w:t>
              </w:r>
            </w:ins>
          </w:p>
        </w:tc>
        <w:tc>
          <w:tcPr>
            <w:tcW w:w="1620" w:type="dxa"/>
            <w:vAlign w:val="center"/>
          </w:tcPr>
          <w:p w14:paraId="5FE0191D" w14:textId="4C67F7BF" w:rsidR="008F4E5E" w:rsidRPr="002304FF" w:rsidRDefault="008F4E5E" w:rsidP="008F4E5E">
            <w:pPr>
              <w:spacing w:after="0"/>
              <w:jc w:val="center"/>
              <w:rPr>
                <w:ins w:id="4277" w:author="Seltzer, Karl" w:date="2024-04-05T15:00:00Z"/>
                <w:rFonts w:cstheme="minorHAnsi"/>
                <w:color w:val="000000"/>
                <w:sz w:val="20"/>
                <w:szCs w:val="20"/>
              </w:rPr>
            </w:pPr>
            <w:ins w:id="4278" w:author="Seltzer, Karl" w:date="2024-04-05T15:00:00Z">
              <w:r w:rsidRPr="002304FF">
                <w:rPr>
                  <w:rFonts w:cstheme="minorHAnsi"/>
                  <w:color w:val="000000"/>
                  <w:sz w:val="20"/>
                  <w:szCs w:val="20"/>
                </w:rPr>
                <w:t>PAL</w:t>
              </w:r>
            </w:ins>
          </w:p>
        </w:tc>
        <w:tc>
          <w:tcPr>
            <w:tcW w:w="3780" w:type="dxa"/>
            <w:vAlign w:val="center"/>
          </w:tcPr>
          <w:p w14:paraId="3330595C" w14:textId="4B98387F" w:rsidR="008F4E5E" w:rsidRPr="002304FF" w:rsidRDefault="008F4E5E" w:rsidP="008F4E5E">
            <w:pPr>
              <w:spacing w:after="0"/>
              <w:jc w:val="center"/>
              <w:rPr>
                <w:ins w:id="4279" w:author="Seltzer, Karl" w:date="2024-04-05T15:00:00Z"/>
                <w:rFonts w:cstheme="minorHAnsi"/>
                <w:color w:val="000000"/>
                <w:sz w:val="20"/>
                <w:szCs w:val="20"/>
              </w:rPr>
            </w:pPr>
            <w:ins w:id="4280" w:author="Seltzer, Karl" w:date="2024-04-05T15:00:00Z">
              <w:r w:rsidRPr="002304FF">
                <w:rPr>
                  <w:rFonts w:cstheme="minorHAnsi"/>
                  <w:color w:val="000000"/>
                  <w:sz w:val="20"/>
                  <w:szCs w:val="20"/>
                </w:rPr>
                <w:t>Aluminum</w:t>
              </w:r>
            </w:ins>
          </w:p>
        </w:tc>
        <w:tc>
          <w:tcPr>
            <w:tcW w:w="900" w:type="dxa"/>
            <w:vAlign w:val="center"/>
          </w:tcPr>
          <w:p w14:paraId="60E0E082" w14:textId="29BC3F5F" w:rsidR="008F4E5E" w:rsidRPr="002304FF" w:rsidRDefault="008F4E5E" w:rsidP="008F4E5E">
            <w:pPr>
              <w:keepNext/>
              <w:spacing w:after="0"/>
              <w:jc w:val="center"/>
              <w:rPr>
                <w:ins w:id="4281" w:author="Seltzer, Karl" w:date="2024-04-05T15:00:00Z"/>
                <w:rFonts w:cstheme="minorHAnsi"/>
                <w:color w:val="000000"/>
                <w:sz w:val="20"/>
                <w:szCs w:val="20"/>
              </w:rPr>
            </w:pPr>
            <w:ins w:id="4282" w:author="Seltzer, Karl" w:date="2024-04-05T15:00:00Z">
              <w:r w:rsidRPr="002304FF">
                <w:rPr>
                  <w:rFonts w:cstheme="minorHAnsi"/>
                  <w:color w:val="000000"/>
                  <w:sz w:val="20"/>
                  <w:szCs w:val="20"/>
                </w:rPr>
                <w:t>--</w:t>
              </w:r>
            </w:ins>
          </w:p>
        </w:tc>
      </w:tr>
      <w:tr w:rsidR="008F4E5E" w:rsidRPr="00933A29" w14:paraId="4FE52FDE" w14:textId="77777777" w:rsidTr="00590F38">
        <w:trPr>
          <w:trHeight w:val="143"/>
          <w:ins w:id="4283" w:author="Seltzer, Karl" w:date="2024-04-05T15:00:00Z"/>
        </w:trPr>
        <w:tc>
          <w:tcPr>
            <w:tcW w:w="3055" w:type="dxa"/>
            <w:vAlign w:val="center"/>
          </w:tcPr>
          <w:p w14:paraId="798CD123" w14:textId="6721E27C" w:rsidR="008F4E5E" w:rsidRPr="002304FF" w:rsidRDefault="008F4E5E" w:rsidP="008F4E5E">
            <w:pPr>
              <w:spacing w:after="0"/>
              <w:jc w:val="center"/>
              <w:rPr>
                <w:ins w:id="4284" w:author="Seltzer, Karl" w:date="2024-04-05T15:00:00Z"/>
                <w:rFonts w:cstheme="minorHAnsi"/>
                <w:color w:val="000000"/>
                <w:sz w:val="20"/>
                <w:szCs w:val="20"/>
              </w:rPr>
            </w:pPr>
            <w:ins w:id="4285" w:author="Seltzer, Karl" w:date="2024-04-05T15:01:00Z">
              <w:r w:rsidRPr="002304FF">
                <w:rPr>
                  <w:rFonts w:cstheme="minorHAnsi"/>
                  <w:color w:val="000000"/>
                  <w:sz w:val="20"/>
                  <w:szCs w:val="20"/>
                </w:rPr>
                <w:t>PM-CR</w:t>
              </w:r>
              <w:r>
                <w:rPr>
                  <w:rFonts w:cstheme="minorHAnsi"/>
                  <w:color w:val="000000"/>
                  <w:sz w:val="20"/>
                  <w:szCs w:val="20"/>
                </w:rPr>
                <w:t>2</w:t>
              </w:r>
              <w:r w:rsidRPr="002304FF">
                <w:rPr>
                  <w:rFonts w:cstheme="minorHAnsi"/>
                  <w:color w:val="000000"/>
                  <w:sz w:val="20"/>
                  <w:szCs w:val="20"/>
                </w:rPr>
                <w:t xml:space="preserve"> (CMAQ)</w:t>
              </w:r>
            </w:ins>
          </w:p>
        </w:tc>
        <w:tc>
          <w:tcPr>
            <w:tcW w:w="1620" w:type="dxa"/>
            <w:vAlign w:val="center"/>
          </w:tcPr>
          <w:p w14:paraId="2A401CA2" w14:textId="38BF6C4B" w:rsidR="008F4E5E" w:rsidRPr="002304FF" w:rsidRDefault="008F4E5E" w:rsidP="008F4E5E">
            <w:pPr>
              <w:spacing w:after="0"/>
              <w:jc w:val="center"/>
              <w:rPr>
                <w:ins w:id="4286" w:author="Seltzer, Karl" w:date="2024-04-05T15:00:00Z"/>
                <w:rFonts w:cstheme="minorHAnsi"/>
                <w:color w:val="000000"/>
                <w:sz w:val="20"/>
                <w:szCs w:val="20"/>
              </w:rPr>
            </w:pPr>
            <w:ins w:id="4287" w:author="Seltzer, Karl" w:date="2024-04-05T15:00:00Z">
              <w:r w:rsidRPr="002304FF">
                <w:rPr>
                  <w:rFonts w:cstheme="minorHAnsi"/>
                  <w:color w:val="000000"/>
                  <w:sz w:val="20"/>
                  <w:szCs w:val="20"/>
                </w:rPr>
                <w:t>PSI</w:t>
              </w:r>
            </w:ins>
          </w:p>
        </w:tc>
        <w:tc>
          <w:tcPr>
            <w:tcW w:w="3780" w:type="dxa"/>
            <w:vAlign w:val="center"/>
          </w:tcPr>
          <w:p w14:paraId="7897427F" w14:textId="22AA3C16" w:rsidR="008F4E5E" w:rsidRPr="002304FF" w:rsidRDefault="008F4E5E" w:rsidP="008F4E5E">
            <w:pPr>
              <w:spacing w:after="0"/>
              <w:jc w:val="center"/>
              <w:rPr>
                <w:ins w:id="4288" w:author="Seltzer, Karl" w:date="2024-04-05T15:00:00Z"/>
                <w:rFonts w:cstheme="minorHAnsi"/>
                <w:color w:val="000000"/>
                <w:sz w:val="20"/>
                <w:szCs w:val="20"/>
              </w:rPr>
            </w:pPr>
            <w:ins w:id="4289" w:author="Seltzer, Karl" w:date="2024-04-05T15:00:00Z">
              <w:r w:rsidRPr="002304FF">
                <w:rPr>
                  <w:rFonts w:cstheme="minorHAnsi"/>
                  <w:color w:val="000000"/>
                  <w:sz w:val="20"/>
                  <w:szCs w:val="20"/>
                </w:rPr>
                <w:t>Silicon</w:t>
              </w:r>
            </w:ins>
          </w:p>
        </w:tc>
        <w:tc>
          <w:tcPr>
            <w:tcW w:w="900" w:type="dxa"/>
            <w:vAlign w:val="center"/>
          </w:tcPr>
          <w:p w14:paraId="5DDF058F" w14:textId="77CFCC5D" w:rsidR="008F4E5E" w:rsidRPr="002304FF" w:rsidRDefault="008F4E5E" w:rsidP="008F4E5E">
            <w:pPr>
              <w:keepNext/>
              <w:spacing w:after="0"/>
              <w:jc w:val="center"/>
              <w:rPr>
                <w:ins w:id="4290" w:author="Seltzer, Karl" w:date="2024-04-05T15:00:00Z"/>
                <w:rFonts w:cstheme="minorHAnsi"/>
                <w:color w:val="000000"/>
                <w:sz w:val="20"/>
                <w:szCs w:val="20"/>
              </w:rPr>
            </w:pPr>
            <w:ins w:id="4291" w:author="Seltzer, Karl" w:date="2024-04-05T15:00:00Z">
              <w:r w:rsidRPr="002304FF">
                <w:rPr>
                  <w:rFonts w:cstheme="minorHAnsi"/>
                  <w:color w:val="000000"/>
                  <w:sz w:val="20"/>
                  <w:szCs w:val="20"/>
                </w:rPr>
                <w:t>--</w:t>
              </w:r>
            </w:ins>
          </w:p>
        </w:tc>
      </w:tr>
      <w:tr w:rsidR="008F4E5E" w:rsidRPr="00933A29" w14:paraId="50FCBF32" w14:textId="77777777" w:rsidTr="00590F38">
        <w:trPr>
          <w:trHeight w:val="143"/>
          <w:ins w:id="4292" w:author="Seltzer, Karl" w:date="2024-04-05T15:00:00Z"/>
        </w:trPr>
        <w:tc>
          <w:tcPr>
            <w:tcW w:w="3055" w:type="dxa"/>
            <w:vAlign w:val="center"/>
          </w:tcPr>
          <w:p w14:paraId="266A2739" w14:textId="3D33E930" w:rsidR="008F4E5E" w:rsidRPr="002304FF" w:rsidRDefault="008F4E5E" w:rsidP="008F4E5E">
            <w:pPr>
              <w:spacing w:after="0"/>
              <w:jc w:val="center"/>
              <w:rPr>
                <w:ins w:id="4293" w:author="Seltzer, Karl" w:date="2024-04-05T15:00:00Z"/>
                <w:rFonts w:cstheme="minorHAnsi"/>
                <w:color w:val="000000"/>
                <w:sz w:val="20"/>
                <w:szCs w:val="20"/>
              </w:rPr>
            </w:pPr>
            <w:ins w:id="4294" w:author="Seltzer, Karl" w:date="2024-04-05T15:01:00Z">
              <w:r w:rsidRPr="002304FF">
                <w:rPr>
                  <w:rFonts w:cstheme="minorHAnsi"/>
                  <w:color w:val="000000"/>
                  <w:sz w:val="20"/>
                  <w:szCs w:val="20"/>
                </w:rPr>
                <w:t>PM-CR</w:t>
              </w:r>
              <w:r>
                <w:rPr>
                  <w:rFonts w:cstheme="minorHAnsi"/>
                  <w:color w:val="000000"/>
                  <w:sz w:val="20"/>
                  <w:szCs w:val="20"/>
                </w:rPr>
                <w:t>2</w:t>
              </w:r>
              <w:r w:rsidRPr="002304FF">
                <w:rPr>
                  <w:rFonts w:cstheme="minorHAnsi"/>
                  <w:color w:val="000000"/>
                  <w:sz w:val="20"/>
                  <w:szCs w:val="20"/>
                </w:rPr>
                <w:t xml:space="preserve"> (CMAQ)</w:t>
              </w:r>
            </w:ins>
          </w:p>
        </w:tc>
        <w:tc>
          <w:tcPr>
            <w:tcW w:w="1620" w:type="dxa"/>
            <w:vAlign w:val="center"/>
          </w:tcPr>
          <w:p w14:paraId="516F8BCD" w14:textId="2307DCEF" w:rsidR="008F4E5E" w:rsidRPr="002304FF" w:rsidRDefault="008F4E5E" w:rsidP="008F4E5E">
            <w:pPr>
              <w:spacing w:after="0"/>
              <w:jc w:val="center"/>
              <w:rPr>
                <w:ins w:id="4295" w:author="Seltzer, Karl" w:date="2024-04-05T15:00:00Z"/>
                <w:rFonts w:cstheme="minorHAnsi"/>
                <w:color w:val="000000"/>
                <w:sz w:val="20"/>
                <w:szCs w:val="20"/>
              </w:rPr>
            </w:pPr>
            <w:ins w:id="4296" w:author="Seltzer, Karl" w:date="2024-04-05T15:00:00Z">
              <w:r w:rsidRPr="002304FF">
                <w:rPr>
                  <w:rFonts w:cstheme="minorHAnsi"/>
                  <w:color w:val="000000"/>
                  <w:sz w:val="20"/>
                  <w:szCs w:val="20"/>
                </w:rPr>
                <w:t>PTI</w:t>
              </w:r>
            </w:ins>
          </w:p>
        </w:tc>
        <w:tc>
          <w:tcPr>
            <w:tcW w:w="3780" w:type="dxa"/>
            <w:vAlign w:val="center"/>
          </w:tcPr>
          <w:p w14:paraId="3F5305FF" w14:textId="7FB37731" w:rsidR="008F4E5E" w:rsidRPr="002304FF" w:rsidRDefault="008F4E5E" w:rsidP="008F4E5E">
            <w:pPr>
              <w:spacing w:after="0"/>
              <w:jc w:val="center"/>
              <w:rPr>
                <w:ins w:id="4297" w:author="Seltzer, Karl" w:date="2024-04-05T15:00:00Z"/>
                <w:rFonts w:cstheme="minorHAnsi"/>
                <w:color w:val="000000"/>
                <w:sz w:val="20"/>
                <w:szCs w:val="20"/>
              </w:rPr>
            </w:pPr>
            <w:ins w:id="4298" w:author="Seltzer, Karl" w:date="2024-04-05T15:00:00Z">
              <w:r w:rsidRPr="002304FF">
                <w:rPr>
                  <w:rFonts w:cstheme="minorHAnsi"/>
                  <w:color w:val="000000"/>
                  <w:sz w:val="20"/>
                  <w:szCs w:val="20"/>
                </w:rPr>
                <w:t>Titanium</w:t>
              </w:r>
            </w:ins>
          </w:p>
        </w:tc>
        <w:tc>
          <w:tcPr>
            <w:tcW w:w="900" w:type="dxa"/>
            <w:vAlign w:val="center"/>
          </w:tcPr>
          <w:p w14:paraId="6F19EF43" w14:textId="22F07FC0" w:rsidR="008F4E5E" w:rsidRPr="002304FF" w:rsidRDefault="008F4E5E" w:rsidP="008F4E5E">
            <w:pPr>
              <w:keepNext/>
              <w:spacing w:after="0"/>
              <w:jc w:val="center"/>
              <w:rPr>
                <w:ins w:id="4299" w:author="Seltzer, Karl" w:date="2024-04-05T15:00:00Z"/>
                <w:rFonts w:cstheme="minorHAnsi"/>
                <w:color w:val="000000"/>
                <w:sz w:val="20"/>
                <w:szCs w:val="20"/>
              </w:rPr>
            </w:pPr>
            <w:ins w:id="4300" w:author="Seltzer, Karl" w:date="2024-04-05T15:00:00Z">
              <w:r w:rsidRPr="002304FF">
                <w:rPr>
                  <w:rFonts w:cstheme="minorHAnsi"/>
                  <w:color w:val="000000"/>
                  <w:sz w:val="20"/>
                  <w:szCs w:val="20"/>
                </w:rPr>
                <w:t>--</w:t>
              </w:r>
            </w:ins>
          </w:p>
        </w:tc>
      </w:tr>
      <w:tr w:rsidR="008F4E5E" w:rsidRPr="00933A29" w14:paraId="6D1AF851" w14:textId="77777777" w:rsidTr="00590F38">
        <w:trPr>
          <w:trHeight w:val="143"/>
          <w:ins w:id="4301" w:author="Seltzer, Karl" w:date="2024-04-05T15:00:00Z"/>
        </w:trPr>
        <w:tc>
          <w:tcPr>
            <w:tcW w:w="3055" w:type="dxa"/>
            <w:vAlign w:val="center"/>
          </w:tcPr>
          <w:p w14:paraId="0B3FC3B3" w14:textId="206700E2" w:rsidR="008F4E5E" w:rsidRPr="002304FF" w:rsidRDefault="008F4E5E" w:rsidP="008F4E5E">
            <w:pPr>
              <w:spacing w:after="0"/>
              <w:jc w:val="center"/>
              <w:rPr>
                <w:ins w:id="4302" w:author="Seltzer, Karl" w:date="2024-04-05T15:00:00Z"/>
                <w:rFonts w:cstheme="minorHAnsi"/>
                <w:color w:val="000000"/>
                <w:sz w:val="20"/>
                <w:szCs w:val="20"/>
              </w:rPr>
            </w:pPr>
            <w:ins w:id="4303" w:author="Seltzer, Karl" w:date="2024-04-05T15:01:00Z">
              <w:r w:rsidRPr="002304FF">
                <w:rPr>
                  <w:rFonts w:cstheme="minorHAnsi"/>
                  <w:color w:val="000000"/>
                  <w:sz w:val="20"/>
                  <w:szCs w:val="20"/>
                </w:rPr>
                <w:t>PM-CR</w:t>
              </w:r>
              <w:r>
                <w:rPr>
                  <w:rFonts w:cstheme="minorHAnsi"/>
                  <w:color w:val="000000"/>
                  <w:sz w:val="20"/>
                  <w:szCs w:val="20"/>
                </w:rPr>
                <w:t>2</w:t>
              </w:r>
              <w:r w:rsidRPr="002304FF">
                <w:rPr>
                  <w:rFonts w:cstheme="minorHAnsi"/>
                  <w:color w:val="000000"/>
                  <w:sz w:val="20"/>
                  <w:szCs w:val="20"/>
                </w:rPr>
                <w:t xml:space="preserve"> (CMAQ)</w:t>
              </w:r>
            </w:ins>
          </w:p>
        </w:tc>
        <w:tc>
          <w:tcPr>
            <w:tcW w:w="1620" w:type="dxa"/>
            <w:vAlign w:val="center"/>
          </w:tcPr>
          <w:p w14:paraId="28435809" w14:textId="5F542780" w:rsidR="008F4E5E" w:rsidRPr="002304FF" w:rsidRDefault="008F4E5E" w:rsidP="008F4E5E">
            <w:pPr>
              <w:spacing w:after="0"/>
              <w:jc w:val="center"/>
              <w:rPr>
                <w:ins w:id="4304" w:author="Seltzer, Karl" w:date="2024-04-05T15:00:00Z"/>
                <w:rFonts w:cstheme="minorHAnsi"/>
                <w:color w:val="000000"/>
                <w:sz w:val="20"/>
                <w:szCs w:val="20"/>
              </w:rPr>
            </w:pPr>
            <w:ins w:id="4305" w:author="Seltzer, Karl" w:date="2024-04-05T15:00:00Z">
              <w:r w:rsidRPr="002304FF">
                <w:rPr>
                  <w:rFonts w:cstheme="minorHAnsi"/>
                  <w:color w:val="000000"/>
                  <w:sz w:val="20"/>
                  <w:szCs w:val="20"/>
                </w:rPr>
                <w:t>PCA</w:t>
              </w:r>
            </w:ins>
          </w:p>
        </w:tc>
        <w:tc>
          <w:tcPr>
            <w:tcW w:w="3780" w:type="dxa"/>
            <w:vAlign w:val="center"/>
          </w:tcPr>
          <w:p w14:paraId="3A9518FA" w14:textId="3A7C3271" w:rsidR="008F4E5E" w:rsidRPr="002304FF" w:rsidRDefault="008F4E5E" w:rsidP="008F4E5E">
            <w:pPr>
              <w:spacing w:after="0"/>
              <w:jc w:val="center"/>
              <w:rPr>
                <w:ins w:id="4306" w:author="Seltzer, Karl" w:date="2024-04-05T15:00:00Z"/>
                <w:rFonts w:cstheme="minorHAnsi"/>
                <w:color w:val="000000"/>
                <w:sz w:val="20"/>
                <w:szCs w:val="20"/>
              </w:rPr>
            </w:pPr>
            <w:ins w:id="4307" w:author="Seltzer, Karl" w:date="2024-04-05T15:00:00Z">
              <w:r w:rsidRPr="002304FF">
                <w:rPr>
                  <w:rFonts w:cstheme="minorHAnsi"/>
                  <w:color w:val="000000"/>
                  <w:sz w:val="20"/>
                  <w:szCs w:val="20"/>
                </w:rPr>
                <w:t>Calcium</w:t>
              </w:r>
            </w:ins>
          </w:p>
        </w:tc>
        <w:tc>
          <w:tcPr>
            <w:tcW w:w="900" w:type="dxa"/>
            <w:vAlign w:val="center"/>
          </w:tcPr>
          <w:p w14:paraId="04EC0225" w14:textId="49A7E3D4" w:rsidR="008F4E5E" w:rsidRPr="002304FF" w:rsidRDefault="008F4E5E" w:rsidP="008F4E5E">
            <w:pPr>
              <w:keepNext/>
              <w:spacing w:after="0"/>
              <w:jc w:val="center"/>
              <w:rPr>
                <w:ins w:id="4308" w:author="Seltzer, Karl" w:date="2024-04-05T15:00:00Z"/>
                <w:rFonts w:cstheme="minorHAnsi"/>
                <w:color w:val="000000"/>
                <w:sz w:val="20"/>
                <w:szCs w:val="20"/>
              </w:rPr>
            </w:pPr>
            <w:ins w:id="4309" w:author="Seltzer, Karl" w:date="2024-04-05T15:00:00Z">
              <w:r w:rsidRPr="002304FF">
                <w:rPr>
                  <w:rFonts w:cstheme="minorHAnsi"/>
                  <w:color w:val="000000"/>
                  <w:sz w:val="20"/>
                  <w:szCs w:val="20"/>
                </w:rPr>
                <w:t>--</w:t>
              </w:r>
            </w:ins>
          </w:p>
        </w:tc>
      </w:tr>
      <w:tr w:rsidR="008F4E5E" w:rsidRPr="00933A29" w14:paraId="4C4183B8" w14:textId="77777777" w:rsidTr="00590F38">
        <w:trPr>
          <w:trHeight w:val="143"/>
          <w:ins w:id="4310" w:author="Seltzer, Karl" w:date="2024-04-05T15:00:00Z"/>
        </w:trPr>
        <w:tc>
          <w:tcPr>
            <w:tcW w:w="3055" w:type="dxa"/>
            <w:vAlign w:val="center"/>
          </w:tcPr>
          <w:p w14:paraId="3EB52214" w14:textId="64D3BA00" w:rsidR="008F4E5E" w:rsidRPr="002304FF" w:rsidRDefault="008F4E5E" w:rsidP="008F4E5E">
            <w:pPr>
              <w:spacing w:after="0"/>
              <w:jc w:val="center"/>
              <w:rPr>
                <w:ins w:id="4311" w:author="Seltzer, Karl" w:date="2024-04-05T15:00:00Z"/>
                <w:rFonts w:cstheme="minorHAnsi"/>
                <w:color w:val="000000"/>
                <w:sz w:val="20"/>
                <w:szCs w:val="20"/>
              </w:rPr>
            </w:pPr>
            <w:ins w:id="4312" w:author="Seltzer, Karl" w:date="2024-04-05T15:01:00Z">
              <w:r w:rsidRPr="002304FF">
                <w:rPr>
                  <w:rFonts w:cstheme="minorHAnsi"/>
                  <w:color w:val="000000"/>
                  <w:sz w:val="20"/>
                  <w:szCs w:val="20"/>
                </w:rPr>
                <w:t>PM-CR</w:t>
              </w:r>
              <w:r>
                <w:rPr>
                  <w:rFonts w:cstheme="minorHAnsi"/>
                  <w:color w:val="000000"/>
                  <w:sz w:val="20"/>
                  <w:szCs w:val="20"/>
                </w:rPr>
                <w:t>2</w:t>
              </w:r>
              <w:r w:rsidRPr="002304FF">
                <w:rPr>
                  <w:rFonts w:cstheme="minorHAnsi"/>
                  <w:color w:val="000000"/>
                  <w:sz w:val="20"/>
                  <w:szCs w:val="20"/>
                </w:rPr>
                <w:t xml:space="preserve"> (CMAQ)</w:t>
              </w:r>
            </w:ins>
          </w:p>
        </w:tc>
        <w:tc>
          <w:tcPr>
            <w:tcW w:w="1620" w:type="dxa"/>
            <w:vAlign w:val="center"/>
          </w:tcPr>
          <w:p w14:paraId="45E92D69" w14:textId="3FD771DE" w:rsidR="008F4E5E" w:rsidRPr="002304FF" w:rsidRDefault="008F4E5E" w:rsidP="008F4E5E">
            <w:pPr>
              <w:spacing w:after="0"/>
              <w:jc w:val="center"/>
              <w:rPr>
                <w:ins w:id="4313" w:author="Seltzer, Karl" w:date="2024-04-05T15:00:00Z"/>
                <w:rFonts w:cstheme="minorHAnsi"/>
                <w:color w:val="000000"/>
                <w:sz w:val="20"/>
                <w:szCs w:val="20"/>
              </w:rPr>
            </w:pPr>
            <w:ins w:id="4314" w:author="Seltzer, Karl" w:date="2024-04-05T15:00:00Z">
              <w:r w:rsidRPr="002304FF">
                <w:rPr>
                  <w:rFonts w:cstheme="minorHAnsi"/>
                  <w:color w:val="000000"/>
                  <w:sz w:val="20"/>
                  <w:szCs w:val="20"/>
                </w:rPr>
                <w:t>PMG</w:t>
              </w:r>
            </w:ins>
          </w:p>
        </w:tc>
        <w:tc>
          <w:tcPr>
            <w:tcW w:w="3780" w:type="dxa"/>
            <w:vAlign w:val="center"/>
          </w:tcPr>
          <w:p w14:paraId="1D7FEE50" w14:textId="4738214C" w:rsidR="008F4E5E" w:rsidRPr="002304FF" w:rsidRDefault="008F4E5E" w:rsidP="008F4E5E">
            <w:pPr>
              <w:spacing w:after="0"/>
              <w:jc w:val="center"/>
              <w:rPr>
                <w:ins w:id="4315" w:author="Seltzer, Karl" w:date="2024-04-05T15:00:00Z"/>
                <w:rFonts w:cstheme="minorHAnsi"/>
                <w:color w:val="000000"/>
                <w:sz w:val="20"/>
                <w:szCs w:val="20"/>
              </w:rPr>
            </w:pPr>
            <w:ins w:id="4316" w:author="Seltzer, Karl" w:date="2024-04-05T15:00:00Z">
              <w:r w:rsidRPr="002304FF">
                <w:rPr>
                  <w:rFonts w:cstheme="minorHAnsi"/>
                  <w:color w:val="000000"/>
                  <w:sz w:val="20"/>
                  <w:szCs w:val="20"/>
                </w:rPr>
                <w:t>Magnesium</w:t>
              </w:r>
            </w:ins>
          </w:p>
        </w:tc>
        <w:tc>
          <w:tcPr>
            <w:tcW w:w="900" w:type="dxa"/>
            <w:vAlign w:val="center"/>
          </w:tcPr>
          <w:p w14:paraId="4FE62C62" w14:textId="4F623DAB" w:rsidR="008F4E5E" w:rsidRPr="002304FF" w:rsidRDefault="008F4E5E" w:rsidP="008F4E5E">
            <w:pPr>
              <w:keepNext/>
              <w:spacing w:after="0"/>
              <w:jc w:val="center"/>
              <w:rPr>
                <w:ins w:id="4317" w:author="Seltzer, Karl" w:date="2024-04-05T15:00:00Z"/>
                <w:rFonts w:cstheme="minorHAnsi"/>
                <w:color w:val="000000"/>
                <w:sz w:val="20"/>
                <w:szCs w:val="20"/>
              </w:rPr>
            </w:pPr>
            <w:ins w:id="4318" w:author="Seltzer, Karl" w:date="2024-04-05T15:00:00Z">
              <w:r w:rsidRPr="002304FF">
                <w:rPr>
                  <w:rFonts w:cstheme="minorHAnsi"/>
                  <w:color w:val="000000"/>
                  <w:sz w:val="20"/>
                  <w:szCs w:val="20"/>
                </w:rPr>
                <w:t>--</w:t>
              </w:r>
            </w:ins>
          </w:p>
        </w:tc>
      </w:tr>
      <w:tr w:rsidR="008F4E5E" w:rsidRPr="00933A29" w14:paraId="76A457B6" w14:textId="77777777" w:rsidTr="00590F38">
        <w:trPr>
          <w:trHeight w:val="143"/>
          <w:ins w:id="4319" w:author="Seltzer, Karl" w:date="2024-04-05T15:00:00Z"/>
        </w:trPr>
        <w:tc>
          <w:tcPr>
            <w:tcW w:w="3055" w:type="dxa"/>
            <w:vAlign w:val="center"/>
          </w:tcPr>
          <w:p w14:paraId="0866F4B3" w14:textId="1826E293" w:rsidR="008F4E5E" w:rsidRPr="002304FF" w:rsidRDefault="008F4E5E" w:rsidP="008F4E5E">
            <w:pPr>
              <w:spacing w:after="0"/>
              <w:jc w:val="center"/>
              <w:rPr>
                <w:ins w:id="4320" w:author="Seltzer, Karl" w:date="2024-04-05T15:00:00Z"/>
                <w:rFonts w:cstheme="minorHAnsi"/>
                <w:color w:val="000000"/>
                <w:sz w:val="20"/>
                <w:szCs w:val="20"/>
              </w:rPr>
            </w:pPr>
            <w:ins w:id="4321" w:author="Seltzer, Karl" w:date="2024-04-05T15:01:00Z">
              <w:r w:rsidRPr="002304FF">
                <w:rPr>
                  <w:rFonts w:cstheme="minorHAnsi"/>
                  <w:color w:val="000000"/>
                  <w:sz w:val="20"/>
                  <w:szCs w:val="20"/>
                </w:rPr>
                <w:t>PM-CR</w:t>
              </w:r>
              <w:r>
                <w:rPr>
                  <w:rFonts w:cstheme="minorHAnsi"/>
                  <w:color w:val="000000"/>
                  <w:sz w:val="20"/>
                  <w:szCs w:val="20"/>
                </w:rPr>
                <w:t>2</w:t>
              </w:r>
              <w:r w:rsidRPr="002304FF">
                <w:rPr>
                  <w:rFonts w:cstheme="minorHAnsi"/>
                  <w:color w:val="000000"/>
                  <w:sz w:val="20"/>
                  <w:szCs w:val="20"/>
                </w:rPr>
                <w:t xml:space="preserve"> (CMAQ)</w:t>
              </w:r>
            </w:ins>
          </w:p>
        </w:tc>
        <w:tc>
          <w:tcPr>
            <w:tcW w:w="1620" w:type="dxa"/>
            <w:vAlign w:val="center"/>
          </w:tcPr>
          <w:p w14:paraId="70C63C1C" w14:textId="0FBC2178" w:rsidR="008F4E5E" w:rsidRPr="002304FF" w:rsidRDefault="008F4E5E" w:rsidP="008F4E5E">
            <w:pPr>
              <w:spacing w:after="0"/>
              <w:jc w:val="center"/>
              <w:rPr>
                <w:ins w:id="4322" w:author="Seltzer, Karl" w:date="2024-04-05T15:00:00Z"/>
                <w:rFonts w:cstheme="minorHAnsi"/>
                <w:color w:val="000000"/>
                <w:sz w:val="20"/>
                <w:szCs w:val="20"/>
              </w:rPr>
            </w:pPr>
            <w:ins w:id="4323" w:author="Seltzer, Karl" w:date="2024-04-05T15:00:00Z">
              <w:r w:rsidRPr="002304FF">
                <w:rPr>
                  <w:rFonts w:cstheme="minorHAnsi"/>
                  <w:color w:val="000000"/>
                  <w:sz w:val="20"/>
                  <w:szCs w:val="20"/>
                </w:rPr>
                <w:t>PK</w:t>
              </w:r>
            </w:ins>
          </w:p>
        </w:tc>
        <w:tc>
          <w:tcPr>
            <w:tcW w:w="3780" w:type="dxa"/>
            <w:vAlign w:val="center"/>
          </w:tcPr>
          <w:p w14:paraId="7FFCEA24" w14:textId="3F5CB091" w:rsidR="008F4E5E" w:rsidRPr="002304FF" w:rsidRDefault="008F4E5E" w:rsidP="008F4E5E">
            <w:pPr>
              <w:spacing w:after="0"/>
              <w:jc w:val="center"/>
              <w:rPr>
                <w:ins w:id="4324" w:author="Seltzer, Karl" w:date="2024-04-05T15:00:00Z"/>
                <w:rFonts w:cstheme="minorHAnsi"/>
                <w:color w:val="000000"/>
                <w:sz w:val="20"/>
                <w:szCs w:val="20"/>
              </w:rPr>
            </w:pPr>
            <w:ins w:id="4325" w:author="Seltzer, Karl" w:date="2024-04-05T15:00:00Z">
              <w:r w:rsidRPr="002304FF">
                <w:rPr>
                  <w:rFonts w:cstheme="minorHAnsi"/>
                  <w:color w:val="000000"/>
                  <w:sz w:val="20"/>
                  <w:szCs w:val="20"/>
                </w:rPr>
                <w:t>Potassium</w:t>
              </w:r>
            </w:ins>
          </w:p>
        </w:tc>
        <w:tc>
          <w:tcPr>
            <w:tcW w:w="900" w:type="dxa"/>
            <w:vAlign w:val="center"/>
          </w:tcPr>
          <w:p w14:paraId="24AF5D8B" w14:textId="61EE7873" w:rsidR="008F4E5E" w:rsidRPr="002304FF" w:rsidRDefault="008F4E5E" w:rsidP="008F4E5E">
            <w:pPr>
              <w:keepNext/>
              <w:spacing w:after="0"/>
              <w:jc w:val="center"/>
              <w:rPr>
                <w:ins w:id="4326" w:author="Seltzer, Karl" w:date="2024-04-05T15:00:00Z"/>
                <w:rFonts w:cstheme="minorHAnsi"/>
                <w:color w:val="000000"/>
                <w:sz w:val="20"/>
                <w:szCs w:val="20"/>
              </w:rPr>
            </w:pPr>
            <w:ins w:id="4327" w:author="Seltzer, Karl" w:date="2024-04-05T15:00:00Z">
              <w:r w:rsidRPr="002304FF">
                <w:rPr>
                  <w:rFonts w:cstheme="minorHAnsi"/>
                  <w:color w:val="000000"/>
                  <w:sz w:val="20"/>
                  <w:szCs w:val="20"/>
                </w:rPr>
                <w:t>--</w:t>
              </w:r>
            </w:ins>
          </w:p>
        </w:tc>
      </w:tr>
      <w:tr w:rsidR="008F4E5E" w:rsidRPr="00933A29" w14:paraId="15234D1B" w14:textId="77777777" w:rsidTr="00590F38">
        <w:trPr>
          <w:trHeight w:val="143"/>
          <w:ins w:id="4328" w:author="Seltzer, Karl" w:date="2024-04-05T15:00:00Z"/>
        </w:trPr>
        <w:tc>
          <w:tcPr>
            <w:tcW w:w="3055" w:type="dxa"/>
            <w:vAlign w:val="center"/>
          </w:tcPr>
          <w:p w14:paraId="19C5E67E" w14:textId="66D25888" w:rsidR="008F4E5E" w:rsidRPr="002304FF" w:rsidRDefault="008F4E5E" w:rsidP="008F4E5E">
            <w:pPr>
              <w:spacing w:after="0"/>
              <w:jc w:val="center"/>
              <w:rPr>
                <w:ins w:id="4329" w:author="Seltzer, Karl" w:date="2024-04-05T15:00:00Z"/>
                <w:rFonts w:cstheme="minorHAnsi"/>
                <w:color w:val="000000"/>
                <w:sz w:val="20"/>
                <w:szCs w:val="20"/>
              </w:rPr>
            </w:pPr>
            <w:ins w:id="4330" w:author="Seltzer, Karl" w:date="2024-04-05T15:01:00Z">
              <w:r w:rsidRPr="002304FF">
                <w:rPr>
                  <w:rFonts w:cstheme="minorHAnsi"/>
                  <w:color w:val="000000"/>
                  <w:sz w:val="20"/>
                  <w:szCs w:val="20"/>
                </w:rPr>
                <w:t>PM-CR</w:t>
              </w:r>
              <w:r>
                <w:rPr>
                  <w:rFonts w:cstheme="minorHAnsi"/>
                  <w:color w:val="000000"/>
                  <w:sz w:val="20"/>
                  <w:szCs w:val="20"/>
                </w:rPr>
                <w:t>2</w:t>
              </w:r>
              <w:r w:rsidRPr="002304FF">
                <w:rPr>
                  <w:rFonts w:cstheme="minorHAnsi"/>
                  <w:color w:val="000000"/>
                  <w:sz w:val="20"/>
                  <w:szCs w:val="20"/>
                </w:rPr>
                <w:t xml:space="preserve"> (CMAQ)</w:t>
              </w:r>
            </w:ins>
          </w:p>
        </w:tc>
        <w:tc>
          <w:tcPr>
            <w:tcW w:w="1620" w:type="dxa"/>
            <w:vAlign w:val="center"/>
          </w:tcPr>
          <w:p w14:paraId="58282F89" w14:textId="6A23741E" w:rsidR="008F4E5E" w:rsidRPr="002304FF" w:rsidRDefault="008F4E5E" w:rsidP="008F4E5E">
            <w:pPr>
              <w:spacing w:after="0"/>
              <w:jc w:val="center"/>
              <w:rPr>
                <w:ins w:id="4331" w:author="Seltzer, Karl" w:date="2024-04-05T15:00:00Z"/>
                <w:rFonts w:cstheme="minorHAnsi"/>
                <w:color w:val="000000"/>
                <w:sz w:val="20"/>
                <w:szCs w:val="20"/>
              </w:rPr>
            </w:pPr>
            <w:ins w:id="4332" w:author="Seltzer, Karl" w:date="2024-04-05T15:00:00Z">
              <w:r w:rsidRPr="002304FF">
                <w:rPr>
                  <w:rFonts w:cstheme="minorHAnsi"/>
                  <w:color w:val="000000"/>
                  <w:sz w:val="20"/>
                  <w:szCs w:val="20"/>
                </w:rPr>
                <w:t>PMN</w:t>
              </w:r>
            </w:ins>
          </w:p>
        </w:tc>
        <w:tc>
          <w:tcPr>
            <w:tcW w:w="3780" w:type="dxa"/>
            <w:vAlign w:val="center"/>
          </w:tcPr>
          <w:p w14:paraId="18B48AB7" w14:textId="6D2A8188" w:rsidR="008F4E5E" w:rsidRPr="002304FF" w:rsidRDefault="008F4E5E" w:rsidP="008F4E5E">
            <w:pPr>
              <w:spacing w:after="0"/>
              <w:jc w:val="center"/>
              <w:rPr>
                <w:ins w:id="4333" w:author="Seltzer, Karl" w:date="2024-04-05T15:00:00Z"/>
                <w:rFonts w:cstheme="minorHAnsi"/>
                <w:color w:val="000000"/>
                <w:sz w:val="20"/>
                <w:szCs w:val="20"/>
              </w:rPr>
            </w:pPr>
            <w:ins w:id="4334" w:author="Seltzer, Karl" w:date="2024-04-05T15:00:00Z">
              <w:r w:rsidRPr="002304FF">
                <w:rPr>
                  <w:rFonts w:cstheme="minorHAnsi"/>
                  <w:color w:val="000000"/>
                  <w:sz w:val="20"/>
                  <w:szCs w:val="20"/>
                </w:rPr>
                <w:t>Manganese</w:t>
              </w:r>
            </w:ins>
          </w:p>
        </w:tc>
        <w:tc>
          <w:tcPr>
            <w:tcW w:w="900" w:type="dxa"/>
            <w:vAlign w:val="center"/>
          </w:tcPr>
          <w:p w14:paraId="613A5031" w14:textId="12B8280F" w:rsidR="008F4E5E" w:rsidRPr="002304FF" w:rsidRDefault="008F4E5E" w:rsidP="008F4E5E">
            <w:pPr>
              <w:keepNext/>
              <w:spacing w:after="0"/>
              <w:jc w:val="center"/>
              <w:rPr>
                <w:ins w:id="4335" w:author="Seltzer, Karl" w:date="2024-04-05T15:00:00Z"/>
                <w:rFonts w:cstheme="minorHAnsi"/>
                <w:color w:val="000000"/>
                <w:sz w:val="20"/>
                <w:szCs w:val="20"/>
              </w:rPr>
            </w:pPr>
            <w:ins w:id="4336" w:author="Seltzer, Karl" w:date="2024-04-05T15:00:00Z">
              <w:r w:rsidRPr="002304FF">
                <w:rPr>
                  <w:rFonts w:cstheme="minorHAnsi"/>
                  <w:color w:val="000000"/>
                  <w:sz w:val="20"/>
                  <w:szCs w:val="20"/>
                </w:rPr>
                <w:t>--</w:t>
              </w:r>
            </w:ins>
          </w:p>
        </w:tc>
      </w:tr>
      <w:tr w:rsidR="008F4E5E" w:rsidRPr="00933A29" w14:paraId="59CA2684" w14:textId="77777777" w:rsidTr="00590F38">
        <w:trPr>
          <w:trHeight w:val="143"/>
          <w:ins w:id="4337" w:author="Seltzer, Karl" w:date="2024-04-05T15:00:00Z"/>
        </w:trPr>
        <w:tc>
          <w:tcPr>
            <w:tcW w:w="3055" w:type="dxa"/>
            <w:vAlign w:val="center"/>
          </w:tcPr>
          <w:p w14:paraId="0651CE78" w14:textId="14573A8F" w:rsidR="008F4E5E" w:rsidRPr="002304FF" w:rsidRDefault="008F4E5E" w:rsidP="008F4E5E">
            <w:pPr>
              <w:spacing w:after="0"/>
              <w:jc w:val="center"/>
              <w:rPr>
                <w:ins w:id="4338" w:author="Seltzer, Karl" w:date="2024-04-05T15:00:00Z"/>
                <w:rFonts w:cstheme="minorHAnsi"/>
                <w:color w:val="000000"/>
                <w:sz w:val="20"/>
                <w:szCs w:val="20"/>
              </w:rPr>
            </w:pPr>
            <w:ins w:id="4339" w:author="Seltzer, Karl" w:date="2024-04-05T15:01:00Z">
              <w:r w:rsidRPr="002304FF">
                <w:rPr>
                  <w:rFonts w:cstheme="minorHAnsi"/>
                  <w:color w:val="000000"/>
                  <w:sz w:val="20"/>
                  <w:szCs w:val="20"/>
                </w:rPr>
                <w:t>PM-CR</w:t>
              </w:r>
              <w:r>
                <w:rPr>
                  <w:rFonts w:cstheme="minorHAnsi"/>
                  <w:color w:val="000000"/>
                  <w:sz w:val="20"/>
                  <w:szCs w:val="20"/>
                </w:rPr>
                <w:t>2</w:t>
              </w:r>
              <w:r w:rsidRPr="002304FF">
                <w:rPr>
                  <w:rFonts w:cstheme="minorHAnsi"/>
                  <w:color w:val="000000"/>
                  <w:sz w:val="20"/>
                  <w:szCs w:val="20"/>
                </w:rPr>
                <w:t xml:space="preserve"> (CMAQ)</w:t>
              </w:r>
            </w:ins>
          </w:p>
        </w:tc>
        <w:tc>
          <w:tcPr>
            <w:tcW w:w="1620" w:type="dxa"/>
            <w:vAlign w:val="center"/>
          </w:tcPr>
          <w:p w14:paraId="0B6A73EA" w14:textId="28562003" w:rsidR="008F4E5E" w:rsidRPr="002304FF" w:rsidRDefault="008F4E5E" w:rsidP="008F4E5E">
            <w:pPr>
              <w:spacing w:after="0"/>
              <w:jc w:val="center"/>
              <w:rPr>
                <w:ins w:id="4340" w:author="Seltzer, Karl" w:date="2024-04-05T15:00:00Z"/>
                <w:rFonts w:cstheme="minorHAnsi"/>
                <w:color w:val="000000"/>
                <w:sz w:val="20"/>
                <w:szCs w:val="20"/>
              </w:rPr>
            </w:pPr>
            <w:ins w:id="4341" w:author="Seltzer, Karl" w:date="2024-04-05T15:00:00Z">
              <w:r w:rsidRPr="002304FF">
                <w:rPr>
                  <w:rFonts w:cstheme="minorHAnsi"/>
                  <w:color w:val="000000"/>
                  <w:sz w:val="20"/>
                  <w:szCs w:val="20"/>
                </w:rPr>
                <w:t>PNA</w:t>
              </w:r>
            </w:ins>
          </w:p>
        </w:tc>
        <w:tc>
          <w:tcPr>
            <w:tcW w:w="3780" w:type="dxa"/>
            <w:vAlign w:val="center"/>
          </w:tcPr>
          <w:p w14:paraId="0DED92D4" w14:textId="0B16DB66" w:rsidR="008F4E5E" w:rsidRPr="002304FF" w:rsidRDefault="008F4E5E" w:rsidP="008F4E5E">
            <w:pPr>
              <w:spacing w:after="0"/>
              <w:jc w:val="center"/>
              <w:rPr>
                <w:ins w:id="4342" w:author="Seltzer, Karl" w:date="2024-04-05T15:00:00Z"/>
                <w:rFonts w:cstheme="minorHAnsi"/>
                <w:color w:val="000000"/>
                <w:sz w:val="20"/>
                <w:szCs w:val="20"/>
              </w:rPr>
            </w:pPr>
            <w:ins w:id="4343" w:author="Seltzer, Karl" w:date="2024-04-05T15:00:00Z">
              <w:r w:rsidRPr="002304FF">
                <w:rPr>
                  <w:rFonts w:cstheme="minorHAnsi"/>
                  <w:color w:val="000000"/>
                  <w:sz w:val="20"/>
                  <w:szCs w:val="20"/>
                </w:rPr>
                <w:t>Sodium</w:t>
              </w:r>
            </w:ins>
          </w:p>
        </w:tc>
        <w:tc>
          <w:tcPr>
            <w:tcW w:w="900" w:type="dxa"/>
            <w:vAlign w:val="center"/>
          </w:tcPr>
          <w:p w14:paraId="6E26990B" w14:textId="06EB9666" w:rsidR="008F4E5E" w:rsidRPr="002304FF" w:rsidRDefault="008F4E5E" w:rsidP="008F4E5E">
            <w:pPr>
              <w:keepNext/>
              <w:spacing w:after="0"/>
              <w:jc w:val="center"/>
              <w:rPr>
                <w:ins w:id="4344" w:author="Seltzer, Karl" w:date="2024-04-05T15:00:00Z"/>
                <w:rFonts w:cstheme="minorHAnsi"/>
                <w:color w:val="000000"/>
                <w:sz w:val="20"/>
                <w:szCs w:val="20"/>
              </w:rPr>
            </w:pPr>
            <w:ins w:id="4345" w:author="Seltzer, Karl" w:date="2024-04-05T15:00:00Z">
              <w:r w:rsidRPr="002304FF">
                <w:rPr>
                  <w:rFonts w:cstheme="minorHAnsi"/>
                  <w:color w:val="000000"/>
                  <w:sz w:val="20"/>
                  <w:szCs w:val="20"/>
                </w:rPr>
                <w:t>--</w:t>
              </w:r>
            </w:ins>
          </w:p>
        </w:tc>
      </w:tr>
      <w:tr w:rsidR="008F4E5E" w:rsidRPr="00933A29" w14:paraId="2918EC6A" w14:textId="77777777" w:rsidTr="00590F38">
        <w:trPr>
          <w:trHeight w:val="143"/>
          <w:ins w:id="4346" w:author="Seltzer, Karl" w:date="2024-04-05T15:00:00Z"/>
        </w:trPr>
        <w:tc>
          <w:tcPr>
            <w:tcW w:w="3055" w:type="dxa"/>
            <w:vAlign w:val="center"/>
          </w:tcPr>
          <w:p w14:paraId="3B3488F8" w14:textId="2EBFCB5A" w:rsidR="008F4E5E" w:rsidRPr="002304FF" w:rsidRDefault="008F4E5E" w:rsidP="008F4E5E">
            <w:pPr>
              <w:spacing w:after="0"/>
              <w:jc w:val="center"/>
              <w:rPr>
                <w:ins w:id="4347" w:author="Seltzer, Karl" w:date="2024-04-05T15:00:00Z"/>
                <w:rFonts w:cstheme="minorHAnsi"/>
                <w:color w:val="000000"/>
                <w:sz w:val="20"/>
                <w:szCs w:val="20"/>
              </w:rPr>
            </w:pPr>
            <w:ins w:id="4348" w:author="Seltzer, Karl" w:date="2024-04-05T15:01:00Z">
              <w:r w:rsidRPr="002304FF">
                <w:rPr>
                  <w:rFonts w:cstheme="minorHAnsi"/>
                  <w:color w:val="000000"/>
                  <w:sz w:val="20"/>
                  <w:szCs w:val="20"/>
                </w:rPr>
                <w:t>PM-CR</w:t>
              </w:r>
              <w:r>
                <w:rPr>
                  <w:rFonts w:cstheme="minorHAnsi"/>
                  <w:color w:val="000000"/>
                  <w:sz w:val="20"/>
                  <w:szCs w:val="20"/>
                </w:rPr>
                <w:t>2</w:t>
              </w:r>
              <w:r w:rsidRPr="002304FF">
                <w:rPr>
                  <w:rFonts w:cstheme="minorHAnsi"/>
                  <w:color w:val="000000"/>
                  <w:sz w:val="20"/>
                  <w:szCs w:val="20"/>
                </w:rPr>
                <w:t xml:space="preserve"> (CMAQ)</w:t>
              </w:r>
            </w:ins>
          </w:p>
        </w:tc>
        <w:tc>
          <w:tcPr>
            <w:tcW w:w="1620" w:type="dxa"/>
            <w:vAlign w:val="center"/>
          </w:tcPr>
          <w:p w14:paraId="697764F6" w14:textId="63227CCD" w:rsidR="008F4E5E" w:rsidRPr="002304FF" w:rsidRDefault="008F4E5E" w:rsidP="008F4E5E">
            <w:pPr>
              <w:spacing w:after="0"/>
              <w:jc w:val="center"/>
              <w:rPr>
                <w:ins w:id="4349" w:author="Seltzer, Karl" w:date="2024-04-05T15:00:00Z"/>
                <w:rFonts w:cstheme="minorHAnsi"/>
                <w:color w:val="000000"/>
                <w:sz w:val="20"/>
                <w:szCs w:val="20"/>
              </w:rPr>
            </w:pPr>
            <w:ins w:id="4350" w:author="Seltzer, Karl" w:date="2024-04-05T15:00:00Z">
              <w:r w:rsidRPr="002304FF">
                <w:rPr>
                  <w:rFonts w:cstheme="minorHAnsi"/>
                  <w:color w:val="000000"/>
                  <w:sz w:val="20"/>
                  <w:szCs w:val="20"/>
                </w:rPr>
                <w:t>PCL</w:t>
              </w:r>
            </w:ins>
          </w:p>
        </w:tc>
        <w:tc>
          <w:tcPr>
            <w:tcW w:w="3780" w:type="dxa"/>
            <w:vAlign w:val="center"/>
          </w:tcPr>
          <w:p w14:paraId="24692D86" w14:textId="3D1AA2A8" w:rsidR="008F4E5E" w:rsidRPr="002304FF" w:rsidRDefault="008F4E5E" w:rsidP="008F4E5E">
            <w:pPr>
              <w:spacing w:after="0"/>
              <w:jc w:val="center"/>
              <w:rPr>
                <w:ins w:id="4351" w:author="Seltzer, Karl" w:date="2024-04-05T15:00:00Z"/>
                <w:rFonts w:cstheme="minorHAnsi"/>
                <w:color w:val="000000"/>
                <w:sz w:val="20"/>
                <w:szCs w:val="20"/>
              </w:rPr>
            </w:pPr>
            <w:ins w:id="4352" w:author="Seltzer, Karl" w:date="2024-04-05T15:00:00Z">
              <w:r w:rsidRPr="002304FF">
                <w:rPr>
                  <w:rFonts w:cstheme="minorHAnsi"/>
                  <w:color w:val="000000"/>
                  <w:sz w:val="20"/>
                  <w:szCs w:val="20"/>
                </w:rPr>
                <w:t>Chloride</w:t>
              </w:r>
            </w:ins>
          </w:p>
        </w:tc>
        <w:tc>
          <w:tcPr>
            <w:tcW w:w="900" w:type="dxa"/>
            <w:vAlign w:val="center"/>
          </w:tcPr>
          <w:p w14:paraId="720446B1" w14:textId="41DEED3C" w:rsidR="008F4E5E" w:rsidRPr="002304FF" w:rsidRDefault="008F4E5E" w:rsidP="008F4E5E">
            <w:pPr>
              <w:keepNext/>
              <w:spacing w:after="0"/>
              <w:jc w:val="center"/>
              <w:rPr>
                <w:ins w:id="4353" w:author="Seltzer, Karl" w:date="2024-04-05T15:00:00Z"/>
                <w:rFonts w:cstheme="minorHAnsi"/>
                <w:color w:val="000000"/>
                <w:sz w:val="20"/>
                <w:szCs w:val="20"/>
              </w:rPr>
            </w:pPr>
            <w:ins w:id="4354" w:author="Seltzer, Karl" w:date="2024-04-05T15:00:00Z">
              <w:r w:rsidRPr="002304FF">
                <w:rPr>
                  <w:rFonts w:cstheme="minorHAnsi"/>
                  <w:color w:val="000000"/>
                  <w:sz w:val="20"/>
                  <w:szCs w:val="20"/>
                </w:rPr>
                <w:t>--</w:t>
              </w:r>
            </w:ins>
          </w:p>
        </w:tc>
      </w:tr>
      <w:tr w:rsidR="008F4E5E" w:rsidRPr="00933A29" w14:paraId="293289C7" w14:textId="77777777" w:rsidTr="00590F38">
        <w:trPr>
          <w:trHeight w:val="143"/>
          <w:ins w:id="4355" w:author="Seltzer, Karl" w:date="2024-04-05T15:00:00Z"/>
        </w:trPr>
        <w:tc>
          <w:tcPr>
            <w:tcW w:w="3055" w:type="dxa"/>
            <w:vAlign w:val="center"/>
          </w:tcPr>
          <w:p w14:paraId="3C325894" w14:textId="1ED4FB7A" w:rsidR="008F4E5E" w:rsidRPr="002304FF" w:rsidRDefault="008F4E5E" w:rsidP="008F4E5E">
            <w:pPr>
              <w:spacing w:after="0"/>
              <w:jc w:val="center"/>
              <w:rPr>
                <w:ins w:id="4356" w:author="Seltzer, Karl" w:date="2024-04-05T15:00:00Z"/>
                <w:rFonts w:cstheme="minorHAnsi"/>
                <w:color w:val="000000"/>
                <w:sz w:val="20"/>
                <w:szCs w:val="20"/>
              </w:rPr>
            </w:pPr>
            <w:ins w:id="4357" w:author="Seltzer, Karl" w:date="2024-04-05T15:01:00Z">
              <w:r w:rsidRPr="002304FF">
                <w:rPr>
                  <w:rFonts w:cstheme="minorHAnsi"/>
                  <w:color w:val="000000"/>
                  <w:sz w:val="20"/>
                  <w:szCs w:val="20"/>
                </w:rPr>
                <w:t>PM-CR</w:t>
              </w:r>
              <w:r>
                <w:rPr>
                  <w:rFonts w:cstheme="minorHAnsi"/>
                  <w:color w:val="000000"/>
                  <w:sz w:val="20"/>
                  <w:szCs w:val="20"/>
                </w:rPr>
                <w:t>2</w:t>
              </w:r>
              <w:r w:rsidRPr="002304FF">
                <w:rPr>
                  <w:rFonts w:cstheme="minorHAnsi"/>
                  <w:color w:val="000000"/>
                  <w:sz w:val="20"/>
                  <w:szCs w:val="20"/>
                </w:rPr>
                <w:t xml:space="preserve"> (CMAQ)</w:t>
              </w:r>
            </w:ins>
          </w:p>
        </w:tc>
        <w:tc>
          <w:tcPr>
            <w:tcW w:w="1620" w:type="dxa"/>
            <w:vAlign w:val="center"/>
          </w:tcPr>
          <w:p w14:paraId="727CF6D6" w14:textId="4E9AFEEC" w:rsidR="008F4E5E" w:rsidRPr="002304FF" w:rsidRDefault="008F4E5E" w:rsidP="008F4E5E">
            <w:pPr>
              <w:spacing w:after="0"/>
              <w:jc w:val="center"/>
              <w:rPr>
                <w:ins w:id="4358" w:author="Seltzer, Karl" w:date="2024-04-05T15:00:00Z"/>
                <w:rFonts w:cstheme="minorHAnsi"/>
                <w:color w:val="000000"/>
                <w:sz w:val="20"/>
                <w:szCs w:val="20"/>
              </w:rPr>
            </w:pPr>
            <w:ins w:id="4359" w:author="Seltzer, Karl" w:date="2024-04-05T15:00:00Z">
              <w:r w:rsidRPr="002304FF">
                <w:rPr>
                  <w:rFonts w:cstheme="minorHAnsi"/>
                  <w:color w:val="000000"/>
                  <w:sz w:val="20"/>
                  <w:szCs w:val="20"/>
                </w:rPr>
                <w:t>PH2O</w:t>
              </w:r>
            </w:ins>
          </w:p>
        </w:tc>
        <w:tc>
          <w:tcPr>
            <w:tcW w:w="3780" w:type="dxa"/>
            <w:vAlign w:val="center"/>
          </w:tcPr>
          <w:p w14:paraId="3F165E1D" w14:textId="2B32896A" w:rsidR="008F4E5E" w:rsidRPr="002304FF" w:rsidRDefault="008F4E5E" w:rsidP="008F4E5E">
            <w:pPr>
              <w:spacing w:after="0"/>
              <w:jc w:val="center"/>
              <w:rPr>
                <w:ins w:id="4360" w:author="Seltzer, Karl" w:date="2024-04-05T15:00:00Z"/>
                <w:rFonts w:cstheme="minorHAnsi"/>
                <w:color w:val="000000"/>
                <w:sz w:val="20"/>
                <w:szCs w:val="20"/>
              </w:rPr>
            </w:pPr>
            <w:ins w:id="4361" w:author="Seltzer, Karl" w:date="2024-04-05T15:00:00Z">
              <w:r w:rsidRPr="002304FF">
                <w:rPr>
                  <w:rFonts w:cstheme="minorHAnsi"/>
                  <w:color w:val="000000"/>
                  <w:sz w:val="20"/>
                  <w:szCs w:val="20"/>
                </w:rPr>
                <w:t>Particulate Water</w:t>
              </w:r>
            </w:ins>
          </w:p>
        </w:tc>
        <w:tc>
          <w:tcPr>
            <w:tcW w:w="900" w:type="dxa"/>
            <w:vAlign w:val="center"/>
          </w:tcPr>
          <w:p w14:paraId="58254770" w14:textId="4CCE6DA4" w:rsidR="008F4E5E" w:rsidRPr="002304FF" w:rsidRDefault="008F4E5E" w:rsidP="008F4E5E">
            <w:pPr>
              <w:keepNext/>
              <w:spacing w:after="0"/>
              <w:jc w:val="center"/>
              <w:rPr>
                <w:ins w:id="4362" w:author="Seltzer, Karl" w:date="2024-04-05T15:00:00Z"/>
                <w:rFonts w:cstheme="minorHAnsi"/>
                <w:color w:val="000000"/>
                <w:sz w:val="20"/>
                <w:szCs w:val="20"/>
              </w:rPr>
            </w:pPr>
            <w:ins w:id="4363" w:author="Seltzer, Karl" w:date="2024-04-05T15:00:00Z">
              <w:r w:rsidRPr="002304FF">
                <w:rPr>
                  <w:rFonts w:cstheme="minorHAnsi"/>
                  <w:color w:val="000000"/>
                  <w:sz w:val="20"/>
                  <w:szCs w:val="20"/>
                </w:rPr>
                <w:t>--</w:t>
              </w:r>
            </w:ins>
          </w:p>
        </w:tc>
      </w:tr>
      <w:tr w:rsidR="008F4E5E" w:rsidRPr="00933A29" w14:paraId="60D506B6" w14:textId="77777777" w:rsidTr="00590F38">
        <w:trPr>
          <w:trHeight w:val="143"/>
          <w:ins w:id="4364" w:author="Seltzer, Karl" w:date="2024-04-05T15:00:00Z"/>
        </w:trPr>
        <w:tc>
          <w:tcPr>
            <w:tcW w:w="3055" w:type="dxa"/>
            <w:vAlign w:val="center"/>
          </w:tcPr>
          <w:p w14:paraId="12DC54F6" w14:textId="4B162DA7" w:rsidR="008F4E5E" w:rsidRPr="002304FF" w:rsidRDefault="008F4E5E" w:rsidP="008F4E5E">
            <w:pPr>
              <w:spacing w:after="0"/>
              <w:jc w:val="center"/>
              <w:rPr>
                <w:ins w:id="4365" w:author="Seltzer, Karl" w:date="2024-04-05T15:00:00Z"/>
                <w:rFonts w:cstheme="minorHAnsi"/>
                <w:color w:val="000000"/>
                <w:sz w:val="20"/>
                <w:szCs w:val="20"/>
              </w:rPr>
            </w:pPr>
            <w:ins w:id="4366" w:author="Seltzer, Karl" w:date="2024-04-05T15:01:00Z">
              <w:r w:rsidRPr="002304FF">
                <w:rPr>
                  <w:rFonts w:cstheme="minorHAnsi"/>
                  <w:color w:val="000000"/>
                  <w:sz w:val="20"/>
                  <w:szCs w:val="20"/>
                </w:rPr>
                <w:t>PM-CR</w:t>
              </w:r>
              <w:r>
                <w:rPr>
                  <w:rFonts w:cstheme="minorHAnsi"/>
                  <w:color w:val="000000"/>
                  <w:sz w:val="20"/>
                  <w:szCs w:val="20"/>
                </w:rPr>
                <w:t>2</w:t>
              </w:r>
              <w:r w:rsidRPr="002304FF">
                <w:rPr>
                  <w:rFonts w:cstheme="minorHAnsi"/>
                  <w:color w:val="000000"/>
                  <w:sz w:val="20"/>
                  <w:szCs w:val="20"/>
                </w:rPr>
                <w:t xml:space="preserve"> (CMAQ)</w:t>
              </w:r>
            </w:ins>
          </w:p>
        </w:tc>
        <w:tc>
          <w:tcPr>
            <w:tcW w:w="1620" w:type="dxa"/>
            <w:vAlign w:val="center"/>
          </w:tcPr>
          <w:p w14:paraId="29B427A7" w14:textId="0D870783" w:rsidR="008F4E5E" w:rsidRPr="002304FF" w:rsidRDefault="008F4E5E" w:rsidP="008F4E5E">
            <w:pPr>
              <w:spacing w:after="0"/>
              <w:jc w:val="center"/>
              <w:rPr>
                <w:ins w:id="4367" w:author="Seltzer, Karl" w:date="2024-04-05T15:00:00Z"/>
                <w:rFonts w:cstheme="minorHAnsi"/>
                <w:color w:val="000000"/>
                <w:sz w:val="20"/>
                <w:szCs w:val="20"/>
              </w:rPr>
            </w:pPr>
            <w:ins w:id="4368" w:author="Seltzer, Karl" w:date="2024-04-05T15:00:00Z">
              <w:r w:rsidRPr="002304FF">
                <w:rPr>
                  <w:rFonts w:cstheme="minorHAnsi"/>
                  <w:color w:val="000000"/>
                  <w:sz w:val="20"/>
                  <w:szCs w:val="20"/>
                </w:rPr>
                <w:t>PMOTHR</w:t>
              </w:r>
            </w:ins>
          </w:p>
        </w:tc>
        <w:tc>
          <w:tcPr>
            <w:tcW w:w="3780" w:type="dxa"/>
            <w:vAlign w:val="center"/>
          </w:tcPr>
          <w:p w14:paraId="7F61F3AD" w14:textId="1037E504" w:rsidR="008F4E5E" w:rsidRPr="002304FF" w:rsidRDefault="008F4E5E" w:rsidP="008F4E5E">
            <w:pPr>
              <w:spacing w:after="0"/>
              <w:jc w:val="center"/>
              <w:rPr>
                <w:ins w:id="4369" w:author="Seltzer, Karl" w:date="2024-04-05T15:00:00Z"/>
                <w:rFonts w:cstheme="minorHAnsi"/>
                <w:color w:val="000000"/>
                <w:sz w:val="20"/>
                <w:szCs w:val="20"/>
              </w:rPr>
            </w:pPr>
            <w:ins w:id="4370" w:author="Seltzer, Karl" w:date="2024-04-05T15:00:00Z">
              <w:r w:rsidRPr="002304FF">
                <w:rPr>
                  <w:rFonts w:cstheme="minorHAnsi"/>
                  <w:color w:val="000000"/>
                  <w:sz w:val="20"/>
                  <w:szCs w:val="20"/>
                </w:rPr>
                <w:t>Other</w:t>
              </w:r>
            </w:ins>
          </w:p>
        </w:tc>
        <w:tc>
          <w:tcPr>
            <w:tcW w:w="900" w:type="dxa"/>
            <w:vAlign w:val="center"/>
          </w:tcPr>
          <w:p w14:paraId="6BCE3506" w14:textId="4B597550" w:rsidR="008F4E5E" w:rsidRPr="002304FF" w:rsidRDefault="008F4E5E" w:rsidP="008F4E5E">
            <w:pPr>
              <w:keepNext/>
              <w:spacing w:after="0"/>
              <w:jc w:val="center"/>
              <w:rPr>
                <w:ins w:id="4371" w:author="Seltzer, Karl" w:date="2024-04-05T15:00:00Z"/>
                <w:rFonts w:cstheme="minorHAnsi"/>
                <w:color w:val="000000"/>
                <w:sz w:val="20"/>
                <w:szCs w:val="20"/>
              </w:rPr>
            </w:pPr>
            <w:ins w:id="4372" w:author="Seltzer, Karl" w:date="2024-04-05T15:00:00Z">
              <w:r w:rsidRPr="002304FF">
                <w:rPr>
                  <w:rFonts w:cstheme="minorHAnsi"/>
                  <w:color w:val="000000"/>
                  <w:sz w:val="20"/>
                  <w:szCs w:val="20"/>
                </w:rPr>
                <w:t>--</w:t>
              </w:r>
            </w:ins>
          </w:p>
        </w:tc>
      </w:tr>
      <w:tr w:rsidR="008F4E5E" w:rsidRPr="00933A29" w14:paraId="6AB046E4" w14:textId="77777777" w:rsidTr="008D18F0">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373" w:author="Seltzer, Karl" w:date="2024-04-05T15:08: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374" w:author="Seltzer, Karl" w:date="2024-04-05T15:00:00Z"/>
          <w:trPrChange w:id="4375" w:author="Seltzer, Karl" w:date="2024-04-05T15:08:00Z">
            <w:trPr>
              <w:trHeight w:val="143"/>
            </w:trPr>
          </w:trPrChange>
        </w:trPr>
        <w:tc>
          <w:tcPr>
            <w:tcW w:w="3055" w:type="dxa"/>
            <w:vAlign w:val="center"/>
            <w:tcPrChange w:id="4376" w:author="Seltzer, Karl" w:date="2024-04-05T15:08:00Z">
              <w:tcPr>
                <w:tcW w:w="3055" w:type="dxa"/>
                <w:vAlign w:val="center"/>
              </w:tcPr>
            </w:tcPrChange>
          </w:tcPr>
          <w:p w14:paraId="676F64BB" w14:textId="2D953CA5" w:rsidR="008F4E5E" w:rsidRPr="002304FF" w:rsidRDefault="008F4E5E" w:rsidP="008D18F0">
            <w:pPr>
              <w:spacing w:after="0"/>
              <w:jc w:val="center"/>
              <w:rPr>
                <w:ins w:id="4377" w:author="Seltzer, Karl" w:date="2024-04-05T15:00:00Z"/>
                <w:rFonts w:cstheme="minorHAnsi"/>
                <w:color w:val="000000"/>
                <w:sz w:val="20"/>
                <w:szCs w:val="20"/>
              </w:rPr>
            </w:pPr>
            <w:ins w:id="4378" w:author="Seltzer, Karl" w:date="2024-04-05T15:03:00Z">
              <w:r w:rsidRPr="00D439A9">
                <w:rPr>
                  <w:rFonts w:cstheme="minorHAnsi"/>
                  <w:color w:val="000000"/>
                  <w:sz w:val="20"/>
                  <w:szCs w:val="20"/>
                </w:rPr>
                <w:t>PM-CR2 (CMAQ)</w:t>
              </w:r>
            </w:ins>
          </w:p>
        </w:tc>
        <w:tc>
          <w:tcPr>
            <w:tcW w:w="1620" w:type="dxa"/>
            <w:vAlign w:val="center"/>
            <w:tcPrChange w:id="4379" w:author="Seltzer, Karl" w:date="2024-04-05T15:08:00Z">
              <w:tcPr>
                <w:tcW w:w="1620" w:type="dxa"/>
                <w:vAlign w:val="center"/>
              </w:tcPr>
            </w:tcPrChange>
          </w:tcPr>
          <w:p w14:paraId="37785A5D" w14:textId="3AB57A75" w:rsidR="008F4E5E" w:rsidRPr="002304FF" w:rsidRDefault="008F4E5E" w:rsidP="008D18F0">
            <w:pPr>
              <w:spacing w:after="0"/>
              <w:jc w:val="center"/>
              <w:rPr>
                <w:ins w:id="4380" w:author="Seltzer, Karl" w:date="2024-04-05T15:00:00Z"/>
                <w:rFonts w:cstheme="minorHAnsi"/>
                <w:color w:val="000000"/>
                <w:sz w:val="20"/>
                <w:szCs w:val="20"/>
              </w:rPr>
            </w:pPr>
            <w:ins w:id="4381" w:author="Seltzer, Karl" w:date="2024-04-05T15:01:00Z">
              <w:r>
                <w:rPr>
                  <w:rFonts w:cstheme="minorHAnsi"/>
                  <w:color w:val="000000"/>
                  <w:sz w:val="20"/>
                  <w:szCs w:val="20"/>
                </w:rPr>
                <w:t>A</w:t>
              </w:r>
              <w:r w:rsidRPr="008F4E5E">
                <w:rPr>
                  <w:rFonts w:cstheme="minorHAnsi"/>
                  <w:color w:val="000000"/>
                  <w:sz w:val="20"/>
                  <w:szCs w:val="20"/>
                </w:rPr>
                <w:t>ROCN2OXY8</w:t>
              </w:r>
            </w:ins>
          </w:p>
        </w:tc>
        <w:tc>
          <w:tcPr>
            <w:tcW w:w="3780" w:type="dxa"/>
            <w:vAlign w:val="center"/>
            <w:tcPrChange w:id="4382" w:author="Seltzer, Karl" w:date="2024-04-05T15:08:00Z">
              <w:tcPr>
                <w:tcW w:w="3780" w:type="dxa"/>
                <w:vAlign w:val="center"/>
              </w:tcPr>
            </w:tcPrChange>
          </w:tcPr>
          <w:p w14:paraId="410C44D8" w14:textId="77777777" w:rsidR="008F4E5E" w:rsidRDefault="008F4E5E" w:rsidP="008D18F0">
            <w:pPr>
              <w:spacing w:after="0"/>
              <w:jc w:val="center"/>
              <w:rPr>
                <w:ins w:id="4383" w:author="Seltzer, Karl" w:date="2024-04-05T15:02:00Z"/>
                <w:rFonts w:cstheme="minorHAnsi"/>
                <w:color w:val="000000"/>
                <w:sz w:val="20"/>
                <w:szCs w:val="20"/>
              </w:rPr>
            </w:pPr>
            <w:ins w:id="4384" w:author="Seltzer, Karl" w:date="2024-04-05T15:02:00Z">
              <w:r>
                <w:rPr>
                  <w:rFonts w:cstheme="minorHAnsi"/>
                  <w:color w:val="000000"/>
                  <w:sz w:val="20"/>
                  <w:szCs w:val="20"/>
                </w:rPr>
                <w:t>Oxygenated</w:t>
              </w:r>
              <w:r w:rsidRPr="002304FF">
                <w:rPr>
                  <w:rFonts w:cstheme="minorHAnsi"/>
                  <w:color w:val="000000"/>
                  <w:sz w:val="20"/>
                  <w:szCs w:val="20"/>
                </w:rPr>
                <w:t xml:space="preserve"> Hydrocarbons,</w:t>
              </w:r>
            </w:ins>
          </w:p>
          <w:p w14:paraId="1F2F6200" w14:textId="34F27214" w:rsidR="008F4E5E" w:rsidRPr="002304FF" w:rsidRDefault="008F4E5E" w:rsidP="008D18F0">
            <w:pPr>
              <w:spacing w:after="0"/>
              <w:jc w:val="center"/>
              <w:rPr>
                <w:ins w:id="4385" w:author="Seltzer, Karl" w:date="2024-04-05T15:00:00Z"/>
                <w:rFonts w:cstheme="minorHAnsi"/>
                <w:color w:val="000000"/>
                <w:sz w:val="20"/>
                <w:szCs w:val="20"/>
              </w:rPr>
            </w:pPr>
            <w:ins w:id="4386" w:author="Seltzer, Karl" w:date="2024-04-05T15:02:00Z">
              <w:r w:rsidRPr="002304FF">
                <w:rPr>
                  <w:rFonts w:cstheme="minorHAnsi"/>
                  <w:color w:val="000000"/>
                  <w:sz w:val="20"/>
                  <w:szCs w:val="20"/>
                </w:rPr>
                <w:t>C* = 1e-2 ug m-3</w:t>
              </w:r>
              <w:r>
                <w:rPr>
                  <w:rFonts w:cstheme="minorHAnsi"/>
                  <w:color w:val="000000"/>
                  <w:sz w:val="20"/>
                  <w:szCs w:val="20"/>
                </w:rPr>
                <w:t>, O/C = 0.8</w:t>
              </w:r>
            </w:ins>
          </w:p>
        </w:tc>
        <w:tc>
          <w:tcPr>
            <w:tcW w:w="900" w:type="dxa"/>
            <w:vAlign w:val="center"/>
            <w:tcPrChange w:id="4387" w:author="Seltzer, Karl" w:date="2024-04-05T15:08:00Z">
              <w:tcPr>
                <w:tcW w:w="900" w:type="dxa"/>
                <w:vAlign w:val="center"/>
              </w:tcPr>
            </w:tcPrChange>
          </w:tcPr>
          <w:p w14:paraId="77CF6706" w14:textId="617BD30B" w:rsidR="008F4E5E" w:rsidRPr="002304FF" w:rsidRDefault="008F4E5E" w:rsidP="008F4E5E">
            <w:pPr>
              <w:keepNext/>
              <w:spacing w:after="0"/>
              <w:jc w:val="center"/>
              <w:rPr>
                <w:ins w:id="4388" w:author="Seltzer, Karl" w:date="2024-04-05T15:00:00Z"/>
                <w:rFonts w:cstheme="minorHAnsi"/>
                <w:color w:val="000000"/>
                <w:sz w:val="20"/>
                <w:szCs w:val="20"/>
              </w:rPr>
            </w:pPr>
            <w:ins w:id="4389" w:author="Seltzer, Karl" w:date="2024-04-05T15:02:00Z">
              <w:r>
                <w:rPr>
                  <w:rFonts w:cstheme="minorHAnsi"/>
                  <w:color w:val="000000"/>
                  <w:sz w:val="20"/>
                  <w:szCs w:val="20"/>
                </w:rPr>
                <w:t>--</w:t>
              </w:r>
            </w:ins>
          </w:p>
        </w:tc>
      </w:tr>
      <w:tr w:rsidR="008F4E5E" w:rsidRPr="00933A29" w14:paraId="3FAB8533" w14:textId="77777777" w:rsidTr="008D18F0">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390" w:author="Seltzer, Karl" w:date="2024-04-05T15:08: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391" w:author="Seltzer, Karl" w:date="2024-04-05T15:00:00Z"/>
          <w:trPrChange w:id="4392" w:author="Seltzer, Karl" w:date="2024-04-05T15:08:00Z">
            <w:trPr>
              <w:trHeight w:val="143"/>
            </w:trPr>
          </w:trPrChange>
        </w:trPr>
        <w:tc>
          <w:tcPr>
            <w:tcW w:w="3055" w:type="dxa"/>
            <w:vAlign w:val="center"/>
            <w:tcPrChange w:id="4393" w:author="Seltzer, Karl" w:date="2024-04-05T15:08:00Z">
              <w:tcPr>
                <w:tcW w:w="3055" w:type="dxa"/>
                <w:vAlign w:val="center"/>
              </w:tcPr>
            </w:tcPrChange>
          </w:tcPr>
          <w:p w14:paraId="079C8075" w14:textId="5144616E" w:rsidR="008F4E5E" w:rsidRPr="002304FF" w:rsidRDefault="008F4E5E" w:rsidP="008D18F0">
            <w:pPr>
              <w:spacing w:after="0"/>
              <w:jc w:val="center"/>
              <w:rPr>
                <w:ins w:id="4394" w:author="Seltzer, Karl" w:date="2024-04-05T15:00:00Z"/>
                <w:rFonts w:cstheme="minorHAnsi"/>
                <w:color w:val="000000"/>
                <w:sz w:val="20"/>
                <w:szCs w:val="20"/>
              </w:rPr>
            </w:pPr>
            <w:ins w:id="4395" w:author="Seltzer, Karl" w:date="2024-04-05T15:03:00Z">
              <w:r w:rsidRPr="00D439A9">
                <w:rPr>
                  <w:rFonts w:cstheme="minorHAnsi"/>
                  <w:color w:val="000000"/>
                  <w:sz w:val="20"/>
                  <w:szCs w:val="20"/>
                </w:rPr>
                <w:t>PM-CR2 (CMAQ)</w:t>
              </w:r>
            </w:ins>
          </w:p>
        </w:tc>
        <w:tc>
          <w:tcPr>
            <w:tcW w:w="1620" w:type="dxa"/>
            <w:vAlign w:val="center"/>
            <w:tcPrChange w:id="4396" w:author="Seltzer, Karl" w:date="2024-04-05T15:08:00Z">
              <w:tcPr>
                <w:tcW w:w="1620" w:type="dxa"/>
                <w:vAlign w:val="center"/>
              </w:tcPr>
            </w:tcPrChange>
          </w:tcPr>
          <w:p w14:paraId="19F8C400" w14:textId="61F1D322" w:rsidR="008F4E5E" w:rsidRPr="002304FF" w:rsidRDefault="008F4E5E" w:rsidP="008D18F0">
            <w:pPr>
              <w:spacing w:after="0"/>
              <w:jc w:val="center"/>
              <w:rPr>
                <w:ins w:id="4397" w:author="Seltzer, Karl" w:date="2024-04-05T15:00:00Z"/>
                <w:rFonts w:cstheme="minorHAnsi"/>
                <w:color w:val="000000"/>
                <w:sz w:val="20"/>
                <w:szCs w:val="20"/>
              </w:rPr>
            </w:pPr>
            <w:ins w:id="4398" w:author="Seltzer, Karl" w:date="2024-04-05T15:01:00Z">
              <w:r>
                <w:rPr>
                  <w:rFonts w:cstheme="minorHAnsi"/>
                  <w:color w:val="000000"/>
                  <w:sz w:val="20"/>
                  <w:szCs w:val="20"/>
                </w:rPr>
                <w:t>A</w:t>
              </w:r>
              <w:r w:rsidRPr="008F4E5E">
                <w:rPr>
                  <w:rFonts w:cstheme="minorHAnsi"/>
                  <w:color w:val="000000"/>
                  <w:sz w:val="20"/>
                  <w:szCs w:val="20"/>
                </w:rPr>
                <w:t>ROCN2OXY</w:t>
              </w:r>
              <w:r>
                <w:rPr>
                  <w:rFonts w:cstheme="minorHAnsi"/>
                  <w:color w:val="000000"/>
                  <w:sz w:val="20"/>
                  <w:szCs w:val="20"/>
                </w:rPr>
                <w:t>4</w:t>
              </w:r>
            </w:ins>
          </w:p>
        </w:tc>
        <w:tc>
          <w:tcPr>
            <w:tcW w:w="3780" w:type="dxa"/>
            <w:vAlign w:val="center"/>
            <w:tcPrChange w:id="4399" w:author="Seltzer, Karl" w:date="2024-04-05T15:08:00Z">
              <w:tcPr>
                <w:tcW w:w="3780" w:type="dxa"/>
                <w:vAlign w:val="center"/>
              </w:tcPr>
            </w:tcPrChange>
          </w:tcPr>
          <w:p w14:paraId="340162D7" w14:textId="77777777" w:rsidR="008F4E5E" w:rsidRDefault="008F4E5E" w:rsidP="008D18F0">
            <w:pPr>
              <w:spacing w:after="0"/>
              <w:jc w:val="center"/>
              <w:rPr>
                <w:ins w:id="4400" w:author="Seltzer, Karl" w:date="2024-04-05T15:02:00Z"/>
                <w:rFonts w:cstheme="minorHAnsi"/>
                <w:color w:val="000000"/>
                <w:sz w:val="20"/>
                <w:szCs w:val="20"/>
              </w:rPr>
            </w:pPr>
            <w:ins w:id="4401" w:author="Seltzer, Karl" w:date="2024-04-05T15:02:00Z">
              <w:r>
                <w:rPr>
                  <w:rFonts w:cstheme="minorHAnsi"/>
                  <w:color w:val="000000"/>
                  <w:sz w:val="20"/>
                  <w:szCs w:val="20"/>
                </w:rPr>
                <w:t>Oxygenated</w:t>
              </w:r>
              <w:r w:rsidRPr="002304FF">
                <w:rPr>
                  <w:rFonts w:cstheme="minorHAnsi"/>
                  <w:color w:val="000000"/>
                  <w:sz w:val="20"/>
                  <w:szCs w:val="20"/>
                </w:rPr>
                <w:t xml:space="preserve"> Hydrocarbons,</w:t>
              </w:r>
            </w:ins>
          </w:p>
          <w:p w14:paraId="7783F004" w14:textId="075F0E4E" w:rsidR="008F4E5E" w:rsidRPr="002304FF" w:rsidRDefault="008F4E5E" w:rsidP="008D18F0">
            <w:pPr>
              <w:spacing w:after="0"/>
              <w:jc w:val="center"/>
              <w:rPr>
                <w:ins w:id="4402" w:author="Seltzer, Karl" w:date="2024-04-05T15:00:00Z"/>
                <w:rFonts w:cstheme="minorHAnsi"/>
                <w:color w:val="000000"/>
                <w:sz w:val="20"/>
                <w:szCs w:val="20"/>
              </w:rPr>
            </w:pPr>
            <w:ins w:id="4403" w:author="Seltzer, Karl" w:date="2024-04-05T15:02:00Z">
              <w:r w:rsidRPr="002304FF">
                <w:rPr>
                  <w:rFonts w:cstheme="minorHAnsi"/>
                  <w:color w:val="000000"/>
                  <w:sz w:val="20"/>
                  <w:szCs w:val="20"/>
                </w:rPr>
                <w:t>C* = 1e-2 ug m-3</w:t>
              </w:r>
              <w:r>
                <w:rPr>
                  <w:rFonts w:cstheme="minorHAnsi"/>
                  <w:color w:val="000000"/>
                  <w:sz w:val="20"/>
                  <w:szCs w:val="20"/>
                </w:rPr>
                <w:t>, O/C = 0.4</w:t>
              </w:r>
            </w:ins>
          </w:p>
        </w:tc>
        <w:tc>
          <w:tcPr>
            <w:tcW w:w="900" w:type="dxa"/>
            <w:vAlign w:val="center"/>
            <w:tcPrChange w:id="4404" w:author="Seltzer, Karl" w:date="2024-04-05T15:08:00Z">
              <w:tcPr>
                <w:tcW w:w="900" w:type="dxa"/>
                <w:vAlign w:val="center"/>
              </w:tcPr>
            </w:tcPrChange>
          </w:tcPr>
          <w:p w14:paraId="1B9BB640" w14:textId="223303D9" w:rsidR="008F4E5E" w:rsidRPr="002304FF" w:rsidRDefault="008F4E5E" w:rsidP="008F4E5E">
            <w:pPr>
              <w:keepNext/>
              <w:spacing w:after="0"/>
              <w:jc w:val="center"/>
              <w:rPr>
                <w:ins w:id="4405" w:author="Seltzer, Karl" w:date="2024-04-05T15:00:00Z"/>
                <w:rFonts w:cstheme="minorHAnsi"/>
                <w:color w:val="000000"/>
                <w:sz w:val="20"/>
                <w:szCs w:val="20"/>
              </w:rPr>
            </w:pPr>
            <w:ins w:id="4406" w:author="Seltzer, Karl" w:date="2024-04-05T15:02:00Z">
              <w:r>
                <w:rPr>
                  <w:rFonts w:cstheme="minorHAnsi"/>
                  <w:color w:val="000000"/>
                  <w:sz w:val="20"/>
                  <w:szCs w:val="20"/>
                </w:rPr>
                <w:t>--</w:t>
              </w:r>
            </w:ins>
          </w:p>
        </w:tc>
      </w:tr>
      <w:tr w:rsidR="008F4E5E" w:rsidRPr="00933A29" w14:paraId="102BD1BA" w14:textId="77777777" w:rsidTr="008D18F0">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407" w:author="Seltzer, Karl" w:date="2024-04-05T15:08: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408" w:author="Seltzer, Karl" w:date="2024-04-05T15:00:00Z"/>
          <w:trPrChange w:id="4409" w:author="Seltzer, Karl" w:date="2024-04-05T15:08:00Z">
            <w:trPr>
              <w:trHeight w:val="143"/>
            </w:trPr>
          </w:trPrChange>
        </w:trPr>
        <w:tc>
          <w:tcPr>
            <w:tcW w:w="3055" w:type="dxa"/>
            <w:vAlign w:val="center"/>
            <w:tcPrChange w:id="4410" w:author="Seltzer, Karl" w:date="2024-04-05T15:08:00Z">
              <w:tcPr>
                <w:tcW w:w="3055" w:type="dxa"/>
                <w:vAlign w:val="center"/>
              </w:tcPr>
            </w:tcPrChange>
          </w:tcPr>
          <w:p w14:paraId="3221C819" w14:textId="475A8A7C" w:rsidR="008F4E5E" w:rsidRPr="002304FF" w:rsidRDefault="008F4E5E" w:rsidP="008D18F0">
            <w:pPr>
              <w:spacing w:after="0"/>
              <w:jc w:val="center"/>
              <w:rPr>
                <w:ins w:id="4411" w:author="Seltzer, Karl" w:date="2024-04-05T15:00:00Z"/>
                <w:rFonts w:cstheme="minorHAnsi"/>
                <w:color w:val="000000"/>
                <w:sz w:val="20"/>
                <w:szCs w:val="20"/>
              </w:rPr>
            </w:pPr>
            <w:ins w:id="4412" w:author="Seltzer, Karl" w:date="2024-04-05T15:03:00Z">
              <w:r w:rsidRPr="00D439A9">
                <w:rPr>
                  <w:rFonts w:cstheme="minorHAnsi"/>
                  <w:color w:val="000000"/>
                  <w:sz w:val="20"/>
                  <w:szCs w:val="20"/>
                </w:rPr>
                <w:t>PM-CR2 (CMAQ)</w:t>
              </w:r>
            </w:ins>
          </w:p>
        </w:tc>
        <w:tc>
          <w:tcPr>
            <w:tcW w:w="1620" w:type="dxa"/>
            <w:vAlign w:val="center"/>
            <w:tcPrChange w:id="4413" w:author="Seltzer, Karl" w:date="2024-04-05T15:08:00Z">
              <w:tcPr>
                <w:tcW w:w="1620" w:type="dxa"/>
                <w:vAlign w:val="center"/>
              </w:tcPr>
            </w:tcPrChange>
          </w:tcPr>
          <w:p w14:paraId="5506475D" w14:textId="338E0D06" w:rsidR="008F4E5E" w:rsidRPr="002304FF" w:rsidRDefault="008F4E5E" w:rsidP="008D18F0">
            <w:pPr>
              <w:spacing w:after="0"/>
              <w:jc w:val="center"/>
              <w:rPr>
                <w:ins w:id="4414" w:author="Seltzer, Karl" w:date="2024-04-05T15:00:00Z"/>
                <w:rFonts w:cstheme="minorHAnsi"/>
                <w:color w:val="000000"/>
                <w:sz w:val="20"/>
                <w:szCs w:val="20"/>
              </w:rPr>
            </w:pPr>
            <w:ins w:id="4415" w:author="Seltzer, Karl" w:date="2024-04-05T15:01:00Z">
              <w:r>
                <w:rPr>
                  <w:rFonts w:cstheme="minorHAnsi"/>
                  <w:color w:val="000000"/>
                  <w:sz w:val="20"/>
                  <w:szCs w:val="20"/>
                </w:rPr>
                <w:t>A</w:t>
              </w:r>
              <w:r w:rsidRPr="008F4E5E">
                <w:rPr>
                  <w:rFonts w:cstheme="minorHAnsi"/>
                  <w:color w:val="000000"/>
                  <w:sz w:val="20"/>
                  <w:szCs w:val="20"/>
                </w:rPr>
                <w:t>ROCN2OXY</w:t>
              </w:r>
              <w:r>
                <w:rPr>
                  <w:rFonts w:cstheme="minorHAnsi"/>
                  <w:color w:val="000000"/>
                  <w:sz w:val="20"/>
                  <w:szCs w:val="20"/>
                </w:rPr>
                <w:t>2</w:t>
              </w:r>
            </w:ins>
          </w:p>
        </w:tc>
        <w:tc>
          <w:tcPr>
            <w:tcW w:w="3780" w:type="dxa"/>
            <w:vAlign w:val="center"/>
            <w:tcPrChange w:id="4416" w:author="Seltzer, Karl" w:date="2024-04-05T15:08:00Z">
              <w:tcPr>
                <w:tcW w:w="3780" w:type="dxa"/>
                <w:vAlign w:val="center"/>
              </w:tcPr>
            </w:tcPrChange>
          </w:tcPr>
          <w:p w14:paraId="1A2768C9" w14:textId="77777777" w:rsidR="008F4E5E" w:rsidRDefault="008F4E5E" w:rsidP="008D18F0">
            <w:pPr>
              <w:spacing w:after="0"/>
              <w:jc w:val="center"/>
              <w:rPr>
                <w:ins w:id="4417" w:author="Seltzer, Karl" w:date="2024-04-05T15:02:00Z"/>
                <w:rFonts w:cstheme="minorHAnsi"/>
                <w:color w:val="000000"/>
                <w:sz w:val="20"/>
                <w:szCs w:val="20"/>
              </w:rPr>
            </w:pPr>
            <w:ins w:id="4418" w:author="Seltzer, Karl" w:date="2024-04-05T15:02:00Z">
              <w:r>
                <w:rPr>
                  <w:rFonts w:cstheme="minorHAnsi"/>
                  <w:color w:val="000000"/>
                  <w:sz w:val="20"/>
                  <w:szCs w:val="20"/>
                </w:rPr>
                <w:t>Oxygenated</w:t>
              </w:r>
              <w:r w:rsidRPr="002304FF">
                <w:rPr>
                  <w:rFonts w:cstheme="minorHAnsi"/>
                  <w:color w:val="000000"/>
                  <w:sz w:val="20"/>
                  <w:szCs w:val="20"/>
                </w:rPr>
                <w:t xml:space="preserve"> Hydrocarbons,</w:t>
              </w:r>
            </w:ins>
          </w:p>
          <w:p w14:paraId="6CECA448" w14:textId="184EEF10" w:rsidR="008F4E5E" w:rsidRPr="002304FF" w:rsidRDefault="008F4E5E" w:rsidP="008D18F0">
            <w:pPr>
              <w:spacing w:after="0"/>
              <w:jc w:val="center"/>
              <w:rPr>
                <w:ins w:id="4419" w:author="Seltzer, Karl" w:date="2024-04-05T15:00:00Z"/>
                <w:rFonts w:cstheme="minorHAnsi"/>
                <w:color w:val="000000"/>
                <w:sz w:val="20"/>
                <w:szCs w:val="20"/>
              </w:rPr>
            </w:pPr>
            <w:ins w:id="4420" w:author="Seltzer, Karl" w:date="2024-04-05T15:02:00Z">
              <w:r w:rsidRPr="002304FF">
                <w:rPr>
                  <w:rFonts w:cstheme="minorHAnsi"/>
                  <w:color w:val="000000"/>
                  <w:sz w:val="20"/>
                  <w:szCs w:val="20"/>
                </w:rPr>
                <w:t>C* = 1e-2 ug m-3</w:t>
              </w:r>
              <w:r>
                <w:rPr>
                  <w:rFonts w:cstheme="minorHAnsi"/>
                  <w:color w:val="000000"/>
                  <w:sz w:val="20"/>
                  <w:szCs w:val="20"/>
                </w:rPr>
                <w:t>, O/C = 0.2</w:t>
              </w:r>
            </w:ins>
          </w:p>
        </w:tc>
        <w:tc>
          <w:tcPr>
            <w:tcW w:w="900" w:type="dxa"/>
            <w:vAlign w:val="center"/>
            <w:tcPrChange w:id="4421" w:author="Seltzer, Karl" w:date="2024-04-05T15:08:00Z">
              <w:tcPr>
                <w:tcW w:w="900" w:type="dxa"/>
                <w:vAlign w:val="center"/>
              </w:tcPr>
            </w:tcPrChange>
          </w:tcPr>
          <w:p w14:paraId="4D6754C4" w14:textId="10B4C7BB" w:rsidR="008F4E5E" w:rsidRPr="002304FF" w:rsidRDefault="008F4E5E" w:rsidP="008F4E5E">
            <w:pPr>
              <w:keepNext/>
              <w:spacing w:after="0"/>
              <w:jc w:val="center"/>
              <w:rPr>
                <w:ins w:id="4422" w:author="Seltzer, Karl" w:date="2024-04-05T15:00:00Z"/>
                <w:rFonts w:cstheme="minorHAnsi"/>
                <w:color w:val="000000"/>
                <w:sz w:val="20"/>
                <w:szCs w:val="20"/>
              </w:rPr>
            </w:pPr>
            <w:ins w:id="4423" w:author="Seltzer, Karl" w:date="2024-04-05T15:02:00Z">
              <w:r>
                <w:rPr>
                  <w:rFonts w:cstheme="minorHAnsi"/>
                  <w:color w:val="000000"/>
                  <w:sz w:val="20"/>
                  <w:szCs w:val="20"/>
                </w:rPr>
                <w:t>--</w:t>
              </w:r>
            </w:ins>
          </w:p>
        </w:tc>
      </w:tr>
      <w:tr w:rsidR="008F4E5E" w:rsidRPr="00933A29" w14:paraId="39B17821" w14:textId="77777777" w:rsidTr="008D18F0">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424" w:author="Seltzer, Karl" w:date="2024-04-05T15:08: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425" w:author="Seltzer, Karl" w:date="2024-04-05T15:00:00Z"/>
          <w:trPrChange w:id="4426" w:author="Seltzer, Karl" w:date="2024-04-05T15:08:00Z">
            <w:trPr>
              <w:trHeight w:val="143"/>
            </w:trPr>
          </w:trPrChange>
        </w:trPr>
        <w:tc>
          <w:tcPr>
            <w:tcW w:w="3055" w:type="dxa"/>
            <w:vAlign w:val="center"/>
            <w:tcPrChange w:id="4427" w:author="Seltzer, Karl" w:date="2024-04-05T15:08:00Z">
              <w:tcPr>
                <w:tcW w:w="3055" w:type="dxa"/>
                <w:vAlign w:val="center"/>
              </w:tcPr>
            </w:tcPrChange>
          </w:tcPr>
          <w:p w14:paraId="7C197CF8" w14:textId="777F827F" w:rsidR="008F4E5E" w:rsidRPr="002304FF" w:rsidRDefault="008F4E5E" w:rsidP="008D18F0">
            <w:pPr>
              <w:spacing w:after="0"/>
              <w:jc w:val="center"/>
              <w:rPr>
                <w:ins w:id="4428" w:author="Seltzer, Karl" w:date="2024-04-05T15:00:00Z"/>
                <w:rFonts w:cstheme="minorHAnsi"/>
                <w:color w:val="000000"/>
                <w:sz w:val="20"/>
                <w:szCs w:val="20"/>
              </w:rPr>
            </w:pPr>
            <w:ins w:id="4429" w:author="Seltzer, Karl" w:date="2024-04-05T15:03:00Z">
              <w:r w:rsidRPr="00D439A9">
                <w:rPr>
                  <w:rFonts w:cstheme="minorHAnsi"/>
                  <w:color w:val="000000"/>
                  <w:sz w:val="20"/>
                  <w:szCs w:val="20"/>
                </w:rPr>
                <w:t>PM-CR2 (CMAQ)</w:t>
              </w:r>
            </w:ins>
          </w:p>
        </w:tc>
        <w:tc>
          <w:tcPr>
            <w:tcW w:w="1620" w:type="dxa"/>
            <w:vAlign w:val="center"/>
            <w:tcPrChange w:id="4430" w:author="Seltzer, Karl" w:date="2024-04-05T15:08:00Z">
              <w:tcPr>
                <w:tcW w:w="1620" w:type="dxa"/>
                <w:vAlign w:val="center"/>
              </w:tcPr>
            </w:tcPrChange>
          </w:tcPr>
          <w:p w14:paraId="78DC4355" w14:textId="43A5D40A" w:rsidR="008F4E5E" w:rsidRPr="002304FF" w:rsidRDefault="008F4E5E" w:rsidP="008D18F0">
            <w:pPr>
              <w:spacing w:after="0"/>
              <w:jc w:val="center"/>
              <w:rPr>
                <w:ins w:id="4431" w:author="Seltzer, Karl" w:date="2024-04-05T15:00:00Z"/>
                <w:rFonts w:cstheme="minorHAnsi"/>
                <w:color w:val="000000"/>
                <w:sz w:val="20"/>
                <w:szCs w:val="20"/>
              </w:rPr>
            </w:pPr>
            <w:ins w:id="4432" w:author="Seltzer, Karl" w:date="2024-04-05T15:01:00Z">
              <w:r>
                <w:rPr>
                  <w:rFonts w:cstheme="minorHAnsi"/>
                  <w:color w:val="000000"/>
                  <w:sz w:val="20"/>
                  <w:szCs w:val="20"/>
                </w:rPr>
                <w:t>A</w:t>
              </w:r>
              <w:r w:rsidRPr="008F4E5E">
                <w:rPr>
                  <w:rFonts w:cstheme="minorHAnsi"/>
                  <w:color w:val="000000"/>
                  <w:sz w:val="20"/>
                  <w:szCs w:val="20"/>
                </w:rPr>
                <w:t>ROCN2</w:t>
              </w:r>
              <w:r>
                <w:rPr>
                  <w:rFonts w:cstheme="minorHAnsi"/>
                  <w:color w:val="000000"/>
                  <w:sz w:val="20"/>
                  <w:szCs w:val="20"/>
                </w:rPr>
                <w:t>ALK</w:t>
              </w:r>
            </w:ins>
          </w:p>
        </w:tc>
        <w:tc>
          <w:tcPr>
            <w:tcW w:w="3780" w:type="dxa"/>
            <w:vAlign w:val="center"/>
            <w:tcPrChange w:id="4433" w:author="Seltzer, Karl" w:date="2024-04-05T15:08:00Z">
              <w:tcPr>
                <w:tcW w:w="3780" w:type="dxa"/>
                <w:vAlign w:val="center"/>
              </w:tcPr>
            </w:tcPrChange>
          </w:tcPr>
          <w:p w14:paraId="025F052A" w14:textId="6A9A72A4" w:rsidR="008F4E5E" w:rsidRDefault="008F4E5E" w:rsidP="008D18F0">
            <w:pPr>
              <w:spacing w:after="0"/>
              <w:jc w:val="center"/>
              <w:rPr>
                <w:ins w:id="4434" w:author="Seltzer, Karl" w:date="2024-04-05T15:02:00Z"/>
                <w:rFonts w:cstheme="minorHAnsi"/>
                <w:color w:val="000000"/>
                <w:sz w:val="20"/>
                <w:szCs w:val="20"/>
              </w:rPr>
            </w:pPr>
            <w:ins w:id="4435" w:author="Seltzer, Karl" w:date="2024-04-05T15:03:00Z">
              <w:r>
                <w:rPr>
                  <w:rFonts w:cstheme="minorHAnsi"/>
                  <w:color w:val="000000"/>
                  <w:sz w:val="20"/>
                  <w:szCs w:val="20"/>
                </w:rPr>
                <w:t>Linear</w:t>
              </w:r>
            </w:ins>
            <w:ins w:id="4436" w:author="Seltzer, Karl" w:date="2024-04-05T15:02:00Z">
              <w:r w:rsidRPr="002304FF">
                <w:rPr>
                  <w:rFonts w:cstheme="minorHAnsi"/>
                  <w:color w:val="000000"/>
                  <w:sz w:val="20"/>
                  <w:szCs w:val="20"/>
                </w:rPr>
                <w:t xml:space="preserve"> Hydrocarbons,</w:t>
              </w:r>
            </w:ins>
          </w:p>
          <w:p w14:paraId="350FFCDB" w14:textId="00ADE608" w:rsidR="008F4E5E" w:rsidRPr="002304FF" w:rsidRDefault="008F4E5E" w:rsidP="008D18F0">
            <w:pPr>
              <w:spacing w:after="0"/>
              <w:jc w:val="center"/>
              <w:rPr>
                <w:ins w:id="4437" w:author="Seltzer, Karl" w:date="2024-04-05T15:00:00Z"/>
                <w:rFonts w:cstheme="minorHAnsi"/>
                <w:color w:val="000000"/>
                <w:sz w:val="20"/>
                <w:szCs w:val="20"/>
              </w:rPr>
            </w:pPr>
            <w:ins w:id="4438" w:author="Seltzer, Karl" w:date="2024-04-05T15:02:00Z">
              <w:r w:rsidRPr="002304FF">
                <w:rPr>
                  <w:rFonts w:cstheme="minorHAnsi"/>
                  <w:color w:val="000000"/>
                  <w:sz w:val="20"/>
                  <w:szCs w:val="20"/>
                </w:rPr>
                <w:t>C* = 1e-2 ug m-3</w:t>
              </w:r>
            </w:ins>
          </w:p>
        </w:tc>
        <w:tc>
          <w:tcPr>
            <w:tcW w:w="900" w:type="dxa"/>
            <w:vAlign w:val="center"/>
            <w:tcPrChange w:id="4439" w:author="Seltzer, Karl" w:date="2024-04-05T15:08:00Z">
              <w:tcPr>
                <w:tcW w:w="900" w:type="dxa"/>
                <w:vAlign w:val="center"/>
              </w:tcPr>
            </w:tcPrChange>
          </w:tcPr>
          <w:p w14:paraId="41642378" w14:textId="7EC7AB38" w:rsidR="008F4E5E" w:rsidRPr="002304FF" w:rsidRDefault="008F4E5E" w:rsidP="008F4E5E">
            <w:pPr>
              <w:keepNext/>
              <w:spacing w:after="0"/>
              <w:jc w:val="center"/>
              <w:rPr>
                <w:ins w:id="4440" w:author="Seltzer, Karl" w:date="2024-04-05T15:00:00Z"/>
                <w:rFonts w:cstheme="minorHAnsi"/>
                <w:color w:val="000000"/>
                <w:sz w:val="20"/>
                <w:szCs w:val="20"/>
              </w:rPr>
            </w:pPr>
            <w:ins w:id="4441" w:author="Seltzer, Karl" w:date="2024-04-05T15:02:00Z">
              <w:r>
                <w:rPr>
                  <w:rFonts w:cstheme="minorHAnsi"/>
                  <w:color w:val="000000"/>
                  <w:sz w:val="20"/>
                  <w:szCs w:val="20"/>
                </w:rPr>
                <w:t>--</w:t>
              </w:r>
            </w:ins>
          </w:p>
        </w:tc>
      </w:tr>
      <w:tr w:rsidR="006C06CA" w:rsidRPr="00933A29" w14:paraId="1BAEA694" w14:textId="77777777" w:rsidTr="008D18F0">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442" w:author="Seltzer, Karl" w:date="2024-04-05T15:08: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443" w:author="Seltzer, Karl" w:date="2024-04-05T15:01:00Z"/>
          <w:trPrChange w:id="4444" w:author="Seltzer, Karl" w:date="2024-04-05T15:08:00Z">
            <w:trPr>
              <w:trHeight w:val="143"/>
            </w:trPr>
          </w:trPrChange>
        </w:trPr>
        <w:tc>
          <w:tcPr>
            <w:tcW w:w="3055" w:type="dxa"/>
            <w:vAlign w:val="center"/>
            <w:tcPrChange w:id="4445" w:author="Seltzer, Karl" w:date="2024-04-05T15:08:00Z">
              <w:tcPr>
                <w:tcW w:w="3055" w:type="dxa"/>
                <w:vAlign w:val="center"/>
              </w:tcPr>
            </w:tcPrChange>
          </w:tcPr>
          <w:p w14:paraId="52B7FD7E" w14:textId="3665EED5" w:rsidR="006C06CA" w:rsidRPr="002304FF" w:rsidRDefault="006C06CA" w:rsidP="008D18F0">
            <w:pPr>
              <w:spacing w:after="0"/>
              <w:jc w:val="center"/>
              <w:rPr>
                <w:ins w:id="4446" w:author="Seltzer, Karl" w:date="2024-04-05T15:01:00Z"/>
                <w:rFonts w:cstheme="minorHAnsi"/>
                <w:color w:val="000000"/>
                <w:sz w:val="20"/>
                <w:szCs w:val="20"/>
              </w:rPr>
            </w:pPr>
            <w:ins w:id="4447" w:author="Seltzer, Karl" w:date="2024-04-05T15:03:00Z">
              <w:r w:rsidRPr="00300A7F">
                <w:rPr>
                  <w:rFonts w:cstheme="minorHAnsi"/>
                  <w:color w:val="000000"/>
                  <w:sz w:val="20"/>
                  <w:szCs w:val="20"/>
                </w:rPr>
                <w:t>PM-CR2 (CMAQ)</w:t>
              </w:r>
            </w:ins>
          </w:p>
        </w:tc>
        <w:tc>
          <w:tcPr>
            <w:tcW w:w="1620" w:type="dxa"/>
            <w:vAlign w:val="center"/>
            <w:tcPrChange w:id="4448" w:author="Seltzer, Karl" w:date="2024-04-05T15:08:00Z">
              <w:tcPr>
                <w:tcW w:w="1620" w:type="dxa"/>
                <w:vAlign w:val="center"/>
              </w:tcPr>
            </w:tcPrChange>
          </w:tcPr>
          <w:p w14:paraId="7784A91B" w14:textId="6A4BE08D" w:rsidR="006C06CA" w:rsidRPr="002304FF" w:rsidRDefault="006C06CA" w:rsidP="008D18F0">
            <w:pPr>
              <w:spacing w:after="0"/>
              <w:jc w:val="center"/>
              <w:rPr>
                <w:ins w:id="4449" w:author="Seltzer, Karl" w:date="2024-04-05T15:01:00Z"/>
                <w:rFonts w:cstheme="minorHAnsi"/>
                <w:color w:val="000000"/>
                <w:sz w:val="20"/>
                <w:szCs w:val="20"/>
              </w:rPr>
            </w:pPr>
            <w:ins w:id="4450" w:author="Seltzer, Karl" w:date="2024-04-05T15:03:00Z">
              <w:r>
                <w:rPr>
                  <w:rFonts w:cstheme="minorHAnsi"/>
                  <w:color w:val="000000"/>
                  <w:sz w:val="20"/>
                  <w:szCs w:val="20"/>
                </w:rPr>
                <w:t>A</w:t>
              </w:r>
              <w:r w:rsidRPr="008F4E5E">
                <w:rPr>
                  <w:rFonts w:cstheme="minorHAnsi"/>
                  <w:color w:val="000000"/>
                  <w:sz w:val="20"/>
                  <w:szCs w:val="20"/>
                </w:rPr>
                <w:t>ROCN</w:t>
              </w:r>
            </w:ins>
            <w:ins w:id="4451" w:author="Seltzer, Karl" w:date="2024-04-05T15:04:00Z">
              <w:r>
                <w:rPr>
                  <w:rFonts w:cstheme="minorHAnsi"/>
                  <w:color w:val="000000"/>
                  <w:sz w:val="20"/>
                  <w:szCs w:val="20"/>
                </w:rPr>
                <w:t>1</w:t>
              </w:r>
            </w:ins>
            <w:ins w:id="4452" w:author="Seltzer, Karl" w:date="2024-04-05T15:03:00Z">
              <w:r w:rsidRPr="008F4E5E">
                <w:rPr>
                  <w:rFonts w:cstheme="minorHAnsi"/>
                  <w:color w:val="000000"/>
                  <w:sz w:val="20"/>
                  <w:szCs w:val="20"/>
                </w:rPr>
                <w:t>OXY</w:t>
              </w:r>
            </w:ins>
            <w:ins w:id="4453" w:author="Seltzer, Karl" w:date="2024-04-05T15:04:00Z">
              <w:r>
                <w:rPr>
                  <w:rFonts w:cstheme="minorHAnsi"/>
                  <w:color w:val="000000"/>
                  <w:sz w:val="20"/>
                  <w:szCs w:val="20"/>
                </w:rPr>
                <w:t>6</w:t>
              </w:r>
            </w:ins>
          </w:p>
        </w:tc>
        <w:tc>
          <w:tcPr>
            <w:tcW w:w="3780" w:type="dxa"/>
            <w:vAlign w:val="center"/>
            <w:tcPrChange w:id="4454" w:author="Seltzer, Karl" w:date="2024-04-05T15:08:00Z">
              <w:tcPr>
                <w:tcW w:w="3780" w:type="dxa"/>
                <w:vAlign w:val="center"/>
              </w:tcPr>
            </w:tcPrChange>
          </w:tcPr>
          <w:p w14:paraId="53DCB28E" w14:textId="77777777" w:rsidR="006C06CA" w:rsidRDefault="006C06CA" w:rsidP="008D18F0">
            <w:pPr>
              <w:spacing w:after="0"/>
              <w:jc w:val="center"/>
              <w:rPr>
                <w:ins w:id="4455" w:author="Seltzer, Karl" w:date="2024-04-05T15:07:00Z"/>
                <w:rFonts w:cstheme="minorHAnsi"/>
                <w:color w:val="000000"/>
                <w:sz w:val="20"/>
                <w:szCs w:val="20"/>
              </w:rPr>
            </w:pPr>
            <w:ins w:id="4456" w:author="Seltzer, Karl" w:date="2024-04-05T15:07:00Z">
              <w:r>
                <w:rPr>
                  <w:rFonts w:cstheme="minorHAnsi"/>
                  <w:color w:val="000000"/>
                  <w:sz w:val="20"/>
                  <w:szCs w:val="20"/>
                </w:rPr>
                <w:t>Oxygenated</w:t>
              </w:r>
              <w:r w:rsidRPr="002304FF">
                <w:rPr>
                  <w:rFonts w:cstheme="minorHAnsi"/>
                  <w:color w:val="000000"/>
                  <w:sz w:val="20"/>
                  <w:szCs w:val="20"/>
                </w:rPr>
                <w:t xml:space="preserve"> Hydrocarbons,</w:t>
              </w:r>
            </w:ins>
          </w:p>
          <w:p w14:paraId="375864F3" w14:textId="3A09198C" w:rsidR="006C06CA" w:rsidRPr="002304FF" w:rsidRDefault="006C06CA" w:rsidP="008D18F0">
            <w:pPr>
              <w:spacing w:after="0"/>
              <w:jc w:val="center"/>
              <w:rPr>
                <w:ins w:id="4457" w:author="Seltzer, Karl" w:date="2024-04-05T15:01:00Z"/>
                <w:rFonts w:cstheme="minorHAnsi"/>
                <w:color w:val="000000"/>
                <w:sz w:val="20"/>
                <w:szCs w:val="20"/>
              </w:rPr>
            </w:pPr>
            <w:ins w:id="4458" w:author="Seltzer, Karl" w:date="2024-04-05T15:07:00Z">
              <w:r w:rsidRPr="002304FF">
                <w:rPr>
                  <w:rFonts w:cstheme="minorHAnsi"/>
                  <w:color w:val="000000"/>
                  <w:sz w:val="20"/>
                  <w:szCs w:val="20"/>
                </w:rPr>
                <w:t>C* = 1e-</w:t>
              </w:r>
              <w:r>
                <w:rPr>
                  <w:rFonts w:cstheme="minorHAnsi"/>
                  <w:color w:val="000000"/>
                  <w:sz w:val="20"/>
                  <w:szCs w:val="20"/>
                </w:rPr>
                <w:t>1</w:t>
              </w:r>
              <w:r w:rsidRPr="002304FF">
                <w:rPr>
                  <w:rFonts w:cstheme="minorHAnsi"/>
                  <w:color w:val="000000"/>
                  <w:sz w:val="20"/>
                  <w:szCs w:val="20"/>
                </w:rPr>
                <w:t xml:space="preserve"> ug m-3</w:t>
              </w:r>
              <w:r>
                <w:rPr>
                  <w:rFonts w:cstheme="minorHAnsi"/>
                  <w:color w:val="000000"/>
                  <w:sz w:val="20"/>
                  <w:szCs w:val="20"/>
                </w:rPr>
                <w:t>, O/C = 0.</w:t>
              </w:r>
            </w:ins>
            <w:ins w:id="4459" w:author="Seltzer, Karl" w:date="2024-04-05T15:08:00Z">
              <w:r>
                <w:rPr>
                  <w:rFonts w:cstheme="minorHAnsi"/>
                  <w:color w:val="000000"/>
                  <w:sz w:val="20"/>
                  <w:szCs w:val="20"/>
                </w:rPr>
                <w:t>6</w:t>
              </w:r>
            </w:ins>
          </w:p>
        </w:tc>
        <w:tc>
          <w:tcPr>
            <w:tcW w:w="900" w:type="dxa"/>
            <w:tcPrChange w:id="4460" w:author="Seltzer, Karl" w:date="2024-04-05T15:08:00Z">
              <w:tcPr>
                <w:tcW w:w="900" w:type="dxa"/>
                <w:vAlign w:val="center"/>
              </w:tcPr>
            </w:tcPrChange>
          </w:tcPr>
          <w:p w14:paraId="552586BB" w14:textId="68B66025" w:rsidR="006C06CA" w:rsidRPr="002304FF" w:rsidRDefault="006C06CA" w:rsidP="006C06CA">
            <w:pPr>
              <w:keepNext/>
              <w:spacing w:after="0"/>
              <w:jc w:val="center"/>
              <w:rPr>
                <w:ins w:id="4461" w:author="Seltzer, Karl" w:date="2024-04-05T15:01:00Z"/>
                <w:rFonts w:cstheme="minorHAnsi"/>
                <w:color w:val="000000"/>
                <w:sz w:val="20"/>
                <w:szCs w:val="20"/>
              </w:rPr>
            </w:pPr>
            <w:ins w:id="4462" w:author="Seltzer, Karl" w:date="2024-04-05T15:03:00Z">
              <w:r w:rsidRPr="002C0427">
                <w:rPr>
                  <w:rFonts w:cstheme="minorHAnsi"/>
                  <w:color w:val="000000"/>
                  <w:sz w:val="20"/>
                  <w:szCs w:val="20"/>
                </w:rPr>
                <w:t>--</w:t>
              </w:r>
            </w:ins>
          </w:p>
        </w:tc>
      </w:tr>
      <w:tr w:rsidR="006C06CA" w:rsidRPr="00933A29" w14:paraId="6CDF1F57" w14:textId="77777777" w:rsidTr="008D18F0">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463" w:author="Seltzer, Karl" w:date="2024-04-05T15:08: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464" w:author="Seltzer, Karl" w:date="2024-04-05T15:01:00Z"/>
          <w:trPrChange w:id="4465" w:author="Seltzer, Karl" w:date="2024-04-05T15:08:00Z">
            <w:trPr>
              <w:trHeight w:val="143"/>
            </w:trPr>
          </w:trPrChange>
        </w:trPr>
        <w:tc>
          <w:tcPr>
            <w:tcW w:w="3055" w:type="dxa"/>
            <w:vAlign w:val="center"/>
            <w:tcPrChange w:id="4466" w:author="Seltzer, Karl" w:date="2024-04-05T15:08:00Z">
              <w:tcPr>
                <w:tcW w:w="3055" w:type="dxa"/>
                <w:vAlign w:val="center"/>
              </w:tcPr>
            </w:tcPrChange>
          </w:tcPr>
          <w:p w14:paraId="16392BCC" w14:textId="7F883BAA" w:rsidR="006C06CA" w:rsidRPr="002304FF" w:rsidRDefault="006C06CA" w:rsidP="008D18F0">
            <w:pPr>
              <w:spacing w:after="0"/>
              <w:jc w:val="center"/>
              <w:rPr>
                <w:ins w:id="4467" w:author="Seltzer, Karl" w:date="2024-04-05T15:01:00Z"/>
                <w:rFonts w:cstheme="minorHAnsi"/>
                <w:color w:val="000000"/>
                <w:sz w:val="20"/>
                <w:szCs w:val="20"/>
              </w:rPr>
            </w:pPr>
            <w:ins w:id="4468" w:author="Seltzer, Karl" w:date="2024-04-05T15:03:00Z">
              <w:r w:rsidRPr="00300A7F">
                <w:rPr>
                  <w:rFonts w:cstheme="minorHAnsi"/>
                  <w:color w:val="000000"/>
                  <w:sz w:val="20"/>
                  <w:szCs w:val="20"/>
                </w:rPr>
                <w:t>PM-CR2 (CMAQ)</w:t>
              </w:r>
            </w:ins>
          </w:p>
        </w:tc>
        <w:tc>
          <w:tcPr>
            <w:tcW w:w="1620" w:type="dxa"/>
            <w:vAlign w:val="center"/>
            <w:tcPrChange w:id="4469" w:author="Seltzer, Karl" w:date="2024-04-05T15:08:00Z">
              <w:tcPr>
                <w:tcW w:w="1620" w:type="dxa"/>
                <w:vAlign w:val="center"/>
              </w:tcPr>
            </w:tcPrChange>
          </w:tcPr>
          <w:p w14:paraId="2A51F525" w14:textId="729EE280" w:rsidR="006C06CA" w:rsidRPr="002304FF" w:rsidRDefault="006C06CA" w:rsidP="008D18F0">
            <w:pPr>
              <w:spacing w:after="0"/>
              <w:jc w:val="center"/>
              <w:rPr>
                <w:ins w:id="4470" w:author="Seltzer, Karl" w:date="2024-04-05T15:01:00Z"/>
                <w:rFonts w:cstheme="minorHAnsi"/>
                <w:color w:val="000000"/>
                <w:sz w:val="20"/>
                <w:szCs w:val="20"/>
              </w:rPr>
            </w:pPr>
            <w:ins w:id="4471" w:author="Seltzer, Karl" w:date="2024-04-05T15:03:00Z">
              <w:r>
                <w:rPr>
                  <w:rFonts w:cstheme="minorHAnsi"/>
                  <w:color w:val="000000"/>
                  <w:sz w:val="20"/>
                  <w:szCs w:val="20"/>
                </w:rPr>
                <w:t>A</w:t>
              </w:r>
              <w:r w:rsidRPr="008F4E5E">
                <w:rPr>
                  <w:rFonts w:cstheme="minorHAnsi"/>
                  <w:color w:val="000000"/>
                  <w:sz w:val="20"/>
                  <w:szCs w:val="20"/>
                </w:rPr>
                <w:t>ROCN</w:t>
              </w:r>
            </w:ins>
            <w:ins w:id="4472" w:author="Seltzer, Karl" w:date="2024-04-05T15:04:00Z">
              <w:r>
                <w:rPr>
                  <w:rFonts w:cstheme="minorHAnsi"/>
                  <w:color w:val="000000"/>
                  <w:sz w:val="20"/>
                  <w:szCs w:val="20"/>
                </w:rPr>
                <w:t>1</w:t>
              </w:r>
            </w:ins>
            <w:ins w:id="4473" w:author="Seltzer, Karl" w:date="2024-04-05T15:03:00Z">
              <w:r w:rsidRPr="008F4E5E">
                <w:rPr>
                  <w:rFonts w:cstheme="minorHAnsi"/>
                  <w:color w:val="000000"/>
                  <w:sz w:val="20"/>
                  <w:szCs w:val="20"/>
                </w:rPr>
                <w:t>OXY</w:t>
              </w:r>
            </w:ins>
            <w:ins w:id="4474" w:author="Seltzer, Karl" w:date="2024-04-05T15:04:00Z">
              <w:r>
                <w:rPr>
                  <w:rFonts w:cstheme="minorHAnsi"/>
                  <w:color w:val="000000"/>
                  <w:sz w:val="20"/>
                  <w:szCs w:val="20"/>
                </w:rPr>
                <w:t>3</w:t>
              </w:r>
            </w:ins>
          </w:p>
        </w:tc>
        <w:tc>
          <w:tcPr>
            <w:tcW w:w="3780" w:type="dxa"/>
            <w:vAlign w:val="center"/>
            <w:tcPrChange w:id="4475" w:author="Seltzer, Karl" w:date="2024-04-05T15:08:00Z">
              <w:tcPr>
                <w:tcW w:w="3780" w:type="dxa"/>
                <w:vAlign w:val="center"/>
              </w:tcPr>
            </w:tcPrChange>
          </w:tcPr>
          <w:p w14:paraId="1D2F055E" w14:textId="77777777" w:rsidR="006C06CA" w:rsidRDefault="006C06CA" w:rsidP="008D18F0">
            <w:pPr>
              <w:spacing w:after="0"/>
              <w:jc w:val="center"/>
              <w:rPr>
                <w:ins w:id="4476" w:author="Seltzer, Karl" w:date="2024-04-05T15:07:00Z"/>
                <w:rFonts w:cstheme="minorHAnsi"/>
                <w:color w:val="000000"/>
                <w:sz w:val="20"/>
                <w:szCs w:val="20"/>
              </w:rPr>
            </w:pPr>
            <w:ins w:id="4477" w:author="Seltzer, Karl" w:date="2024-04-05T15:07:00Z">
              <w:r>
                <w:rPr>
                  <w:rFonts w:cstheme="minorHAnsi"/>
                  <w:color w:val="000000"/>
                  <w:sz w:val="20"/>
                  <w:szCs w:val="20"/>
                </w:rPr>
                <w:t>Oxygenated</w:t>
              </w:r>
              <w:r w:rsidRPr="002304FF">
                <w:rPr>
                  <w:rFonts w:cstheme="minorHAnsi"/>
                  <w:color w:val="000000"/>
                  <w:sz w:val="20"/>
                  <w:szCs w:val="20"/>
                </w:rPr>
                <w:t xml:space="preserve"> Hydrocarbons,</w:t>
              </w:r>
            </w:ins>
          </w:p>
          <w:p w14:paraId="25366396" w14:textId="1372B48F" w:rsidR="006C06CA" w:rsidRPr="002304FF" w:rsidRDefault="006C06CA" w:rsidP="008D18F0">
            <w:pPr>
              <w:spacing w:after="0"/>
              <w:jc w:val="center"/>
              <w:rPr>
                <w:ins w:id="4478" w:author="Seltzer, Karl" w:date="2024-04-05T15:01:00Z"/>
                <w:rFonts w:cstheme="minorHAnsi"/>
                <w:color w:val="000000"/>
                <w:sz w:val="20"/>
                <w:szCs w:val="20"/>
              </w:rPr>
            </w:pPr>
            <w:ins w:id="4479" w:author="Seltzer, Karl" w:date="2024-04-05T15:07:00Z">
              <w:r w:rsidRPr="002304FF">
                <w:rPr>
                  <w:rFonts w:cstheme="minorHAnsi"/>
                  <w:color w:val="000000"/>
                  <w:sz w:val="20"/>
                  <w:szCs w:val="20"/>
                </w:rPr>
                <w:t>C* = 1e-</w:t>
              </w:r>
            </w:ins>
            <w:ins w:id="4480" w:author="Seltzer, Karl" w:date="2024-04-05T15:08:00Z">
              <w:r>
                <w:rPr>
                  <w:rFonts w:cstheme="minorHAnsi"/>
                  <w:color w:val="000000"/>
                  <w:sz w:val="20"/>
                  <w:szCs w:val="20"/>
                </w:rPr>
                <w:t>1</w:t>
              </w:r>
            </w:ins>
            <w:ins w:id="4481" w:author="Seltzer, Karl" w:date="2024-04-05T15:07:00Z">
              <w:r w:rsidRPr="002304FF">
                <w:rPr>
                  <w:rFonts w:cstheme="minorHAnsi"/>
                  <w:color w:val="000000"/>
                  <w:sz w:val="20"/>
                  <w:szCs w:val="20"/>
                </w:rPr>
                <w:t xml:space="preserve"> ug m-3</w:t>
              </w:r>
              <w:r>
                <w:rPr>
                  <w:rFonts w:cstheme="minorHAnsi"/>
                  <w:color w:val="000000"/>
                  <w:sz w:val="20"/>
                  <w:szCs w:val="20"/>
                </w:rPr>
                <w:t>, O/C = 0.</w:t>
              </w:r>
            </w:ins>
            <w:ins w:id="4482" w:author="Seltzer, Karl" w:date="2024-04-05T15:08:00Z">
              <w:r>
                <w:rPr>
                  <w:rFonts w:cstheme="minorHAnsi"/>
                  <w:color w:val="000000"/>
                  <w:sz w:val="20"/>
                  <w:szCs w:val="20"/>
                </w:rPr>
                <w:t>3</w:t>
              </w:r>
            </w:ins>
          </w:p>
        </w:tc>
        <w:tc>
          <w:tcPr>
            <w:tcW w:w="900" w:type="dxa"/>
            <w:tcPrChange w:id="4483" w:author="Seltzer, Karl" w:date="2024-04-05T15:08:00Z">
              <w:tcPr>
                <w:tcW w:w="900" w:type="dxa"/>
                <w:vAlign w:val="center"/>
              </w:tcPr>
            </w:tcPrChange>
          </w:tcPr>
          <w:p w14:paraId="32972E7C" w14:textId="37934CD9" w:rsidR="006C06CA" w:rsidRPr="002304FF" w:rsidRDefault="006C06CA" w:rsidP="006C06CA">
            <w:pPr>
              <w:keepNext/>
              <w:spacing w:after="0"/>
              <w:jc w:val="center"/>
              <w:rPr>
                <w:ins w:id="4484" w:author="Seltzer, Karl" w:date="2024-04-05T15:01:00Z"/>
                <w:rFonts w:cstheme="minorHAnsi"/>
                <w:color w:val="000000"/>
                <w:sz w:val="20"/>
                <w:szCs w:val="20"/>
              </w:rPr>
            </w:pPr>
            <w:ins w:id="4485" w:author="Seltzer, Karl" w:date="2024-04-05T15:03:00Z">
              <w:r w:rsidRPr="002C0427">
                <w:rPr>
                  <w:rFonts w:cstheme="minorHAnsi"/>
                  <w:color w:val="000000"/>
                  <w:sz w:val="20"/>
                  <w:szCs w:val="20"/>
                </w:rPr>
                <w:t>--</w:t>
              </w:r>
            </w:ins>
          </w:p>
        </w:tc>
      </w:tr>
      <w:tr w:rsidR="006C06CA" w:rsidRPr="00933A29" w14:paraId="4EC27814" w14:textId="77777777" w:rsidTr="008D18F0">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486" w:author="Seltzer, Karl" w:date="2024-04-05T15:08: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487" w:author="Seltzer, Karl" w:date="2024-04-05T15:01:00Z"/>
          <w:trPrChange w:id="4488" w:author="Seltzer, Karl" w:date="2024-04-05T15:08:00Z">
            <w:trPr>
              <w:trHeight w:val="143"/>
            </w:trPr>
          </w:trPrChange>
        </w:trPr>
        <w:tc>
          <w:tcPr>
            <w:tcW w:w="3055" w:type="dxa"/>
            <w:vAlign w:val="center"/>
            <w:tcPrChange w:id="4489" w:author="Seltzer, Karl" w:date="2024-04-05T15:08:00Z">
              <w:tcPr>
                <w:tcW w:w="3055" w:type="dxa"/>
                <w:vAlign w:val="center"/>
              </w:tcPr>
            </w:tcPrChange>
          </w:tcPr>
          <w:p w14:paraId="46C233B5" w14:textId="2865E43E" w:rsidR="006C06CA" w:rsidRPr="002304FF" w:rsidRDefault="006C06CA" w:rsidP="008D18F0">
            <w:pPr>
              <w:spacing w:after="0"/>
              <w:jc w:val="center"/>
              <w:rPr>
                <w:ins w:id="4490" w:author="Seltzer, Karl" w:date="2024-04-05T15:01:00Z"/>
                <w:rFonts w:cstheme="minorHAnsi"/>
                <w:color w:val="000000"/>
                <w:sz w:val="20"/>
                <w:szCs w:val="20"/>
              </w:rPr>
            </w:pPr>
            <w:ins w:id="4491" w:author="Seltzer, Karl" w:date="2024-04-05T15:03:00Z">
              <w:r w:rsidRPr="00300A7F">
                <w:rPr>
                  <w:rFonts w:cstheme="minorHAnsi"/>
                  <w:color w:val="000000"/>
                  <w:sz w:val="20"/>
                  <w:szCs w:val="20"/>
                </w:rPr>
                <w:t>PM-CR2 (CMAQ)</w:t>
              </w:r>
            </w:ins>
          </w:p>
        </w:tc>
        <w:tc>
          <w:tcPr>
            <w:tcW w:w="1620" w:type="dxa"/>
            <w:vAlign w:val="center"/>
            <w:tcPrChange w:id="4492" w:author="Seltzer, Karl" w:date="2024-04-05T15:08:00Z">
              <w:tcPr>
                <w:tcW w:w="1620" w:type="dxa"/>
                <w:vAlign w:val="center"/>
              </w:tcPr>
            </w:tcPrChange>
          </w:tcPr>
          <w:p w14:paraId="23467E33" w14:textId="4C4E8CB9" w:rsidR="006C06CA" w:rsidRPr="002304FF" w:rsidRDefault="006C06CA" w:rsidP="008D18F0">
            <w:pPr>
              <w:spacing w:after="0"/>
              <w:jc w:val="center"/>
              <w:rPr>
                <w:ins w:id="4493" w:author="Seltzer, Karl" w:date="2024-04-05T15:01:00Z"/>
                <w:rFonts w:cstheme="minorHAnsi"/>
                <w:color w:val="000000"/>
                <w:sz w:val="20"/>
                <w:szCs w:val="20"/>
              </w:rPr>
            </w:pPr>
            <w:ins w:id="4494" w:author="Seltzer, Karl" w:date="2024-04-05T15:03:00Z">
              <w:r>
                <w:rPr>
                  <w:rFonts w:cstheme="minorHAnsi"/>
                  <w:color w:val="000000"/>
                  <w:sz w:val="20"/>
                  <w:szCs w:val="20"/>
                </w:rPr>
                <w:t>A</w:t>
              </w:r>
              <w:r w:rsidRPr="008F4E5E">
                <w:rPr>
                  <w:rFonts w:cstheme="minorHAnsi"/>
                  <w:color w:val="000000"/>
                  <w:sz w:val="20"/>
                  <w:szCs w:val="20"/>
                </w:rPr>
                <w:t>ROCN</w:t>
              </w:r>
            </w:ins>
            <w:ins w:id="4495" w:author="Seltzer, Karl" w:date="2024-04-05T15:04:00Z">
              <w:r>
                <w:rPr>
                  <w:rFonts w:cstheme="minorHAnsi"/>
                  <w:color w:val="000000"/>
                  <w:sz w:val="20"/>
                  <w:szCs w:val="20"/>
                </w:rPr>
                <w:t>1</w:t>
              </w:r>
            </w:ins>
            <w:ins w:id="4496" w:author="Seltzer, Karl" w:date="2024-04-05T15:03:00Z">
              <w:r w:rsidRPr="008F4E5E">
                <w:rPr>
                  <w:rFonts w:cstheme="minorHAnsi"/>
                  <w:color w:val="000000"/>
                  <w:sz w:val="20"/>
                  <w:szCs w:val="20"/>
                </w:rPr>
                <w:t>OXY</w:t>
              </w:r>
            </w:ins>
            <w:ins w:id="4497" w:author="Seltzer, Karl" w:date="2024-04-05T15:04:00Z">
              <w:r>
                <w:rPr>
                  <w:rFonts w:cstheme="minorHAnsi"/>
                  <w:color w:val="000000"/>
                  <w:sz w:val="20"/>
                  <w:szCs w:val="20"/>
                </w:rPr>
                <w:t>1</w:t>
              </w:r>
            </w:ins>
          </w:p>
        </w:tc>
        <w:tc>
          <w:tcPr>
            <w:tcW w:w="3780" w:type="dxa"/>
            <w:vAlign w:val="center"/>
            <w:tcPrChange w:id="4498" w:author="Seltzer, Karl" w:date="2024-04-05T15:08:00Z">
              <w:tcPr>
                <w:tcW w:w="3780" w:type="dxa"/>
                <w:vAlign w:val="center"/>
              </w:tcPr>
            </w:tcPrChange>
          </w:tcPr>
          <w:p w14:paraId="4AAD8E26" w14:textId="77777777" w:rsidR="006C06CA" w:rsidRDefault="006C06CA" w:rsidP="008D18F0">
            <w:pPr>
              <w:spacing w:after="0"/>
              <w:jc w:val="center"/>
              <w:rPr>
                <w:ins w:id="4499" w:author="Seltzer, Karl" w:date="2024-04-05T15:07:00Z"/>
                <w:rFonts w:cstheme="minorHAnsi"/>
                <w:color w:val="000000"/>
                <w:sz w:val="20"/>
                <w:szCs w:val="20"/>
              </w:rPr>
            </w:pPr>
            <w:ins w:id="4500" w:author="Seltzer, Karl" w:date="2024-04-05T15:07:00Z">
              <w:r>
                <w:rPr>
                  <w:rFonts w:cstheme="minorHAnsi"/>
                  <w:color w:val="000000"/>
                  <w:sz w:val="20"/>
                  <w:szCs w:val="20"/>
                </w:rPr>
                <w:t>Oxygenated</w:t>
              </w:r>
              <w:r w:rsidRPr="002304FF">
                <w:rPr>
                  <w:rFonts w:cstheme="minorHAnsi"/>
                  <w:color w:val="000000"/>
                  <w:sz w:val="20"/>
                  <w:szCs w:val="20"/>
                </w:rPr>
                <w:t xml:space="preserve"> Hydrocarbons,</w:t>
              </w:r>
            </w:ins>
          </w:p>
          <w:p w14:paraId="62641D07" w14:textId="7F7A612B" w:rsidR="006C06CA" w:rsidRPr="002304FF" w:rsidRDefault="006C06CA" w:rsidP="008D18F0">
            <w:pPr>
              <w:spacing w:after="0"/>
              <w:jc w:val="center"/>
              <w:rPr>
                <w:ins w:id="4501" w:author="Seltzer, Karl" w:date="2024-04-05T15:01:00Z"/>
                <w:rFonts w:cstheme="minorHAnsi"/>
                <w:color w:val="000000"/>
                <w:sz w:val="20"/>
                <w:szCs w:val="20"/>
              </w:rPr>
            </w:pPr>
            <w:ins w:id="4502" w:author="Seltzer, Karl" w:date="2024-04-05T15:07:00Z">
              <w:r w:rsidRPr="002304FF">
                <w:rPr>
                  <w:rFonts w:cstheme="minorHAnsi"/>
                  <w:color w:val="000000"/>
                  <w:sz w:val="20"/>
                  <w:szCs w:val="20"/>
                </w:rPr>
                <w:t>C* = 1e-</w:t>
              </w:r>
            </w:ins>
            <w:ins w:id="4503" w:author="Seltzer, Karl" w:date="2024-04-05T15:08:00Z">
              <w:r>
                <w:rPr>
                  <w:rFonts w:cstheme="minorHAnsi"/>
                  <w:color w:val="000000"/>
                  <w:sz w:val="20"/>
                  <w:szCs w:val="20"/>
                </w:rPr>
                <w:t>1</w:t>
              </w:r>
            </w:ins>
            <w:ins w:id="4504" w:author="Seltzer, Karl" w:date="2024-04-05T15:07:00Z">
              <w:r w:rsidRPr="002304FF">
                <w:rPr>
                  <w:rFonts w:cstheme="minorHAnsi"/>
                  <w:color w:val="000000"/>
                  <w:sz w:val="20"/>
                  <w:szCs w:val="20"/>
                </w:rPr>
                <w:t xml:space="preserve"> ug m-3</w:t>
              </w:r>
              <w:r>
                <w:rPr>
                  <w:rFonts w:cstheme="minorHAnsi"/>
                  <w:color w:val="000000"/>
                  <w:sz w:val="20"/>
                  <w:szCs w:val="20"/>
                </w:rPr>
                <w:t>, O/C = 0.</w:t>
              </w:r>
            </w:ins>
            <w:ins w:id="4505" w:author="Seltzer, Karl" w:date="2024-04-05T15:08:00Z">
              <w:r>
                <w:rPr>
                  <w:rFonts w:cstheme="minorHAnsi"/>
                  <w:color w:val="000000"/>
                  <w:sz w:val="20"/>
                  <w:szCs w:val="20"/>
                </w:rPr>
                <w:t>1</w:t>
              </w:r>
            </w:ins>
          </w:p>
        </w:tc>
        <w:tc>
          <w:tcPr>
            <w:tcW w:w="900" w:type="dxa"/>
            <w:tcPrChange w:id="4506" w:author="Seltzer, Karl" w:date="2024-04-05T15:08:00Z">
              <w:tcPr>
                <w:tcW w:w="900" w:type="dxa"/>
                <w:vAlign w:val="center"/>
              </w:tcPr>
            </w:tcPrChange>
          </w:tcPr>
          <w:p w14:paraId="35BA7FB8" w14:textId="28F7FFC5" w:rsidR="006C06CA" w:rsidRPr="002304FF" w:rsidRDefault="006C06CA" w:rsidP="006C06CA">
            <w:pPr>
              <w:keepNext/>
              <w:spacing w:after="0"/>
              <w:jc w:val="center"/>
              <w:rPr>
                <w:ins w:id="4507" w:author="Seltzer, Karl" w:date="2024-04-05T15:01:00Z"/>
                <w:rFonts w:cstheme="minorHAnsi"/>
                <w:color w:val="000000"/>
                <w:sz w:val="20"/>
                <w:szCs w:val="20"/>
              </w:rPr>
            </w:pPr>
            <w:ins w:id="4508" w:author="Seltzer, Karl" w:date="2024-04-05T15:03:00Z">
              <w:r w:rsidRPr="002C0427">
                <w:rPr>
                  <w:rFonts w:cstheme="minorHAnsi"/>
                  <w:color w:val="000000"/>
                  <w:sz w:val="20"/>
                  <w:szCs w:val="20"/>
                </w:rPr>
                <w:t>--</w:t>
              </w:r>
            </w:ins>
          </w:p>
        </w:tc>
      </w:tr>
      <w:tr w:rsidR="006C06CA" w:rsidRPr="00933A29" w14:paraId="2B1D2A7D" w14:textId="77777777" w:rsidTr="008D18F0">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509" w:author="Seltzer, Karl" w:date="2024-04-05T15:08: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510" w:author="Seltzer, Karl" w:date="2024-04-05T15:01:00Z"/>
          <w:trPrChange w:id="4511" w:author="Seltzer, Karl" w:date="2024-04-05T15:08:00Z">
            <w:trPr>
              <w:trHeight w:val="143"/>
            </w:trPr>
          </w:trPrChange>
        </w:trPr>
        <w:tc>
          <w:tcPr>
            <w:tcW w:w="3055" w:type="dxa"/>
            <w:vAlign w:val="center"/>
            <w:tcPrChange w:id="4512" w:author="Seltzer, Karl" w:date="2024-04-05T15:08:00Z">
              <w:tcPr>
                <w:tcW w:w="3055" w:type="dxa"/>
                <w:vAlign w:val="center"/>
              </w:tcPr>
            </w:tcPrChange>
          </w:tcPr>
          <w:p w14:paraId="158586FD" w14:textId="67F1DF2F" w:rsidR="006C06CA" w:rsidRPr="002304FF" w:rsidRDefault="006C06CA" w:rsidP="008D18F0">
            <w:pPr>
              <w:spacing w:after="0"/>
              <w:jc w:val="center"/>
              <w:rPr>
                <w:ins w:id="4513" w:author="Seltzer, Karl" w:date="2024-04-05T15:01:00Z"/>
                <w:rFonts w:cstheme="minorHAnsi"/>
                <w:color w:val="000000"/>
                <w:sz w:val="20"/>
                <w:szCs w:val="20"/>
              </w:rPr>
            </w:pPr>
            <w:ins w:id="4514" w:author="Seltzer, Karl" w:date="2024-04-05T15:03:00Z">
              <w:r w:rsidRPr="00300A7F">
                <w:rPr>
                  <w:rFonts w:cstheme="minorHAnsi"/>
                  <w:color w:val="000000"/>
                  <w:sz w:val="20"/>
                  <w:szCs w:val="20"/>
                </w:rPr>
                <w:t>PM-CR2 (CMAQ)</w:t>
              </w:r>
            </w:ins>
          </w:p>
        </w:tc>
        <w:tc>
          <w:tcPr>
            <w:tcW w:w="1620" w:type="dxa"/>
            <w:vAlign w:val="center"/>
            <w:tcPrChange w:id="4515" w:author="Seltzer, Karl" w:date="2024-04-05T15:08:00Z">
              <w:tcPr>
                <w:tcW w:w="1620" w:type="dxa"/>
                <w:vAlign w:val="center"/>
              </w:tcPr>
            </w:tcPrChange>
          </w:tcPr>
          <w:p w14:paraId="3E9844B8" w14:textId="0AABFD0D" w:rsidR="006C06CA" w:rsidRPr="002304FF" w:rsidRDefault="006C06CA" w:rsidP="008D18F0">
            <w:pPr>
              <w:spacing w:after="0"/>
              <w:jc w:val="center"/>
              <w:rPr>
                <w:ins w:id="4516" w:author="Seltzer, Karl" w:date="2024-04-05T15:01:00Z"/>
                <w:rFonts w:cstheme="minorHAnsi"/>
                <w:color w:val="000000"/>
                <w:sz w:val="20"/>
                <w:szCs w:val="20"/>
              </w:rPr>
            </w:pPr>
            <w:ins w:id="4517" w:author="Seltzer, Karl" w:date="2024-04-05T15:03:00Z">
              <w:r>
                <w:rPr>
                  <w:rFonts w:cstheme="minorHAnsi"/>
                  <w:color w:val="000000"/>
                  <w:sz w:val="20"/>
                  <w:szCs w:val="20"/>
                </w:rPr>
                <w:t>A</w:t>
              </w:r>
              <w:r w:rsidRPr="008F4E5E">
                <w:rPr>
                  <w:rFonts w:cstheme="minorHAnsi"/>
                  <w:color w:val="000000"/>
                  <w:sz w:val="20"/>
                  <w:szCs w:val="20"/>
                </w:rPr>
                <w:t>ROCN</w:t>
              </w:r>
            </w:ins>
            <w:ins w:id="4518" w:author="Seltzer, Karl" w:date="2024-04-05T15:04:00Z">
              <w:r>
                <w:rPr>
                  <w:rFonts w:cstheme="minorHAnsi"/>
                  <w:color w:val="000000"/>
                  <w:sz w:val="20"/>
                  <w:szCs w:val="20"/>
                </w:rPr>
                <w:t>1</w:t>
              </w:r>
            </w:ins>
            <w:ins w:id="4519" w:author="Seltzer, Karl" w:date="2024-04-05T15:03:00Z">
              <w:r>
                <w:rPr>
                  <w:rFonts w:cstheme="minorHAnsi"/>
                  <w:color w:val="000000"/>
                  <w:sz w:val="20"/>
                  <w:szCs w:val="20"/>
                </w:rPr>
                <w:t>ALK</w:t>
              </w:r>
            </w:ins>
          </w:p>
        </w:tc>
        <w:tc>
          <w:tcPr>
            <w:tcW w:w="3780" w:type="dxa"/>
            <w:vAlign w:val="center"/>
            <w:tcPrChange w:id="4520" w:author="Seltzer, Karl" w:date="2024-04-05T15:08:00Z">
              <w:tcPr>
                <w:tcW w:w="3780" w:type="dxa"/>
                <w:vAlign w:val="center"/>
              </w:tcPr>
            </w:tcPrChange>
          </w:tcPr>
          <w:p w14:paraId="67902942" w14:textId="77777777" w:rsidR="006C06CA" w:rsidRDefault="006C06CA" w:rsidP="008D18F0">
            <w:pPr>
              <w:spacing w:after="0"/>
              <w:jc w:val="center"/>
              <w:rPr>
                <w:ins w:id="4521" w:author="Seltzer, Karl" w:date="2024-04-05T15:07:00Z"/>
                <w:rFonts w:cstheme="minorHAnsi"/>
                <w:color w:val="000000"/>
                <w:sz w:val="20"/>
                <w:szCs w:val="20"/>
              </w:rPr>
            </w:pPr>
            <w:ins w:id="4522" w:author="Seltzer, Karl" w:date="2024-04-05T15:07:00Z">
              <w:r>
                <w:rPr>
                  <w:rFonts w:cstheme="minorHAnsi"/>
                  <w:color w:val="000000"/>
                  <w:sz w:val="20"/>
                  <w:szCs w:val="20"/>
                </w:rPr>
                <w:t>Linear</w:t>
              </w:r>
              <w:r w:rsidRPr="002304FF">
                <w:rPr>
                  <w:rFonts w:cstheme="minorHAnsi"/>
                  <w:color w:val="000000"/>
                  <w:sz w:val="20"/>
                  <w:szCs w:val="20"/>
                </w:rPr>
                <w:t xml:space="preserve"> Hydrocarbons,</w:t>
              </w:r>
            </w:ins>
          </w:p>
          <w:p w14:paraId="72911225" w14:textId="3785F898" w:rsidR="006C06CA" w:rsidRPr="002304FF" w:rsidRDefault="006C06CA" w:rsidP="008D18F0">
            <w:pPr>
              <w:spacing w:after="0"/>
              <w:jc w:val="center"/>
              <w:rPr>
                <w:ins w:id="4523" w:author="Seltzer, Karl" w:date="2024-04-05T15:01:00Z"/>
                <w:rFonts w:cstheme="minorHAnsi"/>
                <w:color w:val="000000"/>
                <w:sz w:val="20"/>
                <w:szCs w:val="20"/>
              </w:rPr>
            </w:pPr>
            <w:ins w:id="4524" w:author="Seltzer, Karl" w:date="2024-04-05T15:07:00Z">
              <w:r w:rsidRPr="002304FF">
                <w:rPr>
                  <w:rFonts w:cstheme="minorHAnsi"/>
                  <w:color w:val="000000"/>
                  <w:sz w:val="20"/>
                  <w:szCs w:val="20"/>
                </w:rPr>
                <w:t>C* = 1e-</w:t>
              </w:r>
            </w:ins>
            <w:ins w:id="4525" w:author="Seltzer, Karl" w:date="2024-04-05T15:08:00Z">
              <w:r>
                <w:rPr>
                  <w:rFonts w:cstheme="minorHAnsi"/>
                  <w:color w:val="000000"/>
                  <w:sz w:val="20"/>
                  <w:szCs w:val="20"/>
                </w:rPr>
                <w:t>1</w:t>
              </w:r>
            </w:ins>
            <w:ins w:id="4526" w:author="Seltzer, Karl" w:date="2024-04-05T15:07:00Z">
              <w:r w:rsidRPr="002304FF">
                <w:rPr>
                  <w:rFonts w:cstheme="minorHAnsi"/>
                  <w:color w:val="000000"/>
                  <w:sz w:val="20"/>
                  <w:szCs w:val="20"/>
                </w:rPr>
                <w:t xml:space="preserve"> ug m-3</w:t>
              </w:r>
            </w:ins>
          </w:p>
        </w:tc>
        <w:tc>
          <w:tcPr>
            <w:tcW w:w="900" w:type="dxa"/>
            <w:tcPrChange w:id="4527" w:author="Seltzer, Karl" w:date="2024-04-05T15:08:00Z">
              <w:tcPr>
                <w:tcW w:w="900" w:type="dxa"/>
                <w:vAlign w:val="center"/>
              </w:tcPr>
            </w:tcPrChange>
          </w:tcPr>
          <w:p w14:paraId="42720456" w14:textId="4D1BE15D" w:rsidR="006C06CA" w:rsidRPr="002304FF" w:rsidRDefault="006C06CA" w:rsidP="006C06CA">
            <w:pPr>
              <w:keepNext/>
              <w:spacing w:after="0"/>
              <w:jc w:val="center"/>
              <w:rPr>
                <w:ins w:id="4528" w:author="Seltzer, Karl" w:date="2024-04-05T15:01:00Z"/>
                <w:rFonts w:cstheme="minorHAnsi"/>
                <w:color w:val="000000"/>
                <w:sz w:val="20"/>
                <w:szCs w:val="20"/>
              </w:rPr>
            </w:pPr>
            <w:ins w:id="4529" w:author="Seltzer, Karl" w:date="2024-04-05T15:03:00Z">
              <w:r w:rsidRPr="002C0427">
                <w:rPr>
                  <w:rFonts w:cstheme="minorHAnsi"/>
                  <w:color w:val="000000"/>
                  <w:sz w:val="20"/>
                  <w:szCs w:val="20"/>
                </w:rPr>
                <w:t>--</w:t>
              </w:r>
            </w:ins>
          </w:p>
        </w:tc>
      </w:tr>
      <w:tr w:rsidR="008D18F0" w:rsidRPr="00933A29" w14:paraId="2DB0C94E" w14:textId="77777777" w:rsidTr="002935E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530" w:author="Seltzer, Karl" w:date="2024-04-05T15:09: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531" w:author="Seltzer, Karl" w:date="2024-04-05T15:01:00Z"/>
          <w:trPrChange w:id="4532" w:author="Seltzer, Karl" w:date="2024-04-05T15:09:00Z">
            <w:trPr>
              <w:trHeight w:val="143"/>
            </w:trPr>
          </w:trPrChange>
        </w:trPr>
        <w:tc>
          <w:tcPr>
            <w:tcW w:w="3055" w:type="dxa"/>
            <w:vAlign w:val="center"/>
            <w:tcPrChange w:id="4533" w:author="Seltzer, Karl" w:date="2024-04-05T15:09:00Z">
              <w:tcPr>
                <w:tcW w:w="3055" w:type="dxa"/>
                <w:vAlign w:val="center"/>
              </w:tcPr>
            </w:tcPrChange>
          </w:tcPr>
          <w:p w14:paraId="325539FA" w14:textId="450C04E9" w:rsidR="008D18F0" w:rsidRPr="002304FF" w:rsidRDefault="008D18F0" w:rsidP="002935EA">
            <w:pPr>
              <w:spacing w:after="0"/>
              <w:jc w:val="center"/>
              <w:rPr>
                <w:ins w:id="4534" w:author="Seltzer, Karl" w:date="2024-04-05T15:01:00Z"/>
                <w:rFonts w:cstheme="minorHAnsi"/>
                <w:color w:val="000000"/>
                <w:sz w:val="20"/>
                <w:szCs w:val="20"/>
              </w:rPr>
            </w:pPr>
            <w:ins w:id="4535" w:author="Seltzer, Karl" w:date="2024-04-05T15:03:00Z">
              <w:r w:rsidRPr="00300A7F">
                <w:rPr>
                  <w:rFonts w:cstheme="minorHAnsi"/>
                  <w:color w:val="000000"/>
                  <w:sz w:val="20"/>
                  <w:szCs w:val="20"/>
                </w:rPr>
                <w:t>PM-CR2 (CMAQ)</w:t>
              </w:r>
            </w:ins>
          </w:p>
        </w:tc>
        <w:tc>
          <w:tcPr>
            <w:tcW w:w="1620" w:type="dxa"/>
            <w:vAlign w:val="center"/>
            <w:tcPrChange w:id="4536" w:author="Seltzer, Karl" w:date="2024-04-05T15:09:00Z">
              <w:tcPr>
                <w:tcW w:w="1620" w:type="dxa"/>
                <w:vAlign w:val="center"/>
              </w:tcPr>
            </w:tcPrChange>
          </w:tcPr>
          <w:p w14:paraId="0A9E091C" w14:textId="4D3F7B76" w:rsidR="008D18F0" w:rsidRPr="002304FF" w:rsidRDefault="008D18F0" w:rsidP="002935EA">
            <w:pPr>
              <w:spacing w:after="0"/>
              <w:jc w:val="center"/>
              <w:rPr>
                <w:ins w:id="4537" w:author="Seltzer, Karl" w:date="2024-04-05T15:01:00Z"/>
                <w:rFonts w:cstheme="minorHAnsi"/>
                <w:color w:val="000000"/>
                <w:sz w:val="20"/>
                <w:szCs w:val="20"/>
              </w:rPr>
            </w:pPr>
            <w:ins w:id="4538" w:author="Seltzer, Karl" w:date="2024-04-05T15:03:00Z">
              <w:r>
                <w:rPr>
                  <w:rFonts w:cstheme="minorHAnsi"/>
                  <w:color w:val="000000"/>
                  <w:sz w:val="20"/>
                  <w:szCs w:val="20"/>
                </w:rPr>
                <w:t>A</w:t>
              </w:r>
              <w:r w:rsidRPr="008F4E5E">
                <w:rPr>
                  <w:rFonts w:cstheme="minorHAnsi"/>
                  <w:color w:val="000000"/>
                  <w:sz w:val="20"/>
                  <w:szCs w:val="20"/>
                </w:rPr>
                <w:t>ROC</w:t>
              </w:r>
            </w:ins>
            <w:ins w:id="4539" w:author="Seltzer, Karl" w:date="2024-04-05T15:04:00Z">
              <w:r>
                <w:rPr>
                  <w:rFonts w:cstheme="minorHAnsi"/>
                  <w:color w:val="000000"/>
                  <w:sz w:val="20"/>
                  <w:szCs w:val="20"/>
                </w:rPr>
                <w:t>P0</w:t>
              </w:r>
            </w:ins>
            <w:ins w:id="4540" w:author="Seltzer, Karl" w:date="2024-04-05T15:03:00Z">
              <w:r w:rsidRPr="008F4E5E">
                <w:rPr>
                  <w:rFonts w:cstheme="minorHAnsi"/>
                  <w:color w:val="000000"/>
                  <w:sz w:val="20"/>
                  <w:szCs w:val="20"/>
                </w:rPr>
                <w:t>OXY</w:t>
              </w:r>
              <w:r>
                <w:rPr>
                  <w:rFonts w:cstheme="minorHAnsi"/>
                  <w:color w:val="000000"/>
                  <w:sz w:val="20"/>
                  <w:szCs w:val="20"/>
                </w:rPr>
                <w:t>4</w:t>
              </w:r>
            </w:ins>
          </w:p>
        </w:tc>
        <w:tc>
          <w:tcPr>
            <w:tcW w:w="3780" w:type="dxa"/>
            <w:vAlign w:val="center"/>
            <w:tcPrChange w:id="4541" w:author="Seltzer, Karl" w:date="2024-04-05T15:09:00Z">
              <w:tcPr>
                <w:tcW w:w="3780" w:type="dxa"/>
                <w:vAlign w:val="center"/>
              </w:tcPr>
            </w:tcPrChange>
          </w:tcPr>
          <w:p w14:paraId="0431960B" w14:textId="77777777" w:rsidR="008D18F0" w:rsidRDefault="008D18F0" w:rsidP="002935EA">
            <w:pPr>
              <w:spacing w:after="0"/>
              <w:jc w:val="center"/>
              <w:rPr>
                <w:ins w:id="4542" w:author="Seltzer, Karl" w:date="2024-04-05T15:08:00Z"/>
                <w:rFonts w:cstheme="minorHAnsi"/>
                <w:color w:val="000000"/>
                <w:sz w:val="20"/>
                <w:szCs w:val="20"/>
              </w:rPr>
            </w:pPr>
            <w:ins w:id="4543" w:author="Seltzer, Karl" w:date="2024-04-05T15:08:00Z">
              <w:r>
                <w:rPr>
                  <w:rFonts w:cstheme="minorHAnsi"/>
                  <w:color w:val="000000"/>
                  <w:sz w:val="20"/>
                  <w:szCs w:val="20"/>
                </w:rPr>
                <w:t>Oxygenated</w:t>
              </w:r>
              <w:r w:rsidRPr="002304FF">
                <w:rPr>
                  <w:rFonts w:cstheme="minorHAnsi"/>
                  <w:color w:val="000000"/>
                  <w:sz w:val="20"/>
                  <w:szCs w:val="20"/>
                </w:rPr>
                <w:t xml:space="preserve"> Hydrocarbons,</w:t>
              </w:r>
            </w:ins>
          </w:p>
          <w:p w14:paraId="6BD0301D" w14:textId="689F6CD9" w:rsidR="008D18F0" w:rsidRPr="002304FF" w:rsidRDefault="008D18F0" w:rsidP="002935EA">
            <w:pPr>
              <w:spacing w:after="0"/>
              <w:jc w:val="center"/>
              <w:rPr>
                <w:ins w:id="4544" w:author="Seltzer, Karl" w:date="2024-04-05T15:01:00Z"/>
                <w:rFonts w:cstheme="minorHAnsi"/>
                <w:color w:val="000000"/>
                <w:sz w:val="20"/>
                <w:szCs w:val="20"/>
              </w:rPr>
            </w:pPr>
            <w:ins w:id="4545" w:author="Seltzer, Karl" w:date="2024-04-05T15:08:00Z">
              <w:r w:rsidRPr="002304FF">
                <w:rPr>
                  <w:rFonts w:cstheme="minorHAnsi"/>
                  <w:color w:val="000000"/>
                  <w:sz w:val="20"/>
                  <w:szCs w:val="20"/>
                </w:rPr>
                <w:t>C* = 1e</w:t>
              </w:r>
              <w:r>
                <w:rPr>
                  <w:rFonts w:cstheme="minorHAnsi"/>
                  <w:color w:val="000000"/>
                  <w:sz w:val="20"/>
                  <w:szCs w:val="20"/>
                </w:rPr>
                <w:t>0</w:t>
              </w:r>
              <w:r w:rsidRPr="002304FF">
                <w:rPr>
                  <w:rFonts w:cstheme="minorHAnsi"/>
                  <w:color w:val="000000"/>
                  <w:sz w:val="20"/>
                  <w:szCs w:val="20"/>
                </w:rPr>
                <w:t xml:space="preserve"> ug m-3</w:t>
              </w:r>
              <w:r>
                <w:rPr>
                  <w:rFonts w:cstheme="minorHAnsi"/>
                  <w:color w:val="000000"/>
                  <w:sz w:val="20"/>
                  <w:szCs w:val="20"/>
                </w:rPr>
                <w:t>, O/C = 0.4</w:t>
              </w:r>
            </w:ins>
          </w:p>
        </w:tc>
        <w:tc>
          <w:tcPr>
            <w:tcW w:w="900" w:type="dxa"/>
            <w:vAlign w:val="center"/>
            <w:tcPrChange w:id="4546" w:author="Seltzer, Karl" w:date="2024-04-05T15:09:00Z">
              <w:tcPr>
                <w:tcW w:w="900" w:type="dxa"/>
                <w:vAlign w:val="center"/>
              </w:tcPr>
            </w:tcPrChange>
          </w:tcPr>
          <w:p w14:paraId="2CD2CA8A" w14:textId="41A17A7C" w:rsidR="008D18F0" w:rsidRPr="002304FF" w:rsidRDefault="008D18F0" w:rsidP="002935EA">
            <w:pPr>
              <w:keepNext/>
              <w:spacing w:after="0"/>
              <w:jc w:val="center"/>
              <w:rPr>
                <w:ins w:id="4547" w:author="Seltzer, Karl" w:date="2024-04-05T15:01:00Z"/>
                <w:rFonts w:cstheme="minorHAnsi"/>
                <w:color w:val="000000"/>
                <w:sz w:val="20"/>
                <w:szCs w:val="20"/>
              </w:rPr>
            </w:pPr>
            <w:ins w:id="4548" w:author="Seltzer, Karl" w:date="2024-04-05T15:03:00Z">
              <w:r w:rsidRPr="002C0427">
                <w:rPr>
                  <w:rFonts w:cstheme="minorHAnsi"/>
                  <w:color w:val="000000"/>
                  <w:sz w:val="20"/>
                  <w:szCs w:val="20"/>
                </w:rPr>
                <w:t>--</w:t>
              </w:r>
            </w:ins>
          </w:p>
        </w:tc>
      </w:tr>
      <w:tr w:rsidR="008D18F0" w:rsidRPr="00933A29" w14:paraId="7654C313" w14:textId="77777777" w:rsidTr="002935E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549" w:author="Seltzer, Karl" w:date="2024-04-05T15:09: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550" w:author="Seltzer, Karl" w:date="2024-04-05T15:01:00Z"/>
          <w:trPrChange w:id="4551" w:author="Seltzer, Karl" w:date="2024-04-05T15:09:00Z">
            <w:trPr>
              <w:trHeight w:val="143"/>
            </w:trPr>
          </w:trPrChange>
        </w:trPr>
        <w:tc>
          <w:tcPr>
            <w:tcW w:w="3055" w:type="dxa"/>
            <w:vAlign w:val="center"/>
            <w:tcPrChange w:id="4552" w:author="Seltzer, Karl" w:date="2024-04-05T15:09:00Z">
              <w:tcPr>
                <w:tcW w:w="3055" w:type="dxa"/>
                <w:vAlign w:val="center"/>
              </w:tcPr>
            </w:tcPrChange>
          </w:tcPr>
          <w:p w14:paraId="72277F83" w14:textId="79253BA1" w:rsidR="008D18F0" w:rsidRPr="002304FF" w:rsidRDefault="008D18F0" w:rsidP="002935EA">
            <w:pPr>
              <w:spacing w:after="0"/>
              <w:jc w:val="center"/>
              <w:rPr>
                <w:ins w:id="4553" w:author="Seltzer, Karl" w:date="2024-04-05T15:01:00Z"/>
                <w:rFonts w:cstheme="minorHAnsi"/>
                <w:color w:val="000000"/>
                <w:sz w:val="20"/>
                <w:szCs w:val="20"/>
              </w:rPr>
            </w:pPr>
            <w:ins w:id="4554" w:author="Seltzer, Karl" w:date="2024-04-05T15:03:00Z">
              <w:r w:rsidRPr="00300A7F">
                <w:rPr>
                  <w:rFonts w:cstheme="minorHAnsi"/>
                  <w:color w:val="000000"/>
                  <w:sz w:val="20"/>
                  <w:szCs w:val="20"/>
                </w:rPr>
                <w:t>PM-CR2 (CMAQ)</w:t>
              </w:r>
            </w:ins>
          </w:p>
        </w:tc>
        <w:tc>
          <w:tcPr>
            <w:tcW w:w="1620" w:type="dxa"/>
            <w:vAlign w:val="center"/>
            <w:tcPrChange w:id="4555" w:author="Seltzer, Karl" w:date="2024-04-05T15:09:00Z">
              <w:tcPr>
                <w:tcW w:w="1620" w:type="dxa"/>
                <w:vAlign w:val="center"/>
              </w:tcPr>
            </w:tcPrChange>
          </w:tcPr>
          <w:p w14:paraId="7053BE0C" w14:textId="39E14163" w:rsidR="008D18F0" w:rsidRPr="002304FF" w:rsidRDefault="008D18F0" w:rsidP="002935EA">
            <w:pPr>
              <w:spacing w:after="0"/>
              <w:jc w:val="center"/>
              <w:rPr>
                <w:ins w:id="4556" w:author="Seltzer, Karl" w:date="2024-04-05T15:01:00Z"/>
                <w:rFonts w:cstheme="minorHAnsi"/>
                <w:color w:val="000000"/>
                <w:sz w:val="20"/>
                <w:szCs w:val="20"/>
              </w:rPr>
            </w:pPr>
            <w:ins w:id="4557" w:author="Seltzer, Karl" w:date="2024-04-05T15:03:00Z">
              <w:r>
                <w:rPr>
                  <w:rFonts w:cstheme="minorHAnsi"/>
                  <w:color w:val="000000"/>
                  <w:sz w:val="20"/>
                  <w:szCs w:val="20"/>
                </w:rPr>
                <w:t>A</w:t>
              </w:r>
              <w:r w:rsidRPr="008F4E5E">
                <w:rPr>
                  <w:rFonts w:cstheme="minorHAnsi"/>
                  <w:color w:val="000000"/>
                  <w:sz w:val="20"/>
                  <w:szCs w:val="20"/>
                </w:rPr>
                <w:t>ROC</w:t>
              </w:r>
            </w:ins>
            <w:ins w:id="4558" w:author="Seltzer, Karl" w:date="2024-04-05T15:04:00Z">
              <w:r>
                <w:rPr>
                  <w:rFonts w:cstheme="minorHAnsi"/>
                  <w:color w:val="000000"/>
                  <w:sz w:val="20"/>
                  <w:szCs w:val="20"/>
                </w:rPr>
                <w:t>P0</w:t>
              </w:r>
            </w:ins>
            <w:ins w:id="4559" w:author="Seltzer, Karl" w:date="2024-04-05T15:03:00Z">
              <w:r w:rsidRPr="008F4E5E">
                <w:rPr>
                  <w:rFonts w:cstheme="minorHAnsi"/>
                  <w:color w:val="000000"/>
                  <w:sz w:val="20"/>
                  <w:szCs w:val="20"/>
                </w:rPr>
                <w:t>OXY</w:t>
              </w:r>
              <w:r>
                <w:rPr>
                  <w:rFonts w:cstheme="minorHAnsi"/>
                  <w:color w:val="000000"/>
                  <w:sz w:val="20"/>
                  <w:szCs w:val="20"/>
                </w:rPr>
                <w:t>2</w:t>
              </w:r>
            </w:ins>
          </w:p>
        </w:tc>
        <w:tc>
          <w:tcPr>
            <w:tcW w:w="3780" w:type="dxa"/>
            <w:vAlign w:val="center"/>
            <w:tcPrChange w:id="4560" w:author="Seltzer, Karl" w:date="2024-04-05T15:09:00Z">
              <w:tcPr>
                <w:tcW w:w="3780" w:type="dxa"/>
                <w:vAlign w:val="center"/>
              </w:tcPr>
            </w:tcPrChange>
          </w:tcPr>
          <w:p w14:paraId="610450F4" w14:textId="77777777" w:rsidR="008D18F0" w:rsidRDefault="008D18F0" w:rsidP="002935EA">
            <w:pPr>
              <w:spacing w:after="0"/>
              <w:jc w:val="center"/>
              <w:rPr>
                <w:ins w:id="4561" w:author="Seltzer, Karl" w:date="2024-04-05T15:08:00Z"/>
                <w:rFonts w:cstheme="minorHAnsi"/>
                <w:color w:val="000000"/>
                <w:sz w:val="20"/>
                <w:szCs w:val="20"/>
              </w:rPr>
            </w:pPr>
            <w:ins w:id="4562" w:author="Seltzer, Karl" w:date="2024-04-05T15:08:00Z">
              <w:r>
                <w:rPr>
                  <w:rFonts w:cstheme="minorHAnsi"/>
                  <w:color w:val="000000"/>
                  <w:sz w:val="20"/>
                  <w:szCs w:val="20"/>
                </w:rPr>
                <w:t>Oxygenated</w:t>
              </w:r>
              <w:r w:rsidRPr="002304FF">
                <w:rPr>
                  <w:rFonts w:cstheme="minorHAnsi"/>
                  <w:color w:val="000000"/>
                  <w:sz w:val="20"/>
                  <w:szCs w:val="20"/>
                </w:rPr>
                <w:t xml:space="preserve"> Hydrocarbons,</w:t>
              </w:r>
            </w:ins>
          </w:p>
          <w:p w14:paraId="57AEBD22" w14:textId="3096F4C0" w:rsidR="008D18F0" w:rsidRPr="002304FF" w:rsidRDefault="008D18F0" w:rsidP="002935EA">
            <w:pPr>
              <w:spacing w:after="0"/>
              <w:jc w:val="center"/>
              <w:rPr>
                <w:ins w:id="4563" w:author="Seltzer, Karl" w:date="2024-04-05T15:01:00Z"/>
                <w:rFonts w:cstheme="minorHAnsi"/>
                <w:color w:val="000000"/>
                <w:sz w:val="20"/>
                <w:szCs w:val="20"/>
              </w:rPr>
            </w:pPr>
            <w:ins w:id="4564" w:author="Seltzer, Karl" w:date="2024-04-05T15:08:00Z">
              <w:r w:rsidRPr="002304FF">
                <w:rPr>
                  <w:rFonts w:cstheme="minorHAnsi"/>
                  <w:color w:val="000000"/>
                  <w:sz w:val="20"/>
                  <w:szCs w:val="20"/>
                </w:rPr>
                <w:t>C* = 1e</w:t>
              </w:r>
              <w:r>
                <w:rPr>
                  <w:rFonts w:cstheme="minorHAnsi"/>
                  <w:color w:val="000000"/>
                  <w:sz w:val="20"/>
                  <w:szCs w:val="20"/>
                </w:rPr>
                <w:t>0</w:t>
              </w:r>
              <w:r w:rsidRPr="002304FF">
                <w:rPr>
                  <w:rFonts w:cstheme="minorHAnsi"/>
                  <w:color w:val="000000"/>
                  <w:sz w:val="20"/>
                  <w:szCs w:val="20"/>
                </w:rPr>
                <w:t xml:space="preserve"> ug m-3</w:t>
              </w:r>
              <w:r>
                <w:rPr>
                  <w:rFonts w:cstheme="minorHAnsi"/>
                  <w:color w:val="000000"/>
                  <w:sz w:val="20"/>
                  <w:szCs w:val="20"/>
                </w:rPr>
                <w:t>, O/C = 0.2</w:t>
              </w:r>
            </w:ins>
          </w:p>
        </w:tc>
        <w:tc>
          <w:tcPr>
            <w:tcW w:w="900" w:type="dxa"/>
            <w:vAlign w:val="center"/>
            <w:tcPrChange w:id="4565" w:author="Seltzer, Karl" w:date="2024-04-05T15:09:00Z">
              <w:tcPr>
                <w:tcW w:w="900" w:type="dxa"/>
                <w:vAlign w:val="center"/>
              </w:tcPr>
            </w:tcPrChange>
          </w:tcPr>
          <w:p w14:paraId="659A950B" w14:textId="6AE4CEBF" w:rsidR="008D18F0" w:rsidRPr="002304FF" w:rsidRDefault="008D18F0" w:rsidP="002935EA">
            <w:pPr>
              <w:keepNext/>
              <w:spacing w:after="0"/>
              <w:jc w:val="center"/>
              <w:rPr>
                <w:ins w:id="4566" w:author="Seltzer, Karl" w:date="2024-04-05T15:01:00Z"/>
                <w:rFonts w:cstheme="minorHAnsi"/>
                <w:color w:val="000000"/>
                <w:sz w:val="20"/>
                <w:szCs w:val="20"/>
              </w:rPr>
            </w:pPr>
            <w:ins w:id="4567" w:author="Seltzer, Karl" w:date="2024-04-05T15:03:00Z">
              <w:r w:rsidRPr="002C0427">
                <w:rPr>
                  <w:rFonts w:cstheme="minorHAnsi"/>
                  <w:color w:val="000000"/>
                  <w:sz w:val="20"/>
                  <w:szCs w:val="20"/>
                </w:rPr>
                <w:t>--</w:t>
              </w:r>
            </w:ins>
          </w:p>
        </w:tc>
      </w:tr>
      <w:tr w:rsidR="008D18F0" w:rsidRPr="00933A29" w14:paraId="791FC391" w14:textId="77777777" w:rsidTr="002935E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568" w:author="Seltzer, Karl" w:date="2024-04-05T15:09: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569" w:author="Seltzer, Karl" w:date="2024-04-05T15:01:00Z"/>
          <w:trPrChange w:id="4570" w:author="Seltzer, Karl" w:date="2024-04-05T15:09:00Z">
            <w:trPr>
              <w:trHeight w:val="143"/>
            </w:trPr>
          </w:trPrChange>
        </w:trPr>
        <w:tc>
          <w:tcPr>
            <w:tcW w:w="3055" w:type="dxa"/>
            <w:vAlign w:val="center"/>
            <w:tcPrChange w:id="4571" w:author="Seltzer, Karl" w:date="2024-04-05T15:09:00Z">
              <w:tcPr>
                <w:tcW w:w="3055" w:type="dxa"/>
                <w:vAlign w:val="center"/>
              </w:tcPr>
            </w:tcPrChange>
          </w:tcPr>
          <w:p w14:paraId="2CCCA850" w14:textId="246D794A" w:rsidR="008D18F0" w:rsidRPr="002304FF" w:rsidRDefault="008D18F0" w:rsidP="002935EA">
            <w:pPr>
              <w:spacing w:after="0"/>
              <w:jc w:val="center"/>
              <w:rPr>
                <w:ins w:id="4572" w:author="Seltzer, Karl" w:date="2024-04-05T15:01:00Z"/>
                <w:rFonts w:cstheme="minorHAnsi"/>
                <w:color w:val="000000"/>
                <w:sz w:val="20"/>
                <w:szCs w:val="20"/>
              </w:rPr>
            </w:pPr>
            <w:ins w:id="4573" w:author="Seltzer, Karl" w:date="2024-04-05T15:03:00Z">
              <w:r w:rsidRPr="00300A7F">
                <w:rPr>
                  <w:rFonts w:cstheme="minorHAnsi"/>
                  <w:color w:val="000000"/>
                  <w:sz w:val="20"/>
                  <w:szCs w:val="20"/>
                </w:rPr>
                <w:t>PM-CR2 (CMAQ)</w:t>
              </w:r>
            </w:ins>
          </w:p>
        </w:tc>
        <w:tc>
          <w:tcPr>
            <w:tcW w:w="1620" w:type="dxa"/>
            <w:vAlign w:val="center"/>
            <w:tcPrChange w:id="4574" w:author="Seltzer, Karl" w:date="2024-04-05T15:09:00Z">
              <w:tcPr>
                <w:tcW w:w="1620" w:type="dxa"/>
                <w:vAlign w:val="center"/>
              </w:tcPr>
            </w:tcPrChange>
          </w:tcPr>
          <w:p w14:paraId="4261DB01" w14:textId="40CD43DF" w:rsidR="008D18F0" w:rsidRPr="002304FF" w:rsidRDefault="008D18F0" w:rsidP="002935EA">
            <w:pPr>
              <w:spacing w:after="0"/>
              <w:jc w:val="center"/>
              <w:rPr>
                <w:ins w:id="4575" w:author="Seltzer, Karl" w:date="2024-04-05T15:01:00Z"/>
                <w:rFonts w:cstheme="minorHAnsi"/>
                <w:color w:val="000000"/>
                <w:sz w:val="20"/>
                <w:szCs w:val="20"/>
              </w:rPr>
            </w:pPr>
            <w:ins w:id="4576" w:author="Seltzer, Karl" w:date="2024-04-05T15:03:00Z">
              <w:r>
                <w:rPr>
                  <w:rFonts w:cstheme="minorHAnsi"/>
                  <w:color w:val="000000"/>
                  <w:sz w:val="20"/>
                  <w:szCs w:val="20"/>
                </w:rPr>
                <w:t>A</w:t>
              </w:r>
              <w:r w:rsidRPr="008F4E5E">
                <w:rPr>
                  <w:rFonts w:cstheme="minorHAnsi"/>
                  <w:color w:val="000000"/>
                  <w:sz w:val="20"/>
                  <w:szCs w:val="20"/>
                </w:rPr>
                <w:t>ROC</w:t>
              </w:r>
            </w:ins>
            <w:ins w:id="4577" w:author="Seltzer, Karl" w:date="2024-04-05T15:04:00Z">
              <w:r>
                <w:rPr>
                  <w:rFonts w:cstheme="minorHAnsi"/>
                  <w:color w:val="000000"/>
                  <w:sz w:val="20"/>
                  <w:szCs w:val="20"/>
                </w:rPr>
                <w:t>P0</w:t>
              </w:r>
            </w:ins>
            <w:ins w:id="4578" w:author="Seltzer, Karl" w:date="2024-04-05T15:03:00Z">
              <w:r>
                <w:rPr>
                  <w:rFonts w:cstheme="minorHAnsi"/>
                  <w:color w:val="000000"/>
                  <w:sz w:val="20"/>
                  <w:szCs w:val="20"/>
                </w:rPr>
                <w:t>ALK</w:t>
              </w:r>
            </w:ins>
          </w:p>
        </w:tc>
        <w:tc>
          <w:tcPr>
            <w:tcW w:w="3780" w:type="dxa"/>
            <w:vAlign w:val="center"/>
            <w:tcPrChange w:id="4579" w:author="Seltzer, Karl" w:date="2024-04-05T15:09:00Z">
              <w:tcPr>
                <w:tcW w:w="3780" w:type="dxa"/>
                <w:vAlign w:val="center"/>
              </w:tcPr>
            </w:tcPrChange>
          </w:tcPr>
          <w:p w14:paraId="628E5550" w14:textId="77777777" w:rsidR="008D18F0" w:rsidRDefault="008D18F0" w:rsidP="002935EA">
            <w:pPr>
              <w:spacing w:after="0"/>
              <w:jc w:val="center"/>
              <w:rPr>
                <w:ins w:id="4580" w:author="Seltzer, Karl" w:date="2024-04-05T15:08:00Z"/>
                <w:rFonts w:cstheme="minorHAnsi"/>
                <w:color w:val="000000"/>
                <w:sz w:val="20"/>
                <w:szCs w:val="20"/>
              </w:rPr>
            </w:pPr>
            <w:ins w:id="4581" w:author="Seltzer, Karl" w:date="2024-04-05T15:08:00Z">
              <w:r>
                <w:rPr>
                  <w:rFonts w:cstheme="minorHAnsi"/>
                  <w:color w:val="000000"/>
                  <w:sz w:val="20"/>
                  <w:szCs w:val="20"/>
                </w:rPr>
                <w:t>Linear</w:t>
              </w:r>
              <w:r w:rsidRPr="002304FF">
                <w:rPr>
                  <w:rFonts w:cstheme="minorHAnsi"/>
                  <w:color w:val="000000"/>
                  <w:sz w:val="20"/>
                  <w:szCs w:val="20"/>
                </w:rPr>
                <w:t xml:space="preserve"> Hydrocarbons,</w:t>
              </w:r>
            </w:ins>
          </w:p>
          <w:p w14:paraId="3F1B9C51" w14:textId="4E28B139" w:rsidR="008D18F0" w:rsidRPr="002304FF" w:rsidRDefault="008D18F0" w:rsidP="002935EA">
            <w:pPr>
              <w:spacing w:after="0"/>
              <w:jc w:val="center"/>
              <w:rPr>
                <w:ins w:id="4582" w:author="Seltzer, Karl" w:date="2024-04-05T15:01:00Z"/>
                <w:rFonts w:cstheme="minorHAnsi"/>
                <w:color w:val="000000"/>
                <w:sz w:val="20"/>
                <w:szCs w:val="20"/>
              </w:rPr>
            </w:pPr>
            <w:ins w:id="4583" w:author="Seltzer, Karl" w:date="2024-04-05T15:08:00Z">
              <w:r w:rsidRPr="002304FF">
                <w:rPr>
                  <w:rFonts w:cstheme="minorHAnsi"/>
                  <w:color w:val="000000"/>
                  <w:sz w:val="20"/>
                  <w:szCs w:val="20"/>
                </w:rPr>
                <w:t>C* = 1e</w:t>
              </w:r>
              <w:r>
                <w:rPr>
                  <w:rFonts w:cstheme="minorHAnsi"/>
                  <w:color w:val="000000"/>
                  <w:sz w:val="20"/>
                  <w:szCs w:val="20"/>
                </w:rPr>
                <w:t>0</w:t>
              </w:r>
              <w:r w:rsidRPr="002304FF">
                <w:rPr>
                  <w:rFonts w:cstheme="minorHAnsi"/>
                  <w:color w:val="000000"/>
                  <w:sz w:val="20"/>
                  <w:szCs w:val="20"/>
                </w:rPr>
                <w:t xml:space="preserve"> ug m-3</w:t>
              </w:r>
            </w:ins>
          </w:p>
        </w:tc>
        <w:tc>
          <w:tcPr>
            <w:tcW w:w="900" w:type="dxa"/>
            <w:vAlign w:val="center"/>
            <w:tcPrChange w:id="4584" w:author="Seltzer, Karl" w:date="2024-04-05T15:09:00Z">
              <w:tcPr>
                <w:tcW w:w="900" w:type="dxa"/>
                <w:vAlign w:val="center"/>
              </w:tcPr>
            </w:tcPrChange>
          </w:tcPr>
          <w:p w14:paraId="214898EF" w14:textId="66DC5E36" w:rsidR="008D18F0" w:rsidRPr="002304FF" w:rsidRDefault="008D18F0" w:rsidP="002935EA">
            <w:pPr>
              <w:keepNext/>
              <w:spacing w:after="0"/>
              <w:jc w:val="center"/>
              <w:rPr>
                <w:ins w:id="4585" w:author="Seltzer, Karl" w:date="2024-04-05T15:01:00Z"/>
                <w:rFonts w:cstheme="minorHAnsi"/>
                <w:color w:val="000000"/>
                <w:sz w:val="20"/>
                <w:szCs w:val="20"/>
              </w:rPr>
            </w:pPr>
            <w:ins w:id="4586" w:author="Seltzer, Karl" w:date="2024-04-05T15:03:00Z">
              <w:r w:rsidRPr="002C0427">
                <w:rPr>
                  <w:rFonts w:cstheme="minorHAnsi"/>
                  <w:color w:val="000000"/>
                  <w:sz w:val="20"/>
                  <w:szCs w:val="20"/>
                </w:rPr>
                <w:t>--</w:t>
              </w:r>
            </w:ins>
          </w:p>
        </w:tc>
      </w:tr>
      <w:tr w:rsidR="00D77EC8" w:rsidRPr="00933A29" w14:paraId="49677E6B" w14:textId="77777777" w:rsidTr="002935E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587" w:author="Seltzer, Karl" w:date="2024-04-05T15:09: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588" w:author="Seltzer, Karl" w:date="2024-04-05T15:01:00Z"/>
          <w:trPrChange w:id="4589" w:author="Seltzer, Karl" w:date="2024-04-05T15:09:00Z">
            <w:trPr>
              <w:trHeight w:val="143"/>
            </w:trPr>
          </w:trPrChange>
        </w:trPr>
        <w:tc>
          <w:tcPr>
            <w:tcW w:w="3055" w:type="dxa"/>
            <w:vAlign w:val="center"/>
            <w:tcPrChange w:id="4590" w:author="Seltzer, Karl" w:date="2024-04-05T15:09:00Z">
              <w:tcPr>
                <w:tcW w:w="3055" w:type="dxa"/>
                <w:vAlign w:val="center"/>
              </w:tcPr>
            </w:tcPrChange>
          </w:tcPr>
          <w:p w14:paraId="529E7B19" w14:textId="16D2D1A5" w:rsidR="00D77EC8" w:rsidRPr="002304FF" w:rsidRDefault="00D77EC8" w:rsidP="002935EA">
            <w:pPr>
              <w:spacing w:after="0"/>
              <w:jc w:val="center"/>
              <w:rPr>
                <w:ins w:id="4591" w:author="Seltzer, Karl" w:date="2024-04-05T15:01:00Z"/>
                <w:rFonts w:cstheme="minorHAnsi"/>
                <w:color w:val="000000"/>
                <w:sz w:val="20"/>
                <w:szCs w:val="20"/>
              </w:rPr>
            </w:pPr>
            <w:ins w:id="4592" w:author="Seltzer, Karl" w:date="2024-04-05T15:03:00Z">
              <w:r w:rsidRPr="00300A7F">
                <w:rPr>
                  <w:rFonts w:cstheme="minorHAnsi"/>
                  <w:color w:val="000000"/>
                  <w:sz w:val="20"/>
                  <w:szCs w:val="20"/>
                </w:rPr>
                <w:t>PM-CR2 (CMAQ)</w:t>
              </w:r>
            </w:ins>
          </w:p>
        </w:tc>
        <w:tc>
          <w:tcPr>
            <w:tcW w:w="1620" w:type="dxa"/>
            <w:vAlign w:val="center"/>
            <w:tcPrChange w:id="4593" w:author="Seltzer, Karl" w:date="2024-04-05T15:09:00Z">
              <w:tcPr>
                <w:tcW w:w="1620" w:type="dxa"/>
                <w:vAlign w:val="center"/>
              </w:tcPr>
            </w:tcPrChange>
          </w:tcPr>
          <w:p w14:paraId="24E55DCD" w14:textId="7C8571C2" w:rsidR="00D77EC8" w:rsidRPr="002304FF" w:rsidRDefault="00D77EC8" w:rsidP="002935EA">
            <w:pPr>
              <w:spacing w:after="0"/>
              <w:jc w:val="center"/>
              <w:rPr>
                <w:ins w:id="4594" w:author="Seltzer, Karl" w:date="2024-04-05T15:01:00Z"/>
                <w:rFonts w:cstheme="minorHAnsi"/>
                <w:color w:val="000000"/>
                <w:sz w:val="20"/>
                <w:szCs w:val="20"/>
              </w:rPr>
            </w:pPr>
            <w:ins w:id="4595" w:author="Seltzer, Karl" w:date="2024-04-05T15:03:00Z">
              <w:r>
                <w:rPr>
                  <w:rFonts w:cstheme="minorHAnsi"/>
                  <w:color w:val="000000"/>
                  <w:sz w:val="20"/>
                  <w:szCs w:val="20"/>
                </w:rPr>
                <w:t>A</w:t>
              </w:r>
              <w:r w:rsidRPr="008F4E5E">
                <w:rPr>
                  <w:rFonts w:cstheme="minorHAnsi"/>
                  <w:color w:val="000000"/>
                  <w:sz w:val="20"/>
                  <w:szCs w:val="20"/>
                </w:rPr>
                <w:t>ROC</w:t>
              </w:r>
            </w:ins>
            <w:ins w:id="4596" w:author="Seltzer, Karl" w:date="2024-04-05T15:04:00Z">
              <w:r>
                <w:rPr>
                  <w:rFonts w:cstheme="minorHAnsi"/>
                  <w:color w:val="000000"/>
                  <w:sz w:val="20"/>
                  <w:szCs w:val="20"/>
                </w:rPr>
                <w:t>P1</w:t>
              </w:r>
            </w:ins>
            <w:ins w:id="4597" w:author="Seltzer, Karl" w:date="2024-04-05T15:03:00Z">
              <w:r w:rsidRPr="008F4E5E">
                <w:rPr>
                  <w:rFonts w:cstheme="minorHAnsi"/>
                  <w:color w:val="000000"/>
                  <w:sz w:val="20"/>
                  <w:szCs w:val="20"/>
                </w:rPr>
                <w:t>OXY</w:t>
              </w:r>
            </w:ins>
            <w:ins w:id="4598" w:author="Seltzer, Karl" w:date="2024-04-05T15:04:00Z">
              <w:r>
                <w:rPr>
                  <w:rFonts w:cstheme="minorHAnsi"/>
                  <w:color w:val="000000"/>
                  <w:sz w:val="20"/>
                  <w:szCs w:val="20"/>
                </w:rPr>
                <w:t>3</w:t>
              </w:r>
            </w:ins>
          </w:p>
        </w:tc>
        <w:tc>
          <w:tcPr>
            <w:tcW w:w="3780" w:type="dxa"/>
            <w:vAlign w:val="center"/>
            <w:tcPrChange w:id="4599" w:author="Seltzer, Karl" w:date="2024-04-05T15:09:00Z">
              <w:tcPr>
                <w:tcW w:w="3780" w:type="dxa"/>
                <w:vAlign w:val="center"/>
              </w:tcPr>
            </w:tcPrChange>
          </w:tcPr>
          <w:p w14:paraId="1C2B8E50" w14:textId="77777777" w:rsidR="00D77EC8" w:rsidRDefault="00D77EC8" w:rsidP="002935EA">
            <w:pPr>
              <w:spacing w:after="0"/>
              <w:jc w:val="center"/>
              <w:rPr>
                <w:ins w:id="4600" w:author="Seltzer, Karl" w:date="2024-04-05T15:09:00Z"/>
                <w:rFonts w:cstheme="minorHAnsi"/>
                <w:color w:val="000000"/>
                <w:sz w:val="20"/>
                <w:szCs w:val="20"/>
              </w:rPr>
            </w:pPr>
            <w:ins w:id="4601" w:author="Seltzer, Karl" w:date="2024-04-05T15:09:00Z">
              <w:r>
                <w:rPr>
                  <w:rFonts w:cstheme="minorHAnsi"/>
                  <w:color w:val="000000"/>
                  <w:sz w:val="20"/>
                  <w:szCs w:val="20"/>
                </w:rPr>
                <w:t>Oxygenated</w:t>
              </w:r>
              <w:r w:rsidRPr="002304FF">
                <w:rPr>
                  <w:rFonts w:cstheme="minorHAnsi"/>
                  <w:color w:val="000000"/>
                  <w:sz w:val="20"/>
                  <w:szCs w:val="20"/>
                </w:rPr>
                <w:t xml:space="preserve"> Hydrocarbons,</w:t>
              </w:r>
            </w:ins>
          </w:p>
          <w:p w14:paraId="0E4C54A5" w14:textId="6C4DC3F0" w:rsidR="00D77EC8" w:rsidRPr="002304FF" w:rsidRDefault="00D77EC8" w:rsidP="002935EA">
            <w:pPr>
              <w:spacing w:after="0"/>
              <w:jc w:val="center"/>
              <w:rPr>
                <w:ins w:id="4602" w:author="Seltzer, Karl" w:date="2024-04-05T15:01:00Z"/>
                <w:rFonts w:cstheme="minorHAnsi"/>
                <w:color w:val="000000"/>
                <w:sz w:val="20"/>
                <w:szCs w:val="20"/>
              </w:rPr>
            </w:pPr>
            <w:ins w:id="4603" w:author="Seltzer, Karl" w:date="2024-04-05T15:09:00Z">
              <w:r w:rsidRPr="002304FF">
                <w:rPr>
                  <w:rFonts w:cstheme="minorHAnsi"/>
                  <w:color w:val="000000"/>
                  <w:sz w:val="20"/>
                  <w:szCs w:val="20"/>
                </w:rPr>
                <w:t>C* = 1e</w:t>
              </w:r>
              <w:r>
                <w:rPr>
                  <w:rFonts w:cstheme="minorHAnsi"/>
                  <w:color w:val="000000"/>
                  <w:sz w:val="20"/>
                  <w:szCs w:val="20"/>
                </w:rPr>
                <w:t>1</w:t>
              </w:r>
              <w:r w:rsidRPr="002304FF">
                <w:rPr>
                  <w:rFonts w:cstheme="minorHAnsi"/>
                  <w:color w:val="000000"/>
                  <w:sz w:val="20"/>
                  <w:szCs w:val="20"/>
                </w:rPr>
                <w:t xml:space="preserve"> ug m-3</w:t>
              </w:r>
              <w:r>
                <w:rPr>
                  <w:rFonts w:cstheme="minorHAnsi"/>
                  <w:color w:val="000000"/>
                  <w:sz w:val="20"/>
                  <w:szCs w:val="20"/>
                </w:rPr>
                <w:t>, O/C = 0.3</w:t>
              </w:r>
            </w:ins>
          </w:p>
        </w:tc>
        <w:tc>
          <w:tcPr>
            <w:tcW w:w="900" w:type="dxa"/>
            <w:vAlign w:val="center"/>
            <w:tcPrChange w:id="4604" w:author="Seltzer, Karl" w:date="2024-04-05T15:09:00Z">
              <w:tcPr>
                <w:tcW w:w="900" w:type="dxa"/>
                <w:vAlign w:val="center"/>
              </w:tcPr>
            </w:tcPrChange>
          </w:tcPr>
          <w:p w14:paraId="2158093F" w14:textId="2F171BF4" w:rsidR="00D77EC8" w:rsidRPr="002304FF" w:rsidRDefault="00D77EC8" w:rsidP="002935EA">
            <w:pPr>
              <w:keepNext/>
              <w:spacing w:after="0"/>
              <w:jc w:val="center"/>
              <w:rPr>
                <w:ins w:id="4605" w:author="Seltzer, Karl" w:date="2024-04-05T15:01:00Z"/>
                <w:rFonts w:cstheme="minorHAnsi"/>
                <w:color w:val="000000"/>
                <w:sz w:val="20"/>
                <w:szCs w:val="20"/>
              </w:rPr>
            </w:pPr>
            <w:ins w:id="4606" w:author="Seltzer, Karl" w:date="2024-04-05T15:03:00Z">
              <w:r w:rsidRPr="002C0427">
                <w:rPr>
                  <w:rFonts w:cstheme="minorHAnsi"/>
                  <w:color w:val="000000"/>
                  <w:sz w:val="20"/>
                  <w:szCs w:val="20"/>
                </w:rPr>
                <w:t>--</w:t>
              </w:r>
            </w:ins>
          </w:p>
        </w:tc>
      </w:tr>
      <w:tr w:rsidR="00D77EC8" w:rsidRPr="00933A29" w14:paraId="06171E1F" w14:textId="77777777" w:rsidTr="002935E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607" w:author="Seltzer, Karl" w:date="2024-04-05T15:09: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608" w:author="Seltzer, Karl" w:date="2024-04-05T15:01:00Z"/>
          <w:trPrChange w:id="4609" w:author="Seltzer, Karl" w:date="2024-04-05T15:09:00Z">
            <w:trPr>
              <w:trHeight w:val="143"/>
            </w:trPr>
          </w:trPrChange>
        </w:trPr>
        <w:tc>
          <w:tcPr>
            <w:tcW w:w="3055" w:type="dxa"/>
            <w:vAlign w:val="center"/>
            <w:tcPrChange w:id="4610" w:author="Seltzer, Karl" w:date="2024-04-05T15:09:00Z">
              <w:tcPr>
                <w:tcW w:w="3055" w:type="dxa"/>
                <w:vAlign w:val="center"/>
              </w:tcPr>
            </w:tcPrChange>
          </w:tcPr>
          <w:p w14:paraId="5FD5BBC3" w14:textId="30C15E8A" w:rsidR="00D77EC8" w:rsidRPr="002304FF" w:rsidRDefault="00D77EC8" w:rsidP="002935EA">
            <w:pPr>
              <w:spacing w:after="0"/>
              <w:jc w:val="center"/>
              <w:rPr>
                <w:ins w:id="4611" w:author="Seltzer, Karl" w:date="2024-04-05T15:01:00Z"/>
                <w:rFonts w:cstheme="minorHAnsi"/>
                <w:color w:val="000000"/>
                <w:sz w:val="20"/>
                <w:szCs w:val="20"/>
              </w:rPr>
            </w:pPr>
            <w:ins w:id="4612" w:author="Seltzer, Karl" w:date="2024-04-05T15:03:00Z">
              <w:r w:rsidRPr="00300A7F">
                <w:rPr>
                  <w:rFonts w:cstheme="minorHAnsi"/>
                  <w:color w:val="000000"/>
                  <w:sz w:val="20"/>
                  <w:szCs w:val="20"/>
                </w:rPr>
                <w:t>PM-CR2 (CMAQ)</w:t>
              </w:r>
            </w:ins>
          </w:p>
        </w:tc>
        <w:tc>
          <w:tcPr>
            <w:tcW w:w="1620" w:type="dxa"/>
            <w:vAlign w:val="center"/>
            <w:tcPrChange w:id="4613" w:author="Seltzer, Karl" w:date="2024-04-05T15:09:00Z">
              <w:tcPr>
                <w:tcW w:w="1620" w:type="dxa"/>
                <w:vAlign w:val="center"/>
              </w:tcPr>
            </w:tcPrChange>
          </w:tcPr>
          <w:p w14:paraId="2590FF82" w14:textId="1D1E0CA7" w:rsidR="00D77EC8" w:rsidRPr="002304FF" w:rsidRDefault="00D77EC8" w:rsidP="002935EA">
            <w:pPr>
              <w:spacing w:after="0"/>
              <w:jc w:val="center"/>
              <w:rPr>
                <w:ins w:id="4614" w:author="Seltzer, Karl" w:date="2024-04-05T15:01:00Z"/>
                <w:rFonts w:cstheme="minorHAnsi"/>
                <w:color w:val="000000"/>
                <w:sz w:val="20"/>
                <w:szCs w:val="20"/>
              </w:rPr>
            </w:pPr>
            <w:ins w:id="4615" w:author="Seltzer, Karl" w:date="2024-04-05T15:03:00Z">
              <w:r>
                <w:rPr>
                  <w:rFonts w:cstheme="minorHAnsi"/>
                  <w:color w:val="000000"/>
                  <w:sz w:val="20"/>
                  <w:szCs w:val="20"/>
                </w:rPr>
                <w:t>A</w:t>
              </w:r>
              <w:r w:rsidRPr="008F4E5E">
                <w:rPr>
                  <w:rFonts w:cstheme="minorHAnsi"/>
                  <w:color w:val="000000"/>
                  <w:sz w:val="20"/>
                  <w:szCs w:val="20"/>
                </w:rPr>
                <w:t>ROC</w:t>
              </w:r>
            </w:ins>
            <w:ins w:id="4616" w:author="Seltzer, Karl" w:date="2024-04-05T15:04:00Z">
              <w:r>
                <w:rPr>
                  <w:rFonts w:cstheme="minorHAnsi"/>
                  <w:color w:val="000000"/>
                  <w:sz w:val="20"/>
                  <w:szCs w:val="20"/>
                </w:rPr>
                <w:t>P1</w:t>
              </w:r>
            </w:ins>
            <w:ins w:id="4617" w:author="Seltzer, Karl" w:date="2024-04-05T15:03:00Z">
              <w:r w:rsidRPr="008F4E5E">
                <w:rPr>
                  <w:rFonts w:cstheme="minorHAnsi"/>
                  <w:color w:val="000000"/>
                  <w:sz w:val="20"/>
                  <w:szCs w:val="20"/>
                </w:rPr>
                <w:t>OXY</w:t>
              </w:r>
            </w:ins>
            <w:ins w:id="4618" w:author="Seltzer, Karl" w:date="2024-04-05T15:04:00Z">
              <w:r>
                <w:rPr>
                  <w:rFonts w:cstheme="minorHAnsi"/>
                  <w:color w:val="000000"/>
                  <w:sz w:val="20"/>
                  <w:szCs w:val="20"/>
                </w:rPr>
                <w:t>1</w:t>
              </w:r>
            </w:ins>
          </w:p>
        </w:tc>
        <w:tc>
          <w:tcPr>
            <w:tcW w:w="3780" w:type="dxa"/>
            <w:vAlign w:val="center"/>
            <w:tcPrChange w:id="4619" w:author="Seltzer, Karl" w:date="2024-04-05T15:09:00Z">
              <w:tcPr>
                <w:tcW w:w="3780" w:type="dxa"/>
                <w:vAlign w:val="center"/>
              </w:tcPr>
            </w:tcPrChange>
          </w:tcPr>
          <w:p w14:paraId="599A5BC1" w14:textId="77777777" w:rsidR="00D77EC8" w:rsidRDefault="00D77EC8" w:rsidP="002935EA">
            <w:pPr>
              <w:spacing w:after="0"/>
              <w:jc w:val="center"/>
              <w:rPr>
                <w:ins w:id="4620" w:author="Seltzer, Karl" w:date="2024-04-05T15:09:00Z"/>
                <w:rFonts w:cstheme="minorHAnsi"/>
                <w:color w:val="000000"/>
                <w:sz w:val="20"/>
                <w:szCs w:val="20"/>
              </w:rPr>
            </w:pPr>
            <w:ins w:id="4621" w:author="Seltzer, Karl" w:date="2024-04-05T15:09:00Z">
              <w:r>
                <w:rPr>
                  <w:rFonts w:cstheme="minorHAnsi"/>
                  <w:color w:val="000000"/>
                  <w:sz w:val="20"/>
                  <w:szCs w:val="20"/>
                </w:rPr>
                <w:t>Oxygenated</w:t>
              </w:r>
              <w:r w:rsidRPr="002304FF">
                <w:rPr>
                  <w:rFonts w:cstheme="minorHAnsi"/>
                  <w:color w:val="000000"/>
                  <w:sz w:val="20"/>
                  <w:szCs w:val="20"/>
                </w:rPr>
                <w:t xml:space="preserve"> Hydrocarbons,</w:t>
              </w:r>
            </w:ins>
          </w:p>
          <w:p w14:paraId="46A6E5A2" w14:textId="02D7C801" w:rsidR="00D77EC8" w:rsidRPr="002304FF" w:rsidRDefault="00D77EC8" w:rsidP="002935EA">
            <w:pPr>
              <w:spacing w:after="0"/>
              <w:jc w:val="center"/>
              <w:rPr>
                <w:ins w:id="4622" w:author="Seltzer, Karl" w:date="2024-04-05T15:01:00Z"/>
                <w:rFonts w:cstheme="minorHAnsi"/>
                <w:color w:val="000000"/>
                <w:sz w:val="20"/>
                <w:szCs w:val="20"/>
              </w:rPr>
            </w:pPr>
            <w:ins w:id="4623" w:author="Seltzer, Karl" w:date="2024-04-05T15:09:00Z">
              <w:r w:rsidRPr="002304FF">
                <w:rPr>
                  <w:rFonts w:cstheme="minorHAnsi"/>
                  <w:color w:val="000000"/>
                  <w:sz w:val="20"/>
                  <w:szCs w:val="20"/>
                </w:rPr>
                <w:t>C* = 1e</w:t>
              </w:r>
              <w:r>
                <w:rPr>
                  <w:rFonts w:cstheme="minorHAnsi"/>
                  <w:color w:val="000000"/>
                  <w:sz w:val="20"/>
                  <w:szCs w:val="20"/>
                </w:rPr>
                <w:t>1</w:t>
              </w:r>
              <w:r w:rsidRPr="002304FF">
                <w:rPr>
                  <w:rFonts w:cstheme="minorHAnsi"/>
                  <w:color w:val="000000"/>
                  <w:sz w:val="20"/>
                  <w:szCs w:val="20"/>
                </w:rPr>
                <w:t xml:space="preserve"> ug m-3</w:t>
              </w:r>
              <w:r>
                <w:rPr>
                  <w:rFonts w:cstheme="minorHAnsi"/>
                  <w:color w:val="000000"/>
                  <w:sz w:val="20"/>
                  <w:szCs w:val="20"/>
                </w:rPr>
                <w:t>, O/C = 0.1</w:t>
              </w:r>
            </w:ins>
          </w:p>
        </w:tc>
        <w:tc>
          <w:tcPr>
            <w:tcW w:w="900" w:type="dxa"/>
            <w:vAlign w:val="center"/>
            <w:tcPrChange w:id="4624" w:author="Seltzer, Karl" w:date="2024-04-05T15:09:00Z">
              <w:tcPr>
                <w:tcW w:w="900" w:type="dxa"/>
                <w:vAlign w:val="center"/>
              </w:tcPr>
            </w:tcPrChange>
          </w:tcPr>
          <w:p w14:paraId="0BC455AA" w14:textId="24982D6B" w:rsidR="00D77EC8" w:rsidRPr="002304FF" w:rsidRDefault="00D77EC8" w:rsidP="002935EA">
            <w:pPr>
              <w:keepNext/>
              <w:spacing w:after="0"/>
              <w:jc w:val="center"/>
              <w:rPr>
                <w:ins w:id="4625" w:author="Seltzer, Karl" w:date="2024-04-05T15:01:00Z"/>
                <w:rFonts w:cstheme="minorHAnsi"/>
                <w:color w:val="000000"/>
                <w:sz w:val="20"/>
                <w:szCs w:val="20"/>
              </w:rPr>
            </w:pPr>
            <w:ins w:id="4626" w:author="Seltzer, Karl" w:date="2024-04-05T15:03:00Z">
              <w:r w:rsidRPr="002C0427">
                <w:rPr>
                  <w:rFonts w:cstheme="minorHAnsi"/>
                  <w:color w:val="000000"/>
                  <w:sz w:val="20"/>
                  <w:szCs w:val="20"/>
                </w:rPr>
                <w:t>--</w:t>
              </w:r>
            </w:ins>
          </w:p>
        </w:tc>
      </w:tr>
      <w:tr w:rsidR="00D77EC8" w:rsidRPr="00933A29" w14:paraId="4C9F9AB7" w14:textId="77777777" w:rsidTr="002935E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627" w:author="Seltzer, Karl" w:date="2024-04-05T15:09: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628" w:author="Seltzer, Karl" w:date="2024-04-05T15:01:00Z"/>
          <w:trPrChange w:id="4629" w:author="Seltzer, Karl" w:date="2024-04-05T15:09:00Z">
            <w:trPr>
              <w:trHeight w:val="143"/>
            </w:trPr>
          </w:trPrChange>
        </w:trPr>
        <w:tc>
          <w:tcPr>
            <w:tcW w:w="3055" w:type="dxa"/>
            <w:vAlign w:val="center"/>
            <w:tcPrChange w:id="4630" w:author="Seltzer, Karl" w:date="2024-04-05T15:09:00Z">
              <w:tcPr>
                <w:tcW w:w="3055" w:type="dxa"/>
                <w:vAlign w:val="center"/>
              </w:tcPr>
            </w:tcPrChange>
          </w:tcPr>
          <w:p w14:paraId="3FEB4A0D" w14:textId="0554A56F" w:rsidR="00D77EC8" w:rsidRPr="002304FF" w:rsidRDefault="00D77EC8" w:rsidP="002935EA">
            <w:pPr>
              <w:spacing w:after="0"/>
              <w:jc w:val="center"/>
              <w:rPr>
                <w:ins w:id="4631" w:author="Seltzer, Karl" w:date="2024-04-05T15:01:00Z"/>
                <w:rFonts w:cstheme="minorHAnsi"/>
                <w:color w:val="000000"/>
                <w:sz w:val="20"/>
                <w:szCs w:val="20"/>
              </w:rPr>
            </w:pPr>
            <w:ins w:id="4632" w:author="Seltzer, Karl" w:date="2024-04-05T15:03:00Z">
              <w:r w:rsidRPr="00300A7F">
                <w:rPr>
                  <w:rFonts w:cstheme="minorHAnsi"/>
                  <w:color w:val="000000"/>
                  <w:sz w:val="20"/>
                  <w:szCs w:val="20"/>
                </w:rPr>
                <w:t>PM-CR2 (CMAQ)</w:t>
              </w:r>
            </w:ins>
          </w:p>
        </w:tc>
        <w:tc>
          <w:tcPr>
            <w:tcW w:w="1620" w:type="dxa"/>
            <w:vAlign w:val="center"/>
            <w:tcPrChange w:id="4633" w:author="Seltzer, Karl" w:date="2024-04-05T15:09:00Z">
              <w:tcPr>
                <w:tcW w:w="1620" w:type="dxa"/>
                <w:vAlign w:val="center"/>
              </w:tcPr>
            </w:tcPrChange>
          </w:tcPr>
          <w:p w14:paraId="4084B6CE" w14:textId="39ECBD55" w:rsidR="00D77EC8" w:rsidRPr="002304FF" w:rsidRDefault="00D77EC8" w:rsidP="002935EA">
            <w:pPr>
              <w:spacing w:after="0"/>
              <w:jc w:val="center"/>
              <w:rPr>
                <w:ins w:id="4634" w:author="Seltzer, Karl" w:date="2024-04-05T15:01:00Z"/>
                <w:rFonts w:cstheme="minorHAnsi"/>
                <w:color w:val="000000"/>
                <w:sz w:val="20"/>
                <w:szCs w:val="20"/>
              </w:rPr>
            </w:pPr>
            <w:ins w:id="4635" w:author="Seltzer, Karl" w:date="2024-04-05T15:03:00Z">
              <w:r>
                <w:rPr>
                  <w:rFonts w:cstheme="minorHAnsi"/>
                  <w:color w:val="000000"/>
                  <w:sz w:val="20"/>
                  <w:szCs w:val="20"/>
                </w:rPr>
                <w:t>A</w:t>
              </w:r>
              <w:r w:rsidRPr="008F4E5E">
                <w:rPr>
                  <w:rFonts w:cstheme="minorHAnsi"/>
                  <w:color w:val="000000"/>
                  <w:sz w:val="20"/>
                  <w:szCs w:val="20"/>
                </w:rPr>
                <w:t>ROC</w:t>
              </w:r>
            </w:ins>
            <w:ins w:id="4636" w:author="Seltzer, Karl" w:date="2024-04-05T15:04:00Z">
              <w:r>
                <w:rPr>
                  <w:rFonts w:cstheme="minorHAnsi"/>
                  <w:color w:val="000000"/>
                  <w:sz w:val="20"/>
                  <w:szCs w:val="20"/>
                </w:rPr>
                <w:t>P1</w:t>
              </w:r>
            </w:ins>
            <w:ins w:id="4637" w:author="Seltzer, Karl" w:date="2024-04-05T15:03:00Z">
              <w:r>
                <w:rPr>
                  <w:rFonts w:cstheme="minorHAnsi"/>
                  <w:color w:val="000000"/>
                  <w:sz w:val="20"/>
                  <w:szCs w:val="20"/>
                </w:rPr>
                <w:t>ALK</w:t>
              </w:r>
            </w:ins>
          </w:p>
        </w:tc>
        <w:tc>
          <w:tcPr>
            <w:tcW w:w="3780" w:type="dxa"/>
            <w:vAlign w:val="center"/>
            <w:tcPrChange w:id="4638" w:author="Seltzer, Karl" w:date="2024-04-05T15:09:00Z">
              <w:tcPr>
                <w:tcW w:w="3780" w:type="dxa"/>
                <w:vAlign w:val="center"/>
              </w:tcPr>
            </w:tcPrChange>
          </w:tcPr>
          <w:p w14:paraId="6360AAC4" w14:textId="77777777" w:rsidR="00D77EC8" w:rsidRDefault="00D77EC8" w:rsidP="002935EA">
            <w:pPr>
              <w:spacing w:after="0"/>
              <w:jc w:val="center"/>
              <w:rPr>
                <w:ins w:id="4639" w:author="Seltzer, Karl" w:date="2024-04-05T15:09:00Z"/>
                <w:rFonts w:cstheme="minorHAnsi"/>
                <w:color w:val="000000"/>
                <w:sz w:val="20"/>
                <w:szCs w:val="20"/>
              </w:rPr>
            </w:pPr>
            <w:ins w:id="4640" w:author="Seltzer, Karl" w:date="2024-04-05T15:09:00Z">
              <w:r>
                <w:rPr>
                  <w:rFonts w:cstheme="minorHAnsi"/>
                  <w:color w:val="000000"/>
                  <w:sz w:val="20"/>
                  <w:szCs w:val="20"/>
                </w:rPr>
                <w:t>Linear</w:t>
              </w:r>
              <w:r w:rsidRPr="002304FF">
                <w:rPr>
                  <w:rFonts w:cstheme="minorHAnsi"/>
                  <w:color w:val="000000"/>
                  <w:sz w:val="20"/>
                  <w:szCs w:val="20"/>
                </w:rPr>
                <w:t xml:space="preserve"> Hydrocarbons,</w:t>
              </w:r>
            </w:ins>
          </w:p>
          <w:p w14:paraId="3E65CDC2" w14:textId="6DB838F6" w:rsidR="00D77EC8" w:rsidRPr="002304FF" w:rsidRDefault="00D77EC8" w:rsidP="002935EA">
            <w:pPr>
              <w:spacing w:after="0"/>
              <w:jc w:val="center"/>
              <w:rPr>
                <w:ins w:id="4641" w:author="Seltzer, Karl" w:date="2024-04-05T15:01:00Z"/>
                <w:rFonts w:cstheme="minorHAnsi"/>
                <w:color w:val="000000"/>
                <w:sz w:val="20"/>
                <w:szCs w:val="20"/>
              </w:rPr>
            </w:pPr>
            <w:ins w:id="4642" w:author="Seltzer, Karl" w:date="2024-04-05T15:09:00Z">
              <w:r w:rsidRPr="002304FF">
                <w:rPr>
                  <w:rFonts w:cstheme="minorHAnsi"/>
                  <w:color w:val="000000"/>
                  <w:sz w:val="20"/>
                  <w:szCs w:val="20"/>
                </w:rPr>
                <w:t>C* = 1e</w:t>
              </w:r>
              <w:r>
                <w:rPr>
                  <w:rFonts w:cstheme="minorHAnsi"/>
                  <w:color w:val="000000"/>
                  <w:sz w:val="20"/>
                  <w:szCs w:val="20"/>
                </w:rPr>
                <w:t>1</w:t>
              </w:r>
              <w:r w:rsidRPr="002304FF">
                <w:rPr>
                  <w:rFonts w:cstheme="minorHAnsi"/>
                  <w:color w:val="000000"/>
                  <w:sz w:val="20"/>
                  <w:szCs w:val="20"/>
                </w:rPr>
                <w:t xml:space="preserve"> ug m-3</w:t>
              </w:r>
            </w:ins>
          </w:p>
        </w:tc>
        <w:tc>
          <w:tcPr>
            <w:tcW w:w="900" w:type="dxa"/>
            <w:vAlign w:val="center"/>
            <w:tcPrChange w:id="4643" w:author="Seltzer, Karl" w:date="2024-04-05T15:09:00Z">
              <w:tcPr>
                <w:tcW w:w="900" w:type="dxa"/>
                <w:vAlign w:val="center"/>
              </w:tcPr>
            </w:tcPrChange>
          </w:tcPr>
          <w:p w14:paraId="62936BE8" w14:textId="7D132A2C" w:rsidR="00D77EC8" w:rsidRPr="002304FF" w:rsidRDefault="00D77EC8" w:rsidP="002935EA">
            <w:pPr>
              <w:keepNext/>
              <w:spacing w:after="0"/>
              <w:jc w:val="center"/>
              <w:rPr>
                <w:ins w:id="4644" w:author="Seltzer, Karl" w:date="2024-04-05T15:01:00Z"/>
                <w:rFonts w:cstheme="minorHAnsi"/>
                <w:color w:val="000000"/>
                <w:sz w:val="20"/>
                <w:szCs w:val="20"/>
              </w:rPr>
            </w:pPr>
            <w:ins w:id="4645" w:author="Seltzer, Karl" w:date="2024-04-05T15:03:00Z">
              <w:r w:rsidRPr="002C0427">
                <w:rPr>
                  <w:rFonts w:cstheme="minorHAnsi"/>
                  <w:color w:val="000000"/>
                  <w:sz w:val="20"/>
                  <w:szCs w:val="20"/>
                </w:rPr>
                <w:t>--</w:t>
              </w:r>
            </w:ins>
          </w:p>
        </w:tc>
      </w:tr>
      <w:tr w:rsidR="00D77EC8" w:rsidRPr="00933A29" w14:paraId="0CC0CAC0" w14:textId="77777777" w:rsidTr="002935E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646" w:author="Seltzer, Karl" w:date="2024-04-05T15:09: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647" w:author="Seltzer, Karl" w:date="2024-04-05T15:01:00Z"/>
          <w:trPrChange w:id="4648" w:author="Seltzer, Karl" w:date="2024-04-05T15:09:00Z">
            <w:trPr>
              <w:trHeight w:val="143"/>
            </w:trPr>
          </w:trPrChange>
        </w:trPr>
        <w:tc>
          <w:tcPr>
            <w:tcW w:w="3055" w:type="dxa"/>
            <w:vAlign w:val="center"/>
            <w:tcPrChange w:id="4649" w:author="Seltzer, Karl" w:date="2024-04-05T15:09:00Z">
              <w:tcPr>
                <w:tcW w:w="3055" w:type="dxa"/>
                <w:vAlign w:val="center"/>
              </w:tcPr>
            </w:tcPrChange>
          </w:tcPr>
          <w:p w14:paraId="21FF4CDA" w14:textId="1B5B49E0" w:rsidR="00D77EC8" w:rsidRPr="002304FF" w:rsidRDefault="00D77EC8" w:rsidP="002935EA">
            <w:pPr>
              <w:spacing w:after="0"/>
              <w:jc w:val="center"/>
              <w:rPr>
                <w:ins w:id="4650" w:author="Seltzer, Karl" w:date="2024-04-05T15:01:00Z"/>
                <w:rFonts w:cstheme="minorHAnsi"/>
                <w:color w:val="000000"/>
                <w:sz w:val="20"/>
                <w:szCs w:val="20"/>
              </w:rPr>
            </w:pPr>
            <w:ins w:id="4651" w:author="Seltzer, Karl" w:date="2024-04-05T15:03:00Z">
              <w:r w:rsidRPr="00300A7F">
                <w:rPr>
                  <w:rFonts w:cstheme="minorHAnsi"/>
                  <w:color w:val="000000"/>
                  <w:sz w:val="20"/>
                  <w:szCs w:val="20"/>
                </w:rPr>
                <w:t>PM-CR2 (CMAQ)</w:t>
              </w:r>
            </w:ins>
          </w:p>
        </w:tc>
        <w:tc>
          <w:tcPr>
            <w:tcW w:w="1620" w:type="dxa"/>
            <w:vAlign w:val="center"/>
            <w:tcPrChange w:id="4652" w:author="Seltzer, Karl" w:date="2024-04-05T15:09:00Z">
              <w:tcPr>
                <w:tcW w:w="1620" w:type="dxa"/>
                <w:vAlign w:val="center"/>
              </w:tcPr>
            </w:tcPrChange>
          </w:tcPr>
          <w:p w14:paraId="5A341006" w14:textId="7885833D" w:rsidR="00D77EC8" w:rsidRPr="002304FF" w:rsidRDefault="00D77EC8" w:rsidP="002935EA">
            <w:pPr>
              <w:spacing w:after="0"/>
              <w:jc w:val="center"/>
              <w:rPr>
                <w:ins w:id="4653" w:author="Seltzer, Karl" w:date="2024-04-05T15:01:00Z"/>
                <w:rFonts w:cstheme="minorHAnsi"/>
                <w:color w:val="000000"/>
                <w:sz w:val="20"/>
                <w:szCs w:val="20"/>
              </w:rPr>
            </w:pPr>
            <w:ins w:id="4654" w:author="Seltzer, Karl" w:date="2024-04-05T15:03:00Z">
              <w:r>
                <w:rPr>
                  <w:rFonts w:cstheme="minorHAnsi"/>
                  <w:color w:val="000000"/>
                  <w:sz w:val="20"/>
                  <w:szCs w:val="20"/>
                </w:rPr>
                <w:t>A</w:t>
              </w:r>
              <w:r w:rsidRPr="008F4E5E">
                <w:rPr>
                  <w:rFonts w:cstheme="minorHAnsi"/>
                  <w:color w:val="000000"/>
                  <w:sz w:val="20"/>
                  <w:szCs w:val="20"/>
                </w:rPr>
                <w:t>ROC</w:t>
              </w:r>
            </w:ins>
            <w:ins w:id="4655" w:author="Seltzer, Karl" w:date="2024-04-05T15:04:00Z">
              <w:r>
                <w:rPr>
                  <w:rFonts w:cstheme="minorHAnsi"/>
                  <w:color w:val="000000"/>
                  <w:sz w:val="20"/>
                  <w:szCs w:val="20"/>
                </w:rPr>
                <w:t>P2</w:t>
              </w:r>
            </w:ins>
            <w:ins w:id="4656" w:author="Seltzer, Karl" w:date="2024-04-05T15:03:00Z">
              <w:r w:rsidRPr="008F4E5E">
                <w:rPr>
                  <w:rFonts w:cstheme="minorHAnsi"/>
                  <w:color w:val="000000"/>
                  <w:sz w:val="20"/>
                  <w:szCs w:val="20"/>
                </w:rPr>
                <w:t>OXY</w:t>
              </w:r>
              <w:r>
                <w:rPr>
                  <w:rFonts w:cstheme="minorHAnsi"/>
                  <w:color w:val="000000"/>
                  <w:sz w:val="20"/>
                  <w:szCs w:val="20"/>
                </w:rPr>
                <w:t>2</w:t>
              </w:r>
            </w:ins>
          </w:p>
        </w:tc>
        <w:tc>
          <w:tcPr>
            <w:tcW w:w="3780" w:type="dxa"/>
            <w:vAlign w:val="center"/>
            <w:tcPrChange w:id="4657" w:author="Seltzer, Karl" w:date="2024-04-05T15:09:00Z">
              <w:tcPr>
                <w:tcW w:w="3780" w:type="dxa"/>
                <w:vAlign w:val="center"/>
              </w:tcPr>
            </w:tcPrChange>
          </w:tcPr>
          <w:p w14:paraId="4446E8C2" w14:textId="77777777" w:rsidR="00D77EC8" w:rsidRDefault="00D77EC8" w:rsidP="002935EA">
            <w:pPr>
              <w:spacing w:after="0"/>
              <w:jc w:val="center"/>
              <w:rPr>
                <w:ins w:id="4658" w:author="Seltzer, Karl" w:date="2024-04-05T15:09:00Z"/>
                <w:rFonts w:cstheme="minorHAnsi"/>
                <w:color w:val="000000"/>
                <w:sz w:val="20"/>
                <w:szCs w:val="20"/>
              </w:rPr>
            </w:pPr>
            <w:ins w:id="4659" w:author="Seltzer, Karl" w:date="2024-04-05T15:09:00Z">
              <w:r>
                <w:rPr>
                  <w:rFonts w:cstheme="minorHAnsi"/>
                  <w:color w:val="000000"/>
                  <w:sz w:val="20"/>
                  <w:szCs w:val="20"/>
                </w:rPr>
                <w:t>Oxygenated</w:t>
              </w:r>
              <w:r w:rsidRPr="002304FF">
                <w:rPr>
                  <w:rFonts w:cstheme="minorHAnsi"/>
                  <w:color w:val="000000"/>
                  <w:sz w:val="20"/>
                  <w:szCs w:val="20"/>
                </w:rPr>
                <w:t xml:space="preserve"> Hydrocarbons,</w:t>
              </w:r>
            </w:ins>
          </w:p>
          <w:p w14:paraId="1A57A54D" w14:textId="13F7FB2A" w:rsidR="00D77EC8" w:rsidRPr="002304FF" w:rsidRDefault="00D77EC8" w:rsidP="002935EA">
            <w:pPr>
              <w:spacing w:after="0"/>
              <w:jc w:val="center"/>
              <w:rPr>
                <w:ins w:id="4660" w:author="Seltzer, Karl" w:date="2024-04-05T15:01:00Z"/>
                <w:rFonts w:cstheme="minorHAnsi"/>
                <w:color w:val="000000"/>
                <w:sz w:val="20"/>
                <w:szCs w:val="20"/>
              </w:rPr>
            </w:pPr>
            <w:ins w:id="4661" w:author="Seltzer, Karl" w:date="2024-04-05T15:09:00Z">
              <w:r w:rsidRPr="002304FF">
                <w:rPr>
                  <w:rFonts w:cstheme="minorHAnsi"/>
                  <w:color w:val="000000"/>
                  <w:sz w:val="20"/>
                  <w:szCs w:val="20"/>
                </w:rPr>
                <w:t>C* = 1e</w:t>
              </w:r>
              <w:r>
                <w:rPr>
                  <w:rFonts w:cstheme="minorHAnsi"/>
                  <w:color w:val="000000"/>
                  <w:sz w:val="20"/>
                  <w:szCs w:val="20"/>
                </w:rPr>
                <w:t>2</w:t>
              </w:r>
              <w:r w:rsidRPr="002304FF">
                <w:rPr>
                  <w:rFonts w:cstheme="minorHAnsi"/>
                  <w:color w:val="000000"/>
                  <w:sz w:val="20"/>
                  <w:szCs w:val="20"/>
                </w:rPr>
                <w:t xml:space="preserve"> ug m-3</w:t>
              </w:r>
              <w:r>
                <w:rPr>
                  <w:rFonts w:cstheme="minorHAnsi"/>
                  <w:color w:val="000000"/>
                  <w:sz w:val="20"/>
                  <w:szCs w:val="20"/>
                </w:rPr>
                <w:t>, O/C = 0.2</w:t>
              </w:r>
            </w:ins>
          </w:p>
        </w:tc>
        <w:tc>
          <w:tcPr>
            <w:tcW w:w="900" w:type="dxa"/>
            <w:vAlign w:val="center"/>
            <w:tcPrChange w:id="4662" w:author="Seltzer, Karl" w:date="2024-04-05T15:09:00Z">
              <w:tcPr>
                <w:tcW w:w="900" w:type="dxa"/>
                <w:vAlign w:val="center"/>
              </w:tcPr>
            </w:tcPrChange>
          </w:tcPr>
          <w:p w14:paraId="2F6D3CC3" w14:textId="6345E50D" w:rsidR="00D77EC8" w:rsidRPr="002304FF" w:rsidRDefault="00D77EC8" w:rsidP="002935EA">
            <w:pPr>
              <w:keepNext/>
              <w:spacing w:after="0"/>
              <w:jc w:val="center"/>
              <w:rPr>
                <w:ins w:id="4663" w:author="Seltzer, Karl" w:date="2024-04-05T15:01:00Z"/>
                <w:rFonts w:cstheme="minorHAnsi"/>
                <w:color w:val="000000"/>
                <w:sz w:val="20"/>
                <w:szCs w:val="20"/>
              </w:rPr>
            </w:pPr>
            <w:ins w:id="4664" w:author="Seltzer, Karl" w:date="2024-04-05T15:03:00Z">
              <w:r w:rsidRPr="002C0427">
                <w:rPr>
                  <w:rFonts w:cstheme="minorHAnsi"/>
                  <w:color w:val="000000"/>
                  <w:sz w:val="20"/>
                  <w:szCs w:val="20"/>
                </w:rPr>
                <w:t>--</w:t>
              </w:r>
            </w:ins>
          </w:p>
        </w:tc>
      </w:tr>
      <w:tr w:rsidR="00D77EC8" w:rsidRPr="00933A29" w14:paraId="1D745EFB" w14:textId="77777777" w:rsidTr="002935EA">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665" w:author="Seltzer, Karl" w:date="2024-04-05T15:09: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143"/>
          <w:ins w:id="4666" w:author="Seltzer, Karl" w:date="2024-04-05T15:01:00Z"/>
          <w:trPrChange w:id="4667" w:author="Seltzer, Karl" w:date="2024-04-05T15:09:00Z">
            <w:trPr>
              <w:trHeight w:val="143"/>
            </w:trPr>
          </w:trPrChange>
        </w:trPr>
        <w:tc>
          <w:tcPr>
            <w:tcW w:w="3055" w:type="dxa"/>
            <w:vAlign w:val="center"/>
            <w:tcPrChange w:id="4668" w:author="Seltzer, Karl" w:date="2024-04-05T15:09:00Z">
              <w:tcPr>
                <w:tcW w:w="3055" w:type="dxa"/>
                <w:vAlign w:val="center"/>
              </w:tcPr>
            </w:tcPrChange>
          </w:tcPr>
          <w:p w14:paraId="5B2EED48" w14:textId="182DD2D8" w:rsidR="00D77EC8" w:rsidRPr="002304FF" w:rsidRDefault="00D77EC8" w:rsidP="002935EA">
            <w:pPr>
              <w:spacing w:after="0"/>
              <w:jc w:val="center"/>
              <w:rPr>
                <w:ins w:id="4669" w:author="Seltzer, Karl" w:date="2024-04-05T15:01:00Z"/>
                <w:rFonts w:cstheme="minorHAnsi"/>
                <w:color w:val="000000"/>
                <w:sz w:val="20"/>
                <w:szCs w:val="20"/>
              </w:rPr>
            </w:pPr>
            <w:ins w:id="4670" w:author="Seltzer, Karl" w:date="2024-04-05T15:03:00Z">
              <w:r w:rsidRPr="00300A7F">
                <w:rPr>
                  <w:rFonts w:cstheme="minorHAnsi"/>
                  <w:color w:val="000000"/>
                  <w:sz w:val="20"/>
                  <w:szCs w:val="20"/>
                </w:rPr>
                <w:t>PM-CR2 (CMAQ)</w:t>
              </w:r>
            </w:ins>
          </w:p>
        </w:tc>
        <w:tc>
          <w:tcPr>
            <w:tcW w:w="1620" w:type="dxa"/>
            <w:vAlign w:val="center"/>
            <w:tcPrChange w:id="4671" w:author="Seltzer, Karl" w:date="2024-04-05T15:09:00Z">
              <w:tcPr>
                <w:tcW w:w="1620" w:type="dxa"/>
                <w:vAlign w:val="center"/>
              </w:tcPr>
            </w:tcPrChange>
          </w:tcPr>
          <w:p w14:paraId="3251D293" w14:textId="43461142" w:rsidR="00D77EC8" w:rsidRPr="002304FF" w:rsidRDefault="00D77EC8" w:rsidP="002935EA">
            <w:pPr>
              <w:spacing w:after="0"/>
              <w:jc w:val="center"/>
              <w:rPr>
                <w:ins w:id="4672" w:author="Seltzer, Karl" w:date="2024-04-05T15:01:00Z"/>
                <w:rFonts w:cstheme="minorHAnsi"/>
                <w:color w:val="000000"/>
                <w:sz w:val="20"/>
                <w:szCs w:val="20"/>
              </w:rPr>
            </w:pPr>
            <w:ins w:id="4673" w:author="Seltzer, Karl" w:date="2024-04-05T15:03:00Z">
              <w:r>
                <w:rPr>
                  <w:rFonts w:cstheme="minorHAnsi"/>
                  <w:color w:val="000000"/>
                  <w:sz w:val="20"/>
                  <w:szCs w:val="20"/>
                </w:rPr>
                <w:t>A</w:t>
              </w:r>
              <w:r w:rsidRPr="008F4E5E">
                <w:rPr>
                  <w:rFonts w:cstheme="minorHAnsi"/>
                  <w:color w:val="000000"/>
                  <w:sz w:val="20"/>
                  <w:szCs w:val="20"/>
                </w:rPr>
                <w:t>ROC</w:t>
              </w:r>
            </w:ins>
            <w:ins w:id="4674" w:author="Seltzer, Karl" w:date="2024-04-05T15:04:00Z">
              <w:r>
                <w:rPr>
                  <w:rFonts w:cstheme="minorHAnsi"/>
                  <w:color w:val="000000"/>
                  <w:sz w:val="20"/>
                  <w:szCs w:val="20"/>
                </w:rPr>
                <w:t>P2</w:t>
              </w:r>
            </w:ins>
            <w:ins w:id="4675" w:author="Seltzer, Karl" w:date="2024-04-05T15:03:00Z">
              <w:r>
                <w:rPr>
                  <w:rFonts w:cstheme="minorHAnsi"/>
                  <w:color w:val="000000"/>
                  <w:sz w:val="20"/>
                  <w:szCs w:val="20"/>
                </w:rPr>
                <w:t>ALK</w:t>
              </w:r>
            </w:ins>
          </w:p>
        </w:tc>
        <w:tc>
          <w:tcPr>
            <w:tcW w:w="3780" w:type="dxa"/>
            <w:vAlign w:val="center"/>
            <w:tcPrChange w:id="4676" w:author="Seltzer, Karl" w:date="2024-04-05T15:09:00Z">
              <w:tcPr>
                <w:tcW w:w="3780" w:type="dxa"/>
                <w:vAlign w:val="center"/>
              </w:tcPr>
            </w:tcPrChange>
          </w:tcPr>
          <w:p w14:paraId="3E55C459" w14:textId="77777777" w:rsidR="00D77EC8" w:rsidRDefault="00D77EC8" w:rsidP="002935EA">
            <w:pPr>
              <w:spacing w:after="0"/>
              <w:jc w:val="center"/>
              <w:rPr>
                <w:ins w:id="4677" w:author="Seltzer, Karl" w:date="2024-04-05T15:09:00Z"/>
                <w:rFonts w:cstheme="minorHAnsi"/>
                <w:color w:val="000000"/>
                <w:sz w:val="20"/>
                <w:szCs w:val="20"/>
              </w:rPr>
            </w:pPr>
            <w:ins w:id="4678" w:author="Seltzer, Karl" w:date="2024-04-05T15:09:00Z">
              <w:r>
                <w:rPr>
                  <w:rFonts w:cstheme="minorHAnsi"/>
                  <w:color w:val="000000"/>
                  <w:sz w:val="20"/>
                  <w:szCs w:val="20"/>
                </w:rPr>
                <w:t>Linear</w:t>
              </w:r>
              <w:r w:rsidRPr="002304FF">
                <w:rPr>
                  <w:rFonts w:cstheme="minorHAnsi"/>
                  <w:color w:val="000000"/>
                  <w:sz w:val="20"/>
                  <w:szCs w:val="20"/>
                </w:rPr>
                <w:t xml:space="preserve"> Hydrocarbons,</w:t>
              </w:r>
            </w:ins>
          </w:p>
          <w:p w14:paraId="08082F11" w14:textId="5384B4C2" w:rsidR="00D77EC8" w:rsidRPr="002304FF" w:rsidRDefault="00D77EC8" w:rsidP="002935EA">
            <w:pPr>
              <w:spacing w:after="0"/>
              <w:jc w:val="center"/>
              <w:rPr>
                <w:ins w:id="4679" w:author="Seltzer, Karl" w:date="2024-04-05T15:01:00Z"/>
                <w:rFonts w:cstheme="minorHAnsi"/>
                <w:color w:val="000000"/>
                <w:sz w:val="20"/>
                <w:szCs w:val="20"/>
              </w:rPr>
            </w:pPr>
            <w:ins w:id="4680" w:author="Seltzer, Karl" w:date="2024-04-05T15:09:00Z">
              <w:r w:rsidRPr="002304FF">
                <w:rPr>
                  <w:rFonts w:cstheme="minorHAnsi"/>
                  <w:color w:val="000000"/>
                  <w:sz w:val="20"/>
                  <w:szCs w:val="20"/>
                </w:rPr>
                <w:t>C* = 1e</w:t>
              </w:r>
              <w:r>
                <w:rPr>
                  <w:rFonts w:cstheme="minorHAnsi"/>
                  <w:color w:val="000000"/>
                  <w:sz w:val="20"/>
                  <w:szCs w:val="20"/>
                </w:rPr>
                <w:t>2</w:t>
              </w:r>
              <w:r w:rsidRPr="002304FF">
                <w:rPr>
                  <w:rFonts w:cstheme="minorHAnsi"/>
                  <w:color w:val="000000"/>
                  <w:sz w:val="20"/>
                  <w:szCs w:val="20"/>
                </w:rPr>
                <w:t xml:space="preserve"> ug m-3</w:t>
              </w:r>
            </w:ins>
          </w:p>
        </w:tc>
        <w:tc>
          <w:tcPr>
            <w:tcW w:w="900" w:type="dxa"/>
            <w:vAlign w:val="center"/>
            <w:tcPrChange w:id="4681" w:author="Seltzer, Karl" w:date="2024-04-05T15:09:00Z">
              <w:tcPr>
                <w:tcW w:w="900" w:type="dxa"/>
                <w:vAlign w:val="center"/>
              </w:tcPr>
            </w:tcPrChange>
          </w:tcPr>
          <w:p w14:paraId="3D02549A" w14:textId="0B71025C" w:rsidR="00D77EC8" w:rsidRPr="002304FF" w:rsidRDefault="00D77EC8" w:rsidP="002935EA">
            <w:pPr>
              <w:keepNext/>
              <w:spacing w:after="0"/>
              <w:jc w:val="center"/>
              <w:rPr>
                <w:ins w:id="4682" w:author="Seltzer, Karl" w:date="2024-04-05T15:01:00Z"/>
                <w:rFonts w:cstheme="minorHAnsi"/>
                <w:color w:val="000000"/>
                <w:sz w:val="20"/>
                <w:szCs w:val="20"/>
              </w:rPr>
            </w:pPr>
            <w:ins w:id="4683" w:author="Seltzer, Karl" w:date="2024-04-05T15:03:00Z">
              <w:r w:rsidRPr="002C0427">
                <w:rPr>
                  <w:rFonts w:cstheme="minorHAnsi"/>
                  <w:color w:val="000000"/>
                  <w:sz w:val="20"/>
                  <w:szCs w:val="20"/>
                </w:rPr>
                <w:t>--</w:t>
              </w:r>
            </w:ins>
          </w:p>
        </w:tc>
      </w:tr>
      <w:tr w:rsidR="002935EA" w:rsidRPr="00933A29" w14:paraId="7876C15A" w14:textId="77777777" w:rsidTr="00590F38">
        <w:trPr>
          <w:trHeight w:val="143"/>
          <w:ins w:id="4684" w:author="Seltzer, Karl" w:date="2024-04-05T15:09:00Z"/>
        </w:trPr>
        <w:tc>
          <w:tcPr>
            <w:tcW w:w="3055" w:type="dxa"/>
            <w:vAlign w:val="center"/>
          </w:tcPr>
          <w:p w14:paraId="076AFE77" w14:textId="3209E952" w:rsidR="002935EA" w:rsidRPr="002304FF" w:rsidRDefault="002935EA" w:rsidP="002935EA">
            <w:pPr>
              <w:spacing w:after="0"/>
              <w:jc w:val="center"/>
              <w:rPr>
                <w:ins w:id="4685" w:author="Seltzer, Karl" w:date="2024-04-05T15:09:00Z"/>
                <w:rFonts w:cstheme="minorHAnsi"/>
                <w:color w:val="000000"/>
                <w:sz w:val="20"/>
                <w:szCs w:val="20"/>
              </w:rPr>
            </w:pPr>
            <w:ins w:id="4686" w:author="Seltzer, Karl" w:date="2024-04-05T15:09:00Z">
              <w:r w:rsidRPr="00300A7F">
                <w:rPr>
                  <w:rFonts w:cstheme="minorHAnsi"/>
                  <w:color w:val="000000"/>
                  <w:sz w:val="20"/>
                  <w:szCs w:val="20"/>
                </w:rPr>
                <w:t>PM-CR2 (CMAQ)</w:t>
              </w:r>
            </w:ins>
          </w:p>
        </w:tc>
        <w:tc>
          <w:tcPr>
            <w:tcW w:w="1620" w:type="dxa"/>
            <w:vAlign w:val="center"/>
          </w:tcPr>
          <w:p w14:paraId="2EB0C471" w14:textId="1DFD03FA" w:rsidR="002935EA" w:rsidRPr="002304FF" w:rsidRDefault="002935EA" w:rsidP="002935EA">
            <w:pPr>
              <w:spacing w:after="0"/>
              <w:jc w:val="center"/>
              <w:rPr>
                <w:ins w:id="4687" w:author="Seltzer, Karl" w:date="2024-04-05T15:09:00Z"/>
                <w:rFonts w:cstheme="minorHAnsi"/>
                <w:color w:val="000000"/>
                <w:sz w:val="20"/>
                <w:szCs w:val="20"/>
              </w:rPr>
            </w:pPr>
            <w:ins w:id="4688" w:author="Seltzer, Karl" w:date="2024-04-05T15:09:00Z">
              <w:r>
                <w:rPr>
                  <w:rFonts w:cstheme="minorHAnsi"/>
                  <w:color w:val="000000"/>
                  <w:sz w:val="20"/>
                  <w:szCs w:val="20"/>
                </w:rPr>
                <w:t>A</w:t>
              </w:r>
              <w:r w:rsidRPr="008F4E5E">
                <w:rPr>
                  <w:rFonts w:cstheme="minorHAnsi"/>
                  <w:color w:val="000000"/>
                  <w:sz w:val="20"/>
                  <w:szCs w:val="20"/>
                </w:rPr>
                <w:t>ROC</w:t>
              </w:r>
              <w:r>
                <w:rPr>
                  <w:rFonts w:cstheme="minorHAnsi"/>
                  <w:color w:val="000000"/>
                  <w:sz w:val="20"/>
                  <w:szCs w:val="20"/>
                </w:rPr>
                <w:t>P</w:t>
              </w:r>
            </w:ins>
            <w:ins w:id="4689" w:author="Seltzer, Karl" w:date="2024-04-05T15:10:00Z">
              <w:r>
                <w:rPr>
                  <w:rFonts w:cstheme="minorHAnsi"/>
                  <w:color w:val="000000"/>
                  <w:sz w:val="20"/>
                  <w:szCs w:val="20"/>
                </w:rPr>
                <w:t>3</w:t>
              </w:r>
            </w:ins>
            <w:ins w:id="4690" w:author="Seltzer, Karl" w:date="2024-04-05T15:09:00Z">
              <w:r w:rsidRPr="008F4E5E">
                <w:rPr>
                  <w:rFonts w:cstheme="minorHAnsi"/>
                  <w:color w:val="000000"/>
                  <w:sz w:val="20"/>
                  <w:szCs w:val="20"/>
                </w:rPr>
                <w:t>OXY</w:t>
              </w:r>
              <w:r>
                <w:rPr>
                  <w:rFonts w:cstheme="minorHAnsi"/>
                  <w:color w:val="000000"/>
                  <w:sz w:val="20"/>
                  <w:szCs w:val="20"/>
                </w:rPr>
                <w:t>2</w:t>
              </w:r>
            </w:ins>
          </w:p>
        </w:tc>
        <w:tc>
          <w:tcPr>
            <w:tcW w:w="3780" w:type="dxa"/>
            <w:vAlign w:val="center"/>
          </w:tcPr>
          <w:p w14:paraId="20231BB7" w14:textId="77777777" w:rsidR="002935EA" w:rsidRDefault="002935EA" w:rsidP="002935EA">
            <w:pPr>
              <w:spacing w:after="0"/>
              <w:jc w:val="center"/>
              <w:rPr>
                <w:ins w:id="4691" w:author="Seltzer, Karl" w:date="2024-04-05T15:09:00Z"/>
                <w:rFonts w:cstheme="minorHAnsi"/>
                <w:color w:val="000000"/>
                <w:sz w:val="20"/>
                <w:szCs w:val="20"/>
              </w:rPr>
            </w:pPr>
            <w:ins w:id="4692" w:author="Seltzer, Karl" w:date="2024-04-05T15:09:00Z">
              <w:r>
                <w:rPr>
                  <w:rFonts w:cstheme="minorHAnsi"/>
                  <w:color w:val="000000"/>
                  <w:sz w:val="20"/>
                  <w:szCs w:val="20"/>
                </w:rPr>
                <w:t>Oxygenated</w:t>
              </w:r>
              <w:r w:rsidRPr="002304FF">
                <w:rPr>
                  <w:rFonts w:cstheme="minorHAnsi"/>
                  <w:color w:val="000000"/>
                  <w:sz w:val="20"/>
                  <w:szCs w:val="20"/>
                </w:rPr>
                <w:t xml:space="preserve"> Hydrocarbons,</w:t>
              </w:r>
            </w:ins>
          </w:p>
          <w:p w14:paraId="4E6CF925" w14:textId="7CE83CB5" w:rsidR="002935EA" w:rsidRPr="002304FF" w:rsidRDefault="002935EA" w:rsidP="002935EA">
            <w:pPr>
              <w:spacing w:after="0"/>
              <w:jc w:val="center"/>
              <w:rPr>
                <w:ins w:id="4693" w:author="Seltzer, Karl" w:date="2024-04-05T15:09:00Z"/>
                <w:rFonts w:cstheme="minorHAnsi"/>
                <w:color w:val="000000"/>
                <w:sz w:val="20"/>
                <w:szCs w:val="20"/>
              </w:rPr>
            </w:pPr>
            <w:ins w:id="4694" w:author="Seltzer, Karl" w:date="2024-04-05T15:09:00Z">
              <w:r w:rsidRPr="002304FF">
                <w:rPr>
                  <w:rFonts w:cstheme="minorHAnsi"/>
                  <w:color w:val="000000"/>
                  <w:sz w:val="20"/>
                  <w:szCs w:val="20"/>
                </w:rPr>
                <w:t>C* = 1e</w:t>
              </w:r>
            </w:ins>
            <w:ins w:id="4695" w:author="Seltzer, Karl" w:date="2024-04-05T15:10:00Z">
              <w:r>
                <w:rPr>
                  <w:rFonts w:cstheme="minorHAnsi"/>
                  <w:color w:val="000000"/>
                  <w:sz w:val="20"/>
                  <w:szCs w:val="20"/>
                </w:rPr>
                <w:t>3</w:t>
              </w:r>
            </w:ins>
            <w:ins w:id="4696" w:author="Seltzer, Karl" w:date="2024-04-05T15:09:00Z">
              <w:r w:rsidRPr="002304FF">
                <w:rPr>
                  <w:rFonts w:cstheme="minorHAnsi"/>
                  <w:color w:val="000000"/>
                  <w:sz w:val="20"/>
                  <w:szCs w:val="20"/>
                </w:rPr>
                <w:t xml:space="preserve"> ug m-3</w:t>
              </w:r>
              <w:r>
                <w:rPr>
                  <w:rFonts w:cstheme="minorHAnsi"/>
                  <w:color w:val="000000"/>
                  <w:sz w:val="20"/>
                  <w:szCs w:val="20"/>
                </w:rPr>
                <w:t>, O/C = 0.2</w:t>
              </w:r>
            </w:ins>
          </w:p>
        </w:tc>
        <w:tc>
          <w:tcPr>
            <w:tcW w:w="900" w:type="dxa"/>
            <w:vAlign w:val="center"/>
          </w:tcPr>
          <w:p w14:paraId="459ECEF7" w14:textId="3A762C50" w:rsidR="002935EA" w:rsidRPr="002304FF" w:rsidRDefault="002935EA" w:rsidP="002935EA">
            <w:pPr>
              <w:keepNext/>
              <w:spacing w:after="0"/>
              <w:jc w:val="center"/>
              <w:rPr>
                <w:ins w:id="4697" w:author="Seltzer, Karl" w:date="2024-04-05T15:09:00Z"/>
                <w:rFonts w:cstheme="minorHAnsi"/>
                <w:color w:val="000000"/>
                <w:sz w:val="20"/>
                <w:szCs w:val="20"/>
              </w:rPr>
            </w:pPr>
            <w:ins w:id="4698" w:author="Seltzer, Karl" w:date="2024-04-05T15:09:00Z">
              <w:r w:rsidRPr="002C0427">
                <w:rPr>
                  <w:rFonts w:cstheme="minorHAnsi"/>
                  <w:color w:val="000000"/>
                  <w:sz w:val="20"/>
                  <w:szCs w:val="20"/>
                </w:rPr>
                <w:t>--</w:t>
              </w:r>
            </w:ins>
          </w:p>
        </w:tc>
      </w:tr>
      <w:tr w:rsidR="002935EA" w:rsidRPr="00933A29" w14:paraId="281087FE" w14:textId="77777777" w:rsidTr="00590F38">
        <w:trPr>
          <w:trHeight w:val="143"/>
          <w:ins w:id="4699" w:author="Seltzer, Karl" w:date="2024-04-05T15:00:00Z"/>
        </w:trPr>
        <w:tc>
          <w:tcPr>
            <w:tcW w:w="3055" w:type="dxa"/>
            <w:vAlign w:val="center"/>
          </w:tcPr>
          <w:p w14:paraId="685A530B" w14:textId="628EC8B6" w:rsidR="002935EA" w:rsidRPr="002304FF" w:rsidRDefault="002935EA" w:rsidP="002935EA">
            <w:pPr>
              <w:spacing w:after="0"/>
              <w:jc w:val="center"/>
              <w:rPr>
                <w:ins w:id="4700" w:author="Seltzer, Karl" w:date="2024-04-05T15:00:00Z"/>
                <w:rFonts w:cstheme="minorHAnsi"/>
                <w:color w:val="000000"/>
                <w:sz w:val="20"/>
                <w:szCs w:val="20"/>
              </w:rPr>
            </w:pPr>
            <w:ins w:id="4701" w:author="Seltzer, Karl" w:date="2024-04-05T15:09:00Z">
              <w:r w:rsidRPr="00300A7F">
                <w:rPr>
                  <w:rFonts w:cstheme="minorHAnsi"/>
                  <w:color w:val="000000"/>
                  <w:sz w:val="20"/>
                  <w:szCs w:val="20"/>
                </w:rPr>
                <w:t>PM-CR2 (CMAQ)</w:t>
              </w:r>
            </w:ins>
          </w:p>
        </w:tc>
        <w:tc>
          <w:tcPr>
            <w:tcW w:w="1620" w:type="dxa"/>
            <w:vAlign w:val="center"/>
          </w:tcPr>
          <w:p w14:paraId="6C30AAA7" w14:textId="6B80B7A0" w:rsidR="002935EA" w:rsidRPr="002304FF" w:rsidRDefault="002935EA" w:rsidP="002935EA">
            <w:pPr>
              <w:spacing w:after="0"/>
              <w:jc w:val="center"/>
              <w:rPr>
                <w:ins w:id="4702" w:author="Seltzer, Karl" w:date="2024-04-05T15:00:00Z"/>
                <w:rFonts w:cstheme="minorHAnsi"/>
                <w:color w:val="000000"/>
                <w:sz w:val="20"/>
                <w:szCs w:val="20"/>
              </w:rPr>
            </w:pPr>
            <w:ins w:id="4703" w:author="Seltzer, Karl" w:date="2024-04-05T15:09:00Z">
              <w:r>
                <w:rPr>
                  <w:rFonts w:cstheme="minorHAnsi"/>
                  <w:color w:val="000000"/>
                  <w:sz w:val="20"/>
                  <w:szCs w:val="20"/>
                </w:rPr>
                <w:t>A</w:t>
              </w:r>
              <w:r w:rsidRPr="008F4E5E">
                <w:rPr>
                  <w:rFonts w:cstheme="minorHAnsi"/>
                  <w:color w:val="000000"/>
                  <w:sz w:val="20"/>
                  <w:szCs w:val="20"/>
                </w:rPr>
                <w:t>ROC</w:t>
              </w:r>
              <w:r>
                <w:rPr>
                  <w:rFonts w:cstheme="minorHAnsi"/>
                  <w:color w:val="000000"/>
                  <w:sz w:val="20"/>
                  <w:szCs w:val="20"/>
                </w:rPr>
                <w:t>P</w:t>
              </w:r>
            </w:ins>
            <w:ins w:id="4704" w:author="Seltzer, Karl" w:date="2024-04-05T15:10:00Z">
              <w:r>
                <w:rPr>
                  <w:rFonts w:cstheme="minorHAnsi"/>
                  <w:color w:val="000000"/>
                  <w:sz w:val="20"/>
                  <w:szCs w:val="20"/>
                </w:rPr>
                <w:t>3</w:t>
              </w:r>
            </w:ins>
            <w:ins w:id="4705" w:author="Seltzer, Karl" w:date="2024-04-05T15:09:00Z">
              <w:r>
                <w:rPr>
                  <w:rFonts w:cstheme="minorHAnsi"/>
                  <w:color w:val="000000"/>
                  <w:sz w:val="20"/>
                  <w:szCs w:val="20"/>
                </w:rPr>
                <w:t>ALK</w:t>
              </w:r>
            </w:ins>
          </w:p>
        </w:tc>
        <w:tc>
          <w:tcPr>
            <w:tcW w:w="3780" w:type="dxa"/>
            <w:vAlign w:val="center"/>
          </w:tcPr>
          <w:p w14:paraId="719D6E1D" w14:textId="77777777" w:rsidR="002935EA" w:rsidRDefault="002935EA" w:rsidP="002935EA">
            <w:pPr>
              <w:spacing w:after="0"/>
              <w:jc w:val="center"/>
              <w:rPr>
                <w:ins w:id="4706" w:author="Seltzer, Karl" w:date="2024-04-05T15:09:00Z"/>
                <w:rFonts w:cstheme="minorHAnsi"/>
                <w:color w:val="000000"/>
                <w:sz w:val="20"/>
                <w:szCs w:val="20"/>
              </w:rPr>
            </w:pPr>
            <w:ins w:id="4707" w:author="Seltzer, Karl" w:date="2024-04-05T15:09:00Z">
              <w:r>
                <w:rPr>
                  <w:rFonts w:cstheme="minorHAnsi"/>
                  <w:color w:val="000000"/>
                  <w:sz w:val="20"/>
                  <w:szCs w:val="20"/>
                </w:rPr>
                <w:t>Linear</w:t>
              </w:r>
              <w:r w:rsidRPr="002304FF">
                <w:rPr>
                  <w:rFonts w:cstheme="minorHAnsi"/>
                  <w:color w:val="000000"/>
                  <w:sz w:val="20"/>
                  <w:szCs w:val="20"/>
                </w:rPr>
                <w:t xml:space="preserve"> Hydrocarbons,</w:t>
              </w:r>
            </w:ins>
          </w:p>
          <w:p w14:paraId="220FCAD2" w14:textId="665C179C" w:rsidR="002935EA" w:rsidRPr="002304FF" w:rsidRDefault="002935EA" w:rsidP="002935EA">
            <w:pPr>
              <w:spacing w:after="0"/>
              <w:jc w:val="center"/>
              <w:rPr>
                <w:ins w:id="4708" w:author="Seltzer, Karl" w:date="2024-04-05T15:00:00Z"/>
                <w:rFonts w:cstheme="minorHAnsi"/>
                <w:color w:val="000000"/>
                <w:sz w:val="20"/>
                <w:szCs w:val="20"/>
              </w:rPr>
            </w:pPr>
            <w:ins w:id="4709" w:author="Seltzer, Karl" w:date="2024-04-05T15:09:00Z">
              <w:r w:rsidRPr="002304FF">
                <w:rPr>
                  <w:rFonts w:cstheme="minorHAnsi"/>
                  <w:color w:val="000000"/>
                  <w:sz w:val="20"/>
                  <w:szCs w:val="20"/>
                </w:rPr>
                <w:t>C* = 1e</w:t>
              </w:r>
            </w:ins>
            <w:ins w:id="4710" w:author="Seltzer, Karl" w:date="2024-04-05T15:10:00Z">
              <w:r>
                <w:rPr>
                  <w:rFonts w:cstheme="minorHAnsi"/>
                  <w:color w:val="000000"/>
                  <w:sz w:val="20"/>
                  <w:szCs w:val="20"/>
                </w:rPr>
                <w:t>3</w:t>
              </w:r>
            </w:ins>
            <w:ins w:id="4711" w:author="Seltzer, Karl" w:date="2024-04-05T15:09:00Z">
              <w:r w:rsidRPr="002304FF">
                <w:rPr>
                  <w:rFonts w:cstheme="minorHAnsi"/>
                  <w:color w:val="000000"/>
                  <w:sz w:val="20"/>
                  <w:szCs w:val="20"/>
                </w:rPr>
                <w:t xml:space="preserve"> ug m-3</w:t>
              </w:r>
            </w:ins>
          </w:p>
        </w:tc>
        <w:tc>
          <w:tcPr>
            <w:tcW w:w="900" w:type="dxa"/>
            <w:vAlign w:val="center"/>
          </w:tcPr>
          <w:p w14:paraId="52E4A165" w14:textId="00B7041C" w:rsidR="002935EA" w:rsidRPr="002304FF" w:rsidRDefault="002935EA" w:rsidP="002935EA">
            <w:pPr>
              <w:keepNext/>
              <w:spacing w:after="0"/>
              <w:jc w:val="center"/>
              <w:rPr>
                <w:ins w:id="4712" w:author="Seltzer, Karl" w:date="2024-04-05T15:00:00Z"/>
                <w:rFonts w:cstheme="minorHAnsi"/>
                <w:color w:val="000000"/>
                <w:sz w:val="20"/>
                <w:szCs w:val="20"/>
              </w:rPr>
            </w:pPr>
            <w:ins w:id="4713" w:author="Seltzer, Karl" w:date="2024-04-05T15:09:00Z">
              <w:r w:rsidRPr="002C0427">
                <w:rPr>
                  <w:rFonts w:cstheme="minorHAnsi"/>
                  <w:color w:val="000000"/>
                  <w:sz w:val="20"/>
                  <w:szCs w:val="20"/>
                </w:rPr>
                <w:t>--</w:t>
              </w:r>
            </w:ins>
          </w:p>
        </w:tc>
      </w:tr>
      <w:tr w:rsidR="00384744" w:rsidRPr="00933A29" w14:paraId="09418DC2" w14:textId="77777777" w:rsidTr="00590F38">
        <w:trPr>
          <w:trHeight w:val="143"/>
        </w:trPr>
        <w:tc>
          <w:tcPr>
            <w:tcW w:w="3055" w:type="dxa"/>
            <w:vAlign w:val="center"/>
          </w:tcPr>
          <w:p w14:paraId="60DBB9F0" w14:textId="7E90A908"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PM-AE6 (</w:t>
            </w:r>
            <w:proofErr w:type="spellStart"/>
            <w:r w:rsidRPr="002304FF">
              <w:rPr>
                <w:rFonts w:cstheme="minorHAnsi"/>
                <w:color w:val="000000"/>
                <w:sz w:val="20"/>
                <w:szCs w:val="20"/>
              </w:rPr>
              <w:t>CAMx</w:t>
            </w:r>
            <w:proofErr w:type="spellEnd"/>
            <w:r w:rsidRPr="002304FF">
              <w:rPr>
                <w:rFonts w:cstheme="minorHAnsi"/>
                <w:color w:val="000000"/>
                <w:sz w:val="20"/>
                <w:szCs w:val="20"/>
              </w:rPr>
              <w:t>)</w:t>
            </w:r>
          </w:p>
        </w:tc>
        <w:tc>
          <w:tcPr>
            <w:tcW w:w="1620" w:type="dxa"/>
            <w:vAlign w:val="center"/>
          </w:tcPr>
          <w:p w14:paraId="68791C34" w14:textId="0EB19364"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POC</w:t>
            </w:r>
          </w:p>
        </w:tc>
        <w:tc>
          <w:tcPr>
            <w:tcW w:w="3780" w:type="dxa"/>
            <w:vAlign w:val="center"/>
          </w:tcPr>
          <w:p w14:paraId="093BE5F0" w14:textId="4D7023FE"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Organic carbon</w:t>
            </w:r>
          </w:p>
        </w:tc>
        <w:tc>
          <w:tcPr>
            <w:tcW w:w="900" w:type="dxa"/>
            <w:vAlign w:val="center"/>
          </w:tcPr>
          <w:p w14:paraId="59F0E301" w14:textId="622197BF" w:rsidR="00384744" w:rsidRPr="002304FF" w:rsidRDefault="00384744" w:rsidP="00384744">
            <w:pPr>
              <w:keepNext/>
              <w:spacing w:after="0"/>
              <w:jc w:val="center"/>
              <w:rPr>
                <w:rFonts w:cstheme="minorHAnsi"/>
                <w:color w:val="000000"/>
                <w:sz w:val="20"/>
                <w:szCs w:val="20"/>
              </w:rPr>
            </w:pPr>
            <w:r w:rsidRPr="002304FF">
              <w:rPr>
                <w:rFonts w:cstheme="minorHAnsi"/>
                <w:color w:val="000000"/>
                <w:sz w:val="20"/>
                <w:szCs w:val="20"/>
              </w:rPr>
              <w:t>--</w:t>
            </w:r>
          </w:p>
        </w:tc>
      </w:tr>
      <w:tr w:rsidR="00384744" w:rsidRPr="00933A29" w14:paraId="5587D42A" w14:textId="77777777" w:rsidTr="00590F38">
        <w:trPr>
          <w:trHeight w:val="143"/>
        </w:trPr>
        <w:tc>
          <w:tcPr>
            <w:tcW w:w="3055" w:type="dxa"/>
            <w:vAlign w:val="center"/>
          </w:tcPr>
          <w:p w14:paraId="5C162AFC" w14:textId="3DC75760"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PM-AE6 (</w:t>
            </w:r>
            <w:proofErr w:type="spellStart"/>
            <w:r w:rsidRPr="002304FF">
              <w:rPr>
                <w:rFonts w:cstheme="minorHAnsi"/>
                <w:color w:val="000000"/>
                <w:sz w:val="20"/>
                <w:szCs w:val="20"/>
              </w:rPr>
              <w:t>CAMx</w:t>
            </w:r>
            <w:proofErr w:type="spellEnd"/>
            <w:r w:rsidRPr="002304FF">
              <w:rPr>
                <w:rFonts w:cstheme="minorHAnsi"/>
                <w:color w:val="000000"/>
                <w:sz w:val="20"/>
                <w:szCs w:val="20"/>
              </w:rPr>
              <w:t>)</w:t>
            </w:r>
          </w:p>
        </w:tc>
        <w:tc>
          <w:tcPr>
            <w:tcW w:w="1620" w:type="dxa"/>
            <w:vAlign w:val="center"/>
          </w:tcPr>
          <w:p w14:paraId="597BDAD0" w14:textId="236FC150"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PEC</w:t>
            </w:r>
          </w:p>
        </w:tc>
        <w:tc>
          <w:tcPr>
            <w:tcW w:w="3780" w:type="dxa"/>
            <w:vAlign w:val="center"/>
          </w:tcPr>
          <w:p w14:paraId="7F865286" w14:textId="1157DFD3"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Elemental Carbon</w:t>
            </w:r>
          </w:p>
        </w:tc>
        <w:tc>
          <w:tcPr>
            <w:tcW w:w="900" w:type="dxa"/>
            <w:vAlign w:val="center"/>
          </w:tcPr>
          <w:p w14:paraId="5F18CD46" w14:textId="7332593F" w:rsidR="00384744" w:rsidRPr="002304FF" w:rsidRDefault="00384744" w:rsidP="00384744">
            <w:pPr>
              <w:keepNext/>
              <w:spacing w:after="0"/>
              <w:jc w:val="center"/>
              <w:rPr>
                <w:rFonts w:cstheme="minorHAnsi"/>
                <w:color w:val="000000"/>
                <w:sz w:val="20"/>
                <w:szCs w:val="20"/>
              </w:rPr>
            </w:pPr>
            <w:r w:rsidRPr="002304FF">
              <w:rPr>
                <w:rFonts w:cstheme="minorHAnsi"/>
                <w:color w:val="000000"/>
                <w:sz w:val="20"/>
                <w:szCs w:val="20"/>
              </w:rPr>
              <w:t>--</w:t>
            </w:r>
          </w:p>
        </w:tc>
      </w:tr>
      <w:tr w:rsidR="00384744" w:rsidRPr="00933A29" w14:paraId="11B60806" w14:textId="77777777" w:rsidTr="00590F38">
        <w:trPr>
          <w:trHeight w:val="143"/>
        </w:trPr>
        <w:tc>
          <w:tcPr>
            <w:tcW w:w="3055" w:type="dxa"/>
            <w:vAlign w:val="center"/>
          </w:tcPr>
          <w:p w14:paraId="56E33203" w14:textId="6D96BD8B"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PM-AE6 (</w:t>
            </w:r>
            <w:proofErr w:type="spellStart"/>
            <w:r w:rsidRPr="002304FF">
              <w:rPr>
                <w:rFonts w:cstheme="minorHAnsi"/>
                <w:color w:val="000000"/>
                <w:sz w:val="20"/>
                <w:szCs w:val="20"/>
              </w:rPr>
              <w:t>CAMx</w:t>
            </w:r>
            <w:proofErr w:type="spellEnd"/>
            <w:r w:rsidRPr="002304FF">
              <w:rPr>
                <w:rFonts w:cstheme="minorHAnsi"/>
                <w:color w:val="000000"/>
                <w:sz w:val="20"/>
                <w:szCs w:val="20"/>
              </w:rPr>
              <w:t>)</w:t>
            </w:r>
          </w:p>
        </w:tc>
        <w:tc>
          <w:tcPr>
            <w:tcW w:w="1620" w:type="dxa"/>
            <w:vAlign w:val="center"/>
          </w:tcPr>
          <w:p w14:paraId="6502865D" w14:textId="4AF280D8"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PSO4</w:t>
            </w:r>
          </w:p>
        </w:tc>
        <w:tc>
          <w:tcPr>
            <w:tcW w:w="3780" w:type="dxa"/>
            <w:vAlign w:val="center"/>
          </w:tcPr>
          <w:p w14:paraId="2CE97F7E" w14:textId="5445C857"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Sulfate</w:t>
            </w:r>
          </w:p>
        </w:tc>
        <w:tc>
          <w:tcPr>
            <w:tcW w:w="900" w:type="dxa"/>
            <w:vAlign w:val="center"/>
          </w:tcPr>
          <w:p w14:paraId="14CCD938" w14:textId="1423A4B3" w:rsidR="00384744" w:rsidRPr="002304FF" w:rsidRDefault="00384744" w:rsidP="00384744">
            <w:pPr>
              <w:keepNext/>
              <w:spacing w:after="0"/>
              <w:jc w:val="center"/>
              <w:rPr>
                <w:rFonts w:cstheme="minorHAnsi"/>
                <w:color w:val="000000"/>
                <w:sz w:val="20"/>
                <w:szCs w:val="20"/>
              </w:rPr>
            </w:pPr>
            <w:r w:rsidRPr="002304FF">
              <w:rPr>
                <w:rFonts w:cstheme="minorHAnsi"/>
                <w:color w:val="000000"/>
                <w:sz w:val="20"/>
                <w:szCs w:val="20"/>
              </w:rPr>
              <w:t>--</w:t>
            </w:r>
          </w:p>
        </w:tc>
      </w:tr>
      <w:tr w:rsidR="00384744" w:rsidRPr="00933A29" w14:paraId="4E6F4A75" w14:textId="77777777" w:rsidTr="00590F38">
        <w:trPr>
          <w:trHeight w:val="143"/>
        </w:trPr>
        <w:tc>
          <w:tcPr>
            <w:tcW w:w="3055" w:type="dxa"/>
            <w:vAlign w:val="center"/>
          </w:tcPr>
          <w:p w14:paraId="0F5E7705" w14:textId="36721A81"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PM-AE6 (</w:t>
            </w:r>
            <w:proofErr w:type="spellStart"/>
            <w:r w:rsidRPr="002304FF">
              <w:rPr>
                <w:rFonts w:cstheme="minorHAnsi"/>
                <w:color w:val="000000"/>
                <w:sz w:val="20"/>
                <w:szCs w:val="20"/>
              </w:rPr>
              <w:t>CAMx</w:t>
            </w:r>
            <w:proofErr w:type="spellEnd"/>
            <w:r w:rsidRPr="002304FF">
              <w:rPr>
                <w:rFonts w:cstheme="minorHAnsi"/>
                <w:color w:val="000000"/>
                <w:sz w:val="20"/>
                <w:szCs w:val="20"/>
              </w:rPr>
              <w:t>)</w:t>
            </w:r>
          </w:p>
        </w:tc>
        <w:tc>
          <w:tcPr>
            <w:tcW w:w="1620" w:type="dxa"/>
            <w:vAlign w:val="center"/>
          </w:tcPr>
          <w:p w14:paraId="3608AE11" w14:textId="526F9889"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PNO3</w:t>
            </w:r>
          </w:p>
        </w:tc>
        <w:tc>
          <w:tcPr>
            <w:tcW w:w="3780" w:type="dxa"/>
            <w:vAlign w:val="center"/>
          </w:tcPr>
          <w:p w14:paraId="060AA54F" w14:textId="1E3B9929"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Nitrate</w:t>
            </w:r>
          </w:p>
        </w:tc>
        <w:tc>
          <w:tcPr>
            <w:tcW w:w="900" w:type="dxa"/>
            <w:vAlign w:val="center"/>
          </w:tcPr>
          <w:p w14:paraId="61748716" w14:textId="6F6F881E" w:rsidR="00384744" w:rsidRPr="002304FF" w:rsidRDefault="00384744" w:rsidP="00384744">
            <w:pPr>
              <w:keepNext/>
              <w:spacing w:after="0"/>
              <w:jc w:val="center"/>
              <w:rPr>
                <w:rFonts w:cstheme="minorHAnsi"/>
                <w:color w:val="000000"/>
                <w:sz w:val="20"/>
                <w:szCs w:val="20"/>
              </w:rPr>
            </w:pPr>
            <w:r w:rsidRPr="002304FF">
              <w:rPr>
                <w:rFonts w:cstheme="minorHAnsi"/>
                <w:color w:val="000000"/>
                <w:sz w:val="20"/>
                <w:szCs w:val="20"/>
              </w:rPr>
              <w:t>--</w:t>
            </w:r>
          </w:p>
        </w:tc>
      </w:tr>
      <w:tr w:rsidR="00384744" w:rsidRPr="00933A29" w14:paraId="2091B7F1" w14:textId="77777777" w:rsidTr="00590F38">
        <w:trPr>
          <w:trHeight w:val="143"/>
        </w:trPr>
        <w:tc>
          <w:tcPr>
            <w:tcW w:w="3055" w:type="dxa"/>
            <w:vAlign w:val="center"/>
          </w:tcPr>
          <w:p w14:paraId="1E8840D3" w14:textId="24C5D904"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PM-AE6 (</w:t>
            </w:r>
            <w:proofErr w:type="spellStart"/>
            <w:r w:rsidRPr="002304FF">
              <w:rPr>
                <w:rFonts w:cstheme="minorHAnsi"/>
                <w:color w:val="000000"/>
                <w:sz w:val="20"/>
                <w:szCs w:val="20"/>
              </w:rPr>
              <w:t>CAMx</w:t>
            </w:r>
            <w:proofErr w:type="spellEnd"/>
            <w:r w:rsidRPr="002304FF">
              <w:rPr>
                <w:rFonts w:cstheme="minorHAnsi"/>
                <w:color w:val="000000"/>
                <w:sz w:val="20"/>
                <w:szCs w:val="20"/>
              </w:rPr>
              <w:t>)</w:t>
            </w:r>
          </w:p>
        </w:tc>
        <w:tc>
          <w:tcPr>
            <w:tcW w:w="1620" w:type="dxa"/>
            <w:vAlign w:val="center"/>
          </w:tcPr>
          <w:p w14:paraId="6C2B9BB7" w14:textId="55233A81"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PNH4</w:t>
            </w:r>
          </w:p>
        </w:tc>
        <w:tc>
          <w:tcPr>
            <w:tcW w:w="3780" w:type="dxa"/>
            <w:vAlign w:val="center"/>
          </w:tcPr>
          <w:p w14:paraId="6001BD1B" w14:textId="43884EB7"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Ammonium</w:t>
            </w:r>
          </w:p>
        </w:tc>
        <w:tc>
          <w:tcPr>
            <w:tcW w:w="900" w:type="dxa"/>
            <w:vAlign w:val="center"/>
          </w:tcPr>
          <w:p w14:paraId="3DC097F0" w14:textId="5F4092E0" w:rsidR="00384744" w:rsidRPr="002304FF" w:rsidRDefault="00384744" w:rsidP="00384744">
            <w:pPr>
              <w:keepNext/>
              <w:spacing w:after="0"/>
              <w:jc w:val="center"/>
              <w:rPr>
                <w:rFonts w:cstheme="minorHAnsi"/>
                <w:color w:val="000000"/>
                <w:sz w:val="20"/>
                <w:szCs w:val="20"/>
              </w:rPr>
            </w:pPr>
            <w:r w:rsidRPr="002304FF">
              <w:rPr>
                <w:rFonts w:cstheme="minorHAnsi"/>
                <w:color w:val="000000"/>
                <w:sz w:val="20"/>
                <w:szCs w:val="20"/>
              </w:rPr>
              <w:t>--</w:t>
            </w:r>
          </w:p>
        </w:tc>
      </w:tr>
      <w:tr w:rsidR="00384744" w:rsidRPr="00933A29" w14:paraId="29D5C98E" w14:textId="77777777" w:rsidTr="00590F38">
        <w:trPr>
          <w:trHeight w:val="143"/>
        </w:trPr>
        <w:tc>
          <w:tcPr>
            <w:tcW w:w="3055" w:type="dxa"/>
            <w:vAlign w:val="center"/>
          </w:tcPr>
          <w:p w14:paraId="114A65A8" w14:textId="4B4F97C1"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PM-AE6 (</w:t>
            </w:r>
            <w:proofErr w:type="spellStart"/>
            <w:r w:rsidRPr="002304FF">
              <w:rPr>
                <w:rFonts w:cstheme="minorHAnsi"/>
                <w:color w:val="000000"/>
                <w:sz w:val="20"/>
                <w:szCs w:val="20"/>
              </w:rPr>
              <w:t>CAMx</w:t>
            </w:r>
            <w:proofErr w:type="spellEnd"/>
            <w:r w:rsidRPr="002304FF">
              <w:rPr>
                <w:rFonts w:cstheme="minorHAnsi"/>
                <w:color w:val="000000"/>
                <w:sz w:val="20"/>
                <w:szCs w:val="20"/>
              </w:rPr>
              <w:t>)</w:t>
            </w:r>
          </w:p>
        </w:tc>
        <w:tc>
          <w:tcPr>
            <w:tcW w:w="1620" w:type="dxa"/>
            <w:vAlign w:val="center"/>
          </w:tcPr>
          <w:p w14:paraId="6E2A8DFC" w14:textId="477DB508"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NA</w:t>
            </w:r>
          </w:p>
        </w:tc>
        <w:tc>
          <w:tcPr>
            <w:tcW w:w="3780" w:type="dxa"/>
            <w:vAlign w:val="center"/>
          </w:tcPr>
          <w:p w14:paraId="7195DFF9" w14:textId="3C96DFA7"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Sodium</w:t>
            </w:r>
          </w:p>
        </w:tc>
        <w:tc>
          <w:tcPr>
            <w:tcW w:w="900" w:type="dxa"/>
            <w:vAlign w:val="center"/>
          </w:tcPr>
          <w:p w14:paraId="1DBE5529" w14:textId="030EEB27" w:rsidR="00384744" w:rsidRPr="002304FF" w:rsidRDefault="00384744" w:rsidP="00384744">
            <w:pPr>
              <w:keepNext/>
              <w:spacing w:after="0"/>
              <w:jc w:val="center"/>
              <w:rPr>
                <w:rFonts w:cstheme="minorHAnsi"/>
                <w:color w:val="000000"/>
                <w:sz w:val="20"/>
                <w:szCs w:val="20"/>
              </w:rPr>
            </w:pPr>
            <w:r w:rsidRPr="002304FF">
              <w:rPr>
                <w:rFonts w:cstheme="minorHAnsi"/>
                <w:color w:val="000000"/>
                <w:sz w:val="20"/>
                <w:szCs w:val="20"/>
              </w:rPr>
              <w:t>--</w:t>
            </w:r>
          </w:p>
        </w:tc>
      </w:tr>
      <w:tr w:rsidR="00384744" w:rsidRPr="00933A29" w14:paraId="4034C9BF" w14:textId="77777777" w:rsidTr="00590F38">
        <w:trPr>
          <w:trHeight w:val="143"/>
        </w:trPr>
        <w:tc>
          <w:tcPr>
            <w:tcW w:w="3055" w:type="dxa"/>
            <w:vAlign w:val="center"/>
          </w:tcPr>
          <w:p w14:paraId="09A22741" w14:textId="6E5FF6B4"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PM-AE6 (</w:t>
            </w:r>
            <w:proofErr w:type="spellStart"/>
            <w:r w:rsidRPr="002304FF">
              <w:rPr>
                <w:rFonts w:cstheme="minorHAnsi"/>
                <w:color w:val="000000"/>
                <w:sz w:val="20"/>
                <w:szCs w:val="20"/>
              </w:rPr>
              <w:t>CAMx</w:t>
            </w:r>
            <w:proofErr w:type="spellEnd"/>
            <w:r w:rsidRPr="002304FF">
              <w:rPr>
                <w:rFonts w:cstheme="minorHAnsi"/>
                <w:color w:val="000000"/>
                <w:sz w:val="20"/>
                <w:szCs w:val="20"/>
              </w:rPr>
              <w:t>)</w:t>
            </w:r>
          </w:p>
        </w:tc>
        <w:tc>
          <w:tcPr>
            <w:tcW w:w="1620" w:type="dxa"/>
            <w:vAlign w:val="center"/>
          </w:tcPr>
          <w:p w14:paraId="2CC893D9" w14:textId="728858CB"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PCL</w:t>
            </w:r>
          </w:p>
        </w:tc>
        <w:tc>
          <w:tcPr>
            <w:tcW w:w="3780" w:type="dxa"/>
            <w:vAlign w:val="center"/>
          </w:tcPr>
          <w:p w14:paraId="25DCBE41" w14:textId="73C348D2"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Chloride</w:t>
            </w:r>
          </w:p>
        </w:tc>
        <w:tc>
          <w:tcPr>
            <w:tcW w:w="900" w:type="dxa"/>
            <w:vAlign w:val="center"/>
          </w:tcPr>
          <w:p w14:paraId="207B95F6" w14:textId="25CDA1D8" w:rsidR="00384744" w:rsidRPr="002304FF" w:rsidRDefault="00384744" w:rsidP="00384744">
            <w:pPr>
              <w:keepNext/>
              <w:spacing w:after="0"/>
              <w:jc w:val="center"/>
              <w:rPr>
                <w:rFonts w:cstheme="minorHAnsi"/>
                <w:color w:val="000000"/>
                <w:sz w:val="20"/>
                <w:szCs w:val="20"/>
              </w:rPr>
            </w:pPr>
            <w:r w:rsidRPr="002304FF">
              <w:rPr>
                <w:rFonts w:cstheme="minorHAnsi"/>
                <w:color w:val="000000"/>
                <w:sz w:val="20"/>
                <w:szCs w:val="20"/>
              </w:rPr>
              <w:t>--</w:t>
            </w:r>
          </w:p>
        </w:tc>
      </w:tr>
      <w:tr w:rsidR="00384744" w:rsidRPr="00933A29" w14:paraId="70FF78FF" w14:textId="77777777" w:rsidTr="00590F38">
        <w:trPr>
          <w:trHeight w:val="143"/>
        </w:trPr>
        <w:tc>
          <w:tcPr>
            <w:tcW w:w="3055" w:type="dxa"/>
            <w:vAlign w:val="center"/>
          </w:tcPr>
          <w:p w14:paraId="442C73E3" w14:textId="5CC69131"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PM-AE6 (</w:t>
            </w:r>
            <w:proofErr w:type="spellStart"/>
            <w:r w:rsidRPr="002304FF">
              <w:rPr>
                <w:rFonts w:cstheme="minorHAnsi"/>
                <w:color w:val="000000"/>
                <w:sz w:val="20"/>
                <w:szCs w:val="20"/>
              </w:rPr>
              <w:t>CAMx</w:t>
            </w:r>
            <w:proofErr w:type="spellEnd"/>
            <w:r w:rsidRPr="002304FF">
              <w:rPr>
                <w:rFonts w:cstheme="minorHAnsi"/>
                <w:color w:val="000000"/>
                <w:sz w:val="20"/>
                <w:szCs w:val="20"/>
              </w:rPr>
              <w:t>)</w:t>
            </w:r>
          </w:p>
        </w:tc>
        <w:tc>
          <w:tcPr>
            <w:tcW w:w="1620" w:type="dxa"/>
            <w:vAlign w:val="center"/>
          </w:tcPr>
          <w:p w14:paraId="78669A96" w14:textId="48BCE7B5"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PH2O</w:t>
            </w:r>
          </w:p>
        </w:tc>
        <w:tc>
          <w:tcPr>
            <w:tcW w:w="3780" w:type="dxa"/>
            <w:vAlign w:val="center"/>
          </w:tcPr>
          <w:p w14:paraId="13456581" w14:textId="1211DB9B"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Particulate Water</w:t>
            </w:r>
          </w:p>
        </w:tc>
        <w:tc>
          <w:tcPr>
            <w:tcW w:w="900" w:type="dxa"/>
            <w:vAlign w:val="center"/>
          </w:tcPr>
          <w:p w14:paraId="6853C6D3" w14:textId="52227C69" w:rsidR="00384744" w:rsidRPr="002304FF" w:rsidRDefault="00384744" w:rsidP="00384744">
            <w:pPr>
              <w:keepNext/>
              <w:spacing w:after="0"/>
              <w:jc w:val="center"/>
              <w:rPr>
                <w:rFonts w:cstheme="minorHAnsi"/>
                <w:color w:val="000000"/>
                <w:sz w:val="20"/>
                <w:szCs w:val="20"/>
              </w:rPr>
            </w:pPr>
            <w:r w:rsidRPr="002304FF">
              <w:rPr>
                <w:rFonts w:cstheme="minorHAnsi"/>
                <w:color w:val="000000"/>
                <w:sz w:val="20"/>
                <w:szCs w:val="20"/>
              </w:rPr>
              <w:t>--</w:t>
            </w:r>
          </w:p>
        </w:tc>
      </w:tr>
      <w:tr w:rsidR="00384744" w:rsidRPr="00933A29" w14:paraId="0EAD3DC0" w14:textId="77777777" w:rsidTr="00590F38">
        <w:trPr>
          <w:trHeight w:val="143"/>
        </w:trPr>
        <w:tc>
          <w:tcPr>
            <w:tcW w:w="3055" w:type="dxa"/>
            <w:vAlign w:val="center"/>
          </w:tcPr>
          <w:p w14:paraId="13D1C181" w14:textId="100B9D57"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PM-AE6 (</w:t>
            </w:r>
            <w:proofErr w:type="spellStart"/>
            <w:r w:rsidRPr="002304FF">
              <w:rPr>
                <w:rFonts w:cstheme="minorHAnsi"/>
                <w:color w:val="000000"/>
                <w:sz w:val="20"/>
                <w:szCs w:val="20"/>
              </w:rPr>
              <w:t>CAMx</w:t>
            </w:r>
            <w:proofErr w:type="spellEnd"/>
            <w:r w:rsidRPr="002304FF">
              <w:rPr>
                <w:rFonts w:cstheme="minorHAnsi"/>
                <w:color w:val="000000"/>
                <w:sz w:val="20"/>
                <w:szCs w:val="20"/>
              </w:rPr>
              <w:t>)</w:t>
            </w:r>
          </w:p>
        </w:tc>
        <w:tc>
          <w:tcPr>
            <w:tcW w:w="1620" w:type="dxa"/>
            <w:vAlign w:val="center"/>
          </w:tcPr>
          <w:p w14:paraId="70F936DF" w14:textId="289FDA3D"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PNCOM</w:t>
            </w:r>
          </w:p>
        </w:tc>
        <w:tc>
          <w:tcPr>
            <w:tcW w:w="3780" w:type="dxa"/>
            <w:vAlign w:val="center"/>
          </w:tcPr>
          <w:p w14:paraId="23BAEE04" w14:textId="17842284"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Particulate Non-Carbon Organic Matter</w:t>
            </w:r>
          </w:p>
        </w:tc>
        <w:tc>
          <w:tcPr>
            <w:tcW w:w="900" w:type="dxa"/>
            <w:vAlign w:val="center"/>
          </w:tcPr>
          <w:p w14:paraId="5549E399" w14:textId="432CD8F3" w:rsidR="00384744" w:rsidRPr="002304FF" w:rsidRDefault="00384744" w:rsidP="00384744">
            <w:pPr>
              <w:keepNext/>
              <w:spacing w:after="0"/>
              <w:jc w:val="center"/>
              <w:rPr>
                <w:rFonts w:cstheme="minorHAnsi"/>
                <w:color w:val="000000"/>
                <w:sz w:val="20"/>
                <w:szCs w:val="20"/>
              </w:rPr>
            </w:pPr>
            <w:r w:rsidRPr="002304FF">
              <w:rPr>
                <w:rFonts w:cstheme="minorHAnsi"/>
                <w:color w:val="000000"/>
                <w:sz w:val="20"/>
                <w:szCs w:val="20"/>
              </w:rPr>
              <w:t>--</w:t>
            </w:r>
          </w:p>
        </w:tc>
      </w:tr>
      <w:tr w:rsidR="00384744" w:rsidRPr="00933A29" w14:paraId="7B65B4D4" w14:textId="77777777" w:rsidTr="00590F38">
        <w:trPr>
          <w:trHeight w:val="143"/>
        </w:trPr>
        <w:tc>
          <w:tcPr>
            <w:tcW w:w="3055" w:type="dxa"/>
            <w:vAlign w:val="center"/>
          </w:tcPr>
          <w:p w14:paraId="2726A812" w14:textId="2A8BC88E"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PM-AE6 (</w:t>
            </w:r>
            <w:proofErr w:type="spellStart"/>
            <w:r w:rsidRPr="002304FF">
              <w:rPr>
                <w:rFonts w:cstheme="minorHAnsi"/>
                <w:color w:val="000000"/>
                <w:sz w:val="20"/>
                <w:szCs w:val="20"/>
              </w:rPr>
              <w:t>CAMx</w:t>
            </w:r>
            <w:proofErr w:type="spellEnd"/>
            <w:r w:rsidRPr="002304FF">
              <w:rPr>
                <w:rFonts w:cstheme="minorHAnsi"/>
                <w:color w:val="000000"/>
                <w:sz w:val="20"/>
                <w:szCs w:val="20"/>
              </w:rPr>
              <w:t>)</w:t>
            </w:r>
          </w:p>
        </w:tc>
        <w:tc>
          <w:tcPr>
            <w:tcW w:w="1620" w:type="dxa"/>
            <w:vAlign w:val="center"/>
          </w:tcPr>
          <w:p w14:paraId="110A92A8" w14:textId="4F99C71A"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FPRM</w:t>
            </w:r>
          </w:p>
        </w:tc>
        <w:tc>
          <w:tcPr>
            <w:tcW w:w="3780" w:type="dxa"/>
            <w:vAlign w:val="center"/>
          </w:tcPr>
          <w:p w14:paraId="5DA901E2" w14:textId="59781047"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Other, Fine Mode</w:t>
            </w:r>
          </w:p>
        </w:tc>
        <w:tc>
          <w:tcPr>
            <w:tcW w:w="900" w:type="dxa"/>
            <w:vAlign w:val="center"/>
          </w:tcPr>
          <w:p w14:paraId="37BA268D" w14:textId="6E1559D8" w:rsidR="00384744" w:rsidRPr="002304FF" w:rsidRDefault="00384744" w:rsidP="00384744">
            <w:pPr>
              <w:keepNext/>
              <w:spacing w:after="0"/>
              <w:jc w:val="center"/>
              <w:rPr>
                <w:rFonts w:cstheme="minorHAnsi"/>
                <w:color w:val="000000"/>
                <w:sz w:val="20"/>
                <w:szCs w:val="20"/>
              </w:rPr>
            </w:pPr>
            <w:r w:rsidRPr="002304FF">
              <w:rPr>
                <w:rFonts w:cstheme="minorHAnsi"/>
                <w:color w:val="000000"/>
                <w:sz w:val="20"/>
                <w:szCs w:val="20"/>
              </w:rPr>
              <w:t>--</w:t>
            </w:r>
          </w:p>
        </w:tc>
      </w:tr>
      <w:tr w:rsidR="00384744" w:rsidRPr="00933A29" w14:paraId="37444814" w14:textId="77777777" w:rsidTr="00590F38">
        <w:trPr>
          <w:trHeight w:val="143"/>
        </w:trPr>
        <w:tc>
          <w:tcPr>
            <w:tcW w:w="3055" w:type="dxa"/>
            <w:vAlign w:val="center"/>
          </w:tcPr>
          <w:p w14:paraId="07D71F68" w14:textId="44249C72"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PM-AE6 (</w:t>
            </w:r>
            <w:proofErr w:type="spellStart"/>
            <w:r w:rsidRPr="002304FF">
              <w:rPr>
                <w:rFonts w:cstheme="minorHAnsi"/>
                <w:color w:val="000000"/>
                <w:sz w:val="20"/>
                <w:szCs w:val="20"/>
              </w:rPr>
              <w:t>CAMx</w:t>
            </w:r>
            <w:proofErr w:type="spellEnd"/>
            <w:r w:rsidRPr="002304FF">
              <w:rPr>
                <w:rFonts w:cstheme="minorHAnsi"/>
                <w:color w:val="000000"/>
                <w:sz w:val="20"/>
                <w:szCs w:val="20"/>
              </w:rPr>
              <w:t>)</w:t>
            </w:r>
          </w:p>
        </w:tc>
        <w:tc>
          <w:tcPr>
            <w:tcW w:w="1620" w:type="dxa"/>
            <w:vAlign w:val="center"/>
          </w:tcPr>
          <w:p w14:paraId="62DC8BF5" w14:textId="4B928752"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FCRS</w:t>
            </w:r>
          </w:p>
        </w:tc>
        <w:tc>
          <w:tcPr>
            <w:tcW w:w="3780" w:type="dxa"/>
            <w:vAlign w:val="center"/>
          </w:tcPr>
          <w:p w14:paraId="41F2122A" w14:textId="4F5E40AF" w:rsidR="00384744" w:rsidRPr="002304FF" w:rsidRDefault="00384744" w:rsidP="00384744">
            <w:pPr>
              <w:spacing w:after="0"/>
              <w:jc w:val="center"/>
              <w:rPr>
                <w:rFonts w:cstheme="minorHAnsi"/>
                <w:color w:val="000000"/>
                <w:sz w:val="20"/>
                <w:szCs w:val="20"/>
              </w:rPr>
            </w:pPr>
            <w:r w:rsidRPr="002304FF">
              <w:rPr>
                <w:rFonts w:cstheme="minorHAnsi"/>
                <w:color w:val="000000"/>
                <w:sz w:val="20"/>
                <w:szCs w:val="20"/>
              </w:rPr>
              <w:t>Crustal Emissions, Fine Mode</w:t>
            </w:r>
          </w:p>
        </w:tc>
        <w:tc>
          <w:tcPr>
            <w:tcW w:w="900" w:type="dxa"/>
            <w:vAlign w:val="center"/>
          </w:tcPr>
          <w:p w14:paraId="7EAFBF21" w14:textId="6DE468FD" w:rsidR="00384744" w:rsidRPr="002304FF" w:rsidRDefault="00384744" w:rsidP="00384744">
            <w:pPr>
              <w:keepNext/>
              <w:spacing w:after="0"/>
              <w:jc w:val="center"/>
              <w:rPr>
                <w:rFonts w:cstheme="minorHAnsi"/>
                <w:color w:val="000000"/>
                <w:sz w:val="20"/>
                <w:szCs w:val="20"/>
              </w:rPr>
            </w:pPr>
            <w:r w:rsidRPr="002304FF">
              <w:rPr>
                <w:rFonts w:cstheme="minorHAnsi"/>
                <w:color w:val="000000"/>
                <w:sz w:val="20"/>
                <w:szCs w:val="20"/>
              </w:rPr>
              <w:t>--</w:t>
            </w:r>
          </w:p>
        </w:tc>
      </w:tr>
    </w:tbl>
    <w:bookmarkEnd w:id="3375"/>
    <w:p w14:paraId="34560E4A" w14:textId="6D519514" w:rsidR="004807F8" w:rsidRPr="003A47DF" w:rsidRDefault="003A47DF">
      <w:pPr>
        <w:pStyle w:val="Caption"/>
        <w:rPr>
          <w:b/>
          <w:bCs/>
          <w:color w:val="000000" w:themeColor="text1"/>
          <w:rPrChange w:id="4714" w:author="Seltzer, Karl" w:date="2024-04-05T14:55:00Z">
            <w:rPr/>
          </w:rPrChange>
        </w:rPr>
        <w:pPrChange w:id="4715" w:author="Seltzer, Karl" w:date="2024-04-05T14:55:00Z">
          <w:pPr/>
        </w:pPrChange>
      </w:pPr>
      <w:ins w:id="4716" w:author="Seltzer, Karl" w:date="2024-04-05T14:55:00Z">
        <w:r w:rsidRPr="003A47DF">
          <w:rPr>
            <w:b/>
            <w:bCs/>
            <w:i w:val="0"/>
            <w:iCs w:val="0"/>
            <w:color w:val="000000" w:themeColor="text1"/>
            <w:rPrChange w:id="4717" w:author="Seltzer, Karl" w:date="2024-04-05T14:55:00Z">
              <w:rPr>
                <w:i/>
                <w:iCs/>
              </w:rPr>
            </w:rPrChange>
          </w:rPr>
          <w:t>A “*” indicates species can be emitted in the particle (AROC*) or vapor (VROC*) phase.</w:t>
        </w:r>
      </w:ins>
    </w:p>
    <w:p w14:paraId="1EB19E13" w14:textId="77777777" w:rsidR="0074261B" w:rsidRDefault="0074261B">
      <w:pPr>
        <w:rPr>
          <w:rFonts w:asciiTheme="majorHAnsi" w:eastAsiaTheme="majorEastAsia" w:hAnsiTheme="majorHAnsi" w:cstheme="majorBidi"/>
          <w:color w:val="2F5496" w:themeColor="accent1" w:themeShade="BF"/>
          <w:sz w:val="32"/>
          <w:szCs w:val="32"/>
        </w:rPr>
      </w:pPr>
      <w:r>
        <w:br w:type="page"/>
      </w:r>
    </w:p>
    <w:p w14:paraId="717734B5" w14:textId="5C08E062" w:rsidR="0074261B" w:rsidRDefault="0074261B" w:rsidP="0074261B">
      <w:pPr>
        <w:pStyle w:val="Heading1"/>
        <w:numPr>
          <w:ilvl w:val="0"/>
          <w:numId w:val="0"/>
        </w:numPr>
        <w:ind w:left="432" w:hanging="432"/>
      </w:pPr>
      <w:bookmarkStart w:id="4718" w:name="_Toc174099332"/>
      <w:r w:rsidRPr="00462387">
        <w:t>Appendix B: The PM Protocol</w:t>
      </w:r>
      <w:bookmarkEnd w:id="4718"/>
    </w:p>
    <w:p w14:paraId="052E01A3" w14:textId="77777777" w:rsidR="0074261B" w:rsidRDefault="0074261B" w:rsidP="0074261B">
      <w:pPr>
        <w:rPr>
          <w:rStyle w:val="normaltextrun"/>
          <w:rFonts w:asciiTheme="majorHAnsi" w:eastAsiaTheme="majorEastAsia" w:hAnsiTheme="majorHAnsi" w:cstheme="majorBidi"/>
          <w:color w:val="2F5496" w:themeColor="accent1" w:themeShade="BF"/>
          <w:sz w:val="26"/>
          <w:szCs w:val="26"/>
        </w:rPr>
      </w:pPr>
      <w:r w:rsidRPr="00F1399B">
        <w:rPr>
          <w:rStyle w:val="normaltextrun"/>
          <w:rFonts w:asciiTheme="majorHAnsi" w:eastAsiaTheme="majorEastAsia" w:hAnsiTheme="majorHAnsi" w:cstheme="majorBidi"/>
          <w:color w:val="2F5496" w:themeColor="accent1" w:themeShade="BF"/>
          <w:sz w:val="26"/>
          <w:szCs w:val="26"/>
        </w:rPr>
        <w:t>Background and Purpose</w:t>
      </w:r>
    </w:p>
    <w:p w14:paraId="510183AF" w14:textId="0B85CD9E" w:rsidR="0074261B" w:rsidRDefault="0074261B" w:rsidP="0074261B">
      <w:pPr>
        <w:jc w:val="both"/>
      </w:pPr>
      <w:r>
        <w:t>SPECIATE is EPA’s repository of total organic gas and particulate matter (PM) speciation profiles of air pollution sources. Some of the many uses of these source profiles include: (1) creating speciated emissions inventories; (2) estimating hazardous and toxic air pollutant emissions from PM and primary emissions of organic gases; (3) providing input to chemical mass balance receptor models; and (4) verifying profiles derived from ambient measurements by multivariate receptor models (e.g., factor analysis and positive matrix factorization). Here, methods for processing raw PM</w:t>
      </w:r>
      <w:r w:rsidRPr="005E72F5">
        <w:rPr>
          <w:vertAlign w:val="subscript"/>
        </w:rPr>
        <w:t>2.5</w:t>
      </w:r>
      <w:r>
        <w:t xml:space="preserve"> profile data into a format suitable for </w:t>
      </w:r>
      <w:r w:rsidR="00A073C6">
        <w:t xml:space="preserve">import into SPECIATE and </w:t>
      </w:r>
      <w:r>
        <w:t>use in the Community Multiscale Air Quality (CMAQ) photochemical air quality modeling are described.</w:t>
      </w:r>
    </w:p>
    <w:p w14:paraId="0D569613" w14:textId="4A900A4B" w:rsidR="00D12561" w:rsidRDefault="0074261B" w:rsidP="00D12561">
      <w:pPr>
        <w:jc w:val="both"/>
      </w:pPr>
      <w:r>
        <w:t>PROFILE_TYPE options for PM</w:t>
      </w:r>
      <w:r w:rsidRPr="00C05FBD">
        <w:rPr>
          <w:vertAlign w:val="subscript"/>
        </w:rPr>
        <w:t>2.5</w:t>
      </w:r>
      <w:r>
        <w:t xml:space="preserve"> profiles within SPECIATE include PM-AE6, PM-AE8, PM-CR1, </w:t>
      </w:r>
      <w:ins w:id="4719" w:author="Seltzer, Karl" w:date="2024-08-09T11:21:00Z">
        <w:r w:rsidR="005470D4">
          <w:t xml:space="preserve">PM-CR2, </w:t>
        </w:r>
      </w:ins>
      <w:r>
        <w:t>PM-Simplified, and PM. PM-AE6 profiles are</w:t>
      </w:r>
      <w:r w:rsidR="006F2A89">
        <w:t xml:space="preserve"> post-processed</w:t>
      </w:r>
      <w:r>
        <w:t xml:space="preserve"> </w:t>
      </w:r>
      <w:r w:rsidR="00A073C6">
        <w:t>PM</w:t>
      </w:r>
      <w:r w:rsidR="00A073C6" w:rsidRPr="005E72F5">
        <w:rPr>
          <w:vertAlign w:val="subscript"/>
        </w:rPr>
        <w:t>2.5</w:t>
      </w:r>
      <w:r>
        <w:t xml:space="preserve"> profiles developed using the “AE6</w:t>
      </w:r>
      <w:r w:rsidR="00913AEA">
        <w:t>-P</w:t>
      </w:r>
      <w:r>
        <w:t xml:space="preserve">rotocol” (Reff et al., 2009) </w:t>
      </w:r>
      <w:r w:rsidR="00913AEA">
        <w:t xml:space="preserve">and </w:t>
      </w:r>
      <w:r>
        <w:t xml:space="preserve">were first introduced in SPECIATE v4.3. These profiles include species that directly map to </w:t>
      </w:r>
      <w:r w:rsidR="00A073C6">
        <w:t>tracers</w:t>
      </w:r>
      <w:r>
        <w:t xml:space="preserve"> used by the AERO6 (AE6) module of CMAQ.</w:t>
      </w:r>
      <w:r w:rsidR="00D12561">
        <w:t xml:space="preserve"> </w:t>
      </w:r>
      <w:r w:rsidR="00246EBC">
        <w:t>Except for the organic matter components, PM-AE6, PM-CR1</w:t>
      </w:r>
      <w:ins w:id="4720" w:author="Seltzer, Karl" w:date="2024-08-09T11:21:00Z">
        <w:r w:rsidR="00BB55BC">
          <w:t>, and PM-CR2</w:t>
        </w:r>
      </w:ins>
      <w:r w:rsidR="00246EBC">
        <w:t xml:space="preserve"> are operationally the same. </w:t>
      </w:r>
      <w:r w:rsidR="00D12561">
        <w:t xml:space="preserve">Mathematically, the relationship among the </w:t>
      </w:r>
      <w:r w:rsidR="00C52460">
        <w:t xml:space="preserve">organic matter components </w:t>
      </w:r>
      <w:r w:rsidR="00177426">
        <w:t>for these</w:t>
      </w:r>
      <w:r w:rsidR="00C52460">
        <w:t xml:space="preserve"> </w:t>
      </w:r>
      <w:r w:rsidR="00D12561">
        <w:t>three profile types is as follows:</w:t>
      </w:r>
    </w:p>
    <w:p w14:paraId="1F1D7B19" w14:textId="3E0AB158" w:rsidR="00D12561" w:rsidRPr="00955A3A" w:rsidRDefault="00D12561" w:rsidP="00D12561">
      <w:pPr>
        <w:pStyle w:val="BodyTextNoSpaceAfter"/>
        <w:spacing w:after="0"/>
        <w:jc w:val="both"/>
        <w:rPr>
          <w:color w:val="FF0000"/>
          <w:rPrChange w:id="4721" w:author="Seltzer, Karl" w:date="2024-08-09T11:30:00Z">
            <w:rPr/>
          </w:rPrChange>
        </w:rPr>
      </w:pPr>
      <m:oMathPara>
        <m:oMath>
          <m:r>
            <w:rPr>
              <w:rFonts w:ascii="Cambria Math" w:hAnsi="Cambria Math"/>
              <w:color w:val="FF0000"/>
              <w:rPrChange w:id="4722" w:author="Seltzer, Karl" w:date="2024-08-09T11:30:00Z">
                <w:rPr>
                  <w:rFonts w:ascii="Cambria Math" w:hAnsi="Cambria Math"/>
                </w:rPr>
              </w:rPrChange>
            </w:rPr>
            <m:t>POC+PNCOM (PM-AE6 species)</m:t>
          </m:r>
        </m:oMath>
      </m:oMathPara>
    </w:p>
    <w:p w14:paraId="5A076515" w14:textId="243A862D" w:rsidR="00D12561" w:rsidRPr="00FC41DF" w:rsidRDefault="00D12561" w:rsidP="002564FF">
      <w:pPr>
        <w:pStyle w:val="BodyTextNoSpaceAfter"/>
        <w:spacing w:after="0"/>
        <w:jc w:val="both"/>
        <w:rPr>
          <w:ins w:id="4723" w:author="Seltzer, Karl" w:date="2024-08-09T11:22:00Z"/>
        </w:rPr>
      </w:pPr>
      <m:oMathPara>
        <m:oMath>
          <m:r>
            <w:rPr>
              <w:rFonts w:ascii="Cambria Math" w:hAnsi="Cambria Math"/>
            </w:rPr>
            <m:t>=</m:t>
          </m:r>
          <m:r>
            <w:rPr>
              <w:rFonts w:ascii="Cambria Math" w:hAnsi="Cambria Math"/>
              <w:color w:val="00B050"/>
              <w:rPrChange w:id="4724" w:author="Seltzer, Karl" w:date="2024-08-09T11:30:00Z">
                <w:rPr>
                  <w:rFonts w:ascii="Cambria Math" w:hAnsi="Cambria Math"/>
                </w:rPr>
              </w:rPrChange>
            </w:rPr>
            <m:t>ROCN2</m:t>
          </m:r>
          <m:r>
            <w:ins w:id="4725" w:author="Seltzer, Karl" w:date="2024-08-09T11:23:00Z">
              <w:rPr>
                <w:rFonts w:ascii="Cambria Math" w:hAnsi="Cambria Math"/>
                <w:color w:val="00B050"/>
                <w:rPrChange w:id="4726" w:author="Seltzer, Karl" w:date="2024-08-09T11:30:00Z">
                  <w:rPr>
                    <w:rFonts w:ascii="Cambria Math" w:hAnsi="Cambria Math"/>
                  </w:rPr>
                </w:rPrChange>
              </w:rPr>
              <m:t>ALK</m:t>
            </w:ins>
          </m:r>
          <m:r>
            <w:rPr>
              <w:rFonts w:ascii="Cambria Math" w:hAnsi="Cambria Math"/>
              <w:color w:val="00B050"/>
              <w:rPrChange w:id="4727" w:author="Seltzer, Karl" w:date="2024-08-09T11:30:00Z">
                <w:rPr>
                  <w:rFonts w:ascii="Cambria Math" w:hAnsi="Cambria Math"/>
                </w:rPr>
              </w:rPrChange>
            </w:rPr>
            <m:t>+ROCN1</m:t>
          </m:r>
          <m:r>
            <w:ins w:id="4728" w:author="Seltzer, Karl" w:date="2024-08-09T11:23:00Z">
              <w:rPr>
                <w:rFonts w:ascii="Cambria Math" w:hAnsi="Cambria Math"/>
                <w:color w:val="00B050"/>
                <w:rPrChange w:id="4729" w:author="Seltzer, Karl" w:date="2024-08-09T11:30:00Z">
                  <w:rPr>
                    <w:rFonts w:ascii="Cambria Math" w:hAnsi="Cambria Math"/>
                  </w:rPr>
                </w:rPrChange>
              </w:rPr>
              <m:t>ALK</m:t>
            </w:ins>
          </m:r>
          <m:r>
            <w:rPr>
              <w:rFonts w:ascii="Cambria Math" w:hAnsi="Cambria Math"/>
              <w:color w:val="00B050"/>
              <w:rPrChange w:id="4730" w:author="Seltzer, Karl" w:date="2024-08-09T11:30:00Z">
                <w:rPr>
                  <w:rFonts w:ascii="Cambria Math" w:hAnsi="Cambria Math"/>
                </w:rPr>
              </w:rPrChange>
            </w:rPr>
            <m:t>+ROCP0</m:t>
          </m:r>
          <m:r>
            <w:ins w:id="4731" w:author="Seltzer, Karl" w:date="2024-08-09T11:23:00Z">
              <w:rPr>
                <w:rFonts w:ascii="Cambria Math" w:hAnsi="Cambria Math"/>
                <w:color w:val="00B050"/>
                <w:rPrChange w:id="4732" w:author="Seltzer, Karl" w:date="2024-08-09T11:30:00Z">
                  <w:rPr>
                    <w:rFonts w:ascii="Cambria Math" w:hAnsi="Cambria Math"/>
                  </w:rPr>
                </w:rPrChange>
              </w:rPr>
              <m:t>ALK</m:t>
            </w:ins>
          </m:r>
          <m:r>
            <w:rPr>
              <w:rFonts w:ascii="Cambria Math" w:hAnsi="Cambria Math"/>
              <w:color w:val="00B050"/>
              <w:rPrChange w:id="4733" w:author="Seltzer, Karl" w:date="2024-08-09T11:30:00Z">
                <w:rPr>
                  <w:rFonts w:ascii="Cambria Math" w:hAnsi="Cambria Math"/>
                </w:rPr>
              </w:rPrChange>
            </w:rPr>
            <m:t>+ROCP1</m:t>
          </m:r>
          <m:r>
            <w:ins w:id="4734" w:author="Seltzer, Karl" w:date="2024-08-09T11:23:00Z">
              <w:rPr>
                <w:rFonts w:ascii="Cambria Math" w:hAnsi="Cambria Math"/>
                <w:color w:val="00B050"/>
                <w:rPrChange w:id="4735" w:author="Seltzer, Karl" w:date="2024-08-09T11:30:00Z">
                  <w:rPr>
                    <w:rFonts w:ascii="Cambria Math" w:hAnsi="Cambria Math"/>
                  </w:rPr>
                </w:rPrChange>
              </w:rPr>
              <m:t>ALK</m:t>
            </w:ins>
          </m:r>
          <m:r>
            <w:rPr>
              <w:rFonts w:ascii="Cambria Math" w:hAnsi="Cambria Math"/>
              <w:color w:val="00B050"/>
              <w:rPrChange w:id="4736" w:author="Seltzer, Karl" w:date="2024-08-09T11:30:00Z">
                <w:rPr>
                  <w:rFonts w:ascii="Cambria Math" w:hAnsi="Cambria Math"/>
                </w:rPr>
              </w:rPrChange>
            </w:rPr>
            <m:t>+ROCP2</m:t>
          </m:r>
          <m:r>
            <w:ins w:id="4737" w:author="Seltzer, Karl" w:date="2024-08-09T11:23:00Z">
              <w:rPr>
                <w:rFonts w:ascii="Cambria Math" w:hAnsi="Cambria Math"/>
                <w:color w:val="00B050"/>
                <w:rPrChange w:id="4738" w:author="Seltzer, Karl" w:date="2024-08-09T11:30:00Z">
                  <w:rPr>
                    <w:rFonts w:ascii="Cambria Math" w:hAnsi="Cambria Math"/>
                  </w:rPr>
                </w:rPrChange>
              </w:rPr>
              <m:t>ALK</m:t>
            </w:ins>
          </m:r>
          <m:r>
            <w:rPr>
              <w:rFonts w:ascii="Cambria Math" w:hAnsi="Cambria Math"/>
              <w:color w:val="00B050"/>
              <w:rPrChange w:id="4739" w:author="Seltzer, Karl" w:date="2024-08-09T11:30:00Z">
                <w:rPr>
                  <w:rFonts w:ascii="Cambria Math" w:hAnsi="Cambria Math"/>
                </w:rPr>
              </w:rPrChange>
            </w:rPr>
            <m:t xml:space="preserve"> (PM-CR1 species)</m:t>
          </m:r>
        </m:oMath>
      </m:oMathPara>
    </w:p>
    <w:p w14:paraId="5FDEAF68" w14:textId="66F685A6" w:rsidR="00FC41DF" w:rsidRPr="00955A3A" w:rsidRDefault="00FC41DF" w:rsidP="00FC41DF">
      <w:pPr>
        <w:pStyle w:val="BodyTextNoSpaceAfter"/>
        <w:spacing w:after="0"/>
        <w:jc w:val="both"/>
        <w:rPr>
          <w:ins w:id="4740" w:author="Seltzer, Karl" w:date="2024-08-09T11:26:00Z"/>
          <w:color w:val="0070C0"/>
          <w:rPrChange w:id="4741" w:author="Seltzer, Karl" w:date="2024-08-09T11:31:00Z">
            <w:rPr>
              <w:ins w:id="4742" w:author="Seltzer, Karl" w:date="2024-08-09T11:26:00Z"/>
              <w:rFonts w:ascii="Cambria Math" w:hAnsi="Cambria Math"/>
              <w:i/>
            </w:rPr>
          </w:rPrChange>
        </w:rPr>
      </w:pPr>
      <m:oMathPara>
        <m:oMath>
          <m:r>
            <w:ins w:id="4743" w:author="Seltzer, Karl" w:date="2024-08-09T11:22:00Z">
              <w:rPr>
                <w:rFonts w:ascii="Cambria Math" w:hAnsi="Cambria Math"/>
              </w:rPr>
              <m:t>=</m:t>
            </w:ins>
          </m:r>
          <m:r>
            <w:ins w:id="4744" w:author="Seltzer, Karl" w:date="2024-08-09T11:24:00Z">
              <w:rPr>
                <w:rFonts w:ascii="Cambria Math" w:hAnsi="Cambria Math"/>
                <w:color w:val="0070C0"/>
                <w:rPrChange w:id="4745" w:author="Seltzer, Karl" w:date="2024-08-09T11:31:00Z">
                  <w:rPr>
                    <w:rFonts w:ascii="Cambria Math" w:hAnsi="Cambria Math"/>
                  </w:rPr>
                </w:rPrChange>
              </w:rPr>
              <m:t>ROCN2ALK+ROCN</m:t>
            </w:ins>
          </m:r>
          <m:r>
            <w:ins w:id="4746" w:author="Seltzer, Karl" w:date="2024-08-09T11:27:00Z">
              <w:rPr>
                <w:rFonts w:ascii="Cambria Math" w:hAnsi="Cambria Math"/>
                <w:color w:val="0070C0"/>
                <w:rPrChange w:id="4747" w:author="Seltzer, Karl" w:date="2024-08-09T11:31:00Z">
                  <w:rPr>
                    <w:rFonts w:ascii="Cambria Math" w:hAnsi="Cambria Math"/>
                  </w:rPr>
                </w:rPrChange>
              </w:rPr>
              <m:t>2OXY8</m:t>
            </w:ins>
          </m:r>
          <m:r>
            <w:ins w:id="4748" w:author="Seltzer, Karl" w:date="2024-08-09T11:24:00Z">
              <w:rPr>
                <w:rFonts w:ascii="Cambria Math" w:hAnsi="Cambria Math"/>
                <w:color w:val="0070C0"/>
                <w:rPrChange w:id="4749" w:author="Seltzer, Karl" w:date="2024-08-09T11:31:00Z">
                  <w:rPr>
                    <w:rFonts w:ascii="Cambria Math" w:hAnsi="Cambria Math"/>
                  </w:rPr>
                </w:rPrChange>
              </w:rPr>
              <m:t>+ROC</m:t>
            </w:ins>
          </m:r>
          <m:r>
            <w:ins w:id="4750" w:author="Seltzer, Karl" w:date="2024-08-09T11:27:00Z">
              <w:rPr>
                <w:rFonts w:ascii="Cambria Math" w:hAnsi="Cambria Math"/>
                <w:color w:val="0070C0"/>
                <w:rPrChange w:id="4751" w:author="Seltzer, Karl" w:date="2024-08-09T11:31:00Z">
                  <w:rPr>
                    <w:rFonts w:ascii="Cambria Math" w:hAnsi="Cambria Math"/>
                  </w:rPr>
                </w:rPrChange>
              </w:rPr>
              <m:t>N2OXY4</m:t>
            </w:ins>
          </m:r>
          <m:r>
            <w:ins w:id="4752" w:author="Seltzer, Karl" w:date="2024-08-09T11:24:00Z">
              <w:rPr>
                <w:rFonts w:ascii="Cambria Math" w:hAnsi="Cambria Math"/>
                <w:color w:val="0070C0"/>
                <w:rPrChange w:id="4753" w:author="Seltzer, Karl" w:date="2024-08-09T11:31:00Z">
                  <w:rPr>
                    <w:rFonts w:ascii="Cambria Math" w:hAnsi="Cambria Math"/>
                  </w:rPr>
                </w:rPrChange>
              </w:rPr>
              <m:t>ALK+ROC</m:t>
            </w:ins>
          </m:r>
          <m:r>
            <w:ins w:id="4754" w:author="Seltzer, Karl" w:date="2024-08-09T11:27:00Z">
              <w:rPr>
                <w:rFonts w:ascii="Cambria Math" w:hAnsi="Cambria Math"/>
                <w:color w:val="0070C0"/>
                <w:rPrChange w:id="4755" w:author="Seltzer, Karl" w:date="2024-08-09T11:31:00Z">
                  <w:rPr>
                    <w:rFonts w:ascii="Cambria Math" w:hAnsi="Cambria Math"/>
                  </w:rPr>
                </w:rPrChange>
              </w:rPr>
              <m:t>N2OXY2</m:t>
            </w:ins>
          </m:r>
          <m:r>
            <w:ins w:id="4756" w:author="Seltzer, Karl" w:date="2024-08-09T11:24:00Z">
              <w:rPr>
                <w:rFonts w:ascii="Cambria Math" w:hAnsi="Cambria Math"/>
                <w:color w:val="0070C0"/>
                <w:rPrChange w:id="4757" w:author="Seltzer, Karl" w:date="2024-08-09T11:31:00Z">
                  <w:rPr>
                    <w:rFonts w:ascii="Cambria Math" w:hAnsi="Cambria Math"/>
                  </w:rPr>
                </w:rPrChange>
              </w:rPr>
              <m:t>+ROC</m:t>
            </w:ins>
          </m:r>
          <m:r>
            <w:ins w:id="4758" w:author="Seltzer, Karl" w:date="2024-08-09T11:27:00Z">
              <w:rPr>
                <w:rFonts w:ascii="Cambria Math" w:hAnsi="Cambria Math"/>
                <w:color w:val="0070C0"/>
                <w:rPrChange w:id="4759" w:author="Seltzer, Karl" w:date="2024-08-09T11:31:00Z">
                  <w:rPr>
                    <w:rFonts w:ascii="Cambria Math" w:hAnsi="Cambria Math"/>
                  </w:rPr>
                </w:rPrChange>
              </w:rPr>
              <m:t>N1</m:t>
            </w:ins>
          </m:r>
          <m:r>
            <w:ins w:id="4760" w:author="Seltzer, Karl" w:date="2024-08-09T11:24:00Z">
              <w:rPr>
                <w:rFonts w:ascii="Cambria Math" w:hAnsi="Cambria Math"/>
                <w:color w:val="0070C0"/>
                <w:rPrChange w:id="4761" w:author="Seltzer, Karl" w:date="2024-08-09T11:31:00Z">
                  <w:rPr>
                    <w:rFonts w:ascii="Cambria Math" w:hAnsi="Cambria Math"/>
                  </w:rPr>
                </w:rPrChange>
              </w:rPr>
              <m:t>ALK</m:t>
            </w:ins>
          </m:r>
          <m:r>
            <w:ins w:id="4762" w:author="Seltzer, Karl" w:date="2024-08-09T11:22:00Z">
              <w:rPr>
                <w:rFonts w:ascii="Cambria Math" w:hAnsi="Cambria Math"/>
                <w:color w:val="0070C0"/>
                <w:rPrChange w:id="4763" w:author="Seltzer, Karl" w:date="2024-08-09T11:31:00Z">
                  <w:rPr>
                    <w:rFonts w:ascii="Cambria Math" w:hAnsi="Cambria Math"/>
                  </w:rPr>
                </w:rPrChange>
              </w:rPr>
              <m:t xml:space="preserve"> </m:t>
            </w:ins>
          </m:r>
        </m:oMath>
      </m:oMathPara>
    </w:p>
    <w:p w14:paraId="365904B7" w14:textId="678ABA7E" w:rsidR="00FC41DF" w:rsidRPr="00955A3A" w:rsidRDefault="00FC41DF" w:rsidP="00FC41DF">
      <w:pPr>
        <w:pStyle w:val="BodyTextNoSpaceAfter"/>
        <w:spacing w:after="0"/>
        <w:jc w:val="both"/>
        <w:rPr>
          <w:ins w:id="4764" w:author="Seltzer, Karl" w:date="2024-08-09T11:26:00Z"/>
          <w:color w:val="0070C0"/>
          <w:rPrChange w:id="4765" w:author="Seltzer, Karl" w:date="2024-08-09T11:31:00Z">
            <w:rPr>
              <w:ins w:id="4766" w:author="Seltzer, Karl" w:date="2024-08-09T11:26:00Z"/>
              <w:rFonts w:ascii="Cambria Math" w:hAnsi="Cambria Math"/>
              <w:i/>
            </w:rPr>
          </w:rPrChange>
        </w:rPr>
      </w:pPr>
      <m:oMathPara>
        <m:oMath>
          <m:r>
            <w:ins w:id="4767" w:author="Seltzer, Karl" w:date="2024-08-09T11:26:00Z">
              <w:rPr>
                <w:rFonts w:ascii="Cambria Math" w:hAnsi="Cambria Math"/>
                <w:color w:val="0070C0"/>
                <w:rPrChange w:id="4768" w:author="Seltzer, Karl" w:date="2024-08-09T11:31:00Z">
                  <w:rPr>
                    <w:rFonts w:ascii="Cambria Math" w:hAnsi="Cambria Math"/>
                  </w:rPr>
                </w:rPrChange>
              </w:rPr>
              <m:t>+</m:t>
            </w:ins>
          </m:r>
          <m:r>
            <w:ins w:id="4769" w:author="Seltzer, Karl" w:date="2024-08-09T11:29:00Z">
              <w:rPr>
                <w:rFonts w:ascii="Cambria Math" w:hAnsi="Cambria Math"/>
                <w:color w:val="0070C0"/>
                <w:rPrChange w:id="4770" w:author="Seltzer, Karl" w:date="2024-08-09T11:31:00Z">
                  <w:rPr>
                    <w:rFonts w:ascii="Cambria Math" w:hAnsi="Cambria Math"/>
                  </w:rPr>
                </w:rPrChange>
              </w:rPr>
              <m:t xml:space="preserve"> </m:t>
            </w:ins>
          </m:r>
          <m:r>
            <w:ins w:id="4771" w:author="Seltzer, Karl" w:date="2024-08-09T11:26:00Z">
              <w:rPr>
                <w:rFonts w:ascii="Cambria Math" w:hAnsi="Cambria Math"/>
                <w:color w:val="0070C0"/>
                <w:rPrChange w:id="4772" w:author="Seltzer, Karl" w:date="2024-08-09T11:31:00Z">
                  <w:rPr>
                    <w:rFonts w:ascii="Cambria Math" w:hAnsi="Cambria Math"/>
                  </w:rPr>
                </w:rPrChange>
              </w:rPr>
              <m:t>ROCN1</m:t>
            </w:ins>
          </m:r>
          <m:r>
            <w:ins w:id="4773" w:author="Seltzer, Karl" w:date="2024-08-09T11:27:00Z">
              <w:rPr>
                <w:rFonts w:ascii="Cambria Math" w:hAnsi="Cambria Math"/>
                <w:color w:val="0070C0"/>
                <w:rPrChange w:id="4774" w:author="Seltzer, Karl" w:date="2024-08-09T11:31:00Z">
                  <w:rPr>
                    <w:rFonts w:ascii="Cambria Math" w:hAnsi="Cambria Math"/>
                  </w:rPr>
                </w:rPrChange>
              </w:rPr>
              <m:t>OXY6</m:t>
            </w:ins>
          </m:r>
          <m:r>
            <w:ins w:id="4775" w:author="Seltzer, Karl" w:date="2024-08-09T11:26:00Z">
              <w:rPr>
                <w:rFonts w:ascii="Cambria Math" w:hAnsi="Cambria Math"/>
                <w:color w:val="0070C0"/>
                <w:rPrChange w:id="4776" w:author="Seltzer, Karl" w:date="2024-08-09T11:31:00Z">
                  <w:rPr>
                    <w:rFonts w:ascii="Cambria Math" w:hAnsi="Cambria Math"/>
                  </w:rPr>
                </w:rPrChange>
              </w:rPr>
              <m:t>+ROC</m:t>
            </w:ins>
          </m:r>
          <m:r>
            <w:ins w:id="4777" w:author="Seltzer, Karl" w:date="2024-08-09T11:28:00Z">
              <w:rPr>
                <w:rFonts w:ascii="Cambria Math" w:hAnsi="Cambria Math"/>
                <w:color w:val="0070C0"/>
                <w:rPrChange w:id="4778" w:author="Seltzer, Karl" w:date="2024-08-09T11:31:00Z">
                  <w:rPr>
                    <w:rFonts w:ascii="Cambria Math" w:hAnsi="Cambria Math"/>
                  </w:rPr>
                </w:rPrChange>
              </w:rPr>
              <m:t>N1OXY3</m:t>
            </w:ins>
          </m:r>
          <m:r>
            <w:ins w:id="4779" w:author="Seltzer, Karl" w:date="2024-08-09T11:26:00Z">
              <w:rPr>
                <w:rFonts w:ascii="Cambria Math" w:hAnsi="Cambria Math"/>
                <w:color w:val="0070C0"/>
                <w:rPrChange w:id="4780" w:author="Seltzer, Karl" w:date="2024-08-09T11:31:00Z">
                  <w:rPr>
                    <w:rFonts w:ascii="Cambria Math" w:hAnsi="Cambria Math"/>
                  </w:rPr>
                </w:rPrChange>
              </w:rPr>
              <m:t>+ROC</m:t>
            </w:ins>
          </m:r>
          <m:r>
            <w:ins w:id="4781" w:author="Seltzer, Karl" w:date="2024-08-09T11:28:00Z">
              <w:rPr>
                <w:rFonts w:ascii="Cambria Math" w:hAnsi="Cambria Math"/>
                <w:color w:val="0070C0"/>
                <w:rPrChange w:id="4782" w:author="Seltzer, Karl" w:date="2024-08-09T11:31:00Z">
                  <w:rPr>
                    <w:rFonts w:ascii="Cambria Math" w:hAnsi="Cambria Math"/>
                  </w:rPr>
                </w:rPrChange>
              </w:rPr>
              <m:t>N</m:t>
            </w:ins>
          </m:r>
          <m:r>
            <w:ins w:id="4783" w:author="Seltzer, Karl" w:date="2024-08-09T11:26:00Z">
              <w:rPr>
                <w:rFonts w:ascii="Cambria Math" w:hAnsi="Cambria Math"/>
                <w:color w:val="0070C0"/>
                <w:rPrChange w:id="4784" w:author="Seltzer, Karl" w:date="2024-08-09T11:31:00Z">
                  <w:rPr>
                    <w:rFonts w:ascii="Cambria Math" w:hAnsi="Cambria Math"/>
                  </w:rPr>
                </w:rPrChange>
              </w:rPr>
              <m:t>1</m:t>
            </w:ins>
          </m:r>
          <m:r>
            <w:ins w:id="4785" w:author="Seltzer, Karl" w:date="2024-08-09T11:28:00Z">
              <w:rPr>
                <w:rFonts w:ascii="Cambria Math" w:hAnsi="Cambria Math"/>
                <w:color w:val="0070C0"/>
                <w:rPrChange w:id="4786" w:author="Seltzer, Karl" w:date="2024-08-09T11:31:00Z">
                  <w:rPr>
                    <w:rFonts w:ascii="Cambria Math" w:hAnsi="Cambria Math"/>
                  </w:rPr>
                </w:rPrChange>
              </w:rPr>
              <m:t>OXY1</m:t>
            </w:ins>
          </m:r>
          <m:r>
            <w:ins w:id="4787" w:author="Seltzer, Karl" w:date="2024-08-09T11:26:00Z">
              <w:rPr>
                <w:rFonts w:ascii="Cambria Math" w:hAnsi="Cambria Math"/>
                <w:color w:val="0070C0"/>
                <w:rPrChange w:id="4788" w:author="Seltzer, Karl" w:date="2024-08-09T11:31:00Z">
                  <w:rPr>
                    <w:rFonts w:ascii="Cambria Math" w:hAnsi="Cambria Math"/>
                  </w:rPr>
                </w:rPrChange>
              </w:rPr>
              <m:t>+ROCP</m:t>
            </w:ins>
          </m:r>
          <m:r>
            <w:ins w:id="4789" w:author="Seltzer, Karl" w:date="2024-08-09T11:28:00Z">
              <w:rPr>
                <w:rFonts w:ascii="Cambria Math" w:hAnsi="Cambria Math"/>
                <w:color w:val="0070C0"/>
                <w:rPrChange w:id="4790" w:author="Seltzer, Karl" w:date="2024-08-09T11:31:00Z">
                  <w:rPr>
                    <w:rFonts w:ascii="Cambria Math" w:hAnsi="Cambria Math"/>
                  </w:rPr>
                </w:rPrChange>
              </w:rPr>
              <m:t>0</m:t>
            </w:ins>
          </m:r>
          <m:r>
            <w:ins w:id="4791" w:author="Seltzer, Karl" w:date="2024-08-09T11:26:00Z">
              <w:rPr>
                <w:rFonts w:ascii="Cambria Math" w:hAnsi="Cambria Math"/>
                <w:color w:val="0070C0"/>
                <w:rPrChange w:id="4792" w:author="Seltzer, Karl" w:date="2024-08-09T11:31:00Z">
                  <w:rPr>
                    <w:rFonts w:ascii="Cambria Math" w:hAnsi="Cambria Math"/>
                  </w:rPr>
                </w:rPrChange>
              </w:rPr>
              <m:t>ALK</m:t>
            </w:ins>
          </m:r>
          <m:r>
            <w:ins w:id="4793" w:author="Seltzer, Karl" w:date="2024-08-09T11:28:00Z">
              <w:rPr>
                <w:rFonts w:ascii="Cambria Math" w:hAnsi="Cambria Math"/>
                <w:color w:val="0070C0"/>
                <w:rPrChange w:id="4794" w:author="Seltzer, Karl" w:date="2024-08-09T11:31:00Z">
                  <w:rPr>
                    <w:rFonts w:ascii="Cambria Math" w:hAnsi="Cambria Math"/>
                  </w:rPr>
                </w:rPrChange>
              </w:rPr>
              <m:t>+ROCP0OXY4</m:t>
            </w:ins>
          </m:r>
        </m:oMath>
      </m:oMathPara>
    </w:p>
    <w:p w14:paraId="374697EE" w14:textId="77777777" w:rsidR="00FC41DF" w:rsidRPr="00955A3A" w:rsidRDefault="00FC41DF" w:rsidP="00FC41DF">
      <w:pPr>
        <w:pStyle w:val="BodyTextNoSpaceAfter"/>
        <w:spacing w:after="0"/>
        <w:jc w:val="both"/>
        <w:rPr>
          <w:ins w:id="4795" w:author="Seltzer, Karl" w:date="2024-08-09T11:29:00Z"/>
          <w:color w:val="0070C0"/>
          <w:rPrChange w:id="4796" w:author="Seltzer, Karl" w:date="2024-08-09T11:31:00Z">
            <w:rPr>
              <w:ins w:id="4797" w:author="Seltzer, Karl" w:date="2024-08-09T11:29:00Z"/>
              <w:rFonts w:ascii="Cambria Math" w:hAnsi="Cambria Math"/>
              <w:i/>
            </w:rPr>
          </w:rPrChange>
        </w:rPr>
      </w:pPr>
      <m:oMathPara>
        <m:oMath>
          <m:r>
            <w:ins w:id="4798" w:author="Seltzer, Karl" w:date="2024-08-09T11:26:00Z">
              <w:rPr>
                <w:rFonts w:ascii="Cambria Math" w:hAnsi="Cambria Math"/>
                <w:color w:val="0070C0"/>
                <w:rPrChange w:id="4799" w:author="Seltzer, Karl" w:date="2024-08-09T11:31:00Z">
                  <w:rPr>
                    <w:rFonts w:ascii="Cambria Math" w:hAnsi="Cambria Math"/>
                  </w:rPr>
                </w:rPrChange>
              </w:rPr>
              <m:t>+</m:t>
            </w:ins>
          </m:r>
          <m:r>
            <w:ins w:id="4800" w:author="Seltzer, Karl" w:date="2024-08-09T11:29:00Z">
              <w:rPr>
                <w:rFonts w:ascii="Cambria Math" w:hAnsi="Cambria Math"/>
                <w:color w:val="0070C0"/>
                <w:rPrChange w:id="4801" w:author="Seltzer, Karl" w:date="2024-08-09T11:31:00Z">
                  <w:rPr>
                    <w:rFonts w:ascii="Cambria Math" w:hAnsi="Cambria Math"/>
                  </w:rPr>
                </w:rPrChange>
              </w:rPr>
              <m:t xml:space="preserve"> </m:t>
            </w:ins>
          </m:r>
          <m:r>
            <w:ins w:id="4802" w:author="Seltzer, Karl" w:date="2024-08-09T11:26:00Z">
              <w:rPr>
                <w:rFonts w:ascii="Cambria Math" w:hAnsi="Cambria Math"/>
                <w:color w:val="0070C0"/>
                <w:rPrChange w:id="4803" w:author="Seltzer, Karl" w:date="2024-08-09T11:31:00Z">
                  <w:rPr>
                    <w:rFonts w:ascii="Cambria Math" w:hAnsi="Cambria Math"/>
                  </w:rPr>
                </w:rPrChange>
              </w:rPr>
              <m:t>ROC</m:t>
            </w:ins>
          </m:r>
          <m:r>
            <w:ins w:id="4804" w:author="Seltzer, Karl" w:date="2024-08-09T11:28:00Z">
              <w:rPr>
                <w:rFonts w:ascii="Cambria Math" w:hAnsi="Cambria Math"/>
                <w:color w:val="0070C0"/>
                <w:rPrChange w:id="4805" w:author="Seltzer, Karl" w:date="2024-08-09T11:31:00Z">
                  <w:rPr>
                    <w:rFonts w:ascii="Cambria Math" w:hAnsi="Cambria Math"/>
                  </w:rPr>
                </w:rPrChange>
              </w:rPr>
              <m:t>P0OXY2</m:t>
            </w:ins>
          </m:r>
          <m:r>
            <w:ins w:id="4806" w:author="Seltzer, Karl" w:date="2024-08-09T11:26:00Z">
              <w:rPr>
                <w:rFonts w:ascii="Cambria Math" w:hAnsi="Cambria Math"/>
                <w:color w:val="0070C0"/>
                <w:rPrChange w:id="4807" w:author="Seltzer, Karl" w:date="2024-08-09T11:31:00Z">
                  <w:rPr>
                    <w:rFonts w:ascii="Cambria Math" w:hAnsi="Cambria Math"/>
                  </w:rPr>
                </w:rPrChange>
              </w:rPr>
              <m:t>+ROCP</m:t>
            </w:ins>
          </m:r>
          <m:r>
            <w:ins w:id="4808" w:author="Seltzer, Karl" w:date="2024-08-09T11:28:00Z">
              <w:rPr>
                <w:rFonts w:ascii="Cambria Math" w:hAnsi="Cambria Math"/>
                <w:color w:val="0070C0"/>
                <w:rPrChange w:id="4809" w:author="Seltzer, Karl" w:date="2024-08-09T11:31:00Z">
                  <w:rPr>
                    <w:rFonts w:ascii="Cambria Math" w:hAnsi="Cambria Math"/>
                  </w:rPr>
                </w:rPrChange>
              </w:rPr>
              <m:t>1</m:t>
            </w:ins>
          </m:r>
          <m:r>
            <w:ins w:id="4810" w:author="Seltzer, Karl" w:date="2024-08-09T11:26:00Z">
              <w:rPr>
                <w:rFonts w:ascii="Cambria Math" w:hAnsi="Cambria Math"/>
                <w:color w:val="0070C0"/>
                <w:rPrChange w:id="4811" w:author="Seltzer, Karl" w:date="2024-08-09T11:31:00Z">
                  <w:rPr>
                    <w:rFonts w:ascii="Cambria Math" w:hAnsi="Cambria Math"/>
                  </w:rPr>
                </w:rPrChange>
              </w:rPr>
              <m:t>ALK+ROCP1</m:t>
            </w:ins>
          </m:r>
          <m:r>
            <w:ins w:id="4812" w:author="Seltzer, Karl" w:date="2024-08-09T11:29:00Z">
              <w:rPr>
                <w:rFonts w:ascii="Cambria Math" w:hAnsi="Cambria Math"/>
                <w:color w:val="0070C0"/>
                <w:rPrChange w:id="4813" w:author="Seltzer, Karl" w:date="2024-08-09T11:31:00Z">
                  <w:rPr>
                    <w:rFonts w:ascii="Cambria Math" w:hAnsi="Cambria Math"/>
                  </w:rPr>
                </w:rPrChange>
              </w:rPr>
              <m:t>OXY3</m:t>
            </w:ins>
          </m:r>
          <m:r>
            <w:ins w:id="4814" w:author="Seltzer, Karl" w:date="2024-08-09T11:26:00Z">
              <w:rPr>
                <w:rFonts w:ascii="Cambria Math" w:hAnsi="Cambria Math"/>
                <w:color w:val="0070C0"/>
                <w:rPrChange w:id="4815" w:author="Seltzer, Karl" w:date="2024-08-09T11:31:00Z">
                  <w:rPr>
                    <w:rFonts w:ascii="Cambria Math" w:hAnsi="Cambria Math"/>
                  </w:rPr>
                </w:rPrChange>
              </w:rPr>
              <m:t>+ROCP</m:t>
            </w:ins>
          </m:r>
          <m:r>
            <w:ins w:id="4816" w:author="Seltzer, Karl" w:date="2024-08-09T11:29:00Z">
              <w:rPr>
                <w:rFonts w:ascii="Cambria Math" w:hAnsi="Cambria Math"/>
                <w:color w:val="0070C0"/>
                <w:rPrChange w:id="4817" w:author="Seltzer, Karl" w:date="2024-08-09T11:31:00Z">
                  <w:rPr>
                    <w:rFonts w:ascii="Cambria Math" w:hAnsi="Cambria Math"/>
                  </w:rPr>
                </w:rPrChange>
              </w:rPr>
              <m:t>1OXY1</m:t>
            </w:ins>
          </m:r>
        </m:oMath>
      </m:oMathPara>
    </w:p>
    <w:p w14:paraId="53F1A4D8" w14:textId="3F46AE63" w:rsidR="00FC41DF" w:rsidRPr="00955A3A" w:rsidRDefault="00FC41DF" w:rsidP="00FC41DF">
      <w:pPr>
        <w:pStyle w:val="BodyTextNoSpaceAfter"/>
        <w:spacing w:after="0"/>
        <w:jc w:val="both"/>
        <w:rPr>
          <w:ins w:id="4818" w:author="Seltzer, Karl" w:date="2024-08-09T11:22:00Z"/>
          <w:color w:val="0070C0"/>
          <w:rPrChange w:id="4819" w:author="Seltzer, Karl" w:date="2024-08-09T11:31:00Z">
            <w:rPr>
              <w:ins w:id="4820" w:author="Seltzer, Karl" w:date="2024-08-09T11:22:00Z"/>
            </w:rPr>
          </w:rPrChange>
        </w:rPr>
      </w:pPr>
      <m:oMathPara>
        <m:oMath>
          <m:r>
            <w:ins w:id="4821" w:author="Seltzer, Karl" w:date="2024-08-09T11:29:00Z">
              <w:rPr>
                <w:rFonts w:ascii="Cambria Math" w:hAnsi="Cambria Math"/>
                <w:color w:val="0070C0"/>
                <w:rPrChange w:id="4822" w:author="Seltzer, Karl" w:date="2024-08-09T11:31:00Z">
                  <w:rPr>
                    <w:rFonts w:ascii="Cambria Math" w:hAnsi="Cambria Math"/>
                  </w:rPr>
                </w:rPrChange>
              </w:rPr>
              <m:t>+ ROCP1ALK+ROCP1OXY2+ROCP2ALK+ROCP</m:t>
            </w:ins>
          </m:r>
          <m:r>
            <w:ins w:id="4823" w:author="Seltzer, Karl" w:date="2024-08-09T11:30:00Z">
              <w:rPr>
                <w:rFonts w:ascii="Cambria Math" w:hAnsi="Cambria Math"/>
                <w:color w:val="0070C0"/>
                <w:rPrChange w:id="4824" w:author="Seltzer, Karl" w:date="2024-08-09T11:31:00Z">
                  <w:rPr>
                    <w:rFonts w:ascii="Cambria Math" w:hAnsi="Cambria Math"/>
                  </w:rPr>
                </w:rPrChange>
              </w:rPr>
              <m:t>2</m:t>
            </w:ins>
          </m:r>
          <m:r>
            <w:ins w:id="4825" w:author="Seltzer, Karl" w:date="2024-08-09T11:29:00Z">
              <w:rPr>
                <w:rFonts w:ascii="Cambria Math" w:hAnsi="Cambria Math"/>
                <w:color w:val="0070C0"/>
                <w:rPrChange w:id="4826" w:author="Seltzer, Karl" w:date="2024-08-09T11:31:00Z">
                  <w:rPr>
                    <w:rFonts w:ascii="Cambria Math" w:hAnsi="Cambria Math"/>
                  </w:rPr>
                </w:rPrChange>
              </w:rPr>
              <m:t>OXY</m:t>
            </w:ins>
          </m:r>
          <m:r>
            <w:ins w:id="4827" w:author="Seltzer, Karl" w:date="2024-08-09T11:30:00Z">
              <w:rPr>
                <w:rFonts w:ascii="Cambria Math" w:hAnsi="Cambria Math"/>
                <w:color w:val="0070C0"/>
                <w:rPrChange w:id="4828" w:author="Seltzer, Karl" w:date="2024-08-09T11:31:00Z">
                  <w:rPr>
                    <w:rFonts w:ascii="Cambria Math" w:hAnsi="Cambria Math"/>
                  </w:rPr>
                </w:rPrChange>
              </w:rPr>
              <m:t>2</m:t>
            </w:ins>
          </m:r>
          <m:r>
            <w:ins w:id="4829" w:author="Seltzer, Karl" w:date="2024-08-09T11:29:00Z">
              <w:rPr>
                <w:rFonts w:ascii="Cambria Math" w:hAnsi="Cambria Math"/>
                <w:color w:val="0070C0"/>
                <w:rPrChange w:id="4830" w:author="Seltzer, Karl" w:date="2024-08-09T11:31:00Z">
                  <w:rPr>
                    <w:rFonts w:ascii="Cambria Math" w:hAnsi="Cambria Math"/>
                  </w:rPr>
                </w:rPrChange>
              </w:rPr>
              <m:t xml:space="preserve"> </m:t>
            </w:ins>
          </m:r>
          <m:r>
            <w:ins w:id="4831" w:author="Seltzer, Karl" w:date="2024-08-09T11:22:00Z">
              <w:rPr>
                <w:rFonts w:ascii="Cambria Math" w:hAnsi="Cambria Math"/>
                <w:color w:val="0070C0"/>
                <w:rPrChange w:id="4832" w:author="Seltzer, Karl" w:date="2024-08-09T11:31:00Z">
                  <w:rPr>
                    <w:rFonts w:ascii="Cambria Math" w:hAnsi="Cambria Math"/>
                  </w:rPr>
                </w:rPrChange>
              </w:rPr>
              <m:t>(PM-CR2 species)</m:t>
            </w:ins>
          </m:r>
        </m:oMath>
      </m:oMathPara>
    </w:p>
    <w:p w14:paraId="4BEBA8C3" w14:textId="39737C10" w:rsidR="00FC41DF" w:rsidRPr="00D12561" w:rsidDel="00FC41DF" w:rsidRDefault="00FC41DF" w:rsidP="002564FF">
      <w:pPr>
        <w:pStyle w:val="BodyTextNoSpaceAfter"/>
        <w:spacing w:after="0"/>
        <w:jc w:val="both"/>
        <w:rPr>
          <w:del w:id="4833" w:author="Seltzer, Karl" w:date="2024-08-09T11:22:00Z"/>
        </w:rPr>
      </w:pPr>
    </w:p>
    <w:p w14:paraId="3BDC011A" w14:textId="27AB9551" w:rsidR="0074261B" w:rsidRDefault="0074261B" w:rsidP="002564FF"/>
    <w:p w14:paraId="316C98F5" w14:textId="1D4CCAF6" w:rsidR="00F36E9F" w:rsidRPr="003F7610" w:rsidRDefault="00F36E9F" w:rsidP="002D37DA">
      <w:pPr>
        <w:jc w:val="both"/>
      </w:pPr>
      <w:r>
        <w:t>In PM-CR1, both POC and PNCOM are</w:t>
      </w:r>
      <w:ins w:id="4834" w:author="Seltzer, Karl" w:date="2024-08-09T11:32:00Z">
        <w:r w:rsidR="00B33F41">
          <w:t xml:space="preserve"> summed and</w:t>
        </w:r>
      </w:ins>
      <w:r>
        <w:t xml:space="preserve"> split among several </w:t>
      </w:r>
      <w:r w:rsidR="008579AA">
        <w:t>tracers</w:t>
      </w:r>
      <w:r>
        <w:t xml:space="preserve"> that vary by volatility. Each volatility bin spans an order of magnitude, and the value is represented by a letter and number. The letter “N” indicates negative, and “P” indicates positive. The number following “N” or “P” indicates the log base-10 value. For example, N2 = 10</w:t>
      </w:r>
      <w:r w:rsidRPr="00C87EBE">
        <w:rPr>
          <w:vertAlign w:val="superscript"/>
        </w:rPr>
        <w:t>-2</w:t>
      </w:r>
      <w:r>
        <w:t xml:space="preserve"> and P1 = 10</w:t>
      </w:r>
      <w:r w:rsidRPr="00C87EBE">
        <w:rPr>
          <w:vertAlign w:val="superscript"/>
        </w:rPr>
        <w:t>1</w:t>
      </w:r>
      <w:r>
        <w:t xml:space="preserve">. In </w:t>
      </w:r>
      <w:r w:rsidR="005C5C27">
        <w:t>PM-</w:t>
      </w:r>
      <w:del w:id="4835" w:author="Seltzer, Karl" w:date="2024-08-09T11:32:00Z">
        <w:r w:rsidR="005C5C27" w:rsidDel="00B33F41">
          <w:delText xml:space="preserve">CR1 </w:delText>
        </w:r>
      </w:del>
      <w:ins w:id="4836" w:author="Seltzer, Karl" w:date="2024-08-09T11:32:00Z">
        <w:r w:rsidR="00B33F41">
          <w:t xml:space="preserve">CR2 </w:t>
        </w:r>
      </w:ins>
      <w:r w:rsidR="005C5C27">
        <w:t>profiles</w:t>
      </w:r>
      <w:r>
        <w:t xml:space="preserve">, </w:t>
      </w:r>
      <w:del w:id="4837" w:author="Seltzer, Karl" w:date="2024-08-09T11:33:00Z">
        <w:r w:rsidDel="00B33F41">
          <w:delText xml:space="preserve">the </w:delText>
        </w:r>
      </w:del>
      <w:ins w:id="4838" w:author="Seltzer, Karl" w:date="2024-08-09T11:33:00Z">
        <w:r w:rsidR="00B33F41">
          <w:t xml:space="preserve">oxygenated </w:t>
        </w:r>
      </w:ins>
      <w:r>
        <w:t xml:space="preserve">organic </w:t>
      </w:r>
      <w:ins w:id="4839" w:author="Seltzer, Karl" w:date="2024-08-09T11:32:00Z">
        <w:r w:rsidR="00B33F41">
          <w:t xml:space="preserve">matter </w:t>
        </w:r>
      </w:ins>
      <w:ins w:id="4840" w:author="Seltzer, Karl" w:date="2024-08-09T11:33:00Z">
        <w:r w:rsidR="00B33F41">
          <w:t>emissions are represented. In these profiles, the tracer features “OXY” (indicated oxygenated organic matter) followed by a number (representing the ap</w:t>
        </w:r>
      </w:ins>
      <w:ins w:id="4841" w:author="Seltzer, Karl" w:date="2024-08-09T11:34:00Z">
        <w:r w:rsidR="00B33F41">
          <w:t>proximate O:C ratio of the component)</w:t>
        </w:r>
      </w:ins>
      <w:del w:id="4842" w:author="Seltzer, Karl" w:date="2024-08-09T11:32:00Z">
        <w:r w:rsidRPr="00845180" w:rsidDel="00B33F41">
          <w:delText xml:space="preserve">carbon </w:delText>
        </w:r>
      </w:del>
      <w:del w:id="4843" w:author="Seltzer, Karl" w:date="2024-08-09T11:33:00Z">
        <w:r w:rsidRPr="00845180" w:rsidDel="00B33F41">
          <w:delText xml:space="preserve">and non-carbon organic mass are </w:delText>
        </w:r>
        <w:r w:rsidRPr="00053872" w:rsidDel="00B33F41">
          <w:delText xml:space="preserve">summed together (and thus represented as </w:delText>
        </w:r>
        <w:r w:rsidRPr="00D04437" w:rsidDel="00B33F41">
          <w:delText>organic matter; OM)</w:delText>
        </w:r>
      </w:del>
      <w:r w:rsidRPr="00D04437">
        <w:t>.</w:t>
      </w:r>
      <w:r w:rsidR="00AB4697">
        <w:t xml:space="preserve"> </w:t>
      </w:r>
      <w:r w:rsidRPr="00845180">
        <w:t>PM-Simplified</w:t>
      </w:r>
      <w:r w:rsidRPr="00C87EBE">
        <w:t xml:space="preserve"> profiles are limited to five components: nitrate (613), OC (626), sulfate (699), EC (797), and PM other (1884).</w:t>
      </w:r>
      <w:r w:rsidRPr="00845180">
        <w:t xml:space="preserve"> </w:t>
      </w:r>
      <w:r w:rsidR="00C55401">
        <w:t xml:space="preserve">These components are aggregated from a profile that has been post-processed into a PM-AE6 profile. </w:t>
      </w:r>
      <w:r w:rsidRPr="00845180">
        <w:t xml:space="preserve">PM </w:t>
      </w:r>
      <w:r w:rsidRPr="00053872">
        <w:t>profiles include</w:t>
      </w:r>
      <w:r w:rsidRPr="00D04437">
        <w:t xml:space="preserve"> other, non-mechanism-specific components, such as explicit semi-volatiles and polycyclic aromatic hydrocarbons.</w:t>
      </w:r>
      <w:r w:rsidR="00570048">
        <w:t xml:space="preserve"> Here, the PM Protocol describes the methods used to generate </w:t>
      </w:r>
      <w:r w:rsidR="006758B4">
        <w:t xml:space="preserve">profiles suitable for import into SPECIATE, as well as the post-processing steps necessary to generate </w:t>
      </w:r>
      <w:r w:rsidR="00570048">
        <w:t>PM-AE6</w:t>
      </w:r>
      <w:ins w:id="4844" w:author="Seltzer, Karl" w:date="2024-08-09T11:34:00Z">
        <w:r w:rsidR="00385684">
          <w:t xml:space="preserve">, </w:t>
        </w:r>
      </w:ins>
      <w:del w:id="4845" w:author="Seltzer, Karl" w:date="2024-08-09T11:34:00Z">
        <w:r w:rsidR="00570048" w:rsidDel="00385684">
          <w:delText xml:space="preserve"> and </w:delText>
        </w:r>
      </w:del>
      <w:r w:rsidR="00570048">
        <w:t>PM-CR1</w:t>
      </w:r>
      <w:ins w:id="4846" w:author="Seltzer, Karl" w:date="2024-08-09T11:34:00Z">
        <w:r w:rsidR="00385684">
          <w:t>, and PM-CR2</w:t>
        </w:r>
      </w:ins>
      <w:r w:rsidR="00570048">
        <w:t xml:space="preserve"> profiles. </w:t>
      </w:r>
    </w:p>
    <w:p w14:paraId="7C8C1246" w14:textId="06AF50F1" w:rsidR="00F36E9F" w:rsidRDefault="003D7D19" w:rsidP="002564FF">
      <w:r>
        <w:rPr>
          <w:rStyle w:val="normaltextrun"/>
          <w:rFonts w:asciiTheme="majorHAnsi" w:eastAsiaTheme="majorEastAsia" w:hAnsiTheme="majorHAnsi" w:cstheme="majorBidi"/>
          <w:color w:val="2F5496" w:themeColor="accent1" w:themeShade="BF"/>
          <w:sz w:val="26"/>
          <w:szCs w:val="26"/>
        </w:rPr>
        <w:t>“PM-Ready” Species</w:t>
      </w:r>
    </w:p>
    <w:p w14:paraId="066DEA3D" w14:textId="6DF2F227" w:rsidR="0022362D" w:rsidRPr="009B4345" w:rsidRDefault="0022362D" w:rsidP="0022362D">
      <w:pPr>
        <w:jc w:val="both"/>
        <w:rPr>
          <w:sz w:val="24"/>
          <w:szCs w:val="24"/>
        </w:rPr>
      </w:pPr>
      <w:r w:rsidRPr="009B4345">
        <w:t xml:space="preserve">The </w:t>
      </w:r>
      <w:r>
        <w:t>S2S-Tool</w:t>
      </w:r>
      <w:del w:id="4847" w:author="Seltzer, Karl" w:date="2024-04-05T15:23:00Z">
        <w:r w:rsidDel="00DF5DAB">
          <w:delText xml:space="preserve">, and formerly the </w:delText>
        </w:r>
        <w:r w:rsidRPr="009B4345" w:rsidDel="00DF5DAB">
          <w:delText>Speciation Tool</w:delText>
        </w:r>
        <w:r w:rsidDel="00DF5DAB">
          <w:delText>,</w:delText>
        </w:r>
      </w:del>
      <w:r w:rsidRPr="009B4345">
        <w:t xml:space="preserve"> </w:t>
      </w:r>
      <w:r>
        <w:t xml:space="preserve">translates SPECIATE profiles into profiles that are chemical mechanism-specific and generates several files that are </w:t>
      </w:r>
      <w:r w:rsidRPr="009B4345">
        <w:t xml:space="preserve">input into SMOKE. For </w:t>
      </w:r>
      <w:r>
        <w:t xml:space="preserve">each </w:t>
      </w:r>
      <w:r w:rsidR="00256F74">
        <w:t>PM</w:t>
      </w:r>
      <w:r w:rsidR="00256F74" w:rsidRPr="00256F74">
        <w:rPr>
          <w:vertAlign w:val="subscript"/>
        </w:rPr>
        <w:t>2.5</w:t>
      </w:r>
      <w:r w:rsidR="00256F74">
        <w:t xml:space="preserve"> </w:t>
      </w:r>
      <w:r>
        <w:t>PROFILE_TYPE</w:t>
      </w:r>
      <w:r w:rsidRPr="009B4345">
        <w:t>, the S</w:t>
      </w:r>
      <w:r>
        <w:t>2S-</w:t>
      </w:r>
      <w:r w:rsidRPr="009B4345">
        <w:t xml:space="preserve">Tool maps </w:t>
      </w:r>
      <w:r>
        <w:t>SPECIATE</w:t>
      </w:r>
      <w:r w:rsidRPr="009B4345">
        <w:t xml:space="preserve"> species to </w:t>
      </w:r>
      <w:r>
        <w:t>chemical-mechanism specific species and</w:t>
      </w:r>
      <w:r w:rsidRPr="009B4345">
        <w:t xml:space="preserve"> </w:t>
      </w:r>
      <w:r>
        <w:t>allocates all remaining mass to an “</w:t>
      </w:r>
      <w:r w:rsidRPr="009B4345">
        <w:t>Other</w:t>
      </w:r>
      <w:r>
        <w:t>” Category.</w:t>
      </w:r>
      <w:r w:rsidRPr="009B4345">
        <w:t xml:space="preserve"> Th</w:t>
      </w:r>
      <w:r>
        <w:t xml:space="preserve">is functionality allows </w:t>
      </w:r>
      <w:r w:rsidRPr="009B4345">
        <w:t>SPECIATE developers to include</w:t>
      </w:r>
      <w:r>
        <w:t xml:space="preserve"> more species </w:t>
      </w:r>
      <w:r w:rsidRPr="009B4345">
        <w:t>tha</w:t>
      </w:r>
      <w:r>
        <w:t xml:space="preserve">n are contained within aerosol modules. </w:t>
      </w:r>
    </w:p>
    <w:p w14:paraId="044AB422" w14:textId="36F3C7BB" w:rsidR="00226A3F" w:rsidRDefault="00226A3F" w:rsidP="00226A3F">
      <w:pPr>
        <w:jc w:val="both"/>
      </w:pPr>
      <w:r>
        <w:t xml:space="preserve">Below, all “PM-ready” species in SPECIATE are listed. </w:t>
      </w:r>
      <w:r w:rsidR="00DB0A76">
        <w:t>These species are the only entries from a profile that are used when generating a GSPRO when MECH_BASIS is PM-AE6</w:t>
      </w:r>
      <w:ins w:id="4848" w:author="Seltzer, Karl" w:date="2024-08-09T11:43:00Z">
        <w:r w:rsidR="005F2CE7">
          <w:t xml:space="preserve">, </w:t>
        </w:r>
      </w:ins>
      <w:del w:id="4849" w:author="Seltzer, Karl" w:date="2024-08-09T11:43:00Z">
        <w:r w:rsidR="00DB0A76" w:rsidDel="005F2CE7">
          <w:delText xml:space="preserve"> or </w:delText>
        </w:r>
      </w:del>
      <w:r w:rsidR="00DB0A76">
        <w:t>PM-CR1</w:t>
      </w:r>
      <w:ins w:id="4850" w:author="Seltzer, Karl" w:date="2024-08-09T11:43:00Z">
        <w:r w:rsidR="005F2CE7">
          <w:t>, or PM-CR2</w:t>
        </w:r>
      </w:ins>
      <w:r w:rsidR="00DB0A76">
        <w:t xml:space="preserve">. </w:t>
      </w:r>
      <w:r w:rsidR="007044AA">
        <w:t xml:space="preserve">In other words, if additional species are included in a PM profile (e.g., polycyclic aromatic hydrocarbons), those species and their weight percent are not included in subsequent calculations. </w:t>
      </w:r>
      <w:r>
        <w:t xml:space="preserve">It should be noted that this list includes additional species that are included in the calculation of </w:t>
      </w:r>
      <w:r w:rsidR="00BB70C8">
        <w:t xml:space="preserve">“Other” </w:t>
      </w:r>
      <w:r>
        <w:t>PM</w:t>
      </w:r>
      <w:r w:rsidRPr="007435EE">
        <w:rPr>
          <w:vertAlign w:val="subscript"/>
        </w:rPr>
        <w:t>2.5</w:t>
      </w:r>
      <w:r>
        <w:t xml:space="preserve"> mass </w:t>
      </w:r>
      <w:r w:rsidR="00BB70C8">
        <w:t>and are not explicit in chemical mechanisms or modules used by the U.S. EPA</w:t>
      </w:r>
      <w:r>
        <w:t xml:space="preserve">. </w:t>
      </w:r>
      <w:ins w:id="4851" w:author="Seltzer, Karl" w:date="2024-08-09T11:45:00Z">
        <w:r w:rsidR="00F255B4">
          <w:t xml:space="preserve">Also, </w:t>
        </w:r>
      </w:ins>
      <w:del w:id="4852" w:author="Seltzer, Karl" w:date="2024-08-09T11:45:00Z">
        <w:r w:rsidDel="00F255B4">
          <w:delText>P</w:delText>
        </w:r>
      </w:del>
      <w:ins w:id="4853" w:author="Seltzer, Karl" w:date="2024-08-09T11:45:00Z">
        <w:r w:rsidR="00F255B4">
          <w:t>p</w:t>
        </w:r>
      </w:ins>
      <w:r>
        <w:t xml:space="preserve">lease note that for some species (calcium, magnesium, potassium, sodium, and chloride), there is an order-of-operations for species selection. </w:t>
      </w:r>
      <w:r w:rsidRPr="009B4345">
        <w:t xml:space="preserve">In some studies, the atomic form </w:t>
      </w:r>
      <w:r>
        <w:t xml:space="preserve">of a metal </w:t>
      </w:r>
      <w:r w:rsidRPr="009B4345">
        <w:t>is measured</w:t>
      </w:r>
      <w:r>
        <w:t>,</w:t>
      </w:r>
      <w:r w:rsidRPr="009B4345">
        <w:t xml:space="preserve"> but not the ionic form. The atomic form results from the use of </w:t>
      </w:r>
      <w:r>
        <w:t>x-ray fluorescence (</w:t>
      </w:r>
      <w:r w:rsidRPr="009B4345">
        <w:t>XRF</w:t>
      </w:r>
      <w:r>
        <w:t>)</w:t>
      </w:r>
      <w:r w:rsidRPr="009B4345">
        <w:t xml:space="preserve"> as the measurement technique and the ionic form results from the use of </w:t>
      </w:r>
      <w:r>
        <w:t>i</w:t>
      </w:r>
      <w:r w:rsidRPr="009B4345">
        <w:t xml:space="preserve">on </w:t>
      </w:r>
      <w:r>
        <w:t>c</w:t>
      </w:r>
      <w:r w:rsidRPr="009B4345">
        <w:t>hromatography.</w:t>
      </w:r>
    </w:p>
    <w:tbl>
      <w:tblPr>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1170"/>
        <w:gridCol w:w="6632"/>
        <w:tblGridChange w:id="4854">
          <w:tblGrid>
            <w:gridCol w:w="1191"/>
            <w:gridCol w:w="39"/>
            <w:gridCol w:w="1131"/>
            <w:gridCol w:w="39"/>
            <w:gridCol w:w="6632"/>
          </w:tblGrid>
        </w:tblGridChange>
      </w:tblGrid>
      <w:tr w:rsidR="000514D5" w:rsidRPr="004A2FE2" w14:paraId="0737E8A3" w14:textId="77777777" w:rsidTr="001B61F6">
        <w:trPr>
          <w:trHeight w:val="148"/>
          <w:tblHeader/>
        </w:trPr>
        <w:tc>
          <w:tcPr>
            <w:tcW w:w="1230" w:type="dxa"/>
            <w:shd w:val="clear" w:color="auto" w:fill="D9D9D9" w:themeFill="background1" w:themeFillShade="D9"/>
            <w:vAlign w:val="center"/>
          </w:tcPr>
          <w:p w14:paraId="7C4CC0E0" w14:textId="1E32939D" w:rsidR="000514D5" w:rsidRPr="004A2FE2" w:rsidRDefault="000514D5" w:rsidP="00E517D6">
            <w:pPr>
              <w:spacing w:after="0"/>
              <w:jc w:val="center"/>
              <w:rPr>
                <w:rFonts w:cstheme="minorHAnsi"/>
                <w:b/>
                <w:sz w:val="20"/>
                <w:szCs w:val="20"/>
              </w:rPr>
            </w:pPr>
            <w:r>
              <w:rPr>
                <w:rFonts w:cstheme="minorHAnsi"/>
                <w:b/>
                <w:sz w:val="20"/>
                <w:szCs w:val="20"/>
              </w:rPr>
              <w:t>Species Name</w:t>
            </w:r>
          </w:p>
        </w:tc>
        <w:tc>
          <w:tcPr>
            <w:tcW w:w="1170" w:type="dxa"/>
            <w:shd w:val="clear" w:color="auto" w:fill="D9D9D9" w:themeFill="background1" w:themeFillShade="D9"/>
            <w:vAlign w:val="center"/>
          </w:tcPr>
          <w:p w14:paraId="279057CC" w14:textId="47BE071A" w:rsidR="000514D5" w:rsidRPr="004A2FE2" w:rsidRDefault="000514D5" w:rsidP="00E517D6">
            <w:pPr>
              <w:spacing w:after="0"/>
              <w:jc w:val="center"/>
              <w:rPr>
                <w:rFonts w:cstheme="minorHAnsi"/>
                <w:b/>
                <w:sz w:val="20"/>
                <w:szCs w:val="20"/>
              </w:rPr>
            </w:pPr>
            <w:r>
              <w:rPr>
                <w:rFonts w:cstheme="minorHAnsi"/>
                <w:b/>
                <w:sz w:val="20"/>
                <w:szCs w:val="20"/>
              </w:rPr>
              <w:t>SPECIES_ID</w:t>
            </w:r>
          </w:p>
        </w:tc>
        <w:tc>
          <w:tcPr>
            <w:tcW w:w="6632" w:type="dxa"/>
            <w:shd w:val="clear" w:color="auto" w:fill="D9D9D9" w:themeFill="background1" w:themeFillShade="D9"/>
            <w:vAlign w:val="center"/>
          </w:tcPr>
          <w:p w14:paraId="77014819" w14:textId="3B387846" w:rsidR="000514D5" w:rsidRPr="004A2FE2" w:rsidRDefault="000514D5" w:rsidP="00E517D6">
            <w:pPr>
              <w:spacing w:after="0"/>
              <w:jc w:val="center"/>
              <w:rPr>
                <w:rFonts w:cstheme="minorHAnsi"/>
                <w:b/>
                <w:sz w:val="20"/>
                <w:szCs w:val="20"/>
              </w:rPr>
            </w:pPr>
            <w:r>
              <w:rPr>
                <w:rFonts w:cstheme="minorHAnsi"/>
                <w:b/>
                <w:sz w:val="20"/>
                <w:szCs w:val="20"/>
              </w:rPr>
              <w:t>Description</w:t>
            </w:r>
          </w:p>
        </w:tc>
      </w:tr>
      <w:tr w:rsidR="000514D5" w:rsidRPr="004A2FE2" w14:paraId="10FCB410" w14:textId="77777777" w:rsidTr="001B61F6">
        <w:trPr>
          <w:trHeight w:val="148"/>
        </w:trPr>
        <w:tc>
          <w:tcPr>
            <w:tcW w:w="1230" w:type="dxa"/>
          </w:tcPr>
          <w:p w14:paraId="06E46AF1" w14:textId="65A3CCFD" w:rsidR="000514D5" w:rsidRPr="000514D5" w:rsidRDefault="000514D5" w:rsidP="000514D5">
            <w:pPr>
              <w:spacing w:after="0"/>
              <w:jc w:val="center"/>
              <w:rPr>
                <w:rFonts w:cstheme="minorHAnsi"/>
                <w:sz w:val="20"/>
                <w:szCs w:val="20"/>
              </w:rPr>
            </w:pPr>
            <w:r w:rsidRPr="000514D5">
              <w:rPr>
                <w:rFonts w:cstheme="minorHAnsi"/>
                <w:sz w:val="20"/>
                <w:szCs w:val="20"/>
              </w:rPr>
              <w:t>POC</w:t>
            </w:r>
          </w:p>
        </w:tc>
        <w:tc>
          <w:tcPr>
            <w:tcW w:w="1170" w:type="dxa"/>
          </w:tcPr>
          <w:p w14:paraId="03E75C19" w14:textId="57FC03B7" w:rsidR="000514D5" w:rsidRPr="000514D5" w:rsidRDefault="000514D5" w:rsidP="000514D5">
            <w:pPr>
              <w:spacing w:after="0"/>
              <w:jc w:val="center"/>
              <w:rPr>
                <w:rFonts w:cstheme="minorHAnsi"/>
                <w:sz w:val="20"/>
                <w:szCs w:val="20"/>
              </w:rPr>
            </w:pPr>
            <w:r w:rsidRPr="000514D5">
              <w:rPr>
                <w:rFonts w:cstheme="minorHAnsi"/>
                <w:sz w:val="20"/>
                <w:szCs w:val="20"/>
              </w:rPr>
              <w:t>626</w:t>
            </w:r>
          </w:p>
        </w:tc>
        <w:tc>
          <w:tcPr>
            <w:tcW w:w="6632" w:type="dxa"/>
          </w:tcPr>
          <w:p w14:paraId="74663B45" w14:textId="7A275C58" w:rsidR="000514D5" w:rsidRPr="000514D5" w:rsidRDefault="000514D5" w:rsidP="000514D5">
            <w:pPr>
              <w:spacing w:after="0"/>
              <w:jc w:val="center"/>
              <w:rPr>
                <w:rFonts w:cstheme="minorHAnsi"/>
                <w:sz w:val="20"/>
                <w:szCs w:val="20"/>
              </w:rPr>
            </w:pPr>
            <w:r w:rsidRPr="000514D5">
              <w:rPr>
                <w:rFonts w:cstheme="minorHAnsi"/>
                <w:sz w:val="20"/>
                <w:szCs w:val="20"/>
              </w:rPr>
              <w:t>Organic Carbon</w:t>
            </w:r>
          </w:p>
        </w:tc>
      </w:tr>
      <w:tr w:rsidR="000514D5" w:rsidRPr="004A2FE2" w14:paraId="5EC10F73" w14:textId="77777777" w:rsidTr="001B61F6">
        <w:trPr>
          <w:trHeight w:val="148"/>
        </w:trPr>
        <w:tc>
          <w:tcPr>
            <w:tcW w:w="1230" w:type="dxa"/>
          </w:tcPr>
          <w:p w14:paraId="4994962A" w14:textId="530E8624" w:rsidR="000514D5" w:rsidRPr="000514D5" w:rsidRDefault="000514D5" w:rsidP="000514D5">
            <w:pPr>
              <w:spacing w:after="0"/>
              <w:jc w:val="center"/>
              <w:rPr>
                <w:rFonts w:cstheme="minorHAnsi"/>
                <w:sz w:val="20"/>
                <w:szCs w:val="20"/>
              </w:rPr>
            </w:pPr>
            <w:r w:rsidRPr="000514D5">
              <w:rPr>
                <w:rFonts w:cstheme="minorHAnsi"/>
                <w:sz w:val="20"/>
                <w:szCs w:val="20"/>
              </w:rPr>
              <w:t>PEC</w:t>
            </w:r>
          </w:p>
        </w:tc>
        <w:tc>
          <w:tcPr>
            <w:tcW w:w="1170" w:type="dxa"/>
          </w:tcPr>
          <w:p w14:paraId="6451A69E" w14:textId="6F3CFBC0" w:rsidR="000514D5" w:rsidRPr="000514D5" w:rsidRDefault="000514D5" w:rsidP="000514D5">
            <w:pPr>
              <w:spacing w:after="0"/>
              <w:jc w:val="center"/>
              <w:rPr>
                <w:rFonts w:cstheme="minorHAnsi"/>
                <w:sz w:val="20"/>
                <w:szCs w:val="20"/>
              </w:rPr>
            </w:pPr>
            <w:r w:rsidRPr="000514D5">
              <w:rPr>
                <w:rFonts w:cstheme="minorHAnsi"/>
                <w:sz w:val="20"/>
                <w:szCs w:val="20"/>
              </w:rPr>
              <w:t>797</w:t>
            </w:r>
          </w:p>
        </w:tc>
        <w:tc>
          <w:tcPr>
            <w:tcW w:w="6632" w:type="dxa"/>
          </w:tcPr>
          <w:p w14:paraId="47CEAC9E" w14:textId="1192EB71" w:rsidR="000514D5" w:rsidRPr="000514D5" w:rsidRDefault="000514D5" w:rsidP="000514D5">
            <w:pPr>
              <w:spacing w:after="0"/>
              <w:jc w:val="center"/>
              <w:rPr>
                <w:rFonts w:cstheme="minorHAnsi"/>
                <w:sz w:val="20"/>
                <w:szCs w:val="20"/>
              </w:rPr>
            </w:pPr>
            <w:r w:rsidRPr="000514D5">
              <w:rPr>
                <w:rFonts w:cstheme="minorHAnsi"/>
                <w:sz w:val="20"/>
                <w:szCs w:val="20"/>
              </w:rPr>
              <w:t>Elemental Carbon</w:t>
            </w:r>
          </w:p>
        </w:tc>
      </w:tr>
      <w:tr w:rsidR="000514D5" w:rsidRPr="004A2FE2" w14:paraId="68354261" w14:textId="77777777" w:rsidTr="001B61F6">
        <w:trPr>
          <w:trHeight w:val="148"/>
        </w:trPr>
        <w:tc>
          <w:tcPr>
            <w:tcW w:w="1230" w:type="dxa"/>
          </w:tcPr>
          <w:p w14:paraId="2F7A97C1" w14:textId="4C5EF6BD" w:rsidR="000514D5" w:rsidRPr="000514D5" w:rsidRDefault="000514D5" w:rsidP="000514D5">
            <w:pPr>
              <w:spacing w:after="0"/>
              <w:jc w:val="center"/>
              <w:rPr>
                <w:rFonts w:cstheme="minorHAnsi"/>
                <w:sz w:val="20"/>
                <w:szCs w:val="20"/>
              </w:rPr>
            </w:pPr>
            <w:r w:rsidRPr="000514D5">
              <w:rPr>
                <w:rFonts w:cstheme="minorHAnsi"/>
                <w:sz w:val="20"/>
                <w:szCs w:val="20"/>
              </w:rPr>
              <w:t>PSO4</w:t>
            </w:r>
          </w:p>
        </w:tc>
        <w:tc>
          <w:tcPr>
            <w:tcW w:w="1170" w:type="dxa"/>
          </w:tcPr>
          <w:p w14:paraId="0D1C8CF3" w14:textId="722C7C56" w:rsidR="000514D5" w:rsidRPr="000514D5" w:rsidRDefault="000514D5" w:rsidP="000514D5">
            <w:pPr>
              <w:spacing w:after="0"/>
              <w:jc w:val="center"/>
              <w:rPr>
                <w:rFonts w:cstheme="minorHAnsi"/>
                <w:sz w:val="20"/>
                <w:szCs w:val="20"/>
              </w:rPr>
            </w:pPr>
            <w:r w:rsidRPr="000514D5">
              <w:rPr>
                <w:rFonts w:cstheme="minorHAnsi"/>
                <w:sz w:val="20"/>
                <w:szCs w:val="20"/>
              </w:rPr>
              <w:t>699</w:t>
            </w:r>
          </w:p>
        </w:tc>
        <w:tc>
          <w:tcPr>
            <w:tcW w:w="6632" w:type="dxa"/>
          </w:tcPr>
          <w:p w14:paraId="1DFF5A3B" w14:textId="2FAADA9E" w:rsidR="000514D5" w:rsidRPr="000514D5" w:rsidRDefault="000514D5" w:rsidP="000514D5">
            <w:pPr>
              <w:spacing w:after="0"/>
              <w:jc w:val="center"/>
              <w:rPr>
                <w:rFonts w:cstheme="minorHAnsi"/>
                <w:sz w:val="20"/>
                <w:szCs w:val="20"/>
              </w:rPr>
            </w:pPr>
            <w:r w:rsidRPr="000514D5">
              <w:rPr>
                <w:rFonts w:cstheme="minorHAnsi"/>
                <w:sz w:val="20"/>
                <w:szCs w:val="20"/>
              </w:rPr>
              <w:t>Sulfate</w:t>
            </w:r>
          </w:p>
        </w:tc>
      </w:tr>
      <w:tr w:rsidR="000514D5" w:rsidRPr="004A2FE2" w14:paraId="047B165B" w14:textId="77777777" w:rsidTr="001B61F6">
        <w:trPr>
          <w:trHeight w:val="148"/>
        </w:trPr>
        <w:tc>
          <w:tcPr>
            <w:tcW w:w="1230" w:type="dxa"/>
          </w:tcPr>
          <w:p w14:paraId="5E405EE0" w14:textId="48919E1D" w:rsidR="000514D5" w:rsidRPr="000514D5" w:rsidRDefault="000514D5" w:rsidP="000514D5">
            <w:pPr>
              <w:spacing w:after="0"/>
              <w:jc w:val="center"/>
              <w:rPr>
                <w:rFonts w:cstheme="minorHAnsi"/>
                <w:sz w:val="20"/>
                <w:szCs w:val="20"/>
              </w:rPr>
            </w:pPr>
            <w:r w:rsidRPr="000514D5">
              <w:rPr>
                <w:rFonts w:cstheme="minorHAnsi"/>
                <w:sz w:val="20"/>
                <w:szCs w:val="20"/>
              </w:rPr>
              <w:t>PNO3</w:t>
            </w:r>
          </w:p>
        </w:tc>
        <w:tc>
          <w:tcPr>
            <w:tcW w:w="1170" w:type="dxa"/>
          </w:tcPr>
          <w:p w14:paraId="668496D5" w14:textId="156B99A7" w:rsidR="000514D5" w:rsidRPr="000514D5" w:rsidRDefault="000514D5" w:rsidP="000514D5">
            <w:pPr>
              <w:spacing w:after="0"/>
              <w:jc w:val="center"/>
              <w:rPr>
                <w:rFonts w:cstheme="minorHAnsi"/>
                <w:sz w:val="20"/>
                <w:szCs w:val="20"/>
              </w:rPr>
            </w:pPr>
            <w:r w:rsidRPr="000514D5">
              <w:rPr>
                <w:rFonts w:cstheme="minorHAnsi"/>
                <w:sz w:val="20"/>
                <w:szCs w:val="20"/>
              </w:rPr>
              <w:t>613</w:t>
            </w:r>
          </w:p>
        </w:tc>
        <w:tc>
          <w:tcPr>
            <w:tcW w:w="6632" w:type="dxa"/>
          </w:tcPr>
          <w:p w14:paraId="23E788E2" w14:textId="5BF24A59" w:rsidR="000514D5" w:rsidRPr="000514D5" w:rsidRDefault="000514D5" w:rsidP="000514D5">
            <w:pPr>
              <w:spacing w:after="0"/>
              <w:jc w:val="center"/>
              <w:rPr>
                <w:rFonts w:cstheme="minorHAnsi"/>
                <w:sz w:val="20"/>
                <w:szCs w:val="20"/>
              </w:rPr>
            </w:pPr>
            <w:r w:rsidRPr="000514D5">
              <w:rPr>
                <w:rFonts w:cstheme="minorHAnsi"/>
                <w:sz w:val="20"/>
                <w:szCs w:val="20"/>
              </w:rPr>
              <w:t>Nitrate</w:t>
            </w:r>
          </w:p>
        </w:tc>
      </w:tr>
      <w:tr w:rsidR="000514D5" w:rsidRPr="004A2FE2" w14:paraId="5EDA613A" w14:textId="77777777" w:rsidTr="001B61F6">
        <w:trPr>
          <w:trHeight w:val="148"/>
        </w:trPr>
        <w:tc>
          <w:tcPr>
            <w:tcW w:w="1230" w:type="dxa"/>
          </w:tcPr>
          <w:p w14:paraId="011542C8" w14:textId="791B1863" w:rsidR="000514D5" w:rsidRPr="000514D5" w:rsidRDefault="000514D5" w:rsidP="000514D5">
            <w:pPr>
              <w:spacing w:after="0"/>
              <w:jc w:val="center"/>
              <w:rPr>
                <w:rFonts w:cstheme="minorHAnsi"/>
                <w:sz w:val="20"/>
                <w:szCs w:val="20"/>
              </w:rPr>
            </w:pPr>
            <w:r w:rsidRPr="000514D5">
              <w:rPr>
                <w:rFonts w:cstheme="minorHAnsi"/>
                <w:sz w:val="20"/>
                <w:szCs w:val="20"/>
              </w:rPr>
              <w:t>PNH4</w:t>
            </w:r>
          </w:p>
        </w:tc>
        <w:tc>
          <w:tcPr>
            <w:tcW w:w="1170" w:type="dxa"/>
          </w:tcPr>
          <w:p w14:paraId="27AF9C18" w14:textId="1F8388ED" w:rsidR="000514D5" w:rsidRPr="000514D5" w:rsidRDefault="000514D5" w:rsidP="000514D5">
            <w:pPr>
              <w:spacing w:after="0"/>
              <w:jc w:val="center"/>
              <w:rPr>
                <w:rFonts w:cstheme="minorHAnsi"/>
                <w:sz w:val="20"/>
                <w:szCs w:val="20"/>
              </w:rPr>
            </w:pPr>
            <w:r w:rsidRPr="000514D5">
              <w:rPr>
                <w:rFonts w:cstheme="minorHAnsi"/>
                <w:sz w:val="20"/>
                <w:szCs w:val="20"/>
              </w:rPr>
              <w:t>784</w:t>
            </w:r>
          </w:p>
        </w:tc>
        <w:tc>
          <w:tcPr>
            <w:tcW w:w="6632" w:type="dxa"/>
          </w:tcPr>
          <w:p w14:paraId="24334B3E" w14:textId="1428A26C" w:rsidR="000514D5" w:rsidRPr="000514D5" w:rsidRDefault="000514D5" w:rsidP="000514D5">
            <w:pPr>
              <w:spacing w:after="0"/>
              <w:jc w:val="center"/>
              <w:rPr>
                <w:rFonts w:cstheme="minorHAnsi"/>
                <w:sz w:val="20"/>
                <w:szCs w:val="20"/>
              </w:rPr>
            </w:pPr>
            <w:r w:rsidRPr="000514D5">
              <w:rPr>
                <w:rFonts w:cstheme="minorHAnsi"/>
                <w:sz w:val="20"/>
                <w:szCs w:val="20"/>
              </w:rPr>
              <w:t>Ammonium</w:t>
            </w:r>
          </w:p>
        </w:tc>
      </w:tr>
      <w:tr w:rsidR="000514D5" w:rsidRPr="004A2FE2" w14:paraId="64193BFB" w14:textId="77777777" w:rsidTr="001B61F6">
        <w:trPr>
          <w:trHeight w:val="148"/>
        </w:trPr>
        <w:tc>
          <w:tcPr>
            <w:tcW w:w="1230" w:type="dxa"/>
          </w:tcPr>
          <w:p w14:paraId="7AD0CC24" w14:textId="75EBD728" w:rsidR="000514D5" w:rsidRPr="000514D5" w:rsidRDefault="000514D5" w:rsidP="000514D5">
            <w:pPr>
              <w:spacing w:after="0"/>
              <w:jc w:val="center"/>
              <w:rPr>
                <w:rFonts w:cstheme="minorHAnsi"/>
                <w:sz w:val="20"/>
                <w:szCs w:val="20"/>
              </w:rPr>
            </w:pPr>
            <w:r w:rsidRPr="000514D5">
              <w:rPr>
                <w:rFonts w:cstheme="minorHAnsi"/>
                <w:sz w:val="20"/>
                <w:szCs w:val="20"/>
              </w:rPr>
              <w:t>PNCOM</w:t>
            </w:r>
          </w:p>
        </w:tc>
        <w:tc>
          <w:tcPr>
            <w:tcW w:w="1170" w:type="dxa"/>
          </w:tcPr>
          <w:p w14:paraId="37346FF9" w14:textId="73AA1622" w:rsidR="000514D5" w:rsidRPr="000514D5" w:rsidRDefault="000514D5" w:rsidP="000514D5">
            <w:pPr>
              <w:spacing w:after="0"/>
              <w:jc w:val="center"/>
              <w:rPr>
                <w:rFonts w:cstheme="minorHAnsi"/>
                <w:sz w:val="20"/>
                <w:szCs w:val="20"/>
              </w:rPr>
            </w:pPr>
            <w:r w:rsidRPr="000514D5">
              <w:rPr>
                <w:rFonts w:cstheme="minorHAnsi"/>
                <w:sz w:val="20"/>
                <w:szCs w:val="20"/>
              </w:rPr>
              <w:t>2669</w:t>
            </w:r>
          </w:p>
        </w:tc>
        <w:tc>
          <w:tcPr>
            <w:tcW w:w="6632" w:type="dxa"/>
          </w:tcPr>
          <w:p w14:paraId="63AFA351" w14:textId="5F201940" w:rsidR="000514D5" w:rsidRPr="000514D5" w:rsidRDefault="000514D5" w:rsidP="000514D5">
            <w:pPr>
              <w:spacing w:after="0"/>
              <w:jc w:val="center"/>
              <w:rPr>
                <w:rFonts w:cstheme="minorHAnsi"/>
                <w:sz w:val="20"/>
                <w:szCs w:val="20"/>
              </w:rPr>
            </w:pPr>
            <w:r w:rsidRPr="000514D5">
              <w:rPr>
                <w:rFonts w:cstheme="minorHAnsi"/>
                <w:sz w:val="20"/>
                <w:szCs w:val="20"/>
              </w:rPr>
              <w:t>Non-Carbon Organic Matter</w:t>
            </w:r>
          </w:p>
        </w:tc>
      </w:tr>
      <w:tr w:rsidR="000514D5" w:rsidRPr="004A2FE2" w14:paraId="496DB2CC" w14:textId="77777777" w:rsidTr="001B61F6">
        <w:trPr>
          <w:trHeight w:val="148"/>
        </w:trPr>
        <w:tc>
          <w:tcPr>
            <w:tcW w:w="1230" w:type="dxa"/>
          </w:tcPr>
          <w:p w14:paraId="371EF90E" w14:textId="6D7592AD" w:rsidR="000514D5" w:rsidRPr="000514D5" w:rsidRDefault="000514D5" w:rsidP="000514D5">
            <w:pPr>
              <w:spacing w:after="0"/>
              <w:jc w:val="center"/>
              <w:rPr>
                <w:rFonts w:cstheme="minorHAnsi"/>
                <w:sz w:val="20"/>
                <w:szCs w:val="20"/>
              </w:rPr>
            </w:pPr>
            <w:r w:rsidRPr="000514D5">
              <w:rPr>
                <w:rFonts w:cstheme="minorHAnsi"/>
                <w:sz w:val="20"/>
                <w:szCs w:val="20"/>
              </w:rPr>
              <w:t>PFE</w:t>
            </w:r>
          </w:p>
        </w:tc>
        <w:tc>
          <w:tcPr>
            <w:tcW w:w="1170" w:type="dxa"/>
          </w:tcPr>
          <w:p w14:paraId="3A456501" w14:textId="5288DC4D" w:rsidR="000514D5" w:rsidRPr="000514D5" w:rsidRDefault="000514D5" w:rsidP="000514D5">
            <w:pPr>
              <w:spacing w:after="0"/>
              <w:jc w:val="center"/>
              <w:rPr>
                <w:rFonts w:cstheme="minorHAnsi"/>
                <w:sz w:val="20"/>
                <w:szCs w:val="20"/>
              </w:rPr>
            </w:pPr>
            <w:r w:rsidRPr="000514D5">
              <w:rPr>
                <w:rFonts w:cstheme="minorHAnsi"/>
                <w:sz w:val="20"/>
                <w:szCs w:val="20"/>
              </w:rPr>
              <w:t>488</w:t>
            </w:r>
          </w:p>
        </w:tc>
        <w:tc>
          <w:tcPr>
            <w:tcW w:w="6632" w:type="dxa"/>
          </w:tcPr>
          <w:p w14:paraId="76703351" w14:textId="67784DB6" w:rsidR="000514D5" w:rsidRPr="000514D5" w:rsidRDefault="000514D5" w:rsidP="000514D5">
            <w:pPr>
              <w:spacing w:after="0"/>
              <w:jc w:val="center"/>
              <w:rPr>
                <w:rFonts w:cstheme="minorHAnsi"/>
                <w:sz w:val="20"/>
                <w:szCs w:val="20"/>
              </w:rPr>
            </w:pPr>
            <w:r w:rsidRPr="000514D5">
              <w:rPr>
                <w:rFonts w:cstheme="minorHAnsi"/>
                <w:sz w:val="20"/>
                <w:szCs w:val="20"/>
              </w:rPr>
              <w:t>Iron</w:t>
            </w:r>
          </w:p>
        </w:tc>
      </w:tr>
      <w:tr w:rsidR="000514D5" w:rsidRPr="004A2FE2" w14:paraId="4BA652CE" w14:textId="77777777" w:rsidTr="001B61F6">
        <w:trPr>
          <w:trHeight w:val="148"/>
        </w:trPr>
        <w:tc>
          <w:tcPr>
            <w:tcW w:w="1230" w:type="dxa"/>
          </w:tcPr>
          <w:p w14:paraId="10710611" w14:textId="0D4A33DC" w:rsidR="000514D5" w:rsidRPr="000514D5" w:rsidRDefault="000514D5" w:rsidP="000514D5">
            <w:pPr>
              <w:spacing w:after="0"/>
              <w:jc w:val="center"/>
              <w:rPr>
                <w:rFonts w:cstheme="minorHAnsi"/>
                <w:sz w:val="20"/>
                <w:szCs w:val="20"/>
              </w:rPr>
            </w:pPr>
            <w:r w:rsidRPr="000514D5">
              <w:rPr>
                <w:rFonts w:cstheme="minorHAnsi"/>
                <w:sz w:val="20"/>
                <w:szCs w:val="20"/>
              </w:rPr>
              <w:t>PAL</w:t>
            </w:r>
          </w:p>
        </w:tc>
        <w:tc>
          <w:tcPr>
            <w:tcW w:w="1170" w:type="dxa"/>
          </w:tcPr>
          <w:p w14:paraId="5B02785D" w14:textId="72B4323F" w:rsidR="000514D5" w:rsidRPr="000514D5" w:rsidRDefault="000514D5" w:rsidP="000514D5">
            <w:pPr>
              <w:spacing w:after="0"/>
              <w:jc w:val="center"/>
              <w:rPr>
                <w:rFonts w:cstheme="minorHAnsi"/>
                <w:sz w:val="20"/>
                <w:szCs w:val="20"/>
              </w:rPr>
            </w:pPr>
            <w:r w:rsidRPr="000514D5">
              <w:rPr>
                <w:rFonts w:cstheme="minorHAnsi"/>
                <w:sz w:val="20"/>
                <w:szCs w:val="20"/>
              </w:rPr>
              <w:t>292</w:t>
            </w:r>
          </w:p>
        </w:tc>
        <w:tc>
          <w:tcPr>
            <w:tcW w:w="6632" w:type="dxa"/>
          </w:tcPr>
          <w:p w14:paraId="0F29A4DC" w14:textId="05F884FD" w:rsidR="000514D5" w:rsidRPr="000514D5" w:rsidRDefault="000514D5" w:rsidP="000514D5">
            <w:pPr>
              <w:spacing w:after="0"/>
              <w:jc w:val="center"/>
              <w:rPr>
                <w:rFonts w:cstheme="minorHAnsi"/>
                <w:sz w:val="20"/>
                <w:szCs w:val="20"/>
              </w:rPr>
            </w:pPr>
            <w:r w:rsidRPr="000514D5">
              <w:rPr>
                <w:rFonts w:cstheme="minorHAnsi"/>
                <w:sz w:val="20"/>
                <w:szCs w:val="20"/>
              </w:rPr>
              <w:t>Aluminum</w:t>
            </w:r>
          </w:p>
        </w:tc>
      </w:tr>
      <w:tr w:rsidR="000514D5" w:rsidRPr="004A2FE2" w14:paraId="608E8136" w14:textId="77777777" w:rsidTr="001B61F6">
        <w:trPr>
          <w:trHeight w:val="148"/>
        </w:trPr>
        <w:tc>
          <w:tcPr>
            <w:tcW w:w="1230" w:type="dxa"/>
          </w:tcPr>
          <w:p w14:paraId="46C37C3B" w14:textId="2A12992E" w:rsidR="000514D5" w:rsidRPr="000514D5" w:rsidRDefault="000514D5" w:rsidP="000514D5">
            <w:pPr>
              <w:spacing w:after="0"/>
              <w:jc w:val="center"/>
              <w:rPr>
                <w:rFonts w:cstheme="minorHAnsi"/>
                <w:sz w:val="20"/>
                <w:szCs w:val="20"/>
              </w:rPr>
            </w:pPr>
            <w:r w:rsidRPr="000514D5">
              <w:rPr>
                <w:rFonts w:cstheme="minorHAnsi"/>
                <w:sz w:val="20"/>
                <w:szCs w:val="20"/>
              </w:rPr>
              <w:t>PSI</w:t>
            </w:r>
          </w:p>
        </w:tc>
        <w:tc>
          <w:tcPr>
            <w:tcW w:w="1170" w:type="dxa"/>
          </w:tcPr>
          <w:p w14:paraId="5481C3A4" w14:textId="268B4730" w:rsidR="000514D5" w:rsidRPr="000514D5" w:rsidRDefault="000514D5" w:rsidP="000514D5">
            <w:pPr>
              <w:spacing w:after="0"/>
              <w:jc w:val="center"/>
              <w:rPr>
                <w:rFonts w:cstheme="minorHAnsi"/>
                <w:sz w:val="20"/>
                <w:szCs w:val="20"/>
              </w:rPr>
            </w:pPr>
            <w:r w:rsidRPr="000514D5">
              <w:rPr>
                <w:rFonts w:cstheme="minorHAnsi"/>
                <w:sz w:val="20"/>
                <w:szCs w:val="20"/>
              </w:rPr>
              <w:t>694</w:t>
            </w:r>
          </w:p>
        </w:tc>
        <w:tc>
          <w:tcPr>
            <w:tcW w:w="6632" w:type="dxa"/>
          </w:tcPr>
          <w:p w14:paraId="399D3F34" w14:textId="4836CF3C" w:rsidR="000514D5" w:rsidRPr="000514D5" w:rsidRDefault="000514D5" w:rsidP="000514D5">
            <w:pPr>
              <w:spacing w:after="0"/>
              <w:jc w:val="center"/>
              <w:rPr>
                <w:rFonts w:cstheme="minorHAnsi"/>
                <w:sz w:val="20"/>
                <w:szCs w:val="20"/>
              </w:rPr>
            </w:pPr>
            <w:r w:rsidRPr="000514D5">
              <w:rPr>
                <w:rFonts w:cstheme="minorHAnsi"/>
                <w:sz w:val="20"/>
                <w:szCs w:val="20"/>
              </w:rPr>
              <w:t>Silicon</w:t>
            </w:r>
          </w:p>
        </w:tc>
      </w:tr>
      <w:tr w:rsidR="000514D5" w:rsidRPr="004A2FE2" w14:paraId="1C1FEC12" w14:textId="77777777" w:rsidTr="001B61F6">
        <w:trPr>
          <w:trHeight w:val="148"/>
        </w:trPr>
        <w:tc>
          <w:tcPr>
            <w:tcW w:w="1230" w:type="dxa"/>
          </w:tcPr>
          <w:p w14:paraId="55FFCDDB" w14:textId="79B8FF9E" w:rsidR="000514D5" w:rsidRPr="000514D5" w:rsidRDefault="000514D5" w:rsidP="000514D5">
            <w:pPr>
              <w:spacing w:after="0"/>
              <w:jc w:val="center"/>
              <w:rPr>
                <w:rFonts w:cstheme="minorHAnsi"/>
                <w:sz w:val="20"/>
                <w:szCs w:val="20"/>
              </w:rPr>
            </w:pPr>
            <w:r w:rsidRPr="000514D5">
              <w:rPr>
                <w:rFonts w:cstheme="minorHAnsi"/>
                <w:sz w:val="20"/>
                <w:szCs w:val="20"/>
              </w:rPr>
              <w:t>PTI</w:t>
            </w:r>
          </w:p>
        </w:tc>
        <w:tc>
          <w:tcPr>
            <w:tcW w:w="1170" w:type="dxa"/>
          </w:tcPr>
          <w:p w14:paraId="51893136" w14:textId="493353E6" w:rsidR="000514D5" w:rsidRPr="000514D5" w:rsidRDefault="000514D5" w:rsidP="000514D5">
            <w:pPr>
              <w:spacing w:after="0"/>
              <w:jc w:val="center"/>
              <w:rPr>
                <w:rFonts w:cstheme="minorHAnsi"/>
                <w:sz w:val="20"/>
                <w:szCs w:val="20"/>
              </w:rPr>
            </w:pPr>
            <w:r w:rsidRPr="000514D5">
              <w:rPr>
                <w:rFonts w:cstheme="minorHAnsi"/>
                <w:sz w:val="20"/>
                <w:szCs w:val="20"/>
              </w:rPr>
              <w:t>715</w:t>
            </w:r>
          </w:p>
        </w:tc>
        <w:tc>
          <w:tcPr>
            <w:tcW w:w="6632" w:type="dxa"/>
          </w:tcPr>
          <w:p w14:paraId="0E563445" w14:textId="51267000" w:rsidR="000514D5" w:rsidRPr="000514D5" w:rsidRDefault="000514D5" w:rsidP="000514D5">
            <w:pPr>
              <w:spacing w:after="0"/>
              <w:jc w:val="center"/>
              <w:rPr>
                <w:rFonts w:cstheme="minorHAnsi"/>
                <w:sz w:val="20"/>
                <w:szCs w:val="20"/>
              </w:rPr>
            </w:pPr>
            <w:r w:rsidRPr="000514D5">
              <w:rPr>
                <w:rFonts w:cstheme="minorHAnsi"/>
                <w:sz w:val="20"/>
                <w:szCs w:val="20"/>
              </w:rPr>
              <w:t>Titanium</w:t>
            </w:r>
          </w:p>
        </w:tc>
      </w:tr>
      <w:tr w:rsidR="000514D5" w:rsidRPr="004A2FE2" w14:paraId="1F92E89E" w14:textId="77777777" w:rsidTr="001B61F6">
        <w:trPr>
          <w:trHeight w:val="148"/>
        </w:trPr>
        <w:tc>
          <w:tcPr>
            <w:tcW w:w="1230" w:type="dxa"/>
          </w:tcPr>
          <w:p w14:paraId="0FB04070" w14:textId="4AA39AD9" w:rsidR="000514D5" w:rsidRPr="000514D5" w:rsidRDefault="000514D5" w:rsidP="000514D5">
            <w:pPr>
              <w:spacing w:after="0"/>
              <w:jc w:val="center"/>
              <w:rPr>
                <w:rFonts w:cstheme="minorHAnsi"/>
                <w:sz w:val="20"/>
                <w:szCs w:val="20"/>
              </w:rPr>
            </w:pPr>
            <w:r w:rsidRPr="000514D5">
              <w:rPr>
                <w:rFonts w:cstheme="minorHAnsi"/>
                <w:sz w:val="20"/>
                <w:szCs w:val="20"/>
              </w:rPr>
              <w:t>PCA</w:t>
            </w:r>
          </w:p>
        </w:tc>
        <w:tc>
          <w:tcPr>
            <w:tcW w:w="1170" w:type="dxa"/>
          </w:tcPr>
          <w:p w14:paraId="77A4D09E" w14:textId="0178516D" w:rsidR="000514D5" w:rsidRPr="000514D5" w:rsidRDefault="000514D5" w:rsidP="000514D5">
            <w:pPr>
              <w:spacing w:after="0"/>
              <w:jc w:val="center"/>
              <w:rPr>
                <w:rFonts w:cstheme="minorHAnsi"/>
                <w:sz w:val="20"/>
                <w:szCs w:val="20"/>
              </w:rPr>
            </w:pPr>
            <w:r w:rsidRPr="000514D5">
              <w:rPr>
                <w:rFonts w:cstheme="minorHAnsi"/>
                <w:sz w:val="20"/>
                <w:szCs w:val="20"/>
              </w:rPr>
              <w:t>2303*</w:t>
            </w:r>
          </w:p>
        </w:tc>
        <w:tc>
          <w:tcPr>
            <w:tcW w:w="6632" w:type="dxa"/>
          </w:tcPr>
          <w:p w14:paraId="72681FA5" w14:textId="7FD866DC" w:rsidR="000514D5" w:rsidRPr="000514D5" w:rsidRDefault="000514D5" w:rsidP="000514D5">
            <w:pPr>
              <w:spacing w:after="0"/>
              <w:jc w:val="center"/>
              <w:rPr>
                <w:rFonts w:cstheme="minorHAnsi"/>
                <w:sz w:val="20"/>
                <w:szCs w:val="20"/>
              </w:rPr>
            </w:pPr>
            <w:r w:rsidRPr="000514D5">
              <w:rPr>
                <w:rFonts w:cstheme="minorHAnsi"/>
                <w:sz w:val="20"/>
                <w:szCs w:val="20"/>
              </w:rPr>
              <w:t>Calcium</w:t>
            </w:r>
          </w:p>
        </w:tc>
      </w:tr>
      <w:tr w:rsidR="000514D5" w:rsidRPr="004A2FE2" w14:paraId="3B456972" w14:textId="77777777" w:rsidTr="001B61F6">
        <w:trPr>
          <w:trHeight w:val="148"/>
        </w:trPr>
        <w:tc>
          <w:tcPr>
            <w:tcW w:w="1230" w:type="dxa"/>
          </w:tcPr>
          <w:p w14:paraId="61F2A99F" w14:textId="2BEF02D4" w:rsidR="000514D5" w:rsidRPr="000514D5" w:rsidRDefault="000514D5" w:rsidP="000514D5">
            <w:pPr>
              <w:spacing w:after="0"/>
              <w:jc w:val="center"/>
              <w:rPr>
                <w:rFonts w:cstheme="minorHAnsi"/>
                <w:sz w:val="20"/>
                <w:szCs w:val="20"/>
              </w:rPr>
            </w:pPr>
            <w:r w:rsidRPr="000514D5">
              <w:rPr>
                <w:rFonts w:cstheme="minorHAnsi"/>
                <w:sz w:val="20"/>
                <w:szCs w:val="20"/>
              </w:rPr>
              <w:t>PMG</w:t>
            </w:r>
          </w:p>
        </w:tc>
        <w:tc>
          <w:tcPr>
            <w:tcW w:w="1170" w:type="dxa"/>
          </w:tcPr>
          <w:p w14:paraId="356229C1" w14:textId="6BC4BDD2" w:rsidR="000514D5" w:rsidRPr="000514D5" w:rsidRDefault="000514D5" w:rsidP="000514D5">
            <w:pPr>
              <w:spacing w:after="0"/>
              <w:jc w:val="center"/>
              <w:rPr>
                <w:rFonts w:cstheme="minorHAnsi"/>
                <w:sz w:val="20"/>
                <w:szCs w:val="20"/>
              </w:rPr>
            </w:pPr>
            <w:r w:rsidRPr="000514D5">
              <w:rPr>
                <w:rFonts w:cstheme="minorHAnsi"/>
                <w:sz w:val="20"/>
                <w:szCs w:val="20"/>
              </w:rPr>
              <w:t>2772*</w:t>
            </w:r>
          </w:p>
        </w:tc>
        <w:tc>
          <w:tcPr>
            <w:tcW w:w="6632" w:type="dxa"/>
          </w:tcPr>
          <w:p w14:paraId="07AAB744" w14:textId="0B8954C5" w:rsidR="000514D5" w:rsidRPr="000514D5" w:rsidRDefault="000514D5" w:rsidP="000514D5">
            <w:pPr>
              <w:spacing w:after="0"/>
              <w:jc w:val="center"/>
              <w:rPr>
                <w:rFonts w:cstheme="minorHAnsi"/>
                <w:sz w:val="20"/>
                <w:szCs w:val="20"/>
              </w:rPr>
            </w:pPr>
            <w:r w:rsidRPr="000514D5">
              <w:rPr>
                <w:rFonts w:cstheme="minorHAnsi"/>
                <w:sz w:val="20"/>
                <w:szCs w:val="20"/>
              </w:rPr>
              <w:t>Magnesium</w:t>
            </w:r>
          </w:p>
        </w:tc>
      </w:tr>
      <w:tr w:rsidR="000514D5" w:rsidRPr="004A2FE2" w14:paraId="5288294E" w14:textId="77777777" w:rsidTr="001B61F6">
        <w:trPr>
          <w:trHeight w:val="148"/>
        </w:trPr>
        <w:tc>
          <w:tcPr>
            <w:tcW w:w="1230" w:type="dxa"/>
          </w:tcPr>
          <w:p w14:paraId="70EB07AA" w14:textId="2E85AE5C" w:rsidR="000514D5" w:rsidRPr="000514D5" w:rsidRDefault="000514D5" w:rsidP="000514D5">
            <w:pPr>
              <w:spacing w:after="0"/>
              <w:jc w:val="center"/>
              <w:rPr>
                <w:rFonts w:cstheme="minorHAnsi"/>
                <w:sz w:val="20"/>
                <w:szCs w:val="20"/>
              </w:rPr>
            </w:pPr>
            <w:r w:rsidRPr="000514D5">
              <w:rPr>
                <w:rFonts w:cstheme="minorHAnsi"/>
                <w:sz w:val="20"/>
                <w:szCs w:val="20"/>
              </w:rPr>
              <w:t>PK</w:t>
            </w:r>
          </w:p>
        </w:tc>
        <w:tc>
          <w:tcPr>
            <w:tcW w:w="1170" w:type="dxa"/>
          </w:tcPr>
          <w:p w14:paraId="0391E904" w14:textId="73805772" w:rsidR="000514D5" w:rsidRPr="000514D5" w:rsidRDefault="000514D5" w:rsidP="000514D5">
            <w:pPr>
              <w:spacing w:after="0"/>
              <w:jc w:val="center"/>
              <w:rPr>
                <w:rFonts w:cstheme="minorHAnsi"/>
                <w:sz w:val="20"/>
                <w:szCs w:val="20"/>
              </w:rPr>
            </w:pPr>
            <w:r w:rsidRPr="000514D5">
              <w:rPr>
                <w:rFonts w:cstheme="minorHAnsi"/>
                <w:sz w:val="20"/>
                <w:szCs w:val="20"/>
              </w:rPr>
              <w:t>2302*</w:t>
            </w:r>
          </w:p>
        </w:tc>
        <w:tc>
          <w:tcPr>
            <w:tcW w:w="6632" w:type="dxa"/>
          </w:tcPr>
          <w:p w14:paraId="29057C8E" w14:textId="6DB306F0" w:rsidR="000514D5" w:rsidRPr="000514D5" w:rsidRDefault="000514D5" w:rsidP="000514D5">
            <w:pPr>
              <w:spacing w:after="0"/>
              <w:jc w:val="center"/>
              <w:rPr>
                <w:rFonts w:cstheme="minorHAnsi"/>
                <w:sz w:val="20"/>
                <w:szCs w:val="20"/>
              </w:rPr>
            </w:pPr>
            <w:r w:rsidRPr="000514D5">
              <w:rPr>
                <w:rFonts w:cstheme="minorHAnsi"/>
                <w:sz w:val="20"/>
                <w:szCs w:val="20"/>
              </w:rPr>
              <w:t>Potassium</w:t>
            </w:r>
          </w:p>
        </w:tc>
      </w:tr>
      <w:tr w:rsidR="000514D5" w:rsidRPr="004A2FE2" w14:paraId="65ECFBA7" w14:textId="77777777" w:rsidTr="001B61F6">
        <w:trPr>
          <w:trHeight w:val="148"/>
        </w:trPr>
        <w:tc>
          <w:tcPr>
            <w:tcW w:w="1230" w:type="dxa"/>
          </w:tcPr>
          <w:p w14:paraId="4CA56762" w14:textId="081E1D14" w:rsidR="000514D5" w:rsidRPr="000514D5" w:rsidRDefault="000514D5" w:rsidP="000514D5">
            <w:pPr>
              <w:spacing w:after="0"/>
              <w:jc w:val="center"/>
              <w:rPr>
                <w:rFonts w:cstheme="minorHAnsi"/>
                <w:sz w:val="20"/>
                <w:szCs w:val="20"/>
              </w:rPr>
            </w:pPr>
            <w:r w:rsidRPr="000514D5">
              <w:rPr>
                <w:rFonts w:cstheme="minorHAnsi"/>
                <w:sz w:val="20"/>
                <w:szCs w:val="20"/>
              </w:rPr>
              <w:t>PMN</w:t>
            </w:r>
          </w:p>
        </w:tc>
        <w:tc>
          <w:tcPr>
            <w:tcW w:w="1170" w:type="dxa"/>
          </w:tcPr>
          <w:p w14:paraId="007BF079" w14:textId="064E2D5C" w:rsidR="000514D5" w:rsidRPr="000514D5" w:rsidRDefault="000514D5" w:rsidP="000514D5">
            <w:pPr>
              <w:spacing w:after="0"/>
              <w:jc w:val="center"/>
              <w:rPr>
                <w:rFonts w:cstheme="minorHAnsi"/>
                <w:sz w:val="20"/>
                <w:szCs w:val="20"/>
              </w:rPr>
            </w:pPr>
            <w:r w:rsidRPr="000514D5">
              <w:rPr>
                <w:rFonts w:cstheme="minorHAnsi"/>
                <w:sz w:val="20"/>
                <w:szCs w:val="20"/>
              </w:rPr>
              <w:t>526</w:t>
            </w:r>
          </w:p>
        </w:tc>
        <w:tc>
          <w:tcPr>
            <w:tcW w:w="6632" w:type="dxa"/>
          </w:tcPr>
          <w:p w14:paraId="45E7BA90" w14:textId="002ED288" w:rsidR="000514D5" w:rsidRPr="000514D5" w:rsidRDefault="000514D5" w:rsidP="000514D5">
            <w:pPr>
              <w:spacing w:after="0"/>
              <w:jc w:val="center"/>
              <w:rPr>
                <w:rFonts w:cstheme="minorHAnsi"/>
                <w:sz w:val="20"/>
                <w:szCs w:val="20"/>
              </w:rPr>
            </w:pPr>
            <w:r w:rsidRPr="000514D5">
              <w:rPr>
                <w:rFonts w:cstheme="minorHAnsi"/>
                <w:sz w:val="20"/>
                <w:szCs w:val="20"/>
              </w:rPr>
              <w:t>Manganese</w:t>
            </w:r>
          </w:p>
        </w:tc>
      </w:tr>
      <w:tr w:rsidR="000514D5" w:rsidRPr="004A2FE2" w14:paraId="7F7DB2C8" w14:textId="77777777" w:rsidTr="001B61F6">
        <w:trPr>
          <w:trHeight w:val="148"/>
        </w:trPr>
        <w:tc>
          <w:tcPr>
            <w:tcW w:w="1230" w:type="dxa"/>
          </w:tcPr>
          <w:p w14:paraId="4F7F3199" w14:textId="1F4F500C" w:rsidR="000514D5" w:rsidRPr="000514D5" w:rsidRDefault="000514D5" w:rsidP="000514D5">
            <w:pPr>
              <w:spacing w:after="0"/>
              <w:jc w:val="center"/>
              <w:rPr>
                <w:rFonts w:cstheme="minorHAnsi"/>
                <w:sz w:val="20"/>
                <w:szCs w:val="20"/>
              </w:rPr>
            </w:pPr>
            <w:r w:rsidRPr="000514D5">
              <w:rPr>
                <w:rFonts w:cstheme="minorHAnsi"/>
                <w:sz w:val="20"/>
                <w:szCs w:val="20"/>
              </w:rPr>
              <w:t>PNA</w:t>
            </w:r>
          </w:p>
        </w:tc>
        <w:tc>
          <w:tcPr>
            <w:tcW w:w="1170" w:type="dxa"/>
          </w:tcPr>
          <w:p w14:paraId="5D9EA50E" w14:textId="1E61AC2D" w:rsidR="000514D5" w:rsidRPr="000514D5" w:rsidRDefault="000514D5" w:rsidP="000514D5">
            <w:pPr>
              <w:spacing w:after="0"/>
              <w:jc w:val="center"/>
              <w:rPr>
                <w:rFonts w:cstheme="minorHAnsi"/>
                <w:sz w:val="20"/>
                <w:szCs w:val="20"/>
              </w:rPr>
            </w:pPr>
            <w:r w:rsidRPr="000514D5">
              <w:rPr>
                <w:rFonts w:cstheme="minorHAnsi"/>
                <w:sz w:val="20"/>
                <w:szCs w:val="20"/>
              </w:rPr>
              <w:t>785*</w:t>
            </w:r>
          </w:p>
        </w:tc>
        <w:tc>
          <w:tcPr>
            <w:tcW w:w="6632" w:type="dxa"/>
          </w:tcPr>
          <w:p w14:paraId="4F6C0EB9" w14:textId="6E5B0E5A" w:rsidR="000514D5" w:rsidRPr="000514D5" w:rsidRDefault="000514D5" w:rsidP="000514D5">
            <w:pPr>
              <w:spacing w:after="0"/>
              <w:jc w:val="center"/>
              <w:rPr>
                <w:rFonts w:cstheme="minorHAnsi"/>
                <w:sz w:val="20"/>
                <w:szCs w:val="20"/>
              </w:rPr>
            </w:pPr>
            <w:r w:rsidRPr="000514D5">
              <w:rPr>
                <w:rFonts w:cstheme="minorHAnsi"/>
                <w:sz w:val="20"/>
                <w:szCs w:val="20"/>
              </w:rPr>
              <w:t>Sodium</w:t>
            </w:r>
          </w:p>
        </w:tc>
      </w:tr>
      <w:tr w:rsidR="000514D5" w:rsidRPr="004A2FE2" w14:paraId="1C37DE80" w14:textId="77777777" w:rsidTr="001B61F6">
        <w:trPr>
          <w:trHeight w:val="148"/>
        </w:trPr>
        <w:tc>
          <w:tcPr>
            <w:tcW w:w="1230" w:type="dxa"/>
          </w:tcPr>
          <w:p w14:paraId="1440B239" w14:textId="36428509" w:rsidR="000514D5" w:rsidRPr="000514D5" w:rsidRDefault="000514D5" w:rsidP="000514D5">
            <w:pPr>
              <w:spacing w:after="0"/>
              <w:jc w:val="center"/>
              <w:rPr>
                <w:rFonts w:cstheme="minorHAnsi"/>
                <w:sz w:val="20"/>
                <w:szCs w:val="20"/>
              </w:rPr>
            </w:pPr>
            <w:r w:rsidRPr="000514D5">
              <w:rPr>
                <w:rFonts w:cstheme="minorHAnsi"/>
                <w:sz w:val="20"/>
                <w:szCs w:val="20"/>
              </w:rPr>
              <w:t>PCL</w:t>
            </w:r>
          </w:p>
        </w:tc>
        <w:tc>
          <w:tcPr>
            <w:tcW w:w="1170" w:type="dxa"/>
          </w:tcPr>
          <w:p w14:paraId="1101E916" w14:textId="4D21EE4A" w:rsidR="000514D5" w:rsidRPr="000514D5" w:rsidRDefault="000514D5" w:rsidP="000514D5">
            <w:pPr>
              <w:spacing w:after="0"/>
              <w:jc w:val="center"/>
              <w:rPr>
                <w:rFonts w:cstheme="minorHAnsi"/>
                <w:sz w:val="20"/>
                <w:szCs w:val="20"/>
              </w:rPr>
            </w:pPr>
            <w:r w:rsidRPr="000514D5">
              <w:rPr>
                <w:rFonts w:cstheme="minorHAnsi"/>
                <w:sz w:val="20"/>
                <w:szCs w:val="20"/>
              </w:rPr>
              <w:t>337*</w:t>
            </w:r>
          </w:p>
        </w:tc>
        <w:tc>
          <w:tcPr>
            <w:tcW w:w="6632" w:type="dxa"/>
          </w:tcPr>
          <w:p w14:paraId="62EC3EF3" w14:textId="7D4AEB6D" w:rsidR="000514D5" w:rsidRPr="000514D5" w:rsidRDefault="000514D5" w:rsidP="000514D5">
            <w:pPr>
              <w:spacing w:after="0"/>
              <w:jc w:val="center"/>
              <w:rPr>
                <w:rFonts w:cstheme="minorHAnsi"/>
                <w:sz w:val="20"/>
                <w:szCs w:val="20"/>
              </w:rPr>
            </w:pPr>
            <w:r w:rsidRPr="000514D5">
              <w:rPr>
                <w:rFonts w:cstheme="minorHAnsi"/>
                <w:sz w:val="20"/>
                <w:szCs w:val="20"/>
              </w:rPr>
              <w:t>Chloride</w:t>
            </w:r>
          </w:p>
        </w:tc>
      </w:tr>
      <w:tr w:rsidR="000514D5" w:rsidRPr="004A2FE2" w14:paraId="71232F0E" w14:textId="77777777" w:rsidTr="001B61F6">
        <w:trPr>
          <w:trHeight w:val="148"/>
        </w:trPr>
        <w:tc>
          <w:tcPr>
            <w:tcW w:w="1230" w:type="dxa"/>
          </w:tcPr>
          <w:p w14:paraId="265F8F65" w14:textId="3E36A85D" w:rsidR="000514D5" w:rsidRPr="000514D5" w:rsidRDefault="000514D5" w:rsidP="000514D5">
            <w:pPr>
              <w:spacing w:after="0"/>
              <w:jc w:val="center"/>
              <w:rPr>
                <w:rFonts w:cstheme="minorHAnsi"/>
                <w:sz w:val="20"/>
                <w:szCs w:val="20"/>
              </w:rPr>
            </w:pPr>
            <w:r w:rsidRPr="000514D5">
              <w:rPr>
                <w:rFonts w:cstheme="minorHAnsi"/>
                <w:sz w:val="20"/>
                <w:szCs w:val="20"/>
              </w:rPr>
              <w:t>PH2O</w:t>
            </w:r>
          </w:p>
        </w:tc>
        <w:tc>
          <w:tcPr>
            <w:tcW w:w="1170" w:type="dxa"/>
          </w:tcPr>
          <w:p w14:paraId="3B0CE6B1" w14:textId="51E5C3B0" w:rsidR="000514D5" w:rsidRPr="000514D5" w:rsidRDefault="000514D5" w:rsidP="000514D5">
            <w:pPr>
              <w:spacing w:after="0"/>
              <w:jc w:val="center"/>
              <w:rPr>
                <w:rFonts w:cstheme="minorHAnsi"/>
                <w:sz w:val="20"/>
                <w:szCs w:val="20"/>
              </w:rPr>
            </w:pPr>
            <w:r w:rsidRPr="000514D5">
              <w:rPr>
                <w:rFonts w:cstheme="minorHAnsi"/>
                <w:sz w:val="20"/>
                <w:szCs w:val="20"/>
              </w:rPr>
              <w:t>2668</w:t>
            </w:r>
          </w:p>
        </w:tc>
        <w:tc>
          <w:tcPr>
            <w:tcW w:w="6632" w:type="dxa"/>
          </w:tcPr>
          <w:p w14:paraId="607B3167" w14:textId="769110D9" w:rsidR="000514D5" w:rsidRPr="000514D5" w:rsidRDefault="000514D5" w:rsidP="000514D5">
            <w:pPr>
              <w:spacing w:after="0"/>
              <w:jc w:val="center"/>
              <w:rPr>
                <w:rFonts w:cstheme="minorHAnsi"/>
                <w:sz w:val="20"/>
                <w:szCs w:val="20"/>
              </w:rPr>
            </w:pPr>
            <w:r w:rsidRPr="000514D5">
              <w:rPr>
                <w:rFonts w:cstheme="minorHAnsi"/>
                <w:sz w:val="20"/>
                <w:szCs w:val="20"/>
              </w:rPr>
              <w:t>Particulate Water</w:t>
            </w:r>
          </w:p>
        </w:tc>
      </w:tr>
      <w:tr w:rsidR="000514D5" w:rsidRPr="004A2FE2" w14:paraId="10616F64" w14:textId="77777777" w:rsidTr="001B61F6">
        <w:trPr>
          <w:trHeight w:val="148"/>
        </w:trPr>
        <w:tc>
          <w:tcPr>
            <w:tcW w:w="1230" w:type="dxa"/>
          </w:tcPr>
          <w:p w14:paraId="6DD128D7" w14:textId="364053D6" w:rsidR="000514D5" w:rsidRPr="000514D5" w:rsidRDefault="000514D5" w:rsidP="000514D5">
            <w:pPr>
              <w:spacing w:after="0"/>
              <w:jc w:val="center"/>
              <w:rPr>
                <w:rFonts w:cstheme="minorHAnsi"/>
                <w:sz w:val="20"/>
                <w:szCs w:val="20"/>
              </w:rPr>
            </w:pPr>
            <w:r w:rsidRPr="000514D5">
              <w:rPr>
                <w:rFonts w:cstheme="minorHAnsi"/>
                <w:sz w:val="20"/>
                <w:szCs w:val="20"/>
              </w:rPr>
              <w:t>PMOTHR</w:t>
            </w:r>
          </w:p>
        </w:tc>
        <w:tc>
          <w:tcPr>
            <w:tcW w:w="1170" w:type="dxa"/>
          </w:tcPr>
          <w:p w14:paraId="0C18AA95" w14:textId="5CDD0E16" w:rsidR="000514D5" w:rsidRPr="000514D5" w:rsidRDefault="000514D5" w:rsidP="000514D5">
            <w:pPr>
              <w:spacing w:after="0"/>
              <w:jc w:val="center"/>
              <w:rPr>
                <w:rFonts w:cstheme="minorHAnsi"/>
                <w:sz w:val="20"/>
                <w:szCs w:val="20"/>
              </w:rPr>
            </w:pPr>
            <w:r w:rsidRPr="000514D5">
              <w:rPr>
                <w:rFonts w:cstheme="minorHAnsi"/>
                <w:sz w:val="20"/>
                <w:szCs w:val="20"/>
              </w:rPr>
              <w:t>2671</w:t>
            </w:r>
          </w:p>
        </w:tc>
        <w:tc>
          <w:tcPr>
            <w:tcW w:w="6632" w:type="dxa"/>
          </w:tcPr>
          <w:p w14:paraId="4FD7443B" w14:textId="27723790" w:rsidR="000514D5" w:rsidRPr="000514D5" w:rsidRDefault="000514D5" w:rsidP="000514D5">
            <w:pPr>
              <w:keepNext/>
              <w:spacing w:after="0"/>
              <w:jc w:val="center"/>
              <w:rPr>
                <w:rFonts w:cstheme="minorHAnsi"/>
                <w:sz w:val="20"/>
                <w:szCs w:val="20"/>
              </w:rPr>
            </w:pPr>
            <w:r w:rsidRPr="000514D5">
              <w:rPr>
                <w:rFonts w:cstheme="minorHAnsi"/>
                <w:sz w:val="20"/>
                <w:szCs w:val="20"/>
              </w:rPr>
              <w:t>Other PM</w:t>
            </w:r>
          </w:p>
        </w:tc>
      </w:tr>
      <w:tr w:rsidR="00C45BEA" w:rsidRPr="004A2FE2" w14:paraId="5F6A90F6" w14:textId="77777777" w:rsidTr="001B61F6">
        <w:trPr>
          <w:trHeight w:val="148"/>
          <w:ins w:id="4855" w:author="Seltzer, Karl" w:date="2024-08-09T12:13:00Z"/>
        </w:trPr>
        <w:tc>
          <w:tcPr>
            <w:tcW w:w="1230" w:type="dxa"/>
          </w:tcPr>
          <w:p w14:paraId="1E77194B" w14:textId="2EDF45F7" w:rsidR="00C45BEA" w:rsidRPr="000514D5" w:rsidRDefault="00C45BEA" w:rsidP="000514D5">
            <w:pPr>
              <w:spacing w:after="0"/>
              <w:jc w:val="center"/>
              <w:rPr>
                <w:ins w:id="4856" w:author="Seltzer, Karl" w:date="2024-08-09T12:13:00Z"/>
                <w:rFonts w:cstheme="minorHAnsi"/>
                <w:sz w:val="20"/>
                <w:szCs w:val="20"/>
              </w:rPr>
            </w:pPr>
            <w:ins w:id="4857" w:author="Seltzer, Karl" w:date="2024-08-09T12:13:00Z">
              <w:r>
                <w:rPr>
                  <w:rFonts w:cstheme="minorHAnsi"/>
                  <w:sz w:val="20"/>
                  <w:szCs w:val="20"/>
                </w:rPr>
                <w:t>MBO</w:t>
              </w:r>
            </w:ins>
          </w:p>
        </w:tc>
        <w:tc>
          <w:tcPr>
            <w:tcW w:w="1170" w:type="dxa"/>
          </w:tcPr>
          <w:p w14:paraId="5A12117C" w14:textId="0E22DA28" w:rsidR="00C45BEA" w:rsidRPr="000514D5" w:rsidRDefault="00C45BEA" w:rsidP="000514D5">
            <w:pPr>
              <w:spacing w:after="0"/>
              <w:jc w:val="center"/>
              <w:rPr>
                <w:ins w:id="4858" w:author="Seltzer, Karl" w:date="2024-08-09T12:13:00Z"/>
                <w:rFonts w:cstheme="minorHAnsi"/>
                <w:sz w:val="20"/>
                <w:szCs w:val="20"/>
              </w:rPr>
            </w:pPr>
            <w:ins w:id="4859" w:author="Seltzer, Karl" w:date="2024-08-09T12:13:00Z">
              <w:r>
                <w:rPr>
                  <w:rFonts w:cstheme="minorHAnsi"/>
                  <w:sz w:val="20"/>
                  <w:szCs w:val="20"/>
                </w:rPr>
                <w:t>2670</w:t>
              </w:r>
            </w:ins>
          </w:p>
        </w:tc>
        <w:tc>
          <w:tcPr>
            <w:tcW w:w="6632" w:type="dxa"/>
          </w:tcPr>
          <w:p w14:paraId="0235A794" w14:textId="08625CDA" w:rsidR="00C45BEA" w:rsidRPr="000514D5" w:rsidRDefault="00C45BEA" w:rsidP="000514D5">
            <w:pPr>
              <w:keepNext/>
              <w:spacing w:after="0"/>
              <w:jc w:val="center"/>
              <w:rPr>
                <w:ins w:id="4860" w:author="Seltzer, Karl" w:date="2024-08-09T12:13:00Z"/>
                <w:rFonts w:cstheme="minorHAnsi"/>
                <w:sz w:val="20"/>
                <w:szCs w:val="20"/>
              </w:rPr>
            </w:pPr>
            <w:ins w:id="4861" w:author="Seltzer, Karl" w:date="2024-08-09T12:13:00Z">
              <w:r>
                <w:rPr>
                  <w:rFonts w:cstheme="minorHAnsi"/>
                  <w:sz w:val="20"/>
                  <w:szCs w:val="20"/>
                </w:rPr>
                <w:t>Metal-Bound Oxygen</w:t>
              </w:r>
            </w:ins>
          </w:p>
        </w:tc>
      </w:tr>
      <w:tr w:rsidR="00265929" w:rsidRPr="004A2FE2" w14:paraId="34EE20EF" w14:textId="77777777" w:rsidTr="001B61F6">
        <w:trPr>
          <w:trHeight w:val="148"/>
        </w:trPr>
        <w:tc>
          <w:tcPr>
            <w:tcW w:w="1230" w:type="dxa"/>
          </w:tcPr>
          <w:p w14:paraId="04FB0EA5" w14:textId="51DC6129" w:rsidR="00265929" w:rsidRPr="00265929" w:rsidRDefault="00265929" w:rsidP="00265929">
            <w:pPr>
              <w:spacing w:after="0"/>
              <w:jc w:val="center"/>
              <w:rPr>
                <w:rFonts w:cstheme="minorHAnsi"/>
                <w:sz w:val="20"/>
                <w:szCs w:val="20"/>
              </w:rPr>
            </w:pPr>
            <w:r w:rsidRPr="00265929">
              <w:rPr>
                <w:rFonts w:cstheme="minorHAnsi"/>
                <w:sz w:val="20"/>
                <w:szCs w:val="20"/>
              </w:rPr>
              <w:t>POCP2</w:t>
            </w:r>
          </w:p>
        </w:tc>
        <w:tc>
          <w:tcPr>
            <w:tcW w:w="1170" w:type="dxa"/>
          </w:tcPr>
          <w:p w14:paraId="2E6D9613" w14:textId="0E883FEF" w:rsidR="00265929" w:rsidRPr="00265929" w:rsidRDefault="00265929" w:rsidP="00265929">
            <w:pPr>
              <w:spacing w:after="0"/>
              <w:jc w:val="center"/>
              <w:rPr>
                <w:rFonts w:cstheme="minorHAnsi"/>
                <w:sz w:val="20"/>
                <w:szCs w:val="20"/>
              </w:rPr>
            </w:pPr>
            <w:r w:rsidRPr="00265929">
              <w:rPr>
                <w:rFonts w:cstheme="minorHAnsi"/>
                <w:sz w:val="20"/>
                <w:szCs w:val="20"/>
              </w:rPr>
              <w:t>3245</w:t>
            </w:r>
          </w:p>
        </w:tc>
        <w:tc>
          <w:tcPr>
            <w:tcW w:w="6632" w:type="dxa"/>
          </w:tcPr>
          <w:p w14:paraId="5767672D" w14:textId="0A3F0624" w:rsidR="00265929" w:rsidRPr="00265929" w:rsidRDefault="00265929" w:rsidP="00265929">
            <w:pPr>
              <w:keepNext/>
              <w:spacing w:after="0"/>
              <w:jc w:val="center"/>
              <w:rPr>
                <w:rFonts w:cstheme="minorHAnsi"/>
                <w:sz w:val="20"/>
                <w:szCs w:val="20"/>
              </w:rPr>
            </w:pPr>
            <w:del w:id="4862" w:author="Seltzer, Karl" w:date="2024-08-09T11:59:00Z">
              <w:r w:rsidRPr="00265929" w:rsidDel="001B61F6">
                <w:rPr>
                  <w:rFonts w:cstheme="minorHAnsi"/>
                  <w:sz w:val="20"/>
                  <w:szCs w:val="20"/>
                </w:rPr>
                <w:delText xml:space="preserve">POCP2, </w:delText>
              </w:r>
            </w:del>
            <w:r w:rsidRPr="00265929">
              <w:rPr>
                <w:rFonts w:cstheme="minorHAnsi"/>
                <w:sz w:val="20"/>
                <w:szCs w:val="20"/>
              </w:rPr>
              <w:t>C* = 1e</w:t>
            </w:r>
            <w:r w:rsidRPr="00265929">
              <w:rPr>
                <w:rFonts w:cstheme="minorHAnsi"/>
                <w:sz w:val="20"/>
                <w:szCs w:val="20"/>
                <w:vertAlign w:val="superscript"/>
              </w:rPr>
              <w:t>2</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6F0CBF24" w14:textId="77777777" w:rsidTr="001B61F6">
        <w:trPr>
          <w:trHeight w:val="148"/>
        </w:trPr>
        <w:tc>
          <w:tcPr>
            <w:tcW w:w="1230" w:type="dxa"/>
          </w:tcPr>
          <w:p w14:paraId="2E7246C5" w14:textId="2F90695D" w:rsidR="00265929" w:rsidRPr="00265929" w:rsidRDefault="00265929" w:rsidP="00265929">
            <w:pPr>
              <w:spacing w:after="0"/>
              <w:jc w:val="center"/>
              <w:rPr>
                <w:rFonts w:cstheme="minorHAnsi"/>
                <w:sz w:val="20"/>
                <w:szCs w:val="20"/>
              </w:rPr>
            </w:pPr>
            <w:r w:rsidRPr="00265929">
              <w:rPr>
                <w:rFonts w:cstheme="minorHAnsi"/>
                <w:sz w:val="20"/>
                <w:szCs w:val="20"/>
              </w:rPr>
              <w:t>POCP1</w:t>
            </w:r>
          </w:p>
        </w:tc>
        <w:tc>
          <w:tcPr>
            <w:tcW w:w="1170" w:type="dxa"/>
          </w:tcPr>
          <w:p w14:paraId="7111B427" w14:textId="5226D1A0" w:rsidR="00265929" w:rsidRPr="00265929" w:rsidRDefault="00265929" w:rsidP="00265929">
            <w:pPr>
              <w:spacing w:after="0"/>
              <w:jc w:val="center"/>
              <w:rPr>
                <w:rFonts w:cstheme="minorHAnsi"/>
                <w:sz w:val="20"/>
                <w:szCs w:val="20"/>
              </w:rPr>
            </w:pPr>
            <w:r w:rsidRPr="00265929">
              <w:rPr>
                <w:rFonts w:cstheme="minorHAnsi"/>
                <w:sz w:val="20"/>
                <w:szCs w:val="20"/>
              </w:rPr>
              <w:t>3246</w:t>
            </w:r>
          </w:p>
        </w:tc>
        <w:tc>
          <w:tcPr>
            <w:tcW w:w="6632" w:type="dxa"/>
          </w:tcPr>
          <w:p w14:paraId="4944CA2B" w14:textId="4300E2D9" w:rsidR="00265929" w:rsidRPr="00265929" w:rsidRDefault="00265929" w:rsidP="00265929">
            <w:pPr>
              <w:keepNext/>
              <w:spacing w:after="0"/>
              <w:jc w:val="center"/>
              <w:rPr>
                <w:rFonts w:cstheme="minorHAnsi"/>
                <w:sz w:val="20"/>
                <w:szCs w:val="20"/>
              </w:rPr>
            </w:pPr>
            <w:del w:id="4863" w:author="Seltzer, Karl" w:date="2024-08-09T11:59:00Z">
              <w:r w:rsidRPr="00265929" w:rsidDel="001B61F6">
                <w:rPr>
                  <w:rFonts w:cstheme="minorHAnsi"/>
                  <w:sz w:val="20"/>
                  <w:szCs w:val="20"/>
                </w:rPr>
                <w:delText xml:space="preserve">POCP1, </w:delText>
              </w:r>
            </w:del>
            <w:r w:rsidRPr="00265929">
              <w:rPr>
                <w:rFonts w:cstheme="minorHAnsi"/>
                <w:sz w:val="20"/>
                <w:szCs w:val="20"/>
              </w:rPr>
              <w:t>C* = 1e</w:t>
            </w:r>
            <w:r w:rsidRPr="00265929">
              <w:rPr>
                <w:rFonts w:cstheme="minorHAnsi"/>
                <w:sz w:val="20"/>
                <w:szCs w:val="20"/>
                <w:vertAlign w:val="superscript"/>
              </w:rPr>
              <w:t>1</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7BB38BD4" w14:textId="77777777" w:rsidTr="001B61F6">
        <w:trPr>
          <w:trHeight w:val="148"/>
        </w:trPr>
        <w:tc>
          <w:tcPr>
            <w:tcW w:w="1230" w:type="dxa"/>
          </w:tcPr>
          <w:p w14:paraId="570DBB04" w14:textId="097FF4D1" w:rsidR="00265929" w:rsidRPr="00265929" w:rsidRDefault="00265929" w:rsidP="00265929">
            <w:pPr>
              <w:spacing w:after="0"/>
              <w:jc w:val="center"/>
              <w:rPr>
                <w:rFonts w:cstheme="minorHAnsi"/>
                <w:sz w:val="20"/>
                <w:szCs w:val="20"/>
              </w:rPr>
            </w:pPr>
            <w:r w:rsidRPr="00265929">
              <w:rPr>
                <w:rFonts w:cstheme="minorHAnsi"/>
                <w:sz w:val="20"/>
                <w:szCs w:val="20"/>
              </w:rPr>
              <w:t>POCP0</w:t>
            </w:r>
          </w:p>
        </w:tc>
        <w:tc>
          <w:tcPr>
            <w:tcW w:w="1170" w:type="dxa"/>
          </w:tcPr>
          <w:p w14:paraId="44CC7ADE" w14:textId="0CDFA642" w:rsidR="00265929" w:rsidRPr="00265929" w:rsidRDefault="00265929" w:rsidP="00265929">
            <w:pPr>
              <w:spacing w:after="0"/>
              <w:jc w:val="center"/>
              <w:rPr>
                <w:rFonts w:cstheme="minorHAnsi"/>
                <w:sz w:val="20"/>
                <w:szCs w:val="20"/>
              </w:rPr>
            </w:pPr>
            <w:r w:rsidRPr="00265929">
              <w:rPr>
                <w:rFonts w:cstheme="minorHAnsi"/>
                <w:sz w:val="20"/>
                <w:szCs w:val="20"/>
              </w:rPr>
              <w:t>3247</w:t>
            </w:r>
          </w:p>
        </w:tc>
        <w:tc>
          <w:tcPr>
            <w:tcW w:w="6632" w:type="dxa"/>
          </w:tcPr>
          <w:p w14:paraId="1C8D81A6" w14:textId="6FE91393" w:rsidR="00265929" w:rsidRPr="00265929" w:rsidRDefault="00265929" w:rsidP="00265929">
            <w:pPr>
              <w:keepNext/>
              <w:spacing w:after="0"/>
              <w:jc w:val="center"/>
              <w:rPr>
                <w:rFonts w:cstheme="minorHAnsi"/>
                <w:sz w:val="20"/>
                <w:szCs w:val="20"/>
              </w:rPr>
            </w:pPr>
            <w:del w:id="4864" w:author="Seltzer, Karl" w:date="2024-08-09T11:59:00Z">
              <w:r w:rsidRPr="00265929" w:rsidDel="001B61F6">
                <w:rPr>
                  <w:rFonts w:cstheme="minorHAnsi"/>
                  <w:sz w:val="20"/>
                  <w:szCs w:val="20"/>
                </w:rPr>
                <w:delText xml:space="preserve">POCP0, </w:delText>
              </w:r>
            </w:del>
            <w:r w:rsidRPr="00265929">
              <w:rPr>
                <w:rFonts w:cstheme="minorHAnsi"/>
                <w:sz w:val="20"/>
                <w:szCs w:val="20"/>
              </w:rPr>
              <w:t>C* = 1e</w:t>
            </w:r>
            <w:r w:rsidRPr="00265929">
              <w:rPr>
                <w:rFonts w:cstheme="minorHAnsi"/>
                <w:sz w:val="20"/>
                <w:szCs w:val="20"/>
                <w:vertAlign w:val="superscript"/>
              </w:rPr>
              <w:t>0</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77570E8E" w14:textId="77777777" w:rsidTr="001B61F6">
        <w:trPr>
          <w:trHeight w:val="148"/>
        </w:trPr>
        <w:tc>
          <w:tcPr>
            <w:tcW w:w="1230" w:type="dxa"/>
          </w:tcPr>
          <w:p w14:paraId="32082BA5" w14:textId="60CD3A56" w:rsidR="00265929" w:rsidRPr="00265929" w:rsidRDefault="00265929" w:rsidP="00265929">
            <w:pPr>
              <w:spacing w:after="0"/>
              <w:jc w:val="center"/>
              <w:rPr>
                <w:rFonts w:cstheme="minorHAnsi"/>
                <w:sz w:val="20"/>
                <w:szCs w:val="20"/>
              </w:rPr>
            </w:pPr>
            <w:r w:rsidRPr="00265929">
              <w:rPr>
                <w:rFonts w:cstheme="minorHAnsi"/>
                <w:sz w:val="20"/>
                <w:szCs w:val="20"/>
              </w:rPr>
              <w:t>POCN1</w:t>
            </w:r>
          </w:p>
        </w:tc>
        <w:tc>
          <w:tcPr>
            <w:tcW w:w="1170" w:type="dxa"/>
          </w:tcPr>
          <w:p w14:paraId="7E7F1482" w14:textId="3C43DA2C" w:rsidR="00265929" w:rsidRPr="00265929" w:rsidRDefault="00265929" w:rsidP="00265929">
            <w:pPr>
              <w:spacing w:after="0"/>
              <w:jc w:val="center"/>
              <w:rPr>
                <w:rFonts w:cstheme="minorHAnsi"/>
                <w:sz w:val="20"/>
                <w:szCs w:val="20"/>
              </w:rPr>
            </w:pPr>
            <w:r w:rsidRPr="00265929">
              <w:rPr>
                <w:rFonts w:cstheme="minorHAnsi"/>
                <w:sz w:val="20"/>
                <w:szCs w:val="20"/>
              </w:rPr>
              <w:t>3248</w:t>
            </w:r>
          </w:p>
        </w:tc>
        <w:tc>
          <w:tcPr>
            <w:tcW w:w="6632" w:type="dxa"/>
          </w:tcPr>
          <w:p w14:paraId="34C4A768" w14:textId="2979F15C" w:rsidR="00265929" w:rsidRPr="00265929" w:rsidRDefault="00265929" w:rsidP="00265929">
            <w:pPr>
              <w:keepNext/>
              <w:spacing w:after="0"/>
              <w:jc w:val="center"/>
              <w:rPr>
                <w:rFonts w:cstheme="minorHAnsi"/>
                <w:sz w:val="20"/>
                <w:szCs w:val="20"/>
              </w:rPr>
            </w:pPr>
            <w:del w:id="4865" w:author="Seltzer, Karl" w:date="2024-08-09T11:59:00Z">
              <w:r w:rsidRPr="00265929" w:rsidDel="001B61F6">
                <w:rPr>
                  <w:rFonts w:cstheme="minorHAnsi"/>
                  <w:sz w:val="20"/>
                  <w:szCs w:val="20"/>
                </w:rPr>
                <w:delText xml:space="preserve">POCN1, </w:delText>
              </w:r>
            </w:del>
            <w:r w:rsidRPr="00265929">
              <w:rPr>
                <w:rFonts w:cstheme="minorHAnsi"/>
                <w:sz w:val="20"/>
                <w:szCs w:val="20"/>
              </w:rPr>
              <w:t>C* = 1e</w:t>
            </w:r>
            <w:r w:rsidRPr="00265929">
              <w:rPr>
                <w:rFonts w:cstheme="minorHAnsi"/>
                <w:sz w:val="20"/>
                <w:szCs w:val="20"/>
                <w:vertAlign w:val="superscript"/>
              </w:rPr>
              <w:t>-1</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4024D046" w14:textId="77777777" w:rsidTr="001B61F6">
        <w:trPr>
          <w:trHeight w:val="148"/>
        </w:trPr>
        <w:tc>
          <w:tcPr>
            <w:tcW w:w="1230" w:type="dxa"/>
          </w:tcPr>
          <w:p w14:paraId="61D64C41" w14:textId="6154DD2E" w:rsidR="00265929" w:rsidRPr="00265929" w:rsidRDefault="00265929" w:rsidP="00265929">
            <w:pPr>
              <w:spacing w:after="0"/>
              <w:jc w:val="center"/>
              <w:rPr>
                <w:rFonts w:cstheme="minorHAnsi"/>
                <w:sz w:val="20"/>
                <w:szCs w:val="20"/>
              </w:rPr>
            </w:pPr>
            <w:r w:rsidRPr="00265929">
              <w:rPr>
                <w:rFonts w:cstheme="minorHAnsi"/>
                <w:sz w:val="20"/>
                <w:szCs w:val="20"/>
              </w:rPr>
              <w:t>POCN2</w:t>
            </w:r>
          </w:p>
        </w:tc>
        <w:tc>
          <w:tcPr>
            <w:tcW w:w="1170" w:type="dxa"/>
          </w:tcPr>
          <w:p w14:paraId="75383E64" w14:textId="0FB60D06" w:rsidR="00265929" w:rsidRPr="00265929" w:rsidRDefault="00265929" w:rsidP="00265929">
            <w:pPr>
              <w:spacing w:after="0"/>
              <w:jc w:val="center"/>
              <w:rPr>
                <w:rFonts w:cstheme="minorHAnsi"/>
                <w:sz w:val="20"/>
                <w:szCs w:val="20"/>
              </w:rPr>
            </w:pPr>
            <w:r w:rsidRPr="00265929">
              <w:rPr>
                <w:rFonts w:cstheme="minorHAnsi"/>
                <w:sz w:val="20"/>
                <w:szCs w:val="20"/>
              </w:rPr>
              <w:t>3249</w:t>
            </w:r>
          </w:p>
        </w:tc>
        <w:tc>
          <w:tcPr>
            <w:tcW w:w="6632" w:type="dxa"/>
          </w:tcPr>
          <w:p w14:paraId="429A9A78" w14:textId="4C0A9CFF" w:rsidR="00265929" w:rsidRPr="00265929" w:rsidRDefault="00265929" w:rsidP="00265929">
            <w:pPr>
              <w:keepNext/>
              <w:spacing w:after="0"/>
              <w:jc w:val="center"/>
              <w:rPr>
                <w:rFonts w:cstheme="minorHAnsi"/>
                <w:sz w:val="20"/>
                <w:szCs w:val="20"/>
              </w:rPr>
            </w:pPr>
            <w:del w:id="4866" w:author="Seltzer, Karl" w:date="2024-08-09T11:59:00Z">
              <w:r w:rsidRPr="00265929" w:rsidDel="001B61F6">
                <w:rPr>
                  <w:rFonts w:cstheme="minorHAnsi"/>
                  <w:sz w:val="20"/>
                  <w:szCs w:val="20"/>
                </w:rPr>
                <w:delText xml:space="preserve">POCN2, </w:delText>
              </w:r>
            </w:del>
            <w:r w:rsidRPr="00265929">
              <w:rPr>
                <w:rFonts w:cstheme="minorHAnsi"/>
                <w:sz w:val="20"/>
                <w:szCs w:val="20"/>
              </w:rPr>
              <w:t>C* = 1e</w:t>
            </w:r>
            <w:r w:rsidRPr="00265929">
              <w:rPr>
                <w:rFonts w:cstheme="minorHAnsi"/>
                <w:sz w:val="20"/>
                <w:szCs w:val="20"/>
                <w:vertAlign w:val="superscript"/>
              </w:rPr>
              <w:t>-2</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1DB3242F" w14:textId="77777777" w:rsidTr="001B61F6">
        <w:trPr>
          <w:trHeight w:val="148"/>
        </w:trPr>
        <w:tc>
          <w:tcPr>
            <w:tcW w:w="1230" w:type="dxa"/>
          </w:tcPr>
          <w:p w14:paraId="5F56EFBC" w14:textId="649AC599" w:rsidR="00265929" w:rsidRPr="00265929" w:rsidRDefault="00265929" w:rsidP="00265929">
            <w:pPr>
              <w:spacing w:after="0"/>
              <w:jc w:val="center"/>
              <w:rPr>
                <w:rFonts w:cstheme="minorHAnsi"/>
                <w:sz w:val="20"/>
                <w:szCs w:val="20"/>
              </w:rPr>
            </w:pPr>
            <w:r w:rsidRPr="00265929">
              <w:rPr>
                <w:rFonts w:cstheme="minorHAnsi"/>
                <w:sz w:val="20"/>
                <w:szCs w:val="20"/>
              </w:rPr>
              <w:t>PNCOMP2</w:t>
            </w:r>
          </w:p>
        </w:tc>
        <w:tc>
          <w:tcPr>
            <w:tcW w:w="1170" w:type="dxa"/>
          </w:tcPr>
          <w:p w14:paraId="2537E520" w14:textId="209B6829" w:rsidR="00265929" w:rsidRPr="00265929" w:rsidRDefault="00265929" w:rsidP="00265929">
            <w:pPr>
              <w:spacing w:after="0"/>
              <w:jc w:val="center"/>
              <w:rPr>
                <w:rFonts w:cstheme="minorHAnsi"/>
                <w:sz w:val="20"/>
                <w:szCs w:val="20"/>
              </w:rPr>
            </w:pPr>
            <w:r w:rsidRPr="00265929">
              <w:rPr>
                <w:rFonts w:cstheme="minorHAnsi"/>
                <w:sz w:val="20"/>
                <w:szCs w:val="20"/>
              </w:rPr>
              <w:t>3250</w:t>
            </w:r>
          </w:p>
        </w:tc>
        <w:tc>
          <w:tcPr>
            <w:tcW w:w="6632" w:type="dxa"/>
          </w:tcPr>
          <w:p w14:paraId="5D72F1CD" w14:textId="1E94CF66" w:rsidR="00265929" w:rsidRPr="00265929" w:rsidRDefault="00265929" w:rsidP="00265929">
            <w:pPr>
              <w:keepNext/>
              <w:spacing w:after="0"/>
              <w:jc w:val="center"/>
              <w:rPr>
                <w:rFonts w:cstheme="minorHAnsi"/>
                <w:sz w:val="20"/>
                <w:szCs w:val="20"/>
              </w:rPr>
            </w:pPr>
            <w:del w:id="4867" w:author="Seltzer, Karl" w:date="2024-08-09T11:59:00Z">
              <w:r w:rsidRPr="00265929" w:rsidDel="001B61F6">
                <w:rPr>
                  <w:rFonts w:cstheme="minorHAnsi"/>
                  <w:sz w:val="20"/>
                  <w:szCs w:val="20"/>
                </w:rPr>
                <w:delText xml:space="preserve">PNCOMP2, </w:delText>
              </w:r>
            </w:del>
            <w:r w:rsidRPr="00265929">
              <w:rPr>
                <w:rFonts w:cstheme="minorHAnsi"/>
                <w:sz w:val="20"/>
                <w:szCs w:val="20"/>
              </w:rPr>
              <w:t>C* = 1e</w:t>
            </w:r>
            <w:r w:rsidRPr="00265929">
              <w:rPr>
                <w:rFonts w:cstheme="minorHAnsi"/>
                <w:sz w:val="20"/>
                <w:szCs w:val="20"/>
                <w:vertAlign w:val="superscript"/>
              </w:rPr>
              <w:t>2</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672F8180" w14:textId="77777777" w:rsidTr="001B61F6">
        <w:trPr>
          <w:trHeight w:val="148"/>
        </w:trPr>
        <w:tc>
          <w:tcPr>
            <w:tcW w:w="1230" w:type="dxa"/>
          </w:tcPr>
          <w:p w14:paraId="7C7FE953" w14:textId="2A6B92B6" w:rsidR="00265929" w:rsidRPr="00265929" w:rsidRDefault="00265929" w:rsidP="00265929">
            <w:pPr>
              <w:spacing w:after="0"/>
              <w:jc w:val="center"/>
              <w:rPr>
                <w:rFonts w:cstheme="minorHAnsi"/>
                <w:sz w:val="20"/>
                <w:szCs w:val="20"/>
              </w:rPr>
            </w:pPr>
            <w:r w:rsidRPr="00265929">
              <w:rPr>
                <w:rFonts w:cstheme="minorHAnsi"/>
                <w:sz w:val="20"/>
                <w:szCs w:val="20"/>
              </w:rPr>
              <w:t>PNCOMP1</w:t>
            </w:r>
          </w:p>
        </w:tc>
        <w:tc>
          <w:tcPr>
            <w:tcW w:w="1170" w:type="dxa"/>
          </w:tcPr>
          <w:p w14:paraId="52271594" w14:textId="7BE8204A" w:rsidR="00265929" w:rsidRPr="00265929" w:rsidRDefault="00265929" w:rsidP="00265929">
            <w:pPr>
              <w:spacing w:after="0"/>
              <w:jc w:val="center"/>
              <w:rPr>
                <w:rFonts w:cstheme="minorHAnsi"/>
                <w:sz w:val="20"/>
                <w:szCs w:val="20"/>
              </w:rPr>
            </w:pPr>
            <w:r w:rsidRPr="00265929">
              <w:rPr>
                <w:rFonts w:cstheme="minorHAnsi"/>
                <w:sz w:val="20"/>
                <w:szCs w:val="20"/>
              </w:rPr>
              <w:t>3251</w:t>
            </w:r>
          </w:p>
        </w:tc>
        <w:tc>
          <w:tcPr>
            <w:tcW w:w="6632" w:type="dxa"/>
          </w:tcPr>
          <w:p w14:paraId="3E1282C4" w14:textId="47D5B8DD" w:rsidR="00265929" w:rsidRPr="00265929" w:rsidRDefault="00265929" w:rsidP="00265929">
            <w:pPr>
              <w:keepNext/>
              <w:spacing w:after="0"/>
              <w:jc w:val="center"/>
              <w:rPr>
                <w:rFonts w:cstheme="minorHAnsi"/>
                <w:sz w:val="20"/>
                <w:szCs w:val="20"/>
              </w:rPr>
            </w:pPr>
            <w:del w:id="4868" w:author="Seltzer, Karl" w:date="2024-08-09T11:59:00Z">
              <w:r w:rsidRPr="00265929" w:rsidDel="001B61F6">
                <w:rPr>
                  <w:rFonts w:cstheme="minorHAnsi"/>
                  <w:sz w:val="20"/>
                  <w:szCs w:val="20"/>
                </w:rPr>
                <w:delText xml:space="preserve">PNCOMP1, </w:delText>
              </w:r>
            </w:del>
            <w:r w:rsidRPr="00265929">
              <w:rPr>
                <w:rFonts w:cstheme="minorHAnsi"/>
                <w:sz w:val="20"/>
                <w:szCs w:val="20"/>
              </w:rPr>
              <w:t>C* = 1e</w:t>
            </w:r>
            <w:r w:rsidRPr="00265929">
              <w:rPr>
                <w:rFonts w:cstheme="minorHAnsi"/>
                <w:sz w:val="20"/>
                <w:szCs w:val="20"/>
                <w:vertAlign w:val="superscript"/>
              </w:rPr>
              <w:t>1</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204A1222" w14:textId="77777777" w:rsidTr="001B61F6">
        <w:trPr>
          <w:trHeight w:val="148"/>
        </w:trPr>
        <w:tc>
          <w:tcPr>
            <w:tcW w:w="1230" w:type="dxa"/>
          </w:tcPr>
          <w:p w14:paraId="248805B6" w14:textId="0B67036C" w:rsidR="00265929" w:rsidRPr="00265929" w:rsidRDefault="00265929" w:rsidP="00265929">
            <w:pPr>
              <w:spacing w:after="0"/>
              <w:jc w:val="center"/>
              <w:rPr>
                <w:rFonts w:cstheme="minorHAnsi"/>
                <w:sz w:val="20"/>
                <w:szCs w:val="20"/>
              </w:rPr>
            </w:pPr>
            <w:r w:rsidRPr="00265929">
              <w:rPr>
                <w:rFonts w:cstheme="minorHAnsi"/>
                <w:sz w:val="20"/>
                <w:szCs w:val="20"/>
              </w:rPr>
              <w:t>PNCOMP0</w:t>
            </w:r>
          </w:p>
        </w:tc>
        <w:tc>
          <w:tcPr>
            <w:tcW w:w="1170" w:type="dxa"/>
          </w:tcPr>
          <w:p w14:paraId="114FD469" w14:textId="09FAEB1A" w:rsidR="00265929" w:rsidRPr="00265929" w:rsidRDefault="00265929" w:rsidP="00265929">
            <w:pPr>
              <w:spacing w:after="0"/>
              <w:jc w:val="center"/>
              <w:rPr>
                <w:rFonts w:cstheme="minorHAnsi"/>
                <w:sz w:val="20"/>
                <w:szCs w:val="20"/>
              </w:rPr>
            </w:pPr>
            <w:r w:rsidRPr="00265929">
              <w:rPr>
                <w:rFonts w:cstheme="minorHAnsi"/>
                <w:sz w:val="20"/>
                <w:szCs w:val="20"/>
              </w:rPr>
              <w:t>3252</w:t>
            </w:r>
          </w:p>
        </w:tc>
        <w:tc>
          <w:tcPr>
            <w:tcW w:w="6632" w:type="dxa"/>
          </w:tcPr>
          <w:p w14:paraId="4E57FB21" w14:textId="2D40093E" w:rsidR="00265929" w:rsidRPr="00265929" w:rsidRDefault="00265929" w:rsidP="00265929">
            <w:pPr>
              <w:keepNext/>
              <w:spacing w:after="0"/>
              <w:jc w:val="center"/>
              <w:rPr>
                <w:rFonts w:cstheme="minorHAnsi"/>
                <w:sz w:val="20"/>
                <w:szCs w:val="20"/>
              </w:rPr>
            </w:pPr>
            <w:del w:id="4869" w:author="Seltzer, Karl" w:date="2024-08-09T11:59:00Z">
              <w:r w:rsidRPr="00265929" w:rsidDel="001B61F6">
                <w:rPr>
                  <w:rFonts w:cstheme="minorHAnsi"/>
                  <w:sz w:val="20"/>
                  <w:szCs w:val="20"/>
                </w:rPr>
                <w:delText xml:space="preserve">PNCOMP0, </w:delText>
              </w:r>
            </w:del>
            <w:r w:rsidRPr="00265929">
              <w:rPr>
                <w:rFonts w:cstheme="minorHAnsi"/>
                <w:sz w:val="20"/>
                <w:szCs w:val="20"/>
              </w:rPr>
              <w:t>C* = 1e</w:t>
            </w:r>
            <w:r w:rsidRPr="00265929">
              <w:rPr>
                <w:rFonts w:cstheme="minorHAnsi"/>
                <w:sz w:val="20"/>
                <w:szCs w:val="20"/>
                <w:vertAlign w:val="superscript"/>
              </w:rPr>
              <w:t>0</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3537F6CD" w14:textId="77777777" w:rsidTr="001B61F6">
        <w:trPr>
          <w:trHeight w:val="148"/>
        </w:trPr>
        <w:tc>
          <w:tcPr>
            <w:tcW w:w="1230" w:type="dxa"/>
          </w:tcPr>
          <w:p w14:paraId="54A66077" w14:textId="53655218" w:rsidR="00265929" w:rsidRPr="00265929" w:rsidRDefault="00265929" w:rsidP="00265929">
            <w:pPr>
              <w:spacing w:after="0"/>
              <w:jc w:val="center"/>
              <w:rPr>
                <w:rFonts w:cstheme="minorHAnsi"/>
                <w:sz w:val="20"/>
                <w:szCs w:val="20"/>
              </w:rPr>
            </w:pPr>
            <w:r w:rsidRPr="00265929">
              <w:rPr>
                <w:rFonts w:cstheme="minorHAnsi"/>
                <w:sz w:val="20"/>
                <w:szCs w:val="20"/>
              </w:rPr>
              <w:t>PNCOMN1</w:t>
            </w:r>
          </w:p>
        </w:tc>
        <w:tc>
          <w:tcPr>
            <w:tcW w:w="1170" w:type="dxa"/>
          </w:tcPr>
          <w:p w14:paraId="0DCFA554" w14:textId="710B34C3" w:rsidR="00265929" w:rsidRPr="00265929" w:rsidRDefault="00265929" w:rsidP="00265929">
            <w:pPr>
              <w:spacing w:after="0"/>
              <w:jc w:val="center"/>
              <w:rPr>
                <w:rFonts w:cstheme="minorHAnsi"/>
                <w:sz w:val="20"/>
                <w:szCs w:val="20"/>
              </w:rPr>
            </w:pPr>
            <w:r w:rsidRPr="00265929">
              <w:rPr>
                <w:rFonts w:cstheme="minorHAnsi"/>
                <w:sz w:val="20"/>
                <w:szCs w:val="20"/>
              </w:rPr>
              <w:t>3253</w:t>
            </w:r>
          </w:p>
        </w:tc>
        <w:tc>
          <w:tcPr>
            <w:tcW w:w="6632" w:type="dxa"/>
          </w:tcPr>
          <w:p w14:paraId="5A602352" w14:textId="76EED7C4" w:rsidR="00265929" w:rsidRPr="00265929" w:rsidRDefault="00265929" w:rsidP="00265929">
            <w:pPr>
              <w:keepNext/>
              <w:spacing w:after="0"/>
              <w:jc w:val="center"/>
              <w:rPr>
                <w:rFonts w:cstheme="minorHAnsi"/>
                <w:sz w:val="20"/>
                <w:szCs w:val="20"/>
              </w:rPr>
            </w:pPr>
            <w:del w:id="4870" w:author="Seltzer, Karl" w:date="2024-08-09T11:59:00Z">
              <w:r w:rsidRPr="00265929" w:rsidDel="001B61F6">
                <w:rPr>
                  <w:rFonts w:cstheme="minorHAnsi"/>
                  <w:sz w:val="20"/>
                  <w:szCs w:val="20"/>
                </w:rPr>
                <w:delText xml:space="preserve">PNCOMN1, </w:delText>
              </w:r>
            </w:del>
            <w:r w:rsidRPr="00265929">
              <w:rPr>
                <w:rFonts w:cstheme="minorHAnsi"/>
                <w:sz w:val="20"/>
                <w:szCs w:val="20"/>
              </w:rPr>
              <w:t>C* = 1e</w:t>
            </w:r>
            <w:r w:rsidRPr="00265929">
              <w:rPr>
                <w:rFonts w:cstheme="minorHAnsi"/>
                <w:sz w:val="20"/>
                <w:szCs w:val="20"/>
                <w:vertAlign w:val="superscript"/>
              </w:rPr>
              <w:t>-1</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68096C0B" w14:textId="77777777" w:rsidTr="001B61F6">
        <w:trPr>
          <w:trHeight w:val="148"/>
        </w:trPr>
        <w:tc>
          <w:tcPr>
            <w:tcW w:w="1230" w:type="dxa"/>
          </w:tcPr>
          <w:p w14:paraId="3F03F389" w14:textId="1072A7AD" w:rsidR="00265929" w:rsidRPr="00265929" w:rsidRDefault="00265929" w:rsidP="00265929">
            <w:pPr>
              <w:spacing w:after="0"/>
              <w:jc w:val="center"/>
              <w:rPr>
                <w:rFonts w:cstheme="minorHAnsi"/>
                <w:sz w:val="20"/>
                <w:szCs w:val="20"/>
              </w:rPr>
            </w:pPr>
            <w:r w:rsidRPr="00265929">
              <w:rPr>
                <w:rFonts w:cstheme="minorHAnsi"/>
                <w:sz w:val="20"/>
                <w:szCs w:val="20"/>
              </w:rPr>
              <w:t>PNCOMN2</w:t>
            </w:r>
          </w:p>
        </w:tc>
        <w:tc>
          <w:tcPr>
            <w:tcW w:w="1170" w:type="dxa"/>
          </w:tcPr>
          <w:p w14:paraId="15A2992D" w14:textId="19974D0D" w:rsidR="00265929" w:rsidRPr="00265929" w:rsidRDefault="00265929" w:rsidP="00265929">
            <w:pPr>
              <w:spacing w:after="0"/>
              <w:jc w:val="center"/>
              <w:rPr>
                <w:rFonts w:cstheme="minorHAnsi"/>
                <w:sz w:val="20"/>
                <w:szCs w:val="20"/>
              </w:rPr>
            </w:pPr>
            <w:r w:rsidRPr="00265929">
              <w:rPr>
                <w:rFonts w:cstheme="minorHAnsi"/>
                <w:sz w:val="20"/>
                <w:szCs w:val="20"/>
              </w:rPr>
              <w:t>3254</w:t>
            </w:r>
          </w:p>
        </w:tc>
        <w:tc>
          <w:tcPr>
            <w:tcW w:w="6632" w:type="dxa"/>
          </w:tcPr>
          <w:p w14:paraId="773FDCE0" w14:textId="135600D0" w:rsidR="00265929" w:rsidRPr="00265929" w:rsidRDefault="00265929" w:rsidP="00265929">
            <w:pPr>
              <w:keepNext/>
              <w:spacing w:after="0"/>
              <w:jc w:val="center"/>
              <w:rPr>
                <w:rFonts w:cstheme="minorHAnsi"/>
                <w:sz w:val="20"/>
                <w:szCs w:val="20"/>
              </w:rPr>
            </w:pPr>
            <w:del w:id="4871" w:author="Seltzer, Karl" w:date="2024-08-09T11:59:00Z">
              <w:r w:rsidRPr="00265929" w:rsidDel="001B61F6">
                <w:rPr>
                  <w:rFonts w:cstheme="minorHAnsi"/>
                  <w:sz w:val="20"/>
                  <w:szCs w:val="20"/>
                </w:rPr>
                <w:delText xml:space="preserve">PNCOMN2, </w:delText>
              </w:r>
            </w:del>
            <w:r w:rsidRPr="00265929">
              <w:rPr>
                <w:rFonts w:cstheme="minorHAnsi"/>
                <w:sz w:val="20"/>
                <w:szCs w:val="20"/>
              </w:rPr>
              <w:t>C* = 1e</w:t>
            </w:r>
            <w:r w:rsidRPr="00265929">
              <w:rPr>
                <w:rFonts w:cstheme="minorHAnsi"/>
                <w:sz w:val="20"/>
                <w:szCs w:val="20"/>
                <w:vertAlign w:val="superscript"/>
              </w:rPr>
              <w:t>-2</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001B2A77" w14:textId="77777777" w:rsidTr="001B61F6">
        <w:trPr>
          <w:trHeight w:val="148"/>
        </w:trPr>
        <w:tc>
          <w:tcPr>
            <w:tcW w:w="1230" w:type="dxa"/>
          </w:tcPr>
          <w:p w14:paraId="4C82C6C6" w14:textId="2F52D50D" w:rsidR="00265929" w:rsidRPr="00265929" w:rsidRDefault="00265929" w:rsidP="00265929">
            <w:pPr>
              <w:spacing w:after="0"/>
              <w:jc w:val="center"/>
              <w:rPr>
                <w:rFonts w:cstheme="minorHAnsi"/>
                <w:sz w:val="20"/>
                <w:szCs w:val="20"/>
              </w:rPr>
            </w:pPr>
            <w:r w:rsidRPr="00265929">
              <w:rPr>
                <w:rFonts w:cstheme="minorHAnsi"/>
                <w:sz w:val="20"/>
                <w:szCs w:val="20"/>
              </w:rPr>
              <w:t>ROCN1</w:t>
            </w:r>
            <w:r w:rsidR="00825ACE">
              <w:rPr>
                <w:rFonts w:cstheme="minorHAnsi"/>
                <w:sz w:val="20"/>
                <w:szCs w:val="20"/>
              </w:rPr>
              <w:t>ARO</w:t>
            </w:r>
          </w:p>
        </w:tc>
        <w:tc>
          <w:tcPr>
            <w:tcW w:w="1170" w:type="dxa"/>
          </w:tcPr>
          <w:p w14:paraId="50107F88" w14:textId="4E3EC0E2" w:rsidR="00265929" w:rsidRPr="00265929" w:rsidRDefault="00265929" w:rsidP="00265929">
            <w:pPr>
              <w:spacing w:after="0"/>
              <w:jc w:val="center"/>
              <w:rPr>
                <w:rFonts w:cstheme="minorHAnsi"/>
                <w:sz w:val="20"/>
                <w:szCs w:val="20"/>
              </w:rPr>
            </w:pPr>
            <w:r w:rsidRPr="00265929">
              <w:rPr>
                <w:rFonts w:cstheme="minorHAnsi"/>
                <w:sz w:val="20"/>
                <w:szCs w:val="20"/>
              </w:rPr>
              <w:t>3331</w:t>
            </w:r>
          </w:p>
        </w:tc>
        <w:tc>
          <w:tcPr>
            <w:tcW w:w="6632" w:type="dxa"/>
          </w:tcPr>
          <w:p w14:paraId="6E1D9648" w14:textId="523AC07E" w:rsidR="00265929" w:rsidRPr="00265929" w:rsidRDefault="00265929" w:rsidP="00265929">
            <w:pPr>
              <w:keepNext/>
              <w:spacing w:after="0"/>
              <w:jc w:val="center"/>
              <w:rPr>
                <w:rFonts w:cstheme="minorHAnsi"/>
                <w:sz w:val="20"/>
                <w:szCs w:val="20"/>
              </w:rPr>
            </w:pPr>
            <w:del w:id="4872" w:author="Seltzer, Karl" w:date="2024-08-09T11:59:00Z">
              <w:r w:rsidRPr="00265929" w:rsidDel="001B61F6">
                <w:rPr>
                  <w:rFonts w:cstheme="minorHAnsi"/>
                  <w:sz w:val="20"/>
                  <w:szCs w:val="20"/>
                </w:rPr>
                <w:delText xml:space="preserve">ROCN1ARO, </w:delText>
              </w:r>
            </w:del>
            <w:r w:rsidRPr="00265929">
              <w:rPr>
                <w:rFonts w:cstheme="minorHAnsi"/>
                <w:sz w:val="20"/>
                <w:szCs w:val="20"/>
              </w:rPr>
              <w:t>Single-Ring Aromatics, C* = 1e</w:t>
            </w:r>
            <w:r w:rsidRPr="00265929">
              <w:rPr>
                <w:rFonts w:cstheme="minorHAnsi"/>
                <w:sz w:val="20"/>
                <w:szCs w:val="20"/>
                <w:vertAlign w:val="superscript"/>
              </w:rPr>
              <w:t>-1</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5341CC4B" w14:textId="77777777" w:rsidTr="001B61F6">
        <w:trPr>
          <w:trHeight w:val="148"/>
        </w:trPr>
        <w:tc>
          <w:tcPr>
            <w:tcW w:w="1230" w:type="dxa"/>
          </w:tcPr>
          <w:p w14:paraId="2D38D6B2" w14:textId="406FE8C0" w:rsidR="00265929" w:rsidRPr="00265929" w:rsidRDefault="00265929" w:rsidP="00265929">
            <w:pPr>
              <w:spacing w:after="0"/>
              <w:jc w:val="center"/>
              <w:rPr>
                <w:rFonts w:cstheme="minorHAnsi"/>
                <w:sz w:val="20"/>
                <w:szCs w:val="20"/>
              </w:rPr>
            </w:pPr>
            <w:r w:rsidRPr="00265929">
              <w:rPr>
                <w:rFonts w:cstheme="minorHAnsi"/>
                <w:sz w:val="20"/>
                <w:szCs w:val="20"/>
              </w:rPr>
              <w:t>ROCP0</w:t>
            </w:r>
            <w:r w:rsidR="00825ACE">
              <w:rPr>
                <w:rFonts w:cstheme="minorHAnsi"/>
                <w:sz w:val="20"/>
                <w:szCs w:val="20"/>
              </w:rPr>
              <w:t>ARO</w:t>
            </w:r>
          </w:p>
        </w:tc>
        <w:tc>
          <w:tcPr>
            <w:tcW w:w="1170" w:type="dxa"/>
          </w:tcPr>
          <w:p w14:paraId="78913EBB" w14:textId="6DC916E7" w:rsidR="00265929" w:rsidRPr="00265929" w:rsidRDefault="00265929" w:rsidP="00265929">
            <w:pPr>
              <w:spacing w:after="0"/>
              <w:jc w:val="center"/>
              <w:rPr>
                <w:rFonts w:cstheme="minorHAnsi"/>
                <w:sz w:val="20"/>
                <w:szCs w:val="20"/>
              </w:rPr>
            </w:pPr>
            <w:r w:rsidRPr="00265929">
              <w:rPr>
                <w:rFonts w:cstheme="minorHAnsi"/>
                <w:sz w:val="20"/>
                <w:szCs w:val="20"/>
              </w:rPr>
              <w:t>3332</w:t>
            </w:r>
          </w:p>
        </w:tc>
        <w:tc>
          <w:tcPr>
            <w:tcW w:w="6632" w:type="dxa"/>
          </w:tcPr>
          <w:p w14:paraId="67B98575" w14:textId="39EB6210" w:rsidR="00265929" w:rsidRPr="00265929" w:rsidRDefault="00265929" w:rsidP="00265929">
            <w:pPr>
              <w:keepNext/>
              <w:spacing w:after="0"/>
              <w:jc w:val="center"/>
              <w:rPr>
                <w:rFonts w:cstheme="minorHAnsi"/>
                <w:sz w:val="20"/>
                <w:szCs w:val="20"/>
              </w:rPr>
            </w:pPr>
            <w:del w:id="4873" w:author="Seltzer, Karl" w:date="2024-08-09T11:59:00Z">
              <w:r w:rsidRPr="00265929" w:rsidDel="001B61F6">
                <w:rPr>
                  <w:rFonts w:cstheme="minorHAnsi"/>
                  <w:sz w:val="20"/>
                  <w:szCs w:val="20"/>
                </w:rPr>
                <w:delText xml:space="preserve">ROCP0ARO, </w:delText>
              </w:r>
            </w:del>
            <w:r w:rsidRPr="00265929">
              <w:rPr>
                <w:rFonts w:cstheme="minorHAnsi"/>
                <w:sz w:val="20"/>
                <w:szCs w:val="20"/>
              </w:rPr>
              <w:t>Single-Ring Aromatics, C* = 1e</w:t>
            </w:r>
            <w:r w:rsidRPr="00265929">
              <w:rPr>
                <w:rFonts w:cstheme="minorHAnsi"/>
                <w:sz w:val="20"/>
                <w:szCs w:val="20"/>
                <w:vertAlign w:val="superscript"/>
              </w:rPr>
              <w:t>0</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15AAFF5A" w14:textId="77777777" w:rsidTr="001B61F6">
        <w:trPr>
          <w:trHeight w:val="148"/>
        </w:trPr>
        <w:tc>
          <w:tcPr>
            <w:tcW w:w="1230" w:type="dxa"/>
          </w:tcPr>
          <w:p w14:paraId="1E473D94" w14:textId="0C569C6D" w:rsidR="00265929" w:rsidRPr="00265929" w:rsidRDefault="00265929" w:rsidP="00265929">
            <w:pPr>
              <w:spacing w:after="0"/>
              <w:jc w:val="center"/>
              <w:rPr>
                <w:rFonts w:cstheme="minorHAnsi"/>
                <w:sz w:val="20"/>
                <w:szCs w:val="20"/>
              </w:rPr>
            </w:pPr>
            <w:r w:rsidRPr="00265929">
              <w:rPr>
                <w:rFonts w:cstheme="minorHAnsi"/>
                <w:sz w:val="20"/>
                <w:szCs w:val="20"/>
              </w:rPr>
              <w:t>ROCP1</w:t>
            </w:r>
            <w:r w:rsidR="00825ACE">
              <w:rPr>
                <w:rFonts w:cstheme="minorHAnsi"/>
                <w:sz w:val="20"/>
                <w:szCs w:val="20"/>
              </w:rPr>
              <w:t>ARO</w:t>
            </w:r>
          </w:p>
        </w:tc>
        <w:tc>
          <w:tcPr>
            <w:tcW w:w="1170" w:type="dxa"/>
          </w:tcPr>
          <w:p w14:paraId="2E12128F" w14:textId="704AA301" w:rsidR="00265929" w:rsidRPr="00265929" w:rsidRDefault="00265929" w:rsidP="00265929">
            <w:pPr>
              <w:spacing w:after="0"/>
              <w:jc w:val="center"/>
              <w:rPr>
                <w:rFonts w:cstheme="minorHAnsi"/>
                <w:sz w:val="20"/>
                <w:szCs w:val="20"/>
              </w:rPr>
            </w:pPr>
            <w:r w:rsidRPr="00265929">
              <w:rPr>
                <w:rFonts w:cstheme="minorHAnsi"/>
                <w:sz w:val="20"/>
                <w:szCs w:val="20"/>
              </w:rPr>
              <w:t>3333</w:t>
            </w:r>
          </w:p>
        </w:tc>
        <w:tc>
          <w:tcPr>
            <w:tcW w:w="6632" w:type="dxa"/>
          </w:tcPr>
          <w:p w14:paraId="1BB8A552" w14:textId="385BF805" w:rsidR="00265929" w:rsidRPr="00265929" w:rsidRDefault="00265929" w:rsidP="00265929">
            <w:pPr>
              <w:keepNext/>
              <w:spacing w:after="0"/>
              <w:jc w:val="center"/>
              <w:rPr>
                <w:rFonts w:cstheme="minorHAnsi"/>
                <w:sz w:val="20"/>
                <w:szCs w:val="20"/>
              </w:rPr>
            </w:pPr>
            <w:del w:id="4874" w:author="Seltzer, Karl" w:date="2024-08-09T11:59:00Z">
              <w:r w:rsidRPr="00265929" w:rsidDel="001B61F6">
                <w:rPr>
                  <w:rFonts w:cstheme="minorHAnsi"/>
                  <w:sz w:val="20"/>
                  <w:szCs w:val="20"/>
                </w:rPr>
                <w:delText xml:space="preserve">ROCP1ARO, </w:delText>
              </w:r>
            </w:del>
            <w:r w:rsidRPr="00265929">
              <w:rPr>
                <w:rFonts w:cstheme="minorHAnsi"/>
                <w:sz w:val="20"/>
                <w:szCs w:val="20"/>
              </w:rPr>
              <w:t>Single-Ring Aromatics, C* = 1e</w:t>
            </w:r>
            <w:r w:rsidRPr="00265929">
              <w:rPr>
                <w:rFonts w:cstheme="minorHAnsi"/>
                <w:sz w:val="20"/>
                <w:szCs w:val="20"/>
                <w:vertAlign w:val="superscript"/>
              </w:rPr>
              <w:t>1</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42EAB01A" w14:textId="77777777" w:rsidTr="001B61F6">
        <w:trPr>
          <w:trHeight w:val="148"/>
        </w:trPr>
        <w:tc>
          <w:tcPr>
            <w:tcW w:w="1230" w:type="dxa"/>
          </w:tcPr>
          <w:p w14:paraId="5C12DAE3" w14:textId="4AAB21B1" w:rsidR="00265929" w:rsidRPr="00265929" w:rsidRDefault="00265929" w:rsidP="00265929">
            <w:pPr>
              <w:spacing w:after="0"/>
              <w:jc w:val="center"/>
              <w:rPr>
                <w:rFonts w:cstheme="minorHAnsi"/>
                <w:sz w:val="20"/>
                <w:szCs w:val="20"/>
              </w:rPr>
            </w:pPr>
            <w:r w:rsidRPr="00265929">
              <w:rPr>
                <w:rFonts w:cstheme="minorHAnsi"/>
                <w:sz w:val="20"/>
                <w:szCs w:val="20"/>
              </w:rPr>
              <w:t>ROCP2</w:t>
            </w:r>
            <w:r w:rsidR="00825ACE">
              <w:rPr>
                <w:rFonts w:cstheme="minorHAnsi"/>
                <w:sz w:val="20"/>
                <w:szCs w:val="20"/>
              </w:rPr>
              <w:t>ARO</w:t>
            </w:r>
          </w:p>
        </w:tc>
        <w:tc>
          <w:tcPr>
            <w:tcW w:w="1170" w:type="dxa"/>
          </w:tcPr>
          <w:p w14:paraId="5A642356" w14:textId="3993EE54" w:rsidR="00265929" w:rsidRPr="00265929" w:rsidRDefault="00265929" w:rsidP="00265929">
            <w:pPr>
              <w:spacing w:after="0"/>
              <w:jc w:val="center"/>
              <w:rPr>
                <w:rFonts w:cstheme="minorHAnsi"/>
                <w:sz w:val="20"/>
                <w:szCs w:val="20"/>
              </w:rPr>
            </w:pPr>
            <w:r w:rsidRPr="00265929">
              <w:rPr>
                <w:rFonts w:cstheme="minorHAnsi"/>
                <w:sz w:val="20"/>
                <w:szCs w:val="20"/>
              </w:rPr>
              <w:t>3334</w:t>
            </w:r>
          </w:p>
        </w:tc>
        <w:tc>
          <w:tcPr>
            <w:tcW w:w="6632" w:type="dxa"/>
          </w:tcPr>
          <w:p w14:paraId="24E010A1" w14:textId="0BA085A1" w:rsidR="00265929" w:rsidRPr="00265929" w:rsidRDefault="00265929" w:rsidP="00265929">
            <w:pPr>
              <w:keepNext/>
              <w:spacing w:after="0"/>
              <w:jc w:val="center"/>
              <w:rPr>
                <w:rFonts w:cstheme="minorHAnsi"/>
                <w:sz w:val="20"/>
                <w:szCs w:val="20"/>
              </w:rPr>
            </w:pPr>
            <w:del w:id="4875" w:author="Seltzer, Karl" w:date="2024-08-09T11:59:00Z">
              <w:r w:rsidRPr="00265929" w:rsidDel="001B61F6">
                <w:rPr>
                  <w:rFonts w:cstheme="minorHAnsi"/>
                  <w:sz w:val="20"/>
                  <w:szCs w:val="20"/>
                </w:rPr>
                <w:delText xml:space="preserve">ROCP2ARO, </w:delText>
              </w:r>
            </w:del>
            <w:r w:rsidRPr="00265929">
              <w:rPr>
                <w:rFonts w:cstheme="minorHAnsi"/>
                <w:sz w:val="20"/>
                <w:szCs w:val="20"/>
              </w:rPr>
              <w:t>Single-Ring Aromatics, C* = 1e</w:t>
            </w:r>
            <w:r w:rsidRPr="00265929">
              <w:rPr>
                <w:rFonts w:cstheme="minorHAnsi"/>
                <w:sz w:val="20"/>
                <w:szCs w:val="20"/>
                <w:vertAlign w:val="superscript"/>
              </w:rPr>
              <w:t>2</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406A5464" w14:textId="77777777" w:rsidTr="001B61F6">
        <w:trPr>
          <w:trHeight w:val="148"/>
        </w:trPr>
        <w:tc>
          <w:tcPr>
            <w:tcW w:w="1230" w:type="dxa"/>
          </w:tcPr>
          <w:p w14:paraId="4072B774" w14:textId="673AFD7F" w:rsidR="00265929" w:rsidRPr="00265929" w:rsidRDefault="00265929" w:rsidP="00265929">
            <w:pPr>
              <w:spacing w:after="0"/>
              <w:jc w:val="center"/>
              <w:rPr>
                <w:rFonts w:cstheme="minorHAnsi"/>
                <w:sz w:val="20"/>
                <w:szCs w:val="20"/>
              </w:rPr>
            </w:pPr>
            <w:r w:rsidRPr="00265929">
              <w:rPr>
                <w:rFonts w:cstheme="minorHAnsi"/>
                <w:sz w:val="20"/>
                <w:szCs w:val="20"/>
              </w:rPr>
              <w:t>ROCN2</w:t>
            </w:r>
            <w:r w:rsidR="00825ACE">
              <w:rPr>
                <w:rFonts w:cstheme="minorHAnsi"/>
                <w:sz w:val="20"/>
                <w:szCs w:val="20"/>
              </w:rPr>
              <w:t>PAH</w:t>
            </w:r>
          </w:p>
        </w:tc>
        <w:tc>
          <w:tcPr>
            <w:tcW w:w="1170" w:type="dxa"/>
          </w:tcPr>
          <w:p w14:paraId="0BF4A719" w14:textId="543B6076" w:rsidR="00265929" w:rsidRPr="00265929" w:rsidRDefault="00265929" w:rsidP="00265929">
            <w:pPr>
              <w:spacing w:after="0"/>
              <w:jc w:val="center"/>
              <w:rPr>
                <w:rFonts w:cstheme="minorHAnsi"/>
                <w:sz w:val="20"/>
                <w:szCs w:val="20"/>
              </w:rPr>
            </w:pPr>
            <w:r w:rsidRPr="00265929">
              <w:rPr>
                <w:rFonts w:cstheme="minorHAnsi"/>
                <w:sz w:val="20"/>
                <w:szCs w:val="20"/>
              </w:rPr>
              <w:t>3341</w:t>
            </w:r>
          </w:p>
        </w:tc>
        <w:tc>
          <w:tcPr>
            <w:tcW w:w="6632" w:type="dxa"/>
          </w:tcPr>
          <w:p w14:paraId="1A977B85" w14:textId="7988A473" w:rsidR="00265929" w:rsidRPr="00265929" w:rsidRDefault="00265929" w:rsidP="00265929">
            <w:pPr>
              <w:keepNext/>
              <w:spacing w:after="0"/>
              <w:jc w:val="center"/>
              <w:rPr>
                <w:rFonts w:cstheme="minorHAnsi"/>
                <w:sz w:val="20"/>
                <w:szCs w:val="20"/>
              </w:rPr>
            </w:pPr>
            <w:del w:id="4876" w:author="Seltzer, Karl" w:date="2024-08-09T11:59:00Z">
              <w:r w:rsidRPr="00265929" w:rsidDel="001B61F6">
                <w:rPr>
                  <w:rFonts w:cstheme="minorHAnsi"/>
                  <w:sz w:val="20"/>
                  <w:szCs w:val="20"/>
                </w:rPr>
                <w:delText xml:space="preserve">ROCN2PAH, </w:delText>
              </w:r>
            </w:del>
            <w:r w:rsidRPr="00265929">
              <w:rPr>
                <w:rFonts w:cstheme="minorHAnsi"/>
                <w:sz w:val="20"/>
                <w:szCs w:val="20"/>
              </w:rPr>
              <w:t>PAH, C* = 1e</w:t>
            </w:r>
            <w:r w:rsidRPr="00265929">
              <w:rPr>
                <w:rFonts w:cstheme="minorHAnsi"/>
                <w:sz w:val="20"/>
                <w:szCs w:val="20"/>
                <w:vertAlign w:val="superscript"/>
              </w:rPr>
              <w:t>-2</w:t>
            </w:r>
            <w:r w:rsidRPr="00265929">
              <w:rPr>
                <w:rFonts w:cstheme="minorHAnsi"/>
                <w:sz w:val="20"/>
                <w:szCs w:val="20"/>
              </w:rPr>
              <w:t xml:space="preserve"> ug m</w:t>
            </w:r>
            <w:r w:rsidRPr="00265929">
              <w:rPr>
                <w:rFonts w:cstheme="minorHAnsi"/>
                <w:sz w:val="20"/>
                <w:szCs w:val="20"/>
                <w:vertAlign w:val="superscript"/>
              </w:rPr>
              <w:t>-3</w:t>
            </w:r>
          </w:p>
        </w:tc>
      </w:tr>
      <w:tr w:rsidR="004821EA" w:rsidRPr="004A2FE2" w14:paraId="2934E37C" w14:textId="77777777" w:rsidTr="001B61F6">
        <w:trPr>
          <w:trHeight w:val="148"/>
        </w:trPr>
        <w:tc>
          <w:tcPr>
            <w:tcW w:w="1230" w:type="dxa"/>
          </w:tcPr>
          <w:p w14:paraId="4A344736" w14:textId="739C5610" w:rsidR="004821EA" w:rsidRPr="004821EA" w:rsidRDefault="004821EA" w:rsidP="004821EA">
            <w:pPr>
              <w:spacing w:after="0"/>
              <w:jc w:val="center"/>
              <w:rPr>
                <w:rFonts w:cstheme="minorHAnsi"/>
                <w:sz w:val="20"/>
                <w:szCs w:val="20"/>
              </w:rPr>
            </w:pPr>
            <w:r w:rsidRPr="004821EA">
              <w:rPr>
                <w:rFonts w:cstheme="minorHAnsi"/>
                <w:sz w:val="20"/>
                <w:szCs w:val="20"/>
              </w:rPr>
              <w:t>ROCN1</w:t>
            </w:r>
            <w:r w:rsidR="00825ACE">
              <w:rPr>
                <w:rFonts w:cstheme="minorHAnsi"/>
                <w:sz w:val="20"/>
                <w:szCs w:val="20"/>
              </w:rPr>
              <w:t>PAH</w:t>
            </w:r>
          </w:p>
        </w:tc>
        <w:tc>
          <w:tcPr>
            <w:tcW w:w="1170" w:type="dxa"/>
          </w:tcPr>
          <w:p w14:paraId="529CB603" w14:textId="49CB6107" w:rsidR="004821EA" w:rsidRPr="004821EA" w:rsidRDefault="004821EA" w:rsidP="004821EA">
            <w:pPr>
              <w:spacing w:after="0"/>
              <w:jc w:val="center"/>
              <w:rPr>
                <w:rFonts w:cstheme="minorHAnsi"/>
                <w:sz w:val="20"/>
                <w:szCs w:val="20"/>
              </w:rPr>
            </w:pPr>
            <w:r w:rsidRPr="004821EA">
              <w:rPr>
                <w:rFonts w:cstheme="minorHAnsi"/>
                <w:sz w:val="20"/>
                <w:szCs w:val="20"/>
              </w:rPr>
              <w:t>3342</w:t>
            </w:r>
          </w:p>
        </w:tc>
        <w:tc>
          <w:tcPr>
            <w:tcW w:w="6632" w:type="dxa"/>
          </w:tcPr>
          <w:p w14:paraId="1B446073" w14:textId="5069177B" w:rsidR="004821EA" w:rsidRPr="004821EA" w:rsidRDefault="004821EA" w:rsidP="004821EA">
            <w:pPr>
              <w:keepNext/>
              <w:spacing w:after="0"/>
              <w:jc w:val="center"/>
              <w:rPr>
                <w:rFonts w:cstheme="minorHAnsi"/>
                <w:sz w:val="20"/>
                <w:szCs w:val="20"/>
              </w:rPr>
            </w:pPr>
            <w:del w:id="4877" w:author="Seltzer, Karl" w:date="2024-08-09T11:59:00Z">
              <w:r w:rsidRPr="004821EA" w:rsidDel="001B61F6">
                <w:rPr>
                  <w:rFonts w:cstheme="minorHAnsi"/>
                  <w:sz w:val="20"/>
                  <w:szCs w:val="20"/>
                </w:rPr>
                <w:delText xml:space="preserve">ROCN1PAH, </w:delText>
              </w:r>
            </w:del>
            <w:r w:rsidRPr="004821EA">
              <w:rPr>
                <w:rFonts w:cstheme="minorHAnsi"/>
                <w:sz w:val="20"/>
                <w:szCs w:val="20"/>
              </w:rPr>
              <w:t>PAH, C* = 1e</w:t>
            </w:r>
            <w:r w:rsidRPr="004821EA">
              <w:rPr>
                <w:rFonts w:cstheme="minorHAnsi"/>
                <w:sz w:val="20"/>
                <w:szCs w:val="20"/>
                <w:vertAlign w:val="superscript"/>
              </w:rPr>
              <w:t>-1</w:t>
            </w:r>
            <w:r w:rsidRPr="004821EA">
              <w:rPr>
                <w:rFonts w:cstheme="minorHAnsi"/>
                <w:sz w:val="20"/>
                <w:szCs w:val="20"/>
              </w:rPr>
              <w:t xml:space="preserve"> ug m</w:t>
            </w:r>
            <w:r w:rsidRPr="004821EA">
              <w:rPr>
                <w:rFonts w:cstheme="minorHAnsi"/>
                <w:sz w:val="20"/>
                <w:szCs w:val="20"/>
                <w:vertAlign w:val="superscript"/>
              </w:rPr>
              <w:t>-3</w:t>
            </w:r>
          </w:p>
        </w:tc>
      </w:tr>
      <w:tr w:rsidR="004821EA" w:rsidRPr="004A2FE2" w14:paraId="66540F7F" w14:textId="77777777" w:rsidTr="001B61F6">
        <w:trPr>
          <w:trHeight w:val="148"/>
        </w:trPr>
        <w:tc>
          <w:tcPr>
            <w:tcW w:w="1230" w:type="dxa"/>
          </w:tcPr>
          <w:p w14:paraId="6D07DF5D" w14:textId="6F56E501" w:rsidR="004821EA" w:rsidRPr="004821EA" w:rsidRDefault="004821EA" w:rsidP="004821EA">
            <w:pPr>
              <w:spacing w:after="0"/>
              <w:jc w:val="center"/>
              <w:rPr>
                <w:rFonts w:cstheme="minorHAnsi"/>
                <w:sz w:val="20"/>
                <w:szCs w:val="20"/>
              </w:rPr>
            </w:pPr>
            <w:r w:rsidRPr="004821EA">
              <w:rPr>
                <w:rFonts w:cstheme="minorHAnsi"/>
                <w:sz w:val="20"/>
                <w:szCs w:val="20"/>
              </w:rPr>
              <w:t>ROCP0</w:t>
            </w:r>
            <w:r w:rsidR="00825ACE">
              <w:rPr>
                <w:rFonts w:cstheme="minorHAnsi"/>
                <w:sz w:val="20"/>
                <w:szCs w:val="20"/>
              </w:rPr>
              <w:t>PAH</w:t>
            </w:r>
          </w:p>
        </w:tc>
        <w:tc>
          <w:tcPr>
            <w:tcW w:w="1170" w:type="dxa"/>
          </w:tcPr>
          <w:p w14:paraId="6210F263" w14:textId="28D958BA" w:rsidR="004821EA" w:rsidRPr="004821EA" w:rsidRDefault="004821EA" w:rsidP="004821EA">
            <w:pPr>
              <w:spacing w:after="0"/>
              <w:jc w:val="center"/>
              <w:rPr>
                <w:rFonts w:cstheme="minorHAnsi"/>
                <w:sz w:val="20"/>
                <w:szCs w:val="20"/>
              </w:rPr>
            </w:pPr>
            <w:r w:rsidRPr="004821EA">
              <w:rPr>
                <w:rFonts w:cstheme="minorHAnsi"/>
                <w:sz w:val="20"/>
                <w:szCs w:val="20"/>
              </w:rPr>
              <w:t>3343</w:t>
            </w:r>
          </w:p>
        </w:tc>
        <w:tc>
          <w:tcPr>
            <w:tcW w:w="6632" w:type="dxa"/>
          </w:tcPr>
          <w:p w14:paraId="74C28ACF" w14:textId="38F82D3C" w:rsidR="004821EA" w:rsidRPr="004821EA" w:rsidRDefault="004821EA" w:rsidP="004821EA">
            <w:pPr>
              <w:keepNext/>
              <w:spacing w:after="0"/>
              <w:jc w:val="center"/>
              <w:rPr>
                <w:rFonts w:cstheme="minorHAnsi"/>
                <w:sz w:val="20"/>
                <w:szCs w:val="20"/>
              </w:rPr>
            </w:pPr>
            <w:del w:id="4878" w:author="Seltzer, Karl" w:date="2024-08-09T11:59:00Z">
              <w:r w:rsidRPr="004821EA" w:rsidDel="001B61F6">
                <w:rPr>
                  <w:rFonts w:cstheme="minorHAnsi"/>
                  <w:sz w:val="20"/>
                  <w:szCs w:val="20"/>
                </w:rPr>
                <w:delText xml:space="preserve">ROCP0PAH, </w:delText>
              </w:r>
            </w:del>
            <w:r w:rsidRPr="004821EA">
              <w:rPr>
                <w:rFonts w:cstheme="minorHAnsi"/>
                <w:sz w:val="20"/>
                <w:szCs w:val="20"/>
              </w:rPr>
              <w:t>PAH, C* = 1e</w:t>
            </w:r>
            <w:r w:rsidRPr="004821EA">
              <w:rPr>
                <w:rFonts w:cstheme="minorHAnsi"/>
                <w:sz w:val="20"/>
                <w:szCs w:val="20"/>
                <w:vertAlign w:val="superscript"/>
              </w:rPr>
              <w:t>0</w:t>
            </w:r>
            <w:r w:rsidRPr="004821EA">
              <w:rPr>
                <w:rFonts w:cstheme="minorHAnsi"/>
                <w:sz w:val="20"/>
                <w:szCs w:val="20"/>
              </w:rPr>
              <w:t xml:space="preserve"> ug m</w:t>
            </w:r>
            <w:r w:rsidRPr="004821EA">
              <w:rPr>
                <w:rFonts w:cstheme="minorHAnsi"/>
                <w:sz w:val="20"/>
                <w:szCs w:val="20"/>
                <w:vertAlign w:val="superscript"/>
              </w:rPr>
              <w:t>-3</w:t>
            </w:r>
          </w:p>
        </w:tc>
      </w:tr>
      <w:tr w:rsidR="004821EA" w:rsidRPr="004A2FE2" w14:paraId="266FE355" w14:textId="77777777" w:rsidTr="001B61F6">
        <w:trPr>
          <w:trHeight w:val="148"/>
        </w:trPr>
        <w:tc>
          <w:tcPr>
            <w:tcW w:w="1230" w:type="dxa"/>
          </w:tcPr>
          <w:p w14:paraId="1114C3E5" w14:textId="6EB6A14C" w:rsidR="004821EA" w:rsidRPr="004821EA" w:rsidRDefault="004821EA" w:rsidP="004821EA">
            <w:pPr>
              <w:spacing w:after="0"/>
              <w:jc w:val="center"/>
              <w:rPr>
                <w:rFonts w:cstheme="minorHAnsi"/>
                <w:sz w:val="20"/>
                <w:szCs w:val="20"/>
              </w:rPr>
            </w:pPr>
            <w:r w:rsidRPr="004821EA">
              <w:rPr>
                <w:rFonts w:cstheme="minorHAnsi"/>
                <w:sz w:val="20"/>
                <w:szCs w:val="20"/>
              </w:rPr>
              <w:t>ROCP1</w:t>
            </w:r>
            <w:r w:rsidR="00825ACE">
              <w:rPr>
                <w:rFonts w:cstheme="minorHAnsi"/>
                <w:sz w:val="20"/>
                <w:szCs w:val="20"/>
              </w:rPr>
              <w:t>PAH</w:t>
            </w:r>
          </w:p>
        </w:tc>
        <w:tc>
          <w:tcPr>
            <w:tcW w:w="1170" w:type="dxa"/>
          </w:tcPr>
          <w:p w14:paraId="64ABED59" w14:textId="1866FBAD" w:rsidR="004821EA" w:rsidRPr="004821EA" w:rsidRDefault="004821EA" w:rsidP="004821EA">
            <w:pPr>
              <w:spacing w:after="0"/>
              <w:jc w:val="center"/>
              <w:rPr>
                <w:rFonts w:cstheme="minorHAnsi"/>
                <w:sz w:val="20"/>
                <w:szCs w:val="20"/>
              </w:rPr>
            </w:pPr>
            <w:r w:rsidRPr="004821EA">
              <w:rPr>
                <w:rFonts w:cstheme="minorHAnsi"/>
                <w:sz w:val="20"/>
                <w:szCs w:val="20"/>
              </w:rPr>
              <w:t>3344</w:t>
            </w:r>
          </w:p>
        </w:tc>
        <w:tc>
          <w:tcPr>
            <w:tcW w:w="6632" w:type="dxa"/>
          </w:tcPr>
          <w:p w14:paraId="32BD6246" w14:textId="29F82EA7" w:rsidR="004821EA" w:rsidRPr="004821EA" w:rsidRDefault="004821EA" w:rsidP="004821EA">
            <w:pPr>
              <w:keepNext/>
              <w:spacing w:after="0"/>
              <w:jc w:val="center"/>
              <w:rPr>
                <w:rFonts w:cstheme="minorHAnsi"/>
                <w:sz w:val="20"/>
                <w:szCs w:val="20"/>
              </w:rPr>
            </w:pPr>
            <w:del w:id="4879" w:author="Seltzer, Karl" w:date="2024-08-09T11:59:00Z">
              <w:r w:rsidRPr="004821EA" w:rsidDel="001B61F6">
                <w:rPr>
                  <w:rFonts w:cstheme="minorHAnsi"/>
                  <w:sz w:val="20"/>
                  <w:szCs w:val="20"/>
                </w:rPr>
                <w:delText xml:space="preserve">ROCP1PAH, </w:delText>
              </w:r>
            </w:del>
            <w:r w:rsidRPr="004821EA">
              <w:rPr>
                <w:rFonts w:cstheme="minorHAnsi"/>
                <w:sz w:val="20"/>
                <w:szCs w:val="20"/>
              </w:rPr>
              <w:t>PAH, C* = 1e</w:t>
            </w:r>
            <w:r w:rsidRPr="004821EA">
              <w:rPr>
                <w:rFonts w:cstheme="minorHAnsi"/>
                <w:sz w:val="20"/>
                <w:szCs w:val="20"/>
                <w:vertAlign w:val="superscript"/>
              </w:rPr>
              <w:t>1</w:t>
            </w:r>
            <w:r w:rsidRPr="004821EA">
              <w:rPr>
                <w:rFonts w:cstheme="minorHAnsi"/>
                <w:sz w:val="20"/>
                <w:szCs w:val="20"/>
              </w:rPr>
              <w:t xml:space="preserve"> ug m</w:t>
            </w:r>
            <w:r w:rsidRPr="004821EA">
              <w:rPr>
                <w:rFonts w:cstheme="minorHAnsi"/>
                <w:sz w:val="20"/>
                <w:szCs w:val="20"/>
                <w:vertAlign w:val="superscript"/>
              </w:rPr>
              <w:t>-3</w:t>
            </w:r>
          </w:p>
        </w:tc>
      </w:tr>
      <w:tr w:rsidR="004821EA" w:rsidRPr="004A2FE2" w14:paraId="7E0E9065" w14:textId="77777777" w:rsidTr="001B61F6">
        <w:trPr>
          <w:trHeight w:val="148"/>
        </w:trPr>
        <w:tc>
          <w:tcPr>
            <w:tcW w:w="1230" w:type="dxa"/>
          </w:tcPr>
          <w:p w14:paraId="2D710DCB" w14:textId="617A3F23" w:rsidR="004821EA" w:rsidRPr="004821EA" w:rsidRDefault="004821EA" w:rsidP="004821EA">
            <w:pPr>
              <w:spacing w:after="0"/>
              <w:jc w:val="center"/>
              <w:rPr>
                <w:rFonts w:cstheme="minorHAnsi"/>
                <w:sz w:val="20"/>
                <w:szCs w:val="20"/>
              </w:rPr>
            </w:pPr>
            <w:r w:rsidRPr="004821EA">
              <w:rPr>
                <w:rFonts w:cstheme="minorHAnsi"/>
                <w:sz w:val="20"/>
                <w:szCs w:val="20"/>
              </w:rPr>
              <w:t>ROCP2</w:t>
            </w:r>
            <w:r w:rsidR="00825ACE">
              <w:rPr>
                <w:rFonts w:cstheme="minorHAnsi"/>
                <w:sz w:val="20"/>
                <w:szCs w:val="20"/>
              </w:rPr>
              <w:t>PAH</w:t>
            </w:r>
          </w:p>
        </w:tc>
        <w:tc>
          <w:tcPr>
            <w:tcW w:w="1170" w:type="dxa"/>
          </w:tcPr>
          <w:p w14:paraId="652AFD62" w14:textId="7BF17EE1" w:rsidR="004821EA" w:rsidRPr="004821EA" w:rsidRDefault="004821EA" w:rsidP="004821EA">
            <w:pPr>
              <w:spacing w:after="0"/>
              <w:jc w:val="center"/>
              <w:rPr>
                <w:rFonts w:cstheme="minorHAnsi"/>
                <w:sz w:val="20"/>
                <w:szCs w:val="20"/>
              </w:rPr>
            </w:pPr>
            <w:r w:rsidRPr="004821EA">
              <w:rPr>
                <w:rFonts w:cstheme="minorHAnsi"/>
                <w:sz w:val="20"/>
                <w:szCs w:val="20"/>
              </w:rPr>
              <w:t>3345</w:t>
            </w:r>
          </w:p>
        </w:tc>
        <w:tc>
          <w:tcPr>
            <w:tcW w:w="6632" w:type="dxa"/>
          </w:tcPr>
          <w:p w14:paraId="3D47943C" w14:textId="15617021" w:rsidR="004821EA" w:rsidRPr="004821EA" w:rsidRDefault="004821EA" w:rsidP="004821EA">
            <w:pPr>
              <w:keepNext/>
              <w:spacing w:after="0"/>
              <w:jc w:val="center"/>
              <w:rPr>
                <w:rFonts w:cstheme="minorHAnsi"/>
                <w:sz w:val="20"/>
                <w:szCs w:val="20"/>
              </w:rPr>
            </w:pPr>
            <w:del w:id="4880" w:author="Seltzer, Karl" w:date="2024-08-09T11:59:00Z">
              <w:r w:rsidRPr="004821EA" w:rsidDel="001B61F6">
                <w:rPr>
                  <w:rFonts w:cstheme="minorHAnsi"/>
                  <w:sz w:val="20"/>
                  <w:szCs w:val="20"/>
                </w:rPr>
                <w:delText xml:space="preserve">ROCP2PAH, </w:delText>
              </w:r>
            </w:del>
            <w:r w:rsidRPr="004821EA">
              <w:rPr>
                <w:rFonts w:cstheme="minorHAnsi"/>
                <w:sz w:val="20"/>
                <w:szCs w:val="20"/>
              </w:rPr>
              <w:t>PAH, C* = 1e</w:t>
            </w:r>
            <w:r w:rsidRPr="004821EA">
              <w:rPr>
                <w:rFonts w:cstheme="minorHAnsi"/>
                <w:sz w:val="20"/>
                <w:szCs w:val="20"/>
                <w:vertAlign w:val="superscript"/>
              </w:rPr>
              <w:t>2</w:t>
            </w:r>
            <w:r w:rsidRPr="004821EA">
              <w:rPr>
                <w:rFonts w:cstheme="minorHAnsi"/>
                <w:sz w:val="20"/>
                <w:szCs w:val="20"/>
              </w:rPr>
              <w:t xml:space="preserve"> ug m</w:t>
            </w:r>
            <w:r w:rsidRPr="004821EA">
              <w:rPr>
                <w:rFonts w:cstheme="minorHAnsi"/>
                <w:sz w:val="20"/>
                <w:szCs w:val="20"/>
                <w:vertAlign w:val="superscript"/>
              </w:rPr>
              <w:t>-3</w:t>
            </w:r>
          </w:p>
        </w:tc>
      </w:tr>
      <w:tr w:rsidR="004821EA" w:rsidRPr="004A2FE2" w14:paraId="1681C26D" w14:textId="77777777" w:rsidTr="001B61F6">
        <w:trPr>
          <w:trHeight w:val="148"/>
        </w:trPr>
        <w:tc>
          <w:tcPr>
            <w:tcW w:w="1230" w:type="dxa"/>
          </w:tcPr>
          <w:p w14:paraId="0FC6614A" w14:textId="7C8A9BF9" w:rsidR="004821EA" w:rsidRPr="004821EA" w:rsidRDefault="004821EA" w:rsidP="004821EA">
            <w:pPr>
              <w:spacing w:after="0"/>
              <w:jc w:val="center"/>
              <w:rPr>
                <w:rFonts w:cstheme="minorHAnsi"/>
                <w:sz w:val="20"/>
                <w:szCs w:val="20"/>
              </w:rPr>
            </w:pPr>
            <w:r w:rsidRPr="004821EA">
              <w:rPr>
                <w:rFonts w:cstheme="minorHAnsi"/>
                <w:sz w:val="20"/>
                <w:szCs w:val="20"/>
              </w:rPr>
              <w:t>ROCN2</w:t>
            </w:r>
            <w:r w:rsidR="00825ACE">
              <w:rPr>
                <w:rFonts w:cstheme="minorHAnsi"/>
                <w:sz w:val="20"/>
                <w:szCs w:val="20"/>
              </w:rPr>
              <w:t>SULF</w:t>
            </w:r>
          </w:p>
        </w:tc>
        <w:tc>
          <w:tcPr>
            <w:tcW w:w="1170" w:type="dxa"/>
          </w:tcPr>
          <w:p w14:paraId="488F0B41" w14:textId="781F351F" w:rsidR="004821EA" w:rsidRPr="004821EA" w:rsidRDefault="004821EA" w:rsidP="004821EA">
            <w:pPr>
              <w:spacing w:after="0"/>
              <w:jc w:val="center"/>
              <w:rPr>
                <w:rFonts w:cstheme="minorHAnsi"/>
                <w:sz w:val="20"/>
                <w:szCs w:val="20"/>
              </w:rPr>
            </w:pPr>
            <w:r w:rsidRPr="004821EA">
              <w:rPr>
                <w:rFonts w:cstheme="minorHAnsi"/>
                <w:sz w:val="20"/>
                <w:szCs w:val="20"/>
              </w:rPr>
              <w:t>3350</w:t>
            </w:r>
          </w:p>
        </w:tc>
        <w:tc>
          <w:tcPr>
            <w:tcW w:w="6632" w:type="dxa"/>
          </w:tcPr>
          <w:p w14:paraId="32AF9F5F" w14:textId="5D58EC6B" w:rsidR="004821EA" w:rsidRPr="004821EA" w:rsidRDefault="004821EA" w:rsidP="004821EA">
            <w:pPr>
              <w:keepNext/>
              <w:spacing w:after="0"/>
              <w:jc w:val="center"/>
              <w:rPr>
                <w:rFonts w:cstheme="minorHAnsi"/>
                <w:sz w:val="20"/>
                <w:szCs w:val="20"/>
              </w:rPr>
            </w:pPr>
            <w:del w:id="4881" w:author="Seltzer, Karl" w:date="2024-08-09T11:59:00Z">
              <w:r w:rsidRPr="004821EA" w:rsidDel="001B61F6">
                <w:rPr>
                  <w:rFonts w:cstheme="minorHAnsi"/>
                  <w:sz w:val="20"/>
                  <w:szCs w:val="20"/>
                </w:rPr>
                <w:delText xml:space="preserve">ROCN2SULF, </w:delText>
              </w:r>
            </w:del>
            <w:r w:rsidRPr="004821EA">
              <w:rPr>
                <w:rFonts w:cstheme="minorHAnsi"/>
                <w:sz w:val="20"/>
                <w:szCs w:val="20"/>
              </w:rPr>
              <w:t>Sulfur-containing Hydrocarbons, C* = 1e</w:t>
            </w:r>
            <w:r w:rsidRPr="004821EA">
              <w:rPr>
                <w:rFonts w:cstheme="minorHAnsi"/>
                <w:sz w:val="20"/>
                <w:szCs w:val="20"/>
                <w:vertAlign w:val="superscript"/>
              </w:rPr>
              <w:t>-2</w:t>
            </w:r>
            <w:r w:rsidRPr="004821EA">
              <w:rPr>
                <w:rFonts w:cstheme="minorHAnsi"/>
                <w:sz w:val="20"/>
                <w:szCs w:val="20"/>
              </w:rPr>
              <w:t xml:space="preserve"> ug m</w:t>
            </w:r>
            <w:r w:rsidRPr="004821EA">
              <w:rPr>
                <w:rFonts w:cstheme="minorHAnsi"/>
                <w:sz w:val="20"/>
                <w:szCs w:val="20"/>
                <w:vertAlign w:val="superscript"/>
              </w:rPr>
              <w:t>-3</w:t>
            </w:r>
          </w:p>
        </w:tc>
      </w:tr>
      <w:tr w:rsidR="004821EA" w:rsidRPr="004A2FE2" w14:paraId="1AC8886A" w14:textId="77777777" w:rsidTr="001B61F6">
        <w:trPr>
          <w:trHeight w:val="148"/>
        </w:trPr>
        <w:tc>
          <w:tcPr>
            <w:tcW w:w="1230" w:type="dxa"/>
          </w:tcPr>
          <w:p w14:paraId="0B0C8AF2" w14:textId="1FDC8478" w:rsidR="004821EA" w:rsidRPr="004821EA" w:rsidRDefault="004821EA" w:rsidP="004821EA">
            <w:pPr>
              <w:spacing w:after="0"/>
              <w:jc w:val="center"/>
              <w:rPr>
                <w:rFonts w:cstheme="minorHAnsi"/>
                <w:sz w:val="20"/>
                <w:szCs w:val="20"/>
              </w:rPr>
            </w:pPr>
            <w:r w:rsidRPr="004821EA">
              <w:rPr>
                <w:rFonts w:cstheme="minorHAnsi"/>
                <w:sz w:val="20"/>
                <w:szCs w:val="20"/>
              </w:rPr>
              <w:t>ROCN1</w:t>
            </w:r>
            <w:r w:rsidR="00825ACE">
              <w:rPr>
                <w:rFonts w:cstheme="minorHAnsi"/>
                <w:sz w:val="20"/>
                <w:szCs w:val="20"/>
              </w:rPr>
              <w:t>SULF</w:t>
            </w:r>
          </w:p>
        </w:tc>
        <w:tc>
          <w:tcPr>
            <w:tcW w:w="1170" w:type="dxa"/>
          </w:tcPr>
          <w:p w14:paraId="7B3B13FE" w14:textId="24202B94" w:rsidR="004821EA" w:rsidRPr="004821EA" w:rsidRDefault="004821EA" w:rsidP="004821EA">
            <w:pPr>
              <w:spacing w:after="0"/>
              <w:jc w:val="center"/>
              <w:rPr>
                <w:rFonts w:cstheme="minorHAnsi"/>
                <w:sz w:val="20"/>
                <w:szCs w:val="20"/>
              </w:rPr>
            </w:pPr>
            <w:r w:rsidRPr="004821EA">
              <w:rPr>
                <w:rFonts w:cstheme="minorHAnsi"/>
                <w:sz w:val="20"/>
                <w:szCs w:val="20"/>
              </w:rPr>
              <w:t>3351</w:t>
            </w:r>
          </w:p>
        </w:tc>
        <w:tc>
          <w:tcPr>
            <w:tcW w:w="6632" w:type="dxa"/>
          </w:tcPr>
          <w:p w14:paraId="247AEC50" w14:textId="5D9BD4D1" w:rsidR="004821EA" w:rsidRPr="004821EA" w:rsidRDefault="004821EA" w:rsidP="004821EA">
            <w:pPr>
              <w:keepNext/>
              <w:spacing w:after="0"/>
              <w:jc w:val="center"/>
              <w:rPr>
                <w:rFonts w:cstheme="minorHAnsi"/>
                <w:sz w:val="20"/>
                <w:szCs w:val="20"/>
              </w:rPr>
            </w:pPr>
            <w:del w:id="4882" w:author="Seltzer, Karl" w:date="2024-08-09T11:59:00Z">
              <w:r w:rsidRPr="004821EA" w:rsidDel="001B61F6">
                <w:rPr>
                  <w:rFonts w:cstheme="minorHAnsi"/>
                  <w:sz w:val="20"/>
                  <w:szCs w:val="20"/>
                </w:rPr>
                <w:delText xml:space="preserve">ROCN1SULF, </w:delText>
              </w:r>
            </w:del>
            <w:r w:rsidRPr="004821EA">
              <w:rPr>
                <w:rFonts w:cstheme="minorHAnsi"/>
                <w:sz w:val="20"/>
                <w:szCs w:val="20"/>
              </w:rPr>
              <w:t>Sulfur-containing Hydrocarbons, C* = 1e</w:t>
            </w:r>
            <w:r w:rsidRPr="004821EA">
              <w:rPr>
                <w:rFonts w:cstheme="minorHAnsi"/>
                <w:sz w:val="20"/>
                <w:szCs w:val="20"/>
                <w:vertAlign w:val="superscript"/>
              </w:rPr>
              <w:t>-1</w:t>
            </w:r>
            <w:r w:rsidRPr="004821EA">
              <w:rPr>
                <w:rFonts w:cstheme="minorHAnsi"/>
                <w:sz w:val="20"/>
                <w:szCs w:val="20"/>
              </w:rPr>
              <w:t xml:space="preserve"> ug m</w:t>
            </w:r>
            <w:r w:rsidRPr="004821EA">
              <w:rPr>
                <w:rFonts w:cstheme="minorHAnsi"/>
                <w:sz w:val="20"/>
                <w:szCs w:val="20"/>
                <w:vertAlign w:val="superscript"/>
              </w:rPr>
              <w:t>-3</w:t>
            </w:r>
          </w:p>
        </w:tc>
      </w:tr>
      <w:tr w:rsidR="004821EA" w:rsidRPr="004A2FE2" w14:paraId="099966A2" w14:textId="77777777" w:rsidTr="001B61F6">
        <w:trPr>
          <w:trHeight w:val="148"/>
        </w:trPr>
        <w:tc>
          <w:tcPr>
            <w:tcW w:w="1230" w:type="dxa"/>
          </w:tcPr>
          <w:p w14:paraId="1A260BB3" w14:textId="4A505C2B" w:rsidR="004821EA" w:rsidRPr="004821EA" w:rsidRDefault="004821EA" w:rsidP="004821EA">
            <w:pPr>
              <w:spacing w:after="0"/>
              <w:jc w:val="center"/>
              <w:rPr>
                <w:rFonts w:cstheme="minorHAnsi"/>
                <w:sz w:val="20"/>
                <w:szCs w:val="20"/>
              </w:rPr>
            </w:pPr>
            <w:r w:rsidRPr="004821EA">
              <w:rPr>
                <w:rFonts w:cstheme="minorHAnsi"/>
                <w:sz w:val="20"/>
                <w:szCs w:val="20"/>
              </w:rPr>
              <w:t>ROCP0</w:t>
            </w:r>
            <w:r w:rsidR="00825ACE">
              <w:rPr>
                <w:rFonts w:cstheme="minorHAnsi"/>
                <w:sz w:val="20"/>
                <w:szCs w:val="20"/>
              </w:rPr>
              <w:t>SULF</w:t>
            </w:r>
          </w:p>
        </w:tc>
        <w:tc>
          <w:tcPr>
            <w:tcW w:w="1170" w:type="dxa"/>
          </w:tcPr>
          <w:p w14:paraId="409B868D" w14:textId="374DCBA1" w:rsidR="004821EA" w:rsidRPr="004821EA" w:rsidRDefault="004821EA" w:rsidP="004821EA">
            <w:pPr>
              <w:spacing w:after="0"/>
              <w:jc w:val="center"/>
              <w:rPr>
                <w:rFonts w:cstheme="minorHAnsi"/>
                <w:sz w:val="20"/>
                <w:szCs w:val="20"/>
              </w:rPr>
            </w:pPr>
            <w:r w:rsidRPr="004821EA">
              <w:rPr>
                <w:rFonts w:cstheme="minorHAnsi"/>
                <w:sz w:val="20"/>
                <w:szCs w:val="20"/>
              </w:rPr>
              <w:t>3352</w:t>
            </w:r>
          </w:p>
        </w:tc>
        <w:tc>
          <w:tcPr>
            <w:tcW w:w="6632" w:type="dxa"/>
          </w:tcPr>
          <w:p w14:paraId="2985B5BA" w14:textId="31226D04" w:rsidR="004821EA" w:rsidRPr="004821EA" w:rsidRDefault="004821EA" w:rsidP="004821EA">
            <w:pPr>
              <w:keepNext/>
              <w:spacing w:after="0"/>
              <w:jc w:val="center"/>
              <w:rPr>
                <w:rFonts w:cstheme="minorHAnsi"/>
                <w:sz w:val="20"/>
                <w:szCs w:val="20"/>
              </w:rPr>
            </w:pPr>
            <w:del w:id="4883" w:author="Seltzer, Karl" w:date="2024-08-09T11:59:00Z">
              <w:r w:rsidRPr="004821EA" w:rsidDel="001B61F6">
                <w:rPr>
                  <w:rFonts w:cstheme="minorHAnsi"/>
                  <w:sz w:val="20"/>
                  <w:szCs w:val="20"/>
                </w:rPr>
                <w:delText xml:space="preserve">ROCP0SULF, </w:delText>
              </w:r>
            </w:del>
            <w:r w:rsidRPr="004821EA">
              <w:rPr>
                <w:rFonts w:cstheme="minorHAnsi"/>
                <w:sz w:val="20"/>
                <w:szCs w:val="20"/>
              </w:rPr>
              <w:t>Sulfur-containing Hydrocarbons, C* = 1e</w:t>
            </w:r>
            <w:r w:rsidRPr="004821EA">
              <w:rPr>
                <w:rFonts w:cstheme="minorHAnsi"/>
                <w:sz w:val="20"/>
                <w:szCs w:val="20"/>
                <w:vertAlign w:val="superscript"/>
              </w:rPr>
              <w:t>0</w:t>
            </w:r>
            <w:r w:rsidRPr="004821EA">
              <w:rPr>
                <w:rFonts w:cstheme="minorHAnsi"/>
                <w:sz w:val="20"/>
                <w:szCs w:val="20"/>
              </w:rPr>
              <w:t xml:space="preserve"> ug m</w:t>
            </w:r>
            <w:r w:rsidRPr="004821EA">
              <w:rPr>
                <w:rFonts w:cstheme="minorHAnsi"/>
                <w:sz w:val="20"/>
                <w:szCs w:val="20"/>
                <w:vertAlign w:val="superscript"/>
              </w:rPr>
              <w:t>-3</w:t>
            </w:r>
          </w:p>
        </w:tc>
      </w:tr>
      <w:tr w:rsidR="004821EA" w:rsidRPr="004A2FE2" w14:paraId="3AA36402" w14:textId="77777777" w:rsidTr="001B61F6">
        <w:trPr>
          <w:trHeight w:val="148"/>
        </w:trPr>
        <w:tc>
          <w:tcPr>
            <w:tcW w:w="1230" w:type="dxa"/>
          </w:tcPr>
          <w:p w14:paraId="5D0301F5" w14:textId="35E8296C" w:rsidR="004821EA" w:rsidRPr="004821EA" w:rsidRDefault="004821EA" w:rsidP="004821EA">
            <w:pPr>
              <w:spacing w:after="0"/>
              <w:jc w:val="center"/>
              <w:rPr>
                <w:rFonts w:cstheme="minorHAnsi"/>
                <w:sz w:val="20"/>
                <w:szCs w:val="20"/>
              </w:rPr>
            </w:pPr>
            <w:r w:rsidRPr="004821EA">
              <w:rPr>
                <w:rFonts w:cstheme="minorHAnsi"/>
                <w:sz w:val="20"/>
                <w:szCs w:val="20"/>
              </w:rPr>
              <w:t>ROCP1</w:t>
            </w:r>
            <w:r w:rsidR="00825ACE">
              <w:rPr>
                <w:rFonts w:cstheme="minorHAnsi"/>
                <w:sz w:val="20"/>
                <w:szCs w:val="20"/>
              </w:rPr>
              <w:t>SULF</w:t>
            </w:r>
          </w:p>
        </w:tc>
        <w:tc>
          <w:tcPr>
            <w:tcW w:w="1170" w:type="dxa"/>
          </w:tcPr>
          <w:p w14:paraId="576EFB2E" w14:textId="6E01D05A" w:rsidR="004821EA" w:rsidRPr="004821EA" w:rsidRDefault="004821EA" w:rsidP="004821EA">
            <w:pPr>
              <w:spacing w:after="0"/>
              <w:jc w:val="center"/>
              <w:rPr>
                <w:rFonts w:cstheme="minorHAnsi"/>
                <w:sz w:val="20"/>
                <w:szCs w:val="20"/>
              </w:rPr>
            </w:pPr>
            <w:r w:rsidRPr="004821EA">
              <w:rPr>
                <w:rFonts w:cstheme="minorHAnsi"/>
                <w:sz w:val="20"/>
                <w:szCs w:val="20"/>
              </w:rPr>
              <w:t>3353</w:t>
            </w:r>
          </w:p>
        </w:tc>
        <w:tc>
          <w:tcPr>
            <w:tcW w:w="6632" w:type="dxa"/>
          </w:tcPr>
          <w:p w14:paraId="57A6F21F" w14:textId="283C382D" w:rsidR="004821EA" w:rsidRPr="004821EA" w:rsidRDefault="004821EA" w:rsidP="004821EA">
            <w:pPr>
              <w:keepNext/>
              <w:spacing w:after="0"/>
              <w:jc w:val="center"/>
              <w:rPr>
                <w:rFonts w:cstheme="minorHAnsi"/>
                <w:sz w:val="20"/>
                <w:szCs w:val="20"/>
              </w:rPr>
            </w:pPr>
            <w:del w:id="4884" w:author="Seltzer, Karl" w:date="2024-08-09T11:59:00Z">
              <w:r w:rsidRPr="004821EA" w:rsidDel="001B61F6">
                <w:rPr>
                  <w:rFonts w:cstheme="minorHAnsi"/>
                  <w:sz w:val="20"/>
                  <w:szCs w:val="20"/>
                </w:rPr>
                <w:delText xml:space="preserve">ROCP1SULF, </w:delText>
              </w:r>
            </w:del>
            <w:r w:rsidRPr="004821EA">
              <w:rPr>
                <w:rFonts w:cstheme="minorHAnsi"/>
                <w:sz w:val="20"/>
                <w:szCs w:val="20"/>
              </w:rPr>
              <w:t>Sulfur-containing Hydrocarbons, C* = 1e</w:t>
            </w:r>
            <w:r w:rsidRPr="004821EA">
              <w:rPr>
                <w:rFonts w:cstheme="minorHAnsi"/>
                <w:sz w:val="20"/>
                <w:szCs w:val="20"/>
                <w:vertAlign w:val="superscript"/>
              </w:rPr>
              <w:t>1</w:t>
            </w:r>
            <w:r w:rsidRPr="004821EA">
              <w:rPr>
                <w:rFonts w:cstheme="minorHAnsi"/>
                <w:sz w:val="20"/>
                <w:szCs w:val="20"/>
              </w:rPr>
              <w:t xml:space="preserve"> ug m</w:t>
            </w:r>
            <w:r w:rsidRPr="004821EA">
              <w:rPr>
                <w:rFonts w:cstheme="minorHAnsi"/>
                <w:sz w:val="20"/>
                <w:szCs w:val="20"/>
                <w:vertAlign w:val="superscript"/>
              </w:rPr>
              <w:t>-3</w:t>
            </w:r>
          </w:p>
        </w:tc>
      </w:tr>
      <w:tr w:rsidR="004821EA" w:rsidRPr="004A2FE2" w14:paraId="1C8D5DD6" w14:textId="77777777" w:rsidTr="001B61F6">
        <w:trPr>
          <w:trHeight w:val="148"/>
        </w:trPr>
        <w:tc>
          <w:tcPr>
            <w:tcW w:w="1230" w:type="dxa"/>
          </w:tcPr>
          <w:p w14:paraId="294064EA" w14:textId="7E8B02DA" w:rsidR="004821EA" w:rsidRPr="004821EA" w:rsidRDefault="004821EA" w:rsidP="004821EA">
            <w:pPr>
              <w:spacing w:after="0"/>
              <w:jc w:val="center"/>
              <w:rPr>
                <w:rFonts w:cstheme="minorHAnsi"/>
                <w:sz w:val="20"/>
                <w:szCs w:val="20"/>
              </w:rPr>
            </w:pPr>
            <w:r w:rsidRPr="004821EA">
              <w:rPr>
                <w:rFonts w:cstheme="minorHAnsi"/>
                <w:sz w:val="20"/>
                <w:szCs w:val="20"/>
              </w:rPr>
              <w:t>ROCP2</w:t>
            </w:r>
            <w:r w:rsidR="00825ACE">
              <w:rPr>
                <w:rFonts w:cstheme="minorHAnsi"/>
                <w:sz w:val="20"/>
                <w:szCs w:val="20"/>
              </w:rPr>
              <w:t>SULF</w:t>
            </w:r>
          </w:p>
        </w:tc>
        <w:tc>
          <w:tcPr>
            <w:tcW w:w="1170" w:type="dxa"/>
          </w:tcPr>
          <w:p w14:paraId="266C23BA" w14:textId="22EB94D0" w:rsidR="004821EA" w:rsidRPr="004821EA" w:rsidRDefault="004821EA" w:rsidP="004821EA">
            <w:pPr>
              <w:spacing w:after="0"/>
              <w:jc w:val="center"/>
              <w:rPr>
                <w:rFonts w:cstheme="minorHAnsi"/>
                <w:sz w:val="20"/>
                <w:szCs w:val="20"/>
              </w:rPr>
            </w:pPr>
            <w:r w:rsidRPr="004821EA">
              <w:rPr>
                <w:rFonts w:cstheme="minorHAnsi"/>
                <w:sz w:val="20"/>
                <w:szCs w:val="20"/>
              </w:rPr>
              <w:t>3354</w:t>
            </w:r>
          </w:p>
        </w:tc>
        <w:tc>
          <w:tcPr>
            <w:tcW w:w="6632" w:type="dxa"/>
          </w:tcPr>
          <w:p w14:paraId="1DA34B52" w14:textId="04E46DD8" w:rsidR="004821EA" w:rsidRPr="004821EA" w:rsidRDefault="004821EA" w:rsidP="004821EA">
            <w:pPr>
              <w:keepNext/>
              <w:spacing w:after="0"/>
              <w:jc w:val="center"/>
              <w:rPr>
                <w:rFonts w:cstheme="minorHAnsi"/>
                <w:sz w:val="20"/>
                <w:szCs w:val="20"/>
              </w:rPr>
            </w:pPr>
            <w:del w:id="4885" w:author="Seltzer, Karl" w:date="2024-08-09T11:59:00Z">
              <w:r w:rsidRPr="004821EA" w:rsidDel="001B61F6">
                <w:rPr>
                  <w:rFonts w:cstheme="minorHAnsi"/>
                  <w:sz w:val="20"/>
                  <w:szCs w:val="20"/>
                </w:rPr>
                <w:delText xml:space="preserve">ROCP2SULF, </w:delText>
              </w:r>
            </w:del>
            <w:r w:rsidRPr="004821EA">
              <w:rPr>
                <w:rFonts w:cstheme="minorHAnsi"/>
                <w:sz w:val="20"/>
                <w:szCs w:val="20"/>
              </w:rPr>
              <w:t>Sulfur-containing Hydrocarbons, C* = 1e</w:t>
            </w:r>
            <w:r w:rsidRPr="004821EA">
              <w:rPr>
                <w:rFonts w:cstheme="minorHAnsi"/>
                <w:sz w:val="20"/>
                <w:szCs w:val="20"/>
                <w:vertAlign w:val="superscript"/>
              </w:rPr>
              <w:t>2</w:t>
            </w:r>
            <w:r w:rsidRPr="004821EA">
              <w:rPr>
                <w:rFonts w:cstheme="minorHAnsi"/>
                <w:sz w:val="20"/>
                <w:szCs w:val="20"/>
              </w:rPr>
              <w:t xml:space="preserve"> ug m</w:t>
            </w:r>
            <w:r w:rsidRPr="004821EA">
              <w:rPr>
                <w:rFonts w:cstheme="minorHAnsi"/>
                <w:sz w:val="20"/>
                <w:szCs w:val="20"/>
                <w:vertAlign w:val="superscript"/>
              </w:rPr>
              <w:t>-3</w:t>
            </w:r>
          </w:p>
        </w:tc>
      </w:tr>
      <w:tr w:rsidR="004821EA" w:rsidRPr="004A2FE2" w14:paraId="66DDA364" w14:textId="77777777" w:rsidTr="001B61F6">
        <w:trPr>
          <w:trHeight w:val="148"/>
        </w:trPr>
        <w:tc>
          <w:tcPr>
            <w:tcW w:w="1230" w:type="dxa"/>
          </w:tcPr>
          <w:p w14:paraId="7655946F" w14:textId="055F065E" w:rsidR="004821EA" w:rsidRPr="004821EA" w:rsidRDefault="004821EA" w:rsidP="004821EA">
            <w:pPr>
              <w:spacing w:after="0"/>
              <w:jc w:val="center"/>
              <w:rPr>
                <w:rFonts w:cstheme="minorHAnsi"/>
                <w:sz w:val="20"/>
                <w:szCs w:val="20"/>
              </w:rPr>
            </w:pPr>
            <w:r w:rsidRPr="004821EA">
              <w:rPr>
                <w:rFonts w:cstheme="minorHAnsi"/>
                <w:sz w:val="20"/>
                <w:szCs w:val="20"/>
              </w:rPr>
              <w:t>ROCN2</w:t>
            </w:r>
            <w:r w:rsidR="00825ACE">
              <w:rPr>
                <w:rFonts w:cstheme="minorHAnsi"/>
                <w:sz w:val="20"/>
                <w:szCs w:val="20"/>
              </w:rPr>
              <w:t>OXY</w:t>
            </w:r>
          </w:p>
        </w:tc>
        <w:tc>
          <w:tcPr>
            <w:tcW w:w="1170" w:type="dxa"/>
          </w:tcPr>
          <w:p w14:paraId="4C2C6148" w14:textId="322EDCC3" w:rsidR="004821EA" w:rsidRPr="004821EA" w:rsidRDefault="004821EA" w:rsidP="004821EA">
            <w:pPr>
              <w:spacing w:after="0"/>
              <w:jc w:val="center"/>
              <w:rPr>
                <w:rFonts w:cstheme="minorHAnsi"/>
                <w:sz w:val="20"/>
                <w:szCs w:val="20"/>
              </w:rPr>
            </w:pPr>
            <w:r w:rsidRPr="004821EA">
              <w:rPr>
                <w:rFonts w:cstheme="minorHAnsi"/>
                <w:sz w:val="20"/>
                <w:szCs w:val="20"/>
              </w:rPr>
              <w:t>3361</w:t>
            </w:r>
          </w:p>
        </w:tc>
        <w:tc>
          <w:tcPr>
            <w:tcW w:w="6632" w:type="dxa"/>
          </w:tcPr>
          <w:p w14:paraId="5D9CE3D7" w14:textId="11EFC443" w:rsidR="004821EA" w:rsidRPr="004821EA" w:rsidRDefault="004821EA" w:rsidP="004821EA">
            <w:pPr>
              <w:keepNext/>
              <w:spacing w:after="0"/>
              <w:jc w:val="center"/>
              <w:rPr>
                <w:rFonts w:cstheme="minorHAnsi"/>
                <w:sz w:val="20"/>
                <w:szCs w:val="20"/>
              </w:rPr>
            </w:pPr>
            <w:del w:id="4886" w:author="Seltzer, Karl" w:date="2024-08-09T11:59:00Z">
              <w:r w:rsidRPr="004821EA" w:rsidDel="001B61F6">
                <w:rPr>
                  <w:rFonts w:cstheme="minorHAnsi"/>
                  <w:sz w:val="20"/>
                  <w:szCs w:val="20"/>
                </w:rPr>
                <w:delText xml:space="preserve">ROCN2OXY, </w:delText>
              </w:r>
            </w:del>
            <w:r w:rsidRPr="004821EA">
              <w:rPr>
                <w:rFonts w:cstheme="minorHAnsi"/>
                <w:sz w:val="20"/>
                <w:szCs w:val="20"/>
              </w:rPr>
              <w:t>Oxygenated Organics, C* = 1e</w:t>
            </w:r>
            <w:r w:rsidRPr="004821EA">
              <w:rPr>
                <w:rFonts w:cstheme="minorHAnsi"/>
                <w:sz w:val="20"/>
                <w:szCs w:val="20"/>
                <w:vertAlign w:val="superscript"/>
              </w:rPr>
              <w:t>-2</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28537386" w14:textId="77777777" w:rsidTr="001B61F6">
        <w:trPr>
          <w:trHeight w:val="148"/>
        </w:trPr>
        <w:tc>
          <w:tcPr>
            <w:tcW w:w="1230" w:type="dxa"/>
          </w:tcPr>
          <w:p w14:paraId="5FD22FEF" w14:textId="77A3A51F" w:rsidR="004821EA" w:rsidRPr="004821EA" w:rsidRDefault="004821EA" w:rsidP="004821EA">
            <w:pPr>
              <w:spacing w:after="0"/>
              <w:jc w:val="center"/>
              <w:rPr>
                <w:rFonts w:cstheme="minorHAnsi"/>
                <w:sz w:val="20"/>
                <w:szCs w:val="20"/>
              </w:rPr>
            </w:pPr>
            <w:r w:rsidRPr="004821EA">
              <w:rPr>
                <w:rFonts w:cstheme="minorHAnsi"/>
                <w:sz w:val="20"/>
                <w:szCs w:val="20"/>
              </w:rPr>
              <w:t>ROCN1</w:t>
            </w:r>
            <w:r w:rsidR="00825ACE">
              <w:rPr>
                <w:rFonts w:cstheme="minorHAnsi"/>
                <w:sz w:val="20"/>
                <w:szCs w:val="20"/>
              </w:rPr>
              <w:t>OXY</w:t>
            </w:r>
          </w:p>
        </w:tc>
        <w:tc>
          <w:tcPr>
            <w:tcW w:w="1170" w:type="dxa"/>
          </w:tcPr>
          <w:p w14:paraId="1D85C04A" w14:textId="4593AB97" w:rsidR="004821EA" w:rsidRPr="004821EA" w:rsidRDefault="004821EA" w:rsidP="004821EA">
            <w:pPr>
              <w:spacing w:after="0"/>
              <w:jc w:val="center"/>
              <w:rPr>
                <w:rFonts w:cstheme="minorHAnsi"/>
                <w:sz w:val="20"/>
                <w:szCs w:val="20"/>
              </w:rPr>
            </w:pPr>
            <w:r w:rsidRPr="004821EA">
              <w:rPr>
                <w:rFonts w:cstheme="minorHAnsi"/>
                <w:sz w:val="20"/>
                <w:szCs w:val="20"/>
              </w:rPr>
              <w:t>3362</w:t>
            </w:r>
          </w:p>
        </w:tc>
        <w:tc>
          <w:tcPr>
            <w:tcW w:w="6632" w:type="dxa"/>
          </w:tcPr>
          <w:p w14:paraId="2F2E8FE8" w14:textId="1A8E838F" w:rsidR="004821EA" w:rsidRPr="004821EA" w:rsidRDefault="004821EA" w:rsidP="004821EA">
            <w:pPr>
              <w:keepNext/>
              <w:spacing w:after="0"/>
              <w:jc w:val="center"/>
              <w:rPr>
                <w:rFonts w:cstheme="minorHAnsi"/>
                <w:sz w:val="20"/>
                <w:szCs w:val="20"/>
              </w:rPr>
            </w:pPr>
            <w:del w:id="4887" w:author="Seltzer, Karl" w:date="2024-08-09T11:59:00Z">
              <w:r w:rsidRPr="004821EA" w:rsidDel="001B61F6">
                <w:rPr>
                  <w:rFonts w:cstheme="minorHAnsi"/>
                  <w:sz w:val="20"/>
                  <w:szCs w:val="20"/>
                </w:rPr>
                <w:delText xml:space="preserve">ROCN1OXY, </w:delText>
              </w:r>
            </w:del>
            <w:r w:rsidRPr="004821EA">
              <w:rPr>
                <w:rFonts w:cstheme="minorHAnsi"/>
                <w:sz w:val="20"/>
                <w:szCs w:val="20"/>
              </w:rPr>
              <w:t>Oxygenated Organics, C* = 1e</w:t>
            </w:r>
            <w:r w:rsidRPr="004821EA">
              <w:rPr>
                <w:rFonts w:cstheme="minorHAnsi"/>
                <w:sz w:val="20"/>
                <w:szCs w:val="20"/>
                <w:vertAlign w:val="superscript"/>
              </w:rPr>
              <w:t>-1</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0D24F355" w14:textId="77777777" w:rsidTr="001B61F6">
        <w:trPr>
          <w:trHeight w:val="148"/>
        </w:trPr>
        <w:tc>
          <w:tcPr>
            <w:tcW w:w="1230" w:type="dxa"/>
          </w:tcPr>
          <w:p w14:paraId="2483B705" w14:textId="751C2862" w:rsidR="004821EA" w:rsidRPr="004821EA" w:rsidRDefault="004821EA" w:rsidP="004821EA">
            <w:pPr>
              <w:spacing w:after="0"/>
              <w:jc w:val="center"/>
              <w:rPr>
                <w:rFonts w:cstheme="minorHAnsi"/>
                <w:sz w:val="20"/>
                <w:szCs w:val="20"/>
              </w:rPr>
            </w:pPr>
            <w:r w:rsidRPr="004821EA">
              <w:rPr>
                <w:rFonts w:cstheme="minorHAnsi"/>
                <w:sz w:val="20"/>
                <w:szCs w:val="20"/>
              </w:rPr>
              <w:t>ROCP0</w:t>
            </w:r>
            <w:r w:rsidR="00825ACE">
              <w:rPr>
                <w:rFonts w:cstheme="minorHAnsi"/>
                <w:sz w:val="20"/>
                <w:szCs w:val="20"/>
              </w:rPr>
              <w:t>OXY</w:t>
            </w:r>
          </w:p>
        </w:tc>
        <w:tc>
          <w:tcPr>
            <w:tcW w:w="1170" w:type="dxa"/>
          </w:tcPr>
          <w:p w14:paraId="6C10FE66" w14:textId="5FF55922" w:rsidR="004821EA" w:rsidRPr="004821EA" w:rsidRDefault="004821EA" w:rsidP="004821EA">
            <w:pPr>
              <w:spacing w:after="0"/>
              <w:jc w:val="center"/>
              <w:rPr>
                <w:rFonts w:cstheme="minorHAnsi"/>
                <w:sz w:val="20"/>
                <w:szCs w:val="20"/>
              </w:rPr>
            </w:pPr>
            <w:r w:rsidRPr="004821EA">
              <w:rPr>
                <w:rFonts w:cstheme="minorHAnsi"/>
                <w:sz w:val="20"/>
                <w:szCs w:val="20"/>
              </w:rPr>
              <w:t>3363</w:t>
            </w:r>
          </w:p>
        </w:tc>
        <w:tc>
          <w:tcPr>
            <w:tcW w:w="6632" w:type="dxa"/>
          </w:tcPr>
          <w:p w14:paraId="62FC891C" w14:textId="5B3F7C3E" w:rsidR="004821EA" w:rsidRPr="004821EA" w:rsidRDefault="004821EA" w:rsidP="004821EA">
            <w:pPr>
              <w:keepNext/>
              <w:spacing w:after="0"/>
              <w:jc w:val="center"/>
              <w:rPr>
                <w:rFonts w:cstheme="minorHAnsi"/>
                <w:sz w:val="20"/>
                <w:szCs w:val="20"/>
              </w:rPr>
            </w:pPr>
            <w:del w:id="4888" w:author="Seltzer, Karl" w:date="2024-08-09T11:59:00Z">
              <w:r w:rsidRPr="004821EA" w:rsidDel="001B61F6">
                <w:rPr>
                  <w:rFonts w:cstheme="minorHAnsi"/>
                  <w:sz w:val="20"/>
                  <w:szCs w:val="20"/>
                </w:rPr>
                <w:delText xml:space="preserve">ROCP0OXY, </w:delText>
              </w:r>
            </w:del>
            <w:r w:rsidRPr="004821EA">
              <w:rPr>
                <w:rFonts w:cstheme="minorHAnsi"/>
                <w:sz w:val="20"/>
                <w:szCs w:val="20"/>
              </w:rPr>
              <w:t>Oxygenated Organics, C* = 1e</w:t>
            </w:r>
            <w:r w:rsidRPr="004821EA">
              <w:rPr>
                <w:rFonts w:cstheme="minorHAnsi"/>
                <w:sz w:val="20"/>
                <w:szCs w:val="20"/>
                <w:vertAlign w:val="superscript"/>
              </w:rPr>
              <w:t>0</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711C7625" w14:textId="77777777" w:rsidTr="001B61F6">
        <w:trPr>
          <w:trHeight w:val="148"/>
        </w:trPr>
        <w:tc>
          <w:tcPr>
            <w:tcW w:w="1230" w:type="dxa"/>
          </w:tcPr>
          <w:p w14:paraId="5D97B687" w14:textId="04AC1B9E" w:rsidR="004821EA" w:rsidRPr="004821EA" w:rsidRDefault="004821EA" w:rsidP="004821EA">
            <w:pPr>
              <w:spacing w:after="0"/>
              <w:jc w:val="center"/>
              <w:rPr>
                <w:rFonts w:cstheme="minorHAnsi"/>
                <w:sz w:val="20"/>
                <w:szCs w:val="20"/>
              </w:rPr>
            </w:pPr>
            <w:r w:rsidRPr="004821EA">
              <w:rPr>
                <w:rFonts w:cstheme="minorHAnsi"/>
                <w:sz w:val="20"/>
                <w:szCs w:val="20"/>
              </w:rPr>
              <w:t>ROCP1</w:t>
            </w:r>
            <w:r w:rsidR="00825ACE">
              <w:rPr>
                <w:rFonts w:cstheme="minorHAnsi"/>
                <w:sz w:val="20"/>
                <w:szCs w:val="20"/>
              </w:rPr>
              <w:t>OXY</w:t>
            </w:r>
          </w:p>
        </w:tc>
        <w:tc>
          <w:tcPr>
            <w:tcW w:w="1170" w:type="dxa"/>
          </w:tcPr>
          <w:p w14:paraId="20425128" w14:textId="544677B4" w:rsidR="004821EA" w:rsidRPr="004821EA" w:rsidRDefault="004821EA" w:rsidP="004821EA">
            <w:pPr>
              <w:spacing w:after="0"/>
              <w:jc w:val="center"/>
              <w:rPr>
                <w:rFonts w:cstheme="minorHAnsi"/>
                <w:sz w:val="20"/>
                <w:szCs w:val="20"/>
              </w:rPr>
            </w:pPr>
            <w:r w:rsidRPr="004821EA">
              <w:rPr>
                <w:rFonts w:cstheme="minorHAnsi"/>
                <w:sz w:val="20"/>
                <w:szCs w:val="20"/>
              </w:rPr>
              <w:t>3364</w:t>
            </w:r>
          </w:p>
        </w:tc>
        <w:tc>
          <w:tcPr>
            <w:tcW w:w="6632" w:type="dxa"/>
          </w:tcPr>
          <w:p w14:paraId="2B302587" w14:textId="6A15055D" w:rsidR="004821EA" w:rsidRPr="004821EA" w:rsidRDefault="004821EA" w:rsidP="004821EA">
            <w:pPr>
              <w:keepNext/>
              <w:spacing w:after="0"/>
              <w:jc w:val="center"/>
              <w:rPr>
                <w:rFonts w:cstheme="minorHAnsi"/>
                <w:sz w:val="20"/>
                <w:szCs w:val="20"/>
              </w:rPr>
            </w:pPr>
            <w:del w:id="4889" w:author="Seltzer, Karl" w:date="2024-08-09T11:59:00Z">
              <w:r w:rsidRPr="004821EA" w:rsidDel="001B61F6">
                <w:rPr>
                  <w:rFonts w:cstheme="minorHAnsi"/>
                  <w:sz w:val="20"/>
                  <w:szCs w:val="20"/>
                </w:rPr>
                <w:delText xml:space="preserve">ROCP1OXY, </w:delText>
              </w:r>
            </w:del>
            <w:r w:rsidRPr="004821EA">
              <w:rPr>
                <w:rFonts w:cstheme="minorHAnsi"/>
                <w:sz w:val="20"/>
                <w:szCs w:val="20"/>
              </w:rPr>
              <w:t>Oxygenated Organics, C* = 1e</w:t>
            </w:r>
            <w:r w:rsidRPr="004821EA">
              <w:rPr>
                <w:rFonts w:cstheme="minorHAnsi"/>
                <w:sz w:val="20"/>
                <w:szCs w:val="20"/>
                <w:vertAlign w:val="superscript"/>
              </w:rPr>
              <w:t>1</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5FCDBE96" w14:textId="77777777" w:rsidTr="001B61F6">
        <w:trPr>
          <w:trHeight w:val="148"/>
        </w:trPr>
        <w:tc>
          <w:tcPr>
            <w:tcW w:w="1230" w:type="dxa"/>
          </w:tcPr>
          <w:p w14:paraId="6BED5BEE" w14:textId="12C08F5A" w:rsidR="004821EA" w:rsidRPr="004821EA" w:rsidRDefault="004821EA" w:rsidP="004821EA">
            <w:pPr>
              <w:spacing w:after="0"/>
              <w:jc w:val="center"/>
              <w:rPr>
                <w:rFonts w:cstheme="minorHAnsi"/>
                <w:sz w:val="20"/>
                <w:szCs w:val="20"/>
              </w:rPr>
            </w:pPr>
            <w:r w:rsidRPr="004821EA">
              <w:rPr>
                <w:rFonts w:cstheme="minorHAnsi"/>
                <w:sz w:val="20"/>
                <w:szCs w:val="20"/>
              </w:rPr>
              <w:t>ROCP2</w:t>
            </w:r>
            <w:r w:rsidR="00825ACE">
              <w:rPr>
                <w:rFonts w:cstheme="minorHAnsi"/>
                <w:sz w:val="20"/>
                <w:szCs w:val="20"/>
              </w:rPr>
              <w:t>OXY</w:t>
            </w:r>
          </w:p>
        </w:tc>
        <w:tc>
          <w:tcPr>
            <w:tcW w:w="1170" w:type="dxa"/>
          </w:tcPr>
          <w:p w14:paraId="0BECA849" w14:textId="3DE876C2" w:rsidR="004821EA" w:rsidRPr="004821EA" w:rsidRDefault="004821EA" w:rsidP="004821EA">
            <w:pPr>
              <w:spacing w:after="0"/>
              <w:jc w:val="center"/>
              <w:rPr>
                <w:rFonts w:cstheme="minorHAnsi"/>
                <w:sz w:val="20"/>
                <w:szCs w:val="20"/>
              </w:rPr>
            </w:pPr>
            <w:r w:rsidRPr="004821EA">
              <w:rPr>
                <w:rFonts w:cstheme="minorHAnsi"/>
                <w:sz w:val="20"/>
                <w:szCs w:val="20"/>
              </w:rPr>
              <w:t>3365</w:t>
            </w:r>
          </w:p>
        </w:tc>
        <w:tc>
          <w:tcPr>
            <w:tcW w:w="6632" w:type="dxa"/>
          </w:tcPr>
          <w:p w14:paraId="11009E83" w14:textId="7E5360D5" w:rsidR="004821EA" w:rsidRPr="004821EA" w:rsidRDefault="004821EA" w:rsidP="004821EA">
            <w:pPr>
              <w:keepNext/>
              <w:spacing w:after="0"/>
              <w:jc w:val="center"/>
              <w:rPr>
                <w:rFonts w:cstheme="minorHAnsi"/>
                <w:sz w:val="20"/>
                <w:szCs w:val="20"/>
              </w:rPr>
            </w:pPr>
            <w:del w:id="4890" w:author="Seltzer, Karl" w:date="2024-08-09T12:00:00Z">
              <w:r w:rsidRPr="004821EA" w:rsidDel="001B61F6">
                <w:rPr>
                  <w:rFonts w:cstheme="minorHAnsi"/>
                  <w:sz w:val="20"/>
                  <w:szCs w:val="20"/>
                </w:rPr>
                <w:delText xml:space="preserve">ROCP2OXY, </w:delText>
              </w:r>
            </w:del>
            <w:r w:rsidRPr="004821EA">
              <w:rPr>
                <w:rFonts w:cstheme="minorHAnsi"/>
                <w:sz w:val="20"/>
                <w:szCs w:val="20"/>
              </w:rPr>
              <w:t>Oxygenated Organics, C* = 1e</w:t>
            </w:r>
            <w:r w:rsidRPr="004821EA">
              <w:rPr>
                <w:rFonts w:cstheme="minorHAnsi"/>
                <w:sz w:val="20"/>
                <w:szCs w:val="20"/>
                <w:vertAlign w:val="superscript"/>
              </w:rPr>
              <w:t>2</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57B568EB" w14:textId="77777777" w:rsidTr="001B61F6">
        <w:trPr>
          <w:trHeight w:val="148"/>
        </w:trPr>
        <w:tc>
          <w:tcPr>
            <w:tcW w:w="1230" w:type="dxa"/>
          </w:tcPr>
          <w:p w14:paraId="731566C4" w14:textId="2B17FB59" w:rsidR="004821EA" w:rsidRPr="004821EA" w:rsidRDefault="004821EA" w:rsidP="004821EA">
            <w:pPr>
              <w:spacing w:after="0"/>
              <w:jc w:val="center"/>
              <w:rPr>
                <w:rFonts w:cstheme="minorHAnsi"/>
                <w:sz w:val="20"/>
                <w:szCs w:val="20"/>
              </w:rPr>
            </w:pPr>
            <w:r w:rsidRPr="004821EA">
              <w:rPr>
                <w:rFonts w:cstheme="minorHAnsi"/>
                <w:sz w:val="20"/>
                <w:szCs w:val="20"/>
              </w:rPr>
              <w:t>ROCN2</w:t>
            </w:r>
            <w:r w:rsidR="00825ACE">
              <w:rPr>
                <w:rFonts w:cstheme="minorHAnsi"/>
                <w:sz w:val="20"/>
                <w:szCs w:val="20"/>
              </w:rPr>
              <w:t>CYC</w:t>
            </w:r>
          </w:p>
        </w:tc>
        <w:tc>
          <w:tcPr>
            <w:tcW w:w="1170" w:type="dxa"/>
          </w:tcPr>
          <w:p w14:paraId="17146B16" w14:textId="240DC73E" w:rsidR="004821EA" w:rsidRPr="004821EA" w:rsidRDefault="004821EA" w:rsidP="004821EA">
            <w:pPr>
              <w:spacing w:after="0"/>
              <w:jc w:val="center"/>
              <w:rPr>
                <w:rFonts w:cstheme="minorHAnsi"/>
                <w:sz w:val="20"/>
                <w:szCs w:val="20"/>
              </w:rPr>
            </w:pPr>
            <w:r w:rsidRPr="004821EA">
              <w:rPr>
                <w:rFonts w:cstheme="minorHAnsi"/>
                <w:sz w:val="20"/>
                <w:szCs w:val="20"/>
              </w:rPr>
              <w:t>3372</w:t>
            </w:r>
          </w:p>
        </w:tc>
        <w:tc>
          <w:tcPr>
            <w:tcW w:w="6632" w:type="dxa"/>
          </w:tcPr>
          <w:p w14:paraId="055CE477" w14:textId="080E1AA9" w:rsidR="004821EA" w:rsidRPr="004821EA" w:rsidRDefault="004821EA" w:rsidP="004821EA">
            <w:pPr>
              <w:keepNext/>
              <w:spacing w:after="0"/>
              <w:jc w:val="center"/>
              <w:rPr>
                <w:rFonts w:cstheme="minorHAnsi"/>
                <w:sz w:val="20"/>
                <w:szCs w:val="20"/>
              </w:rPr>
            </w:pPr>
            <w:del w:id="4891" w:author="Seltzer, Karl" w:date="2024-08-09T12:00:00Z">
              <w:r w:rsidRPr="004821EA" w:rsidDel="001B61F6">
                <w:rPr>
                  <w:rFonts w:cstheme="minorHAnsi"/>
                  <w:sz w:val="20"/>
                  <w:szCs w:val="20"/>
                </w:rPr>
                <w:delText xml:space="preserve">ROCN2CYC, </w:delText>
              </w:r>
            </w:del>
            <w:r w:rsidRPr="004821EA">
              <w:rPr>
                <w:rFonts w:cstheme="minorHAnsi"/>
                <w:sz w:val="20"/>
                <w:szCs w:val="20"/>
              </w:rPr>
              <w:t>Cyclic Hydrocarbons, C* = 1e</w:t>
            </w:r>
            <w:r w:rsidRPr="004821EA">
              <w:rPr>
                <w:rFonts w:cstheme="minorHAnsi"/>
                <w:sz w:val="20"/>
                <w:szCs w:val="20"/>
                <w:vertAlign w:val="superscript"/>
              </w:rPr>
              <w:t>-2</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553AF29D" w14:textId="77777777" w:rsidTr="001B61F6">
        <w:trPr>
          <w:trHeight w:val="148"/>
        </w:trPr>
        <w:tc>
          <w:tcPr>
            <w:tcW w:w="1230" w:type="dxa"/>
          </w:tcPr>
          <w:p w14:paraId="6586E858" w14:textId="5BD7F0FB" w:rsidR="004821EA" w:rsidRPr="004821EA" w:rsidRDefault="004821EA" w:rsidP="004821EA">
            <w:pPr>
              <w:spacing w:after="0"/>
              <w:jc w:val="center"/>
              <w:rPr>
                <w:rFonts w:cstheme="minorHAnsi"/>
                <w:sz w:val="20"/>
                <w:szCs w:val="20"/>
              </w:rPr>
            </w:pPr>
            <w:r w:rsidRPr="004821EA">
              <w:rPr>
                <w:rFonts w:cstheme="minorHAnsi"/>
                <w:sz w:val="20"/>
                <w:szCs w:val="20"/>
              </w:rPr>
              <w:t>ROCN1</w:t>
            </w:r>
            <w:r w:rsidR="00825ACE">
              <w:rPr>
                <w:rFonts w:cstheme="minorHAnsi"/>
                <w:sz w:val="20"/>
                <w:szCs w:val="20"/>
              </w:rPr>
              <w:t>CYC</w:t>
            </w:r>
          </w:p>
        </w:tc>
        <w:tc>
          <w:tcPr>
            <w:tcW w:w="1170" w:type="dxa"/>
          </w:tcPr>
          <w:p w14:paraId="038C642B" w14:textId="31AA7771" w:rsidR="004821EA" w:rsidRPr="004821EA" w:rsidRDefault="004821EA" w:rsidP="004821EA">
            <w:pPr>
              <w:spacing w:after="0"/>
              <w:jc w:val="center"/>
              <w:rPr>
                <w:rFonts w:cstheme="minorHAnsi"/>
                <w:sz w:val="20"/>
                <w:szCs w:val="20"/>
              </w:rPr>
            </w:pPr>
            <w:r w:rsidRPr="004821EA">
              <w:rPr>
                <w:rFonts w:cstheme="minorHAnsi"/>
                <w:sz w:val="20"/>
                <w:szCs w:val="20"/>
              </w:rPr>
              <w:t>3373</w:t>
            </w:r>
          </w:p>
        </w:tc>
        <w:tc>
          <w:tcPr>
            <w:tcW w:w="6632" w:type="dxa"/>
          </w:tcPr>
          <w:p w14:paraId="3BEB8430" w14:textId="7109B0E6" w:rsidR="004821EA" w:rsidRPr="004821EA" w:rsidRDefault="004821EA" w:rsidP="004821EA">
            <w:pPr>
              <w:keepNext/>
              <w:spacing w:after="0"/>
              <w:jc w:val="center"/>
              <w:rPr>
                <w:rFonts w:cstheme="minorHAnsi"/>
                <w:sz w:val="20"/>
                <w:szCs w:val="20"/>
              </w:rPr>
            </w:pPr>
            <w:del w:id="4892" w:author="Seltzer, Karl" w:date="2024-08-09T12:00:00Z">
              <w:r w:rsidRPr="004821EA" w:rsidDel="001B61F6">
                <w:rPr>
                  <w:rFonts w:cstheme="minorHAnsi"/>
                  <w:sz w:val="20"/>
                  <w:szCs w:val="20"/>
                </w:rPr>
                <w:delText xml:space="preserve">ROCN1CYC, </w:delText>
              </w:r>
            </w:del>
            <w:r w:rsidRPr="004821EA">
              <w:rPr>
                <w:rFonts w:cstheme="minorHAnsi"/>
                <w:sz w:val="20"/>
                <w:szCs w:val="20"/>
              </w:rPr>
              <w:t>Cyclic Hydrocarbons, C* = 1e</w:t>
            </w:r>
            <w:r w:rsidRPr="004821EA">
              <w:rPr>
                <w:rFonts w:cstheme="minorHAnsi"/>
                <w:sz w:val="20"/>
                <w:szCs w:val="20"/>
                <w:vertAlign w:val="superscript"/>
              </w:rPr>
              <w:t>-1</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46661B4D" w14:textId="77777777" w:rsidTr="001B61F6">
        <w:trPr>
          <w:trHeight w:val="148"/>
        </w:trPr>
        <w:tc>
          <w:tcPr>
            <w:tcW w:w="1230" w:type="dxa"/>
          </w:tcPr>
          <w:p w14:paraId="517A4E52" w14:textId="3A32B25A" w:rsidR="004821EA" w:rsidRPr="004821EA" w:rsidRDefault="004821EA" w:rsidP="004821EA">
            <w:pPr>
              <w:spacing w:after="0"/>
              <w:jc w:val="center"/>
              <w:rPr>
                <w:rFonts w:cstheme="minorHAnsi"/>
                <w:sz w:val="20"/>
                <w:szCs w:val="20"/>
              </w:rPr>
            </w:pPr>
            <w:r w:rsidRPr="004821EA">
              <w:rPr>
                <w:rFonts w:cstheme="minorHAnsi"/>
                <w:sz w:val="20"/>
                <w:szCs w:val="20"/>
              </w:rPr>
              <w:t>ROCP0</w:t>
            </w:r>
            <w:r w:rsidR="00825ACE">
              <w:rPr>
                <w:rFonts w:cstheme="minorHAnsi"/>
                <w:sz w:val="20"/>
                <w:szCs w:val="20"/>
              </w:rPr>
              <w:t>CYC</w:t>
            </w:r>
          </w:p>
        </w:tc>
        <w:tc>
          <w:tcPr>
            <w:tcW w:w="1170" w:type="dxa"/>
          </w:tcPr>
          <w:p w14:paraId="5C1B7F19" w14:textId="2A0309BB" w:rsidR="004821EA" w:rsidRPr="004821EA" w:rsidRDefault="004821EA" w:rsidP="004821EA">
            <w:pPr>
              <w:spacing w:after="0"/>
              <w:jc w:val="center"/>
              <w:rPr>
                <w:rFonts w:cstheme="minorHAnsi"/>
                <w:sz w:val="20"/>
                <w:szCs w:val="20"/>
              </w:rPr>
            </w:pPr>
            <w:r w:rsidRPr="004821EA">
              <w:rPr>
                <w:rFonts w:cstheme="minorHAnsi"/>
                <w:sz w:val="20"/>
                <w:szCs w:val="20"/>
              </w:rPr>
              <w:t>3374</w:t>
            </w:r>
          </w:p>
        </w:tc>
        <w:tc>
          <w:tcPr>
            <w:tcW w:w="6632" w:type="dxa"/>
          </w:tcPr>
          <w:p w14:paraId="25E7BDB9" w14:textId="4E941780" w:rsidR="004821EA" w:rsidRPr="004821EA" w:rsidRDefault="004821EA" w:rsidP="004821EA">
            <w:pPr>
              <w:keepNext/>
              <w:spacing w:after="0"/>
              <w:jc w:val="center"/>
              <w:rPr>
                <w:rFonts w:cstheme="minorHAnsi"/>
                <w:sz w:val="20"/>
                <w:szCs w:val="20"/>
              </w:rPr>
            </w:pPr>
            <w:del w:id="4893" w:author="Seltzer, Karl" w:date="2024-08-09T12:00:00Z">
              <w:r w:rsidRPr="004821EA" w:rsidDel="001B61F6">
                <w:rPr>
                  <w:rFonts w:cstheme="minorHAnsi"/>
                  <w:sz w:val="20"/>
                  <w:szCs w:val="20"/>
                </w:rPr>
                <w:delText xml:space="preserve">ROCP0CYC, </w:delText>
              </w:r>
            </w:del>
            <w:r w:rsidRPr="004821EA">
              <w:rPr>
                <w:rFonts w:cstheme="minorHAnsi"/>
                <w:sz w:val="20"/>
                <w:szCs w:val="20"/>
              </w:rPr>
              <w:t>Cyclic Hydrocarbons, C* = 1e</w:t>
            </w:r>
            <w:r w:rsidRPr="004821EA">
              <w:rPr>
                <w:rFonts w:cstheme="minorHAnsi"/>
                <w:sz w:val="20"/>
                <w:szCs w:val="20"/>
                <w:vertAlign w:val="superscript"/>
              </w:rPr>
              <w:t>0</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12E4843F" w14:textId="77777777" w:rsidTr="001B61F6">
        <w:trPr>
          <w:trHeight w:val="148"/>
        </w:trPr>
        <w:tc>
          <w:tcPr>
            <w:tcW w:w="1230" w:type="dxa"/>
          </w:tcPr>
          <w:p w14:paraId="5632428C" w14:textId="406BE33A" w:rsidR="004821EA" w:rsidRPr="004821EA" w:rsidRDefault="004821EA" w:rsidP="004821EA">
            <w:pPr>
              <w:spacing w:after="0"/>
              <w:jc w:val="center"/>
              <w:rPr>
                <w:rFonts w:cstheme="minorHAnsi"/>
                <w:sz w:val="20"/>
                <w:szCs w:val="20"/>
              </w:rPr>
            </w:pPr>
            <w:r w:rsidRPr="004821EA">
              <w:rPr>
                <w:rFonts w:cstheme="minorHAnsi"/>
                <w:sz w:val="20"/>
                <w:szCs w:val="20"/>
              </w:rPr>
              <w:t>ROCP1</w:t>
            </w:r>
            <w:r w:rsidR="00825ACE">
              <w:rPr>
                <w:rFonts w:cstheme="minorHAnsi"/>
                <w:sz w:val="20"/>
                <w:szCs w:val="20"/>
              </w:rPr>
              <w:t>CYC</w:t>
            </w:r>
          </w:p>
        </w:tc>
        <w:tc>
          <w:tcPr>
            <w:tcW w:w="1170" w:type="dxa"/>
          </w:tcPr>
          <w:p w14:paraId="612FCC13" w14:textId="7FB6F33C" w:rsidR="004821EA" w:rsidRPr="004821EA" w:rsidRDefault="004821EA" w:rsidP="004821EA">
            <w:pPr>
              <w:spacing w:after="0"/>
              <w:jc w:val="center"/>
              <w:rPr>
                <w:rFonts w:cstheme="minorHAnsi"/>
                <w:sz w:val="20"/>
                <w:szCs w:val="20"/>
              </w:rPr>
            </w:pPr>
            <w:r w:rsidRPr="004821EA">
              <w:rPr>
                <w:rFonts w:cstheme="minorHAnsi"/>
                <w:sz w:val="20"/>
                <w:szCs w:val="20"/>
              </w:rPr>
              <w:t>3375</w:t>
            </w:r>
          </w:p>
        </w:tc>
        <w:tc>
          <w:tcPr>
            <w:tcW w:w="6632" w:type="dxa"/>
          </w:tcPr>
          <w:p w14:paraId="01B4DF3B" w14:textId="7DA7D39F" w:rsidR="004821EA" w:rsidRPr="004821EA" w:rsidRDefault="004821EA" w:rsidP="004821EA">
            <w:pPr>
              <w:keepNext/>
              <w:spacing w:after="0"/>
              <w:jc w:val="center"/>
              <w:rPr>
                <w:rFonts w:cstheme="minorHAnsi"/>
                <w:sz w:val="20"/>
                <w:szCs w:val="20"/>
              </w:rPr>
            </w:pPr>
            <w:del w:id="4894" w:author="Seltzer, Karl" w:date="2024-08-09T12:00:00Z">
              <w:r w:rsidRPr="004821EA" w:rsidDel="001B61F6">
                <w:rPr>
                  <w:rFonts w:cstheme="minorHAnsi"/>
                  <w:sz w:val="20"/>
                  <w:szCs w:val="20"/>
                </w:rPr>
                <w:delText xml:space="preserve">ROCP1CYC, </w:delText>
              </w:r>
            </w:del>
            <w:r w:rsidRPr="004821EA">
              <w:rPr>
                <w:rFonts w:cstheme="minorHAnsi"/>
                <w:sz w:val="20"/>
                <w:szCs w:val="20"/>
              </w:rPr>
              <w:t>Cyclic Hydrocarbons, C* = 1e</w:t>
            </w:r>
            <w:r w:rsidRPr="004821EA">
              <w:rPr>
                <w:rFonts w:cstheme="minorHAnsi"/>
                <w:sz w:val="20"/>
                <w:szCs w:val="20"/>
                <w:vertAlign w:val="superscript"/>
              </w:rPr>
              <w:t>1</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73095EC0" w14:textId="77777777" w:rsidTr="001B61F6">
        <w:trPr>
          <w:trHeight w:val="148"/>
        </w:trPr>
        <w:tc>
          <w:tcPr>
            <w:tcW w:w="1230" w:type="dxa"/>
          </w:tcPr>
          <w:p w14:paraId="63B22600" w14:textId="03EA09AE" w:rsidR="004821EA" w:rsidRPr="004821EA" w:rsidRDefault="004821EA" w:rsidP="004821EA">
            <w:pPr>
              <w:spacing w:after="0"/>
              <w:jc w:val="center"/>
              <w:rPr>
                <w:rFonts w:cstheme="minorHAnsi"/>
                <w:sz w:val="20"/>
                <w:szCs w:val="20"/>
              </w:rPr>
            </w:pPr>
            <w:r w:rsidRPr="004821EA">
              <w:rPr>
                <w:rFonts w:cstheme="minorHAnsi"/>
                <w:sz w:val="20"/>
                <w:szCs w:val="20"/>
              </w:rPr>
              <w:t>ROCP2</w:t>
            </w:r>
            <w:r w:rsidR="00825ACE">
              <w:rPr>
                <w:rFonts w:cstheme="minorHAnsi"/>
                <w:sz w:val="20"/>
                <w:szCs w:val="20"/>
              </w:rPr>
              <w:t>CYC</w:t>
            </w:r>
          </w:p>
        </w:tc>
        <w:tc>
          <w:tcPr>
            <w:tcW w:w="1170" w:type="dxa"/>
          </w:tcPr>
          <w:p w14:paraId="4468B8EC" w14:textId="16249E6E" w:rsidR="004821EA" w:rsidRPr="004821EA" w:rsidRDefault="004821EA" w:rsidP="004821EA">
            <w:pPr>
              <w:spacing w:after="0"/>
              <w:jc w:val="center"/>
              <w:rPr>
                <w:rFonts w:cstheme="minorHAnsi"/>
                <w:sz w:val="20"/>
                <w:szCs w:val="20"/>
              </w:rPr>
            </w:pPr>
            <w:r w:rsidRPr="004821EA">
              <w:rPr>
                <w:rFonts w:cstheme="minorHAnsi"/>
                <w:sz w:val="20"/>
                <w:szCs w:val="20"/>
              </w:rPr>
              <w:t>3376</w:t>
            </w:r>
          </w:p>
        </w:tc>
        <w:tc>
          <w:tcPr>
            <w:tcW w:w="6632" w:type="dxa"/>
          </w:tcPr>
          <w:p w14:paraId="008B174C" w14:textId="50D72038" w:rsidR="004821EA" w:rsidRPr="004821EA" w:rsidRDefault="004821EA" w:rsidP="004821EA">
            <w:pPr>
              <w:keepNext/>
              <w:spacing w:after="0"/>
              <w:jc w:val="center"/>
              <w:rPr>
                <w:rFonts w:cstheme="minorHAnsi"/>
                <w:sz w:val="20"/>
                <w:szCs w:val="20"/>
              </w:rPr>
            </w:pPr>
            <w:del w:id="4895" w:author="Seltzer, Karl" w:date="2024-08-09T12:00:00Z">
              <w:r w:rsidRPr="004821EA" w:rsidDel="001B61F6">
                <w:rPr>
                  <w:rFonts w:cstheme="minorHAnsi"/>
                  <w:sz w:val="20"/>
                  <w:szCs w:val="20"/>
                </w:rPr>
                <w:delText xml:space="preserve">ROCP2CYC, </w:delText>
              </w:r>
            </w:del>
            <w:r w:rsidRPr="004821EA">
              <w:rPr>
                <w:rFonts w:cstheme="minorHAnsi"/>
                <w:sz w:val="20"/>
                <w:szCs w:val="20"/>
              </w:rPr>
              <w:t>Cyclic Hydrocarbons, C* = 1e</w:t>
            </w:r>
            <w:r w:rsidRPr="004821EA">
              <w:rPr>
                <w:rFonts w:cstheme="minorHAnsi"/>
                <w:sz w:val="20"/>
                <w:szCs w:val="20"/>
                <w:vertAlign w:val="superscript"/>
              </w:rPr>
              <w:t>2</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5DF3F29E" w14:textId="77777777" w:rsidTr="001B61F6">
        <w:trPr>
          <w:trHeight w:val="148"/>
        </w:trPr>
        <w:tc>
          <w:tcPr>
            <w:tcW w:w="1230" w:type="dxa"/>
          </w:tcPr>
          <w:p w14:paraId="4984E908" w14:textId="68DD644D" w:rsidR="004821EA" w:rsidRPr="004821EA" w:rsidRDefault="004821EA" w:rsidP="004821EA">
            <w:pPr>
              <w:spacing w:after="0"/>
              <w:jc w:val="center"/>
              <w:rPr>
                <w:rFonts w:cstheme="minorHAnsi"/>
                <w:sz w:val="20"/>
                <w:szCs w:val="20"/>
              </w:rPr>
            </w:pPr>
            <w:r w:rsidRPr="004821EA">
              <w:rPr>
                <w:rFonts w:cstheme="minorHAnsi"/>
                <w:sz w:val="20"/>
                <w:szCs w:val="20"/>
              </w:rPr>
              <w:t>ROCN2</w:t>
            </w:r>
            <w:r w:rsidR="00825ACE">
              <w:rPr>
                <w:rFonts w:cstheme="minorHAnsi"/>
                <w:sz w:val="20"/>
                <w:szCs w:val="20"/>
              </w:rPr>
              <w:t>BRN</w:t>
            </w:r>
          </w:p>
        </w:tc>
        <w:tc>
          <w:tcPr>
            <w:tcW w:w="1170" w:type="dxa"/>
          </w:tcPr>
          <w:p w14:paraId="0AECB1E6" w14:textId="50D85C3A" w:rsidR="004821EA" w:rsidRPr="004821EA" w:rsidRDefault="004821EA" w:rsidP="004821EA">
            <w:pPr>
              <w:spacing w:after="0"/>
              <w:jc w:val="center"/>
              <w:rPr>
                <w:rFonts w:cstheme="minorHAnsi"/>
                <w:sz w:val="20"/>
                <w:szCs w:val="20"/>
              </w:rPr>
            </w:pPr>
            <w:r w:rsidRPr="004821EA">
              <w:rPr>
                <w:rFonts w:cstheme="minorHAnsi"/>
                <w:sz w:val="20"/>
                <w:szCs w:val="20"/>
              </w:rPr>
              <w:t>3383</w:t>
            </w:r>
          </w:p>
        </w:tc>
        <w:tc>
          <w:tcPr>
            <w:tcW w:w="6632" w:type="dxa"/>
          </w:tcPr>
          <w:p w14:paraId="35717DCD" w14:textId="7FE18241" w:rsidR="004821EA" w:rsidRPr="004821EA" w:rsidRDefault="004821EA" w:rsidP="004821EA">
            <w:pPr>
              <w:keepNext/>
              <w:spacing w:after="0"/>
              <w:jc w:val="center"/>
              <w:rPr>
                <w:rFonts w:cstheme="minorHAnsi"/>
                <w:sz w:val="20"/>
                <w:szCs w:val="20"/>
              </w:rPr>
            </w:pPr>
            <w:del w:id="4896" w:author="Seltzer, Karl" w:date="2024-08-09T12:00:00Z">
              <w:r w:rsidRPr="004821EA" w:rsidDel="001B61F6">
                <w:rPr>
                  <w:rFonts w:cstheme="minorHAnsi"/>
                  <w:sz w:val="20"/>
                  <w:szCs w:val="20"/>
                </w:rPr>
                <w:delText xml:space="preserve">ROCN2BRN, </w:delText>
              </w:r>
            </w:del>
            <w:r w:rsidRPr="004821EA">
              <w:rPr>
                <w:rFonts w:cstheme="minorHAnsi"/>
                <w:sz w:val="20"/>
                <w:szCs w:val="20"/>
              </w:rPr>
              <w:t>Branched Hydrocarbons, C* = 1e</w:t>
            </w:r>
            <w:r w:rsidRPr="004821EA">
              <w:rPr>
                <w:rFonts w:cstheme="minorHAnsi"/>
                <w:sz w:val="20"/>
                <w:szCs w:val="20"/>
                <w:vertAlign w:val="superscript"/>
              </w:rPr>
              <w:t>-2</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0FC2F415" w14:textId="77777777" w:rsidTr="001B61F6">
        <w:trPr>
          <w:trHeight w:val="148"/>
        </w:trPr>
        <w:tc>
          <w:tcPr>
            <w:tcW w:w="1230" w:type="dxa"/>
          </w:tcPr>
          <w:p w14:paraId="72AF8CBC" w14:textId="0C174D66" w:rsidR="004821EA" w:rsidRPr="004821EA" w:rsidRDefault="004821EA" w:rsidP="004821EA">
            <w:pPr>
              <w:spacing w:after="0"/>
              <w:jc w:val="center"/>
              <w:rPr>
                <w:rFonts w:cstheme="minorHAnsi"/>
                <w:sz w:val="20"/>
                <w:szCs w:val="20"/>
              </w:rPr>
            </w:pPr>
            <w:r w:rsidRPr="004821EA">
              <w:rPr>
                <w:rFonts w:cstheme="minorHAnsi"/>
                <w:sz w:val="20"/>
                <w:szCs w:val="20"/>
              </w:rPr>
              <w:t>ROCN1</w:t>
            </w:r>
            <w:r w:rsidR="00825ACE">
              <w:rPr>
                <w:rFonts w:cstheme="minorHAnsi"/>
                <w:sz w:val="20"/>
                <w:szCs w:val="20"/>
              </w:rPr>
              <w:t>BRN</w:t>
            </w:r>
          </w:p>
        </w:tc>
        <w:tc>
          <w:tcPr>
            <w:tcW w:w="1170" w:type="dxa"/>
          </w:tcPr>
          <w:p w14:paraId="53B6F35E" w14:textId="41C3B5CD" w:rsidR="004821EA" w:rsidRPr="004821EA" w:rsidRDefault="004821EA" w:rsidP="004821EA">
            <w:pPr>
              <w:spacing w:after="0"/>
              <w:jc w:val="center"/>
              <w:rPr>
                <w:rFonts w:cstheme="minorHAnsi"/>
                <w:sz w:val="20"/>
                <w:szCs w:val="20"/>
              </w:rPr>
            </w:pPr>
            <w:r w:rsidRPr="004821EA">
              <w:rPr>
                <w:rFonts w:cstheme="minorHAnsi"/>
                <w:sz w:val="20"/>
                <w:szCs w:val="20"/>
              </w:rPr>
              <w:t>3384</w:t>
            </w:r>
          </w:p>
        </w:tc>
        <w:tc>
          <w:tcPr>
            <w:tcW w:w="6632" w:type="dxa"/>
          </w:tcPr>
          <w:p w14:paraId="2CA34CB8" w14:textId="4BDA0141" w:rsidR="004821EA" w:rsidRPr="004821EA" w:rsidRDefault="004821EA" w:rsidP="004821EA">
            <w:pPr>
              <w:keepNext/>
              <w:spacing w:after="0"/>
              <w:jc w:val="center"/>
              <w:rPr>
                <w:rFonts w:cstheme="minorHAnsi"/>
                <w:sz w:val="20"/>
                <w:szCs w:val="20"/>
              </w:rPr>
            </w:pPr>
            <w:del w:id="4897" w:author="Seltzer, Karl" w:date="2024-08-09T12:00:00Z">
              <w:r w:rsidRPr="004821EA" w:rsidDel="001B61F6">
                <w:rPr>
                  <w:rFonts w:cstheme="minorHAnsi"/>
                  <w:sz w:val="20"/>
                  <w:szCs w:val="20"/>
                </w:rPr>
                <w:delText xml:space="preserve">ROCN1BRN, </w:delText>
              </w:r>
            </w:del>
            <w:r w:rsidRPr="004821EA">
              <w:rPr>
                <w:rFonts w:cstheme="minorHAnsi"/>
                <w:sz w:val="20"/>
                <w:szCs w:val="20"/>
              </w:rPr>
              <w:t>Branched Hydrocarbons, C* = 1e</w:t>
            </w:r>
            <w:r w:rsidRPr="004821EA">
              <w:rPr>
                <w:rFonts w:cstheme="minorHAnsi"/>
                <w:sz w:val="20"/>
                <w:szCs w:val="20"/>
                <w:vertAlign w:val="superscript"/>
              </w:rPr>
              <w:t>-1</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2DA57419" w14:textId="77777777" w:rsidTr="001B61F6">
        <w:trPr>
          <w:trHeight w:val="148"/>
        </w:trPr>
        <w:tc>
          <w:tcPr>
            <w:tcW w:w="1230" w:type="dxa"/>
          </w:tcPr>
          <w:p w14:paraId="451A76D0" w14:textId="23560291" w:rsidR="004821EA" w:rsidRPr="004821EA" w:rsidRDefault="004821EA" w:rsidP="004821EA">
            <w:pPr>
              <w:spacing w:after="0"/>
              <w:jc w:val="center"/>
              <w:rPr>
                <w:rFonts w:cstheme="minorHAnsi"/>
                <w:sz w:val="20"/>
                <w:szCs w:val="20"/>
              </w:rPr>
            </w:pPr>
            <w:r w:rsidRPr="004821EA">
              <w:rPr>
                <w:rFonts w:cstheme="minorHAnsi"/>
                <w:sz w:val="20"/>
                <w:szCs w:val="20"/>
              </w:rPr>
              <w:t>ROCP0</w:t>
            </w:r>
            <w:r w:rsidR="00825ACE">
              <w:rPr>
                <w:rFonts w:cstheme="minorHAnsi"/>
                <w:sz w:val="20"/>
                <w:szCs w:val="20"/>
              </w:rPr>
              <w:t>BRN</w:t>
            </w:r>
          </w:p>
        </w:tc>
        <w:tc>
          <w:tcPr>
            <w:tcW w:w="1170" w:type="dxa"/>
          </w:tcPr>
          <w:p w14:paraId="234CD159" w14:textId="45F74C8E" w:rsidR="004821EA" w:rsidRPr="004821EA" w:rsidRDefault="004821EA" w:rsidP="004821EA">
            <w:pPr>
              <w:spacing w:after="0"/>
              <w:jc w:val="center"/>
              <w:rPr>
                <w:rFonts w:cstheme="minorHAnsi"/>
                <w:sz w:val="20"/>
                <w:szCs w:val="20"/>
              </w:rPr>
            </w:pPr>
            <w:r w:rsidRPr="004821EA">
              <w:rPr>
                <w:rFonts w:cstheme="minorHAnsi"/>
                <w:sz w:val="20"/>
                <w:szCs w:val="20"/>
              </w:rPr>
              <w:t>3385</w:t>
            </w:r>
          </w:p>
        </w:tc>
        <w:tc>
          <w:tcPr>
            <w:tcW w:w="6632" w:type="dxa"/>
          </w:tcPr>
          <w:p w14:paraId="5507F742" w14:textId="22DDB9B2" w:rsidR="004821EA" w:rsidRPr="004821EA" w:rsidRDefault="004821EA" w:rsidP="004821EA">
            <w:pPr>
              <w:keepNext/>
              <w:spacing w:after="0"/>
              <w:jc w:val="center"/>
              <w:rPr>
                <w:rFonts w:cstheme="minorHAnsi"/>
                <w:sz w:val="20"/>
                <w:szCs w:val="20"/>
              </w:rPr>
            </w:pPr>
            <w:del w:id="4898" w:author="Seltzer, Karl" w:date="2024-08-09T12:00:00Z">
              <w:r w:rsidRPr="004821EA" w:rsidDel="001B61F6">
                <w:rPr>
                  <w:rFonts w:cstheme="minorHAnsi"/>
                  <w:sz w:val="20"/>
                  <w:szCs w:val="20"/>
                </w:rPr>
                <w:delText xml:space="preserve">ROCP0BRN, </w:delText>
              </w:r>
            </w:del>
            <w:r w:rsidRPr="004821EA">
              <w:rPr>
                <w:rFonts w:cstheme="minorHAnsi"/>
                <w:sz w:val="20"/>
                <w:szCs w:val="20"/>
              </w:rPr>
              <w:t>Branched Hydrocarbons, C* = 1e</w:t>
            </w:r>
            <w:r w:rsidRPr="004821EA">
              <w:rPr>
                <w:rFonts w:cstheme="minorHAnsi"/>
                <w:sz w:val="20"/>
                <w:szCs w:val="20"/>
                <w:vertAlign w:val="superscript"/>
              </w:rPr>
              <w:t>0</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71130827" w14:textId="77777777" w:rsidTr="001B61F6">
        <w:trPr>
          <w:trHeight w:val="148"/>
        </w:trPr>
        <w:tc>
          <w:tcPr>
            <w:tcW w:w="1230" w:type="dxa"/>
          </w:tcPr>
          <w:p w14:paraId="3F63A3BF" w14:textId="34767DDD" w:rsidR="004821EA" w:rsidRPr="004821EA" w:rsidRDefault="004821EA" w:rsidP="004821EA">
            <w:pPr>
              <w:spacing w:after="0"/>
              <w:jc w:val="center"/>
              <w:rPr>
                <w:rFonts w:cstheme="minorHAnsi"/>
                <w:sz w:val="20"/>
                <w:szCs w:val="20"/>
              </w:rPr>
            </w:pPr>
            <w:r w:rsidRPr="004821EA">
              <w:rPr>
                <w:rFonts w:cstheme="minorHAnsi"/>
                <w:sz w:val="20"/>
                <w:szCs w:val="20"/>
              </w:rPr>
              <w:t>ROCP1</w:t>
            </w:r>
            <w:r w:rsidR="00825ACE">
              <w:rPr>
                <w:rFonts w:cstheme="minorHAnsi"/>
                <w:sz w:val="20"/>
                <w:szCs w:val="20"/>
              </w:rPr>
              <w:t>BRN</w:t>
            </w:r>
          </w:p>
        </w:tc>
        <w:tc>
          <w:tcPr>
            <w:tcW w:w="1170" w:type="dxa"/>
          </w:tcPr>
          <w:p w14:paraId="6C8DA6DB" w14:textId="2ECD90C8" w:rsidR="004821EA" w:rsidRPr="004821EA" w:rsidRDefault="004821EA" w:rsidP="004821EA">
            <w:pPr>
              <w:spacing w:after="0"/>
              <w:jc w:val="center"/>
              <w:rPr>
                <w:rFonts w:cstheme="minorHAnsi"/>
                <w:sz w:val="20"/>
                <w:szCs w:val="20"/>
              </w:rPr>
            </w:pPr>
            <w:r w:rsidRPr="004821EA">
              <w:rPr>
                <w:rFonts w:cstheme="minorHAnsi"/>
                <w:sz w:val="20"/>
                <w:szCs w:val="20"/>
              </w:rPr>
              <w:t>3386</w:t>
            </w:r>
          </w:p>
        </w:tc>
        <w:tc>
          <w:tcPr>
            <w:tcW w:w="6632" w:type="dxa"/>
          </w:tcPr>
          <w:p w14:paraId="114722E9" w14:textId="5BEF6F62" w:rsidR="004821EA" w:rsidRPr="004821EA" w:rsidRDefault="004821EA" w:rsidP="004821EA">
            <w:pPr>
              <w:keepNext/>
              <w:spacing w:after="0"/>
              <w:jc w:val="center"/>
              <w:rPr>
                <w:rFonts w:cstheme="minorHAnsi"/>
                <w:sz w:val="20"/>
                <w:szCs w:val="20"/>
              </w:rPr>
            </w:pPr>
            <w:del w:id="4899" w:author="Seltzer, Karl" w:date="2024-08-09T12:00:00Z">
              <w:r w:rsidRPr="004821EA" w:rsidDel="001B61F6">
                <w:rPr>
                  <w:rFonts w:cstheme="minorHAnsi"/>
                  <w:sz w:val="20"/>
                  <w:szCs w:val="20"/>
                </w:rPr>
                <w:delText xml:space="preserve">ROCP1BRN, </w:delText>
              </w:r>
            </w:del>
            <w:r w:rsidRPr="004821EA">
              <w:rPr>
                <w:rFonts w:cstheme="minorHAnsi"/>
                <w:sz w:val="20"/>
                <w:szCs w:val="20"/>
              </w:rPr>
              <w:t>Branched Hydrocarbons, C* = 1e</w:t>
            </w:r>
            <w:r w:rsidRPr="004821EA">
              <w:rPr>
                <w:rFonts w:cstheme="minorHAnsi"/>
                <w:sz w:val="20"/>
                <w:szCs w:val="20"/>
                <w:vertAlign w:val="superscript"/>
              </w:rPr>
              <w:t>1</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187978F8" w14:textId="77777777" w:rsidTr="001B61F6">
        <w:trPr>
          <w:trHeight w:val="148"/>
        </w:trPr>
        <w:tc>
          <w:tcPr>
            <w:tcW w:w="1230" w:type="dxa"/>
          </w:tcPr>
          <w:p w14:paraId="022CB343" w14:textId="7458DEBE" w:rsidR="004821EA" w:rsidRPr="004821EA" w:rsidRDefault="004821EA" w:rsidP="004821EA">
            <w:pPr>
              <w:spacing w:after="0"/>
              <w:jc w:val="center"/>
              <w:rPr>
                <w:rFonts w:cstheme="minorHAnsi"/>
                <w:sz w:val="20"/>
                <w:szCs w:val="20"/>
              </w:rPr>
            </w:pPr>
            <w:r w:rsidRPr="004821EA">
              <w:rPr>
                <w:rFonts w:cstheme="minorHAnsi"/>
                <w:sz w:val="20"/>
                <w:szCs w:val="20"/>
              </w:rPr>
              <w:t>ROCP2</w:t>
            </w:r>
            <w:r w:rsidR="00825ACE">
              <w:rPr>
                <w:rFonts w:cstheme="minorHAnsi"/>
                <w:sz w:val="20"/>
                <w:szCs w:val="20"/>
              </w:rPr>
              <w:t>BRN</w:t>
            </w:r>
          </w:p>
        </w:tc>
        <w:tc>
          <w:tcPr>
            <w:tcW w:w="1170" w:type="dxa"/>
          </w:tcPr>
          <w:p w14:paraId="07E5C4D2" w14:textId="2429222C" w:rsidR="004821EA" w:rsidRPr="004821EA" w:rsidRDefault="004821EA" w:rsidP="004821EA">
            <w:pPr>
              <w:spacing w:after="0"/>
              <w:jc w:val="center"/>
              <w:rPr>
                <w:rFonts w:cstheme="minorHAnsi"/>
                <w:sz w:val="20"/>
                <w:szCs w:val="20"/>
              </w:rPr>
            </w:pPr>
            <w:r w:rsidRPr="004821EA">
              <w:rPr>
                <w:rFonts w:cstheme="minorHAnsi"/>
                <w:sz w:val="20"/>
                <w:szCs w:val="20"/>
              </w:rPr>
              <w:t>3387</w:t>
            </w:r>
          </w:p>
        </w:tc>
        <w:tc>
          <w:tcPr>
            <w:tcW w:w="6632" w:type="dxa"/>
          </w:tcPr>
          <w:p w14:paraId="14BC579A" w14:textId="59C52EE3" w:rsidR="004821EA" w:rsidRPr="004821EA" w:rsidRDefault="004821EA" w:rsidP="004821EA">
            <w:pPr>
              <w:keepNext/>
              <w:spacing w:after="0"/>
              <w:jc w:val="center"/>
              <w:rPr>
                <w:rFonts w:cstheme="minorHAnsi"/>
                <w:sz w:val="20"/>
                <w:szCs w:val="20"/>
              </w:rPr>
            </w:pPr>
            <w:del w:id="4900" w:author="Seltzer, Karl" w:date="2024-08-09T12:00:00Z">
              <w:r w:rsidRPr="004821EA" w:rsidDel="001B61F6">
                <w:rPr>
                  <w:rFonts w:cstheme="minorHAnsi"/>
                  <w:sz w:val="20"/>
                  <w:szCs w:val="20"/>
                </w:rPr>
                <w:delText xml:space="preserve">ROCP2BRN, </w:delText>
              </w:r>
            </w:del>
            <w:r w:rsidRPr="004821EA">
              <w:rPr>
                <w:rFonts w:cstheme="minorHAnsi"/>
                <w:sz w:val="20"/>
                <w:szCs w:val="20"/>
              </w:rPr>
              <w:t>Branched Hydrocarbons, C* = 1e</w:t>
            </w:r>
            <w:r w:rsidRPr="004821EA">
              <w:rPr>
                <w:rFonts w:cstheme="minorHAnsi"/>
                <w:sz w:val="20"/>
                <w:szCs w:val="20"/>
                <w:vertAlign w:val="superscript"/>
              </w:rPr>
              <w:t>2</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5039C601" w14:textId="77777777" w:rsidTr="001B61F6">
        <w:trPr>
          <w:trHeight w:val="148"/>
        </w:trPr>
        <w:tc>
          <w:tcPr>
            <w:tcW w:w="1230" w:type="dxa"/>
          </w:tcPr>
          <w:p w14:paraId="07227802" w14:textId="2B7EBD1B" w:rsidR="004821EA" w:rsidRPr="004821EA" w:rsidRDefault="004821EA" w:rsidP="004821EA">
            <w:pPr>
              <w:spacing w:after="0"/>
              <w:jc w:val="center"/>
              <w:rPr>
                <w:rFonts w:cstheme="minorHAnsi"/>
                <w:sz w:val="20"/>
                <w:szCs w:val="20"/>
              </w:rPr>
            </w:pPr>
            <w:r w:rsidRPr="004821EA">
              <w:rPr>
                <w:rFonts w:cstheme="minorHAnsi"/>
                <w:sz w:val="20"/>
                <w:szCs w:val="20"/>
              </w:rPr>
              <w:t>ROCN2</w:t>
            </w:r>
            <w:r w:rsidR="00825ACE">
              <w:rPr>
                <w:rFonts w:cstheme="minorHAnsi"/>
                <w:sz w:val="20"/>
                <w:szCs w:val="20"/>
              </w:rPr>
              <w:t>ALK</w:t>
            </w:r>
          </w:p>
        </w:tc>
        <w:tc>
          <w:tcPr>
            <w:tcW w:w="1170" w:type="dxa"/>
          </w:tcPr>
          <w:p w14:paraId="50629F82" w14:textId="67F14675" w:rsidR="004821EA" w:rsidRPr="004821EA" w:rsidRDefault="004821EA" w:rsidP="004821EA">
            <w:pPr>
              <w:spacing w:after="0"/>
              <w:jc w:val="center"/>
              <w:rPr>
                <w:rFonts w:cstheme="minorHAnsi"/>
                <w:sz w:val="20"/>
                <w:szCs w:val="20"/>
              </w:rPr>
            </w:pPr>
            <w:r w:rsidRPr="004821EA">
              <w:rPr>
                <w:rFonts w:cstheme="minorHAnsi"/>
                <w:sz w:val="20"/>
                <w:szCs w:val="20"/>
              </w:rPr>
              <w:t>3394</w:t>
            </w:r>
          </w:p>
        </w:tc>
        <w:tc>
          <w:tcPr>
            <w:tcW w:w="6632" w:type="dxa"/>
          </w:tcPr>
          <w:p w14:paraId="728E17F3" w14:textId="51D13777" w:rsidR="004821EA" w:rsidRPr="004821EA" w:rsidRDefault="004821EA" w:rsidP="004821EA">
            <w:pPr>
              <w:keepNext/>
              <w:spacing w:after="0"/>
              <w:jc w:val="center"/>
              <w:rPr>
                <w:rFonts w:cstheme="minorHAnsi"/>
                <w:sz w:val="20"/>
                <w:szCs w:val="20"/>
              </w:rPr>
            </w:pPr>
            <w:del w:id="4901" w:author="Seltzer, Karl" w:date="2024-08-09T12:00:00Z">
              <w:r w:rsidRPr="004821EA" w:rsidDel="001B61F6">
                <w:rPr>
                  <w:rFonts w:cstheme="minorHAnsi"/>
                  <w:sz w:val="20"/>
                  <w:szCs w:val="20"/>
                </w:rPr>
                <w:delText xml:space="preserve">ROCN2ALK, </w:delText>
              </w:r>
            </w:del>
            <w:r w:rsidRPr="004821EA">
              <w:rPr>
                <w:rFonts w:cstheme="minorHAnsi"/>
                <w:sz w:val="20"/>
                <w:szCs w:val="20"/>
              </w:rPr>
              <w:t>Linear Hydrocarbons, C* = 1e</w:t>
            </w:r>
            <w:r w:rsidRPr="004821EA">
              <w:rPr>
                <w:rFonts w:cstheme="minorHAnsi"/>
                <w:sz w:val="20"/>
                <w:szCs w:val="20"/>
                <w:vertAlign w:val="superscript"/>
              </w:rPr>
              <w:t>-2</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07D1891C" w14:textId="77777777" w:rsidTr="001B61F6">
        <w:trPr>
          <w:trHeight w:val="148"/>
        </w:trPr>
        <w:tc>
          <w:tcPr>
            <w:tcW w:w="1230" w:type="dxa"/>
          </w:tcPr>
          <w:p w14:paraId="536DF099" w14:textId="554096A9" w:rsidR="004821EA" w:rsidRPr="004821EA" w:rsidRDefault="004821EA" w:rsidP="004821EA">
            <w:pPr>
              <w:spacing w:after="0"/>
              <w:jc w:val="center"/>
              <w:rPr>
                <w:rFonts w:cstheme="minorHAnsi"/>
                <w:sz w:val="20"/>
                <w:szCs w:val="20"/>
              </w:rPr>
            </w:pPr>
            <w:r w:rsidRPr="004821EA">
              <w:rPr>
                <w:rFonts w:cstheme="minorHAnsi"/>
                <w:sz w:val="20"/>
                <w:szCs w:val="20"/>
              </w:rPr>
              <w:t>ROCN1</w:t>
            </w:r>
            <w:r w:rsidR="00825ACE">
              <w:rPr>
                <w:rFonts w:cstheme="minorHAnsi"/>
                <w:sz w:val="20"/>
                <w:szCs w:val="20"/>
              </w:rPr>
              <w:t>ALK</w:t>
            </w:r>
          </w:p>
        </w:tc>
        <w:tc>
          <w:tcPr>
            <w:tcW w:w="1170" w:type="dxa"/>
          </w:tcPr>
          <w:p w14:paraId="3BB40E6D" w14:textId="70771E8A" w:rsidR="004821EA" w:rsidRPr="004821EA" w:rsidRDefault="004821EA" w:rsidP="004821EA">
            <w:pPr>
              <w:spacing w:after="0"/>
              <w:jc w:val="center"/>
              <w:rPr>
                <w:rFonts w:cstheme="minorHAnsi"/>
                <w:sz w:val="20"/>
                <w:szCs w:val="20"/>
              </w:rPr>
            </w:pPr>
            <w:r w:rsidRPr="004821EA">
              <w:rPr>
                <w:rFonts w:cstheme="minorHAnsi"/>
                <w:sz w:val="20"/>
                <w:szCs w:val="20"/>
              </w:rPr>
              <w:t>3395</w:t>
            </w:r>
          </w:p>
        </w:tc>
        <w:tc>
          <w:tcPr>
            <w:tcW w:w="6632" w:type="dxa"/>
          </w:tcPr>
          <w:p w14:paraId="059A3435" w14:textId="272935EE" w:rsidR="004821EA" w:rsidRPr="004821EA" w:rsidRDefault="004821EA" w:rsidP="004821EA">
            <w:pPr>
              <w:keepNext/>
              <w:spacing w:after="0"/>
              <w:jc w:val="center"/>
              <w:rPr>
                <w:rFonts w:cstheme="minorHAnsi"/>
                <w:sz w:val="20"/>
                <w:szCs w:val="20"/>
              </w:rPr>
            </w:pPr>
            <w:del w:id="4902" w:author="Seltzer, Karl" w:date="2024-08-09T12:00:00Z">
              <w:r w:rsidRPr="004821EA" w:rsidDel="001B61F6">
                <w:rPr>
                  <w:rFonts w:cstheme="minorHAnsi"/>
                  <w:sz w:val="20"/>
                  <w:szCs w:val="20"/>
                </w:rPr>
                <w:delText xml:space="preserve">ROCN1ALK, </w:delText>
              </w:r>
            </w:del>
            <w:r w:rsidRPr="004821EA">
              <w:rPr>
                <w:rFonts w:cstheme="minorHAnsi"/>
                <w:sz w:val="20"/>
                <w:szCs w:val="20"/>
              </w:rPr>
              <w:t>Linear Hydrocarbons, C* = 1e</w:t>
            </w:r>
            <w:r w:rsidRPr="004821EA">
              <w:rPr>
                <w:rFonts w:cstheme="minorHAnsi"/>
                <w:sz w:val="20"/>
                <w:szCs w:val="20"/>
                <w:vertAlign w:val="superscript"/>
              </w:rPr>
              <w:t>-1</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6E6C6148" w14:textId="77777777" w:rsidTr="001B61F6">
        <w:trPr>
          <w:trHeight w:val="148"/>
        </w:trPr>
        <w:tc>
          <w:tcPr>
            <w:tcW w:w="1230" w:type="dxa"/>
          </w:tcPr>
          <w:p w14:paraId="0C859EF6" w14:textId="3E0D7F4A" w:rsidR="004821EA" w:rsidRPr="004821EA" w:rsidRDefault="004821EA" w:rsidP="004821EA">
            <w:pPr>
              <w:spacing w:after="0"/>
              <w:jc w:val="center"/>
              <w:rPr>
                <w:rFonts w:cstheme="minorHAnsi"/>
                <w:sz w:val="20"/>
                <w:szCs w:val="20"/>
              </w:rPr>
            </w:pPr>
            <w:r w:rsidRPr="004821EA">
              <w:rPr>
                <w:rFonts w:cstheme="minorHAnsi"/>
                <w:sz w:val="20"/>
                <w:szCs w:val="20"/>
              </w:rPr>
              <w:t>ROCP0</w:t>
            </w:r>
            <w:r w:rsidR="00825ACE">
              <w:rPr>
                <w:rFonts w:cstheme="minorHAnsi"/>
                <w:sz w:val="20"/>
                <w:szCs w:val="20"/>
              </w:rPr>
              <w:t>ALK</w:t>
            </w:r>
          </w:p>
        </w:tc>
        <w:tc>
          <w:tcPr>
            <w:tcW w:w="1170" w:type="dxa"/>
          </w:tcPr>
          <w:p w14:paraId="7D300826" w14:textId="15AB6DED" w:rsidR="004821EA" w:rsidRPr="004821EA" w:rsidRDefault="004821EA" w:rsidP="004821EA">
            <w:pPr>
              <w:spacing w:after="0"/>
              <w:jc w:val="center"/>
              <w:rPr>
                <w:rFonts w:cstheme="minorHAnsi"/>
                <w:sz w:val="20"/>
                <w:szCs w:val="20"/>
              </w:rPr>
            </w:pPr>
            <w:r w:rsidRPr="004821EA">
              <w:rPr>
                <w:rFonts w:cstheme="minorHAnsi"/>
                <w:sz w:val="20"/>
                <w:szCs w:val="20"/>
              </w:rPr>
              <w:t>3396</w:t>
            </w:r>
          </w:p>
        </w:tc>
        <w:tc>
          <w:tcPr>
            <w:tcW w:w="6632" w:type="dxa"/>
          </w:tcPr>
          <w:p w14:paraId="36B59044" w14:textId="39230363" w:rsidR="004821EA" w:rsidRPr="004821EA" w:rsidRDefault="004821EA" w:rsidP="004821EA">
            <w:pPr>
              <w:keepNext/>
              <w:spacing w:after="0"/>
              <w:jc w:val="center"/>
              <w:rPr>
                <w:rFonts w:cstheme="minorHAnsi"/>
                <w:sz w:val="20"/>
                <w:szCs w:val="20"/>
              </w:rPr>
            </w:pPr>
            <w:del w:id="4903" w:author="Seltzer, Karl" w:date="2024-08-09T12:00:00Z">
              <w:r w:rsidRPr="004821EA" w:rsidDel="001B61F6">
                <w:rPr>
                  <w:rFonts w:cstheme="minorHAnsi"/>
                  <w:sz w:val="20"/>
                  <w:szCs w:val="20"/>
                </w:rPr>
                <w:delText xml:space="preserve">ROCP0ALK, </w:delText>
              </w:r>
            </w:del>
            <w:r w:rsidRPr="004821EA">
              <w:rPr>
                <w:rFonts w:cstheme="minorHAnsi"/>
                <w:sz w:val="20"/>
                <w:szCs w:val="20"/>
              </w:rPr>
              <w:t>Linear Hydrocarbons, C* = 1e</w:t>
            </w:r>
            <w:r w:rsidRPr="004821EA">
              <w:rPr>
                <w:rFonts w:cstheme="minorHAnsi"/>
                <w:sz w:val="20"/>
                <w:szCs w:val="20"/>
                <w:vertAlign w:val="superscript"/>
              </w:rPr>
              <w:t>0</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52A3DE63" w14:textId="77777777" w:rsidTr="001B61F6">
        <w:trPr>
          <w:trHeight w:val="148"/>
        </w:trPr>
        <w:tc>
          <w:tcPr>
            <w:tcW w:w="1230" w:type="dxa"/>
          </w:tcPr>
          <w:p w14:paraId="4EDD0C87" w14:textId="34C1F691" w:rsidR="004821EA" w:rsidRPr="004821EA" w:rsidRDefault="004821EA" w:rsidP="004821EA">
            <w:pPr>
              <w:spacing w:after="0"/>
              <w:jc w:val="center"/>
              <w:rPr>
                <w:rFonts w:cstheme="minorHAnsi"/>
                <w:sz w:val="20"/>
                <w:szCs w:val="20"/>
              </w:rPr>
            </w:pPr>
            <w:r w:rsidRPr="004821EA">
              <w:rPr>
                <w:rFonts w:cstheme="minorHAnsi"/>
                <w:sz w:val="20"/>
                <w:szCs w:val="20"/>
              </w:rPr>
              <w:t>ROCP1</w:t>
            </w:r>
            <w:r w:rsidR="00825ACE">
              <w:rPr>
                <w:rFonts w:cstheme="minorHAnsi"/>
                <w:sz w:val="20"/>
                <w:szCs w:val="20"/>
              </w:rPr>
              <w:t>ALK</w:t>
            </w:r>
          </w:p>
        </w:tc>
        <w:tc>
          <w:tcPr>
            <w:tcW w:w="1170" w:type="dxa"/>
          </w:tcPr>
          <w:p w14:paraId="11367D2C" w14:textId="20B1FCB1" w:rsidR="004821EA" w:rsidRPr="004821EA" w:rsidRDefault="004821EA" w:rsidP="004821EA">
            <w:pPr>
              <w:spacing w:after="0"/>
              <w:jc w:val="center"/>
              <w:rPr>
                <w:rFonts w:cstheme="minorHAnsi"/>
                <w:sz w:val="20"/>
                <w:szCs w:val="20"/>
              </w:rPr>
            </w:pPr>
            <w:r w:rsidRPr="004821EA">
              <w:rPr>
                <w:rFonts w:cstheme="minorHAnsi"/>
                <w:sz w:val="20"/>
                <w:szCs w:val="20"/>
              </w:rPr>
              <w:t>3397</w:t>
            </w:r>
          </w:p>
        </w:tc>
        <w:tc>
          <w:tcPr>
            <w:tcW w:w="6632" w:type="dxa"/>
          </w:tcPr>
          <w:p w14:paraId="726CCA90" w14:textId="419F012E" w:rsidR="004821EA" w:rsidRPr="004821EA" w:rsidRDefault="004821EA" w:rsidP="004821EA">
            <w:pPr>
              <w:keepNext/>
              <w:spacing w:after="0"/>
              <w:jc w:val="center"/>
              <w:rPr>
                <w:rFonts w:cstheme="minorHAnsi"/>
                <w:sz w:val="20"/>
                <w:szCs w:val="20"/>
              </w:rPr>
            </w:pPr>
            <w:del w:id="4904" w:author="Seltzer, Karl" w:date="2024-08-09T12:00:00Z">
              <w:r w:rsidRPr="004821EA" w:rsidDel="001B61F6">
                <w:rPr>
                  <w:rFonts w:cstheme="minorHAnsi"/>
                  <w:sz w:val="20"/>
                  <w:szCs w:val="20"/>
                </w:rPr>
                <w:delText xml:space="preserve">ROCP1ALK, </w:delText>
              </w:r>
            </w:del>
            <w:r w:rsidRPr="004821EA">
              <w:rPr>
                <w:rFonts w:cstheme="minorHAnsi"/>
                <w:sz w:val="20"/>
                <w:szCs w:val="20"/>
              </w:rPr>
              <w:t>Linear Hydrocarbons, C* = 1e</w:t>
            </w:r>
            <w:r w:rsidRPr="004821EA">
              <w:rPr>
                <w:rFonts w:cstheme="minorHAnsi"/>
                <w:sz w:val="20"/>
                <w:szCs w:val="20"/>
                <w:vertAlign w:val="superscript"/>
              </w:rPr>
              <w:t>1</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2FDD17DA" w14:textId="77777777" w:rsidTr="001B61F6">
        <w:trPr>
          <w:trHeight w:val="148"/>
        </w:trPr>
        <w:tc>
          <w:tcPr>
            <w:tcW w:w="1230" w:type="dxa"/>
          </w:tcPr>
          <w:p w14:paraId="73976157" w14:textId="6C3A7189" w:rsidR="004821EA" w:rsidRPr="004821EA" w:rsidRDefault="004821EA" w:rsidP="004821EA">
            <w:pPr>
              <w:spacing w:after="0"/>
              <w:jc w:val="center"/>
              <w:rPr>
                <w:rFonts w:cstheme="minorHAnsi"/>
                <w:sz w:val="20"/>
                <w:szCs w:val="20"/>
              </w:rPr>
            </w:pPr>
            <w:r w:rsidRPr="004821EA">
              <w:rPr>
                <w:rFonts w:cstheme="minorHAnsi"/>
                <w:sz w:val="20"/>
                <w:szCs w:val="20"/>
              </w:rPr>
              <w:t>ROCP2</w:t>
            </w:r>
            <w:r w:rsidR="00825ACE">
              <w:rPr>
                <w:rFonts w:cstheme="minorHAnsi"/>
                <w:sz w:val="20"/>
                <w:szCs w:val="20"/>
              </w:rPr>
              <w:t>ALK</w:t>
            </w:r>
          </w:p>
        </w:tc>
        <w:tc>
          <w:tcPr>
            <w:tcW w:w="1170" w:type="dxa"/>
          </w:tcPr>
          <w:p w14:paraId="117E3D98" w14:textId="057315FF" w:rsidR="004821EA" w:rsidRPr="004821EA" w:rsidRDefault="004821EA" w:rsidP="004821EA">
            <w:pPr>
              <w:spacing w:after="0"/>
              <w:jc w:val="center"/>
              <w:rPr>
                <w:rFonts w:cstheme="minorHAnsi"/>
                <w:sz w:val="20"/>
                <w:szCs w:val="20"/>
              </w:rPr>
            </w:pPr>
            <w:r w:rsidRPr="004821EA">
              <w:rPr>
                <w:rFonts w:cstheme="minorHAnsi"/>
                <w:sz w:val="20"/>
                <w:szCs w:val="20"/>
              </w:rPr>
              <w:t>3398</w:t>
            </w:r>
          </w:p>
        </w:tc>
        <w:tc>
          <w:tcPr>
            <w:tcW w:w="6632" w:type="dxa"/>
          </w:tcPr>
          <w:p w14:paraId="330DB4C7" w14:textId="410380F4" w:rsidR="004821EA" w:rsidRPr="004821EA" w:rsidRDefault="004821EA" w:rsidP="004821EA">
            <w:pPr>
              <w:keepNext/>
              <w:spacing w:after="0"/>
              <w:jc w:val="center"/>
              <w:rPr>
                <w:rFonts w:cstheme="minorHAnsi"/>
                <w:sz w:val="20"/>
                <w:szCs w:val="20"/>
              </w:rPr>
            </w:pPr>
            <w:del w:id="4905" w:author="Seltzer, Karl" w:date="2024-08-09T12:00:00Z">
              <w:r w:rsidRPr="004821EA" w:rsidDel="001B61F6">
                <w:rPr>
                  <w:rFonts w:cstheme="minorHAnsi"/>
                  <w:sz w:val="20"/>
                  <w:szCs w:val="20"/>
                </w:rPr>
                <w:delText xml:space="preserve">ROCP2ALK, </w:delText>
              </w:r>
            </w:del>
            <w:r w:rsidRPr="004821EA">
              <w:rPr>
                <w:rFonts w:cstheme="minorHAnsi"/>
                <w:sz w:val="20"/>
                <w:szCs w:val="20"/>
              </w:rPr>
              <w:t>Linear Hydrocarbons, C* = 1e</w:t>
            </w:r>
            <w:r w:rsidRPr="004821EA">
              <w:rPr>
                <w:rFonts w:cstheme="minorHAnsi"/>
                <w:sz w:val="20"/>
                <w:szCs w:val="20"/>
                <w:vertAlign w:val="superscript"/>
              </w:rPr>
              <w:t>2</w:t>
            </w:r>
            <w:r w:rsidRPr="004821EA">
              <w:rPr>
                <w:rFonts w:cstheme="minorHAnsi"/>
                <w:sz w:val="20"/>
                <w:szCs w:val="20"/>
              </w:rPr>
              <w:t xml:space="preserve"> µg m</w:t>
            </w:r>
            <w:r w:rsidRPr="004821EA">
              <w:rPr>
                <w:rFonts w:cstheme="minorHAnsi"/>
                <w:sz w:val="20"/>
                <w:szCs w:val="20"/>
                <w:vertAlign w:val="superscript"/>
              </w:rPr>
              <w:t>-3</w:t>
            </w:r>
          </w:p>
        </w:tc>
      </w:tr>
      <w:tr w:rsidR="001B61F6" w:rsidRPr="004A2FE2" w14:paraId="69FDBC2C" w14:textId="77777777" w:rsidTr="001B61F6">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4906" w:author="Seltzer, Karl" w:date="2024-08-09T12:04:00Z">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8"/>
          <w:ins w:id="4907" w:author="Seltzer, Karl" w:date="2024-08-09T11:48:00Z"/>
          <w:trPrChange w:id="4908" w:author="Seltzer, Karl" w:date="2024-08-09T12:04:00Z">
            <w:trPr>
              <w:trHeight w:val="148"/>
            </w:trPr>
          </w:trPrChange>
        </w:trPr>
        <w:tc>
          <w:tcPr>
            <w:tcW w:w="1230" w:type="dxa"/>
            <w:vAlign w:val="center"/>
            <w:tcPrChange w:id="4909" w:author="Seltzer, Karl" w:date="2024-08-09T12:04:00Z">
              <w:tcPr>
                <w:tcW w:w="1165" w:type="dxa"/>
                <w:vAlign w:val="center"/>
              </w:tcPr>
            </w:tcPrChange>
          </w:tcPr>
          <w:p w14:paraId="3F586934" w14:textId="47EEBA6F" w:rsidR="001B61F6" w:rsidRPr="00A6136A" w:rsidRDefault="001B61F6" w:rsidP="001B61F6">
            <w:pPr>
              <w:spacing w:after="0"/>
              <w:jc w:val="center"/>
              <w:rPr>
                <w:ins w:id="4910" w:author="Seltzer, Karl" w:date="2024-08-09T11:48:00Z"/>
                <w:rFonts w:cstheme="minorHAnsi"/>
                <w:sz w:val="20"/>
                <w:szCs w:val="20"/>
              </w:rPr>
            </w:pPr>
            <w:ins w:id="4911" w:author="Seltzer, Karl" w:date="2024-08-09T12:03:00Z">
              <w:r w:rsidRPr="001B61F6">
                <w:rPr>
                  <w:rFonts w:cstheme="minorHAnsi"/>
                  <w:sz w:val="20"/>
                  <w:szCs w:val="20"/>
                  <w:rPrChange w:id="4912" w:author="Seltzer, Karl" w:date="2024-08-09T12:04:00Z">
                    <w:rPr>
                      <w:rFonts w:ascii="Calibri" w:hAnsi="Calibri" w:cs="Calibri"/>
                      <w:color w:val="000000"/>
                      <w:sz w:val="20"/>
                      <w:szCs w:val="20"/>
                    </w:rPr>
                  </w:rPrChange>
                </w:rPr>
                <w:t>ROCN2OXY2</w:t>
              </w:r>
            </w:ins>
          </w:p>
        </w:tc>
        <w:tc>
          <w:tcPr>
            <w:tcW w:w="1170" w:type="dxa"/>
            <w:vAlign w:val="bottom"/>
            <w:tcPrChange w:id="4913" w:author="Seltzer, Karl" w:date="2024-08-09T12:04:00Z">
              <w:tcPr>
                <w:tcW w:w="1170" w:type="dxa"/>
                <w:gridSpan w:val="2"/>
                <w:vAlign w:val="center"/>
              </w:tcPr>
            </w:tcPrChange>
          </w:tcPr>
          <w:p w14:paraId="3DC8D45F" w14:textId="2EB21750" w:rsidR="001B61F6" w:rsidRPr="001B61F6" w:rsidRDefault="001B61F6" w:rsidP="001B61F6">
            <w:pPr>
              <w:spacing w:after="0"/>
              <w:jc w:val="center"/>
              <w:rPr>
                <w:ins w:id="4914" w:author="Seltzer, Karl" w:date="2024-08-09T11:48:00Z"/>
                <w:rFonts w:cstheme="minorHAnsi"/>
                <w:sz w:val="20"/>
                <w:szCs w:val="20"/>
              </w:rPr>
            </w:pPr>
            <w:ins w:id="4915" w:author="Seltzer, Karl" w:date="2024-08-09T12:04:00Z">
              <w:r w:rsidRPr="001B61F6">
                <w:rPr>
                  <w:rFonts w:cstheme="minorHAnsi"/>
                  <w:sz w:val="20"/>
                  <w:szCs w:val="20"/>
                  <w:rPrChange w:id="4916" w:author="Seltzer, Karl" w:date="2024-08-09T12:04:00Z">
                    <w:rPr>
                      <w:rFonts w:ascii="Calibri" w:hAnsi="Calibri" w:cs="Calibri"/>
                      <w:color w:val="000000"/>
                    </w:rPr>
                  </w:rPrChange>
                </w:rPr>
                <w:t>3522</w:t>
              </w:r>
            </w:ins>
          </w:p>
        </w:tc>
        <w:tc>
          <w:tcPr>
            <w:tcW w:w="6632" w:type="dxa"/>
            <w:vAlign w:val="bottom"/>
            <w:tcPrChange w:id="4917" w:author="Seltzer, Karl" w:date="2024-08-09T12:04:00Z">
              <w:tcPr>
                <w:tcW w:w="6697" w:type="dxa"/>
                <w:gridSpan w:val="2"/>
                <w:vAlign w:val="center"/>
              </w:tcPr>
            </w:tcPrChange>
          </w:tcPr>
          <w:p w14:paraId="5C880A3D" w14:textId="468B8A60" w:rsidR="001B61F6" w:rsidRPr="001B61F6" w:rsidRDefault="001B61F6" w:rsidP="001B61F6">
            <w:pPr>
              <w:keepNext/>
              <w:spacing w:after="0"/>
              <w:jc w:val="center"/>
              <w:rPr>
                <w:ins w:id="4918" w:author="Seltzer, Karl" w:date="2024-08-09T11:48:00Z"/>
                <w:rFonts w:cstheme="minorHAnsi"/>
                <w:sz w:val="20"/>
                <w:szCs w:val="20"/>
              </w:rPr>
            </w:pPr>
            <w:ins w:id="4919" w:author="Seltzer, Karl" w:date="2024-08-09T12:03:00Z">
              <w:r w:rsidRPr="001B61F6">
                <w:rPr>
                  <w:rFonts w:cstheme="minorHAnsi"/>
                  <w:sz w:val="20"/>
                  <w:szCs w:val="20"/>
                  <w:rPrChange w:id="4920" w:author="Seltzer, Karl" w:date="2024-08-09T12:04:00Z">
                    <w:rPr>
                      <w:rFonts w:ascii="Calibri" w:hAnsi="Calibri" w:cs="Calibri"/>
                      <w:color w:val="000000"/>
                    </w:rPr>
                  </w:rPrChange>
                </w:rPr>
                <w:t>Particulate Oxygenated Organics, C* = 1e-2 ug m-3, O/C = 0.2</w:t>
              </w:r>
            </w:ins>
          </w:p>
        </w:tc>
      </w:tr>
      <w:tr w:rsidR="001B61F6" w:rsidRPr="004A2FE2" w14:paraId="70004170" w14:textId="77777777" w:rsidTr="001B61F6">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4921" w:author="Seltzer, Karl" w:date="2024-08-09T12:04:00Z">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8"/>
          <w:ins w:id="4922" w:author="Seltzer, Karl" w:date="2024-08-09T11:48:00Z"/>
          <w:trPrChange w:id="4923" w:author="Seltzer, Karl" w:date="2024-08-09T12:04:00Z">
            <w:trPr>
              <w:trHeight w:val="148"/>
            </w:trPr>
          </w:trPrChange>
        </w:trPr>
        <w:tc>
          <w:tcPr>
            <w:tcW w:w="1230" w:type="dxa"/>
            <w:vAlign w:val="center"/>
            <w:tcPrChange w:id="4924" w:author="Seltzer, Karl" w:date="2024-08-09T12:04:00Z">
              <w:tcPr>
                <w:tcW w:w="1165" w:type="dxa"/>
                <w:vAlign w:val="center"/>
              </w:tcPr>
            </w:tcPrChange>
          </w:tcPr>
          <w:p w14:paraId="4628C10C" w14:textId="406F718A" w:rsidR="001B61F6" w:rsidRPr="00A6136A" w:rsidRDefault="001B61F6" w:rsidP="001B61F6">
            <w:pPr>
              <w:spacing w:after="0"/>
              <w:jc w:val="center"/>
              <w:rPr>
                <w:ins w:id="4925" w:author="Seltzer, Karl" w:date="2024-08-09T11:48:00Z"/>
                <w:rFonts w:cstheme="minorHAnsi"/>
                <w:sz w:val="20"/>
                <w:szCs w:val="20"/>
              </w:rPr>
            </w:pPr>
            <w:ins w:id="4926" w:author="Seltzer, Karl" w:date="2024-08-09T12:03:00Z">
              <w:r w:rsidRPr="001B61F6">
                <w:rPr>
                  <w:rFonts w:cstheme="minorHAnsi"/>
                  <w:sz w:val="20"/>
                  <w:szCs w:val="20"/>
                  <w:rPrChange w:id="4927" w:author="Seltzer, Karl" w:date="2024-08-09T12:04:00Z">
                    <w:rPr>
                      <w:rFonts w:ascii="Calibri" w:hAnsi="Calibri" w:cs="Calibri"/>
                      <w:color w:val="000000"/>
                      <w:sz w:val="20"/>
                      <w:szCs w:val="20"/>
                    </w:rPr>
                  </w:rPrChange>
                </w:rPr>
                <w:t>ROCN2OXY4</w:t>
              </w:r>
            </w:ins>
          </w:p>
        </w:tc>
        <w:tc>
          <w:tcPr>
            <w:tcW w:w="1170" w:type="dxa"/>
            <w:vAlign w:val="bottom"/>
            <w:tcPrChange w:id="4928" w:author="Seltzer, Karl" w:date="2024-08-09T12:04:00Z">
              <w:tcPr>
                <w:tcW w:w="1170" w:type="dxa"/>
                <w:gridSpan w:val="2"/>
                <w:vAlign w:val="center"/>
              </w:tcPr>
            </w:tcPrChange>
          </w:tcPr>
          <w:p w14:paraId="2482B3C4" w14:textId="0135344E" w:rsidR="001B61F6" w:rsidRPr="001B61F6" w:rsidRDefault="001B61F6" w:rsidP="001B61F6">
            <w:pPr>
              <w:spacing w:after="0"/>
              <w:jc w:val="center"/>
              <w:rPr>
                <w:ins w:id="4929" w:author="Seltzer, Karl" w:date="2024-08-09T11:48:00Z"/>
                <w:rFonts w:cstheme="minorHAnsi"/>
                <w:sz w:val="20"/>
                <w:szCs w:val="20"/>
              </w:rPr>
            </w:pPr>
            <w:ins w:id="4930" w:author="Seltzer, Karl" w:date="2024-08-09T12:04:00Z">
              <w:r w:rsidRPr="001B61F6">
                <w:rPr>
                  <w:rFonts w:cstheme="minorHAnsi"/>
                  <w:sz w:val="20"/>
                  <w:szCs w:val="20"/>
                  <w:rPrChange w:id="4931" w:author="Seltzer, Karl" w:date="2024-08-09T12:04:00Z">
                    <w:rPr>
                      <w:rFonts w:ascii="Calibri" w:hAnsi="Calibri" w:cs="Calibri"/>
                      <w:color w:val="000000"/>
                    </w:rPr>
                  </w:rPrChange>
                </w:rPr>
                <w:t>3523</w:t>
              </w:r>
            </w:ins>
          </w:p>
        </w:tc>
        <w:tc>
          <w:tcPr>
            <w:tcW w:w="6632" w:type="dxa"/>
            <w:vAlign w:val="bottom"/>
            <w:tcPrChange w:id="4932" w:author="Seltzer, Karl" w:date="2024-08-09T12:04:00Z">
              <w:tcPr>
                <w:tcW w:w="6697" w:type="dxa"/>
                <w:gridSpan w:val="2"/>
                <w:vAlign w:val="center"/>
              </w:tcPr>
            </w:tcPrChange>
          </w:tcPr>
          <w:p w14:paraId="453727D7" w14:textId="1DF5C2E4" w:rsidR="001B61F6" w:rsidRPr="001B61F6" w:rsidRDefault="001B61F6" w:rsidP="001B61F6">
            <w:pPr>
              <w:keepNext/>
              <w:spacing w:after="0"/>
              <w:jc w:val="center"/>
              <w:rPr>
                <w:ins w:id="4933" w:author="Seltzer, Karl" w:date="2024-08-09T11:48:00Z"/>
                <w:rFonts w:cstheme="minorHAnsi"/>
                <w:sz w:val="20"/>
                <w:szCs w:val="20"/>
              </w:rPr>
            </w:pPr>
            <w:ins w:id="4934" w:author="Seltzer, Karl" w:date="2024-08-09T12:03:00Z">
              <w:r w:rsidRPr="001B61F6">
                <w:rPr>
                  <w:rFonts w:cstheme="minorHAnsi"/>
                  <w:sz w:val="20"/>
                  <w:szCs w:val="20"/>
                  <w:rPrChange w:id="4935" w:author="Seltzer, Karl" w:date="2024-08-09T12:04:00Z">
                    <w:rPr>
                      <w:rFonts w:ascii="Calibri" w:hAnsi="Calibri" w:cs="Calibri"/>
                      <w:color w:val="000000"/>
                    </w:rPr>
                  </w:rPrChange>
                </w:rPr>
                <w:t>Particulate Oxygenated Organics, C* = 1e-2 ug m-3, O/C = 0.4</w:t>
              </w:r>
            </w:ins>
          </w:p>
        </w:tc>
      </w:tr>
      <w:tr w:rsidR="001B61F6" w:rsidRPr="004A2FE2" w14:paraId="5A8ABC56" w14:textId="77777777" w:rsidTr="001B61F6">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4936" w:author="Seltzer, Karl" w:date="2024-08-09T12:04:00Z">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8"/>
          <w:ins w:id="4937" w:author="Seltzer, Karl" w:date="2024-08-09T11:48:00Z"/>
          <w:trPrChange w:id="4938" w:author="Seltzer, Karl" w:date="2024-08-09T12:04:00Z">
            <w:trPr>
              <w:trHeight w:val="148"/>
            </w:trPr>
          </w:trPrChange>
        </w:trPr>
        <w:tc>
          <w:tcPr>
            <w:tcW w:w="1230" w:type="dxa"/>
            <w:vAlign w:val="center"/>
            <w:tcPrChange w:id="4939" w:author="Seltzer, Karl" w:date="2024-08-09T12:04:00Z">
              <w:tcPr>
                <w:tcW w:w="1165" w:type="dxa"/>
                <w:vAlign w:val="center"/>
              </w:tcPr>
            </w:tcPrChange>
          </w:tcPr>
          <w:p w14:paraId="54DB59D3" w14:textId="0D26E2D0" w:rsidR="001B61F6" w:rsidRPr="00A6136A" w:rsidRDefault="001B61F6" w:rsidP="001B61F6">
            <w:pPr>
              <w:spacing w:after="0"/>
              <w:jc w:val="center"/>
              <w:rPr>
                <w:ins w:id="4940" w:author="Seltzer, Karl" w:date="2024-08-09T11:48:00Z"/>
                <w:rFonts w:cstheme="minorHAnsi"/>
                <w:sz w:val="20"/>
                <w:szCs w:val="20"/>
              </w:rPr>
            </w:pPr>
            <w:ins w:id="4941" w:author="Seltzer, Karl" w:date="2024-08-09T12:03:00Z">
              <w:r w:rsidRPr="001B61F6">
                <w:rPr>
                  <w:rFonts w:cstheme="minorHAnsi"/>
                  <w:sz w:val="20"/>
                  <w:szCs w:val="20"/>
                  <w:rPrChange w:id="4942" w:author="Seltzer, Karl" w:date="2024-08-09T12:04:00Z">
                    <w:rPr>
                      <w:rFonts w:ascii="Calibri" w:hAnsi="Calibri" w:cs="Calibri"/>
                      <w:color w:val="000000"/>
                      <w:sz w:val="20"/>
                      <w:szCs w:val="20"/>
                    </w:rPr>
                  </w:rPrChange>
                </w:rPr>
                <w:t>ROCN2OXY8</w:t>
              </w:r>
            </w:ins>
          </w:p>
        </w:tc>
        <w:tc>
          <w:tcPr>
            <w:tcW w:w="1170" w:type="dxa"/>
            <w:vAlign w:val="bottom"/>
            <w:tcPrChange w:id="4943" w:author="Seltzer, Karl" w:date="2024-08-09T12:04:00Z">
              <w:tcPr>
                <w:tcW w:w="1170" w:type="dxa"/>
                <w:gridSpan w:val="2"/>
                <w:vAlign w:val="center"/>
              </w:tcPr>
            </w:tcPrChange>
          </w:tcPr>
          <w:p w14:paraId="7E11E278" w14:textId="71243873" w:rsidR="001B61F6" w:rsidRPr="001B61F6" w:rsidRDefault="001B61F6" w:rsidP="001B61F6">
            <w:pPr>
              <w:spacing w:after="0"/>
              <w:jc w:val="center"/>
              <w:rPr>
                <w:ins w:id="4944" w:author="Seltzer, Karl" w:date="2024-08-09T11:48:00Z"/>
                <w:rFonts w:cstheme="minorHAnsi"/>
                <w:sz w:val="20"/>
                <w:szCs w:val="20"/>
              </w:rPr>
            </w:pPr>
            <w:ins w:id="4945" w:author="Seltzer, Karl" w:date="2024-08-09T12:04:00Z">
              <w:r w:rsidRPr="001B61F6">
                <w:rPr>
                  <w:rFonts w:cstheme="minorHAnsi"/>
                  <w:sz w:val="20"/>
                  <w:szCs w:val="20"/>
                  <w:rPrChange w:id="4946" w:author="Seltzer, Karl" w:date="2024-08-09T12:04:00Z">
                    <w:rPr>
                      <w:rFonts w:ascii="Calibri" w:hAnsi="Calibri" w:cs="Calibri"/>
                      <w:color w:val="000000"/>
                    </w:rPr>
                  </w:rPrChange>
                </w:rPr>
                <w:t>3524</w:t>
              </w:r>
            </w:ins>
          </w:p>
        </w:tc>
        <w:tc>
          <w:tcPr>
            <w:tcW w:w="6632" w:type="dxa"/>
            <w:vAlign w:val="bottom"/>
            <w:tcPrChange w:id="4947" w:author="Seltzer, Karl" w:date="2024-08-09T12:04:00Z">
              <w:tcPr>
                <w:tcW w:w="6697" w:type="dxa"/>
                <w:gridSpan w:val="2"/>
                <w:vAlign w:val="center"/>
              </w:tcPr>
            </w:tcPrChange>
          </w:tcPr>
          <w:p w14:paraId="0F2A083D" w14:textId="73FD21B3" w:rsidR="001B61F6" w:rsidRPr="001B61F6" w:rsidRDefault="001B61F6" w:rsidP="001B61F6">
            <w:pPr>
              <w:keepNext/>
              <w:spacing w:after="0"/>
              <w:jc w:val="center"/>
              <w:rPr>
                <w:ins w:id="4948" w:author="Seltzer, Karl" w:date="2024-08-09T11:48:00Z"/>
                <w:rFonts w:cstheme="minorHAnsi"/>
                <w:sz w:val="20"/>
                <w:szCs w:val="20"/>
              </w:rPr>
            </w:pPr>
            <w:ins w:id="4949" w:author="Seltzer, Karl" w:date="2024-08-09T12:03:00Z">
              <w:r w:rsidRPr="001B61F6">
                <w:rPr>
                  <w:rFonts w:cstheme="minorHAnsi"/>
                  <w:sz w:val="20"/>
                  <w:szCs w:val="20"/>
                  <w:rPrChange w:id="4950" w:author="Seltzer, Karl" w:date="2024-08-09T12:04:00Z">
                    <w:rPr>
                      <w:rFonts w:ascii="Calibri" w:hAnsi="Calibri" w:cs="Calibri"/>
                      <w:color w:val="000000"/>
                    </w:rPr>
                  </w:rPrChange>
                </w:rPr>
                <w:t>Particulate Oxygenated Organics, C* = 1e-2 ug m-3, O/C = 0.8</w:t>
              </w:r>
            </w:ins>
          </w:p>
        </w:tc>
      </w:tr>
      <w:tr w:rsidR="001B61F6" w:rsidRPr="004A2FE2" w14:paraId="48F05389" w14:textId="77777777" w:rsidTr="001B61F6">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4951" w:author="Seltzer, Karl" w:date="2024-08-09T12:04:00Z">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8"/>
          <w:ins w:id="4952" w:author="Seltzer, Karl" w:date="2024-08-09T11:48:00Z"/>
          <w:trPrChange w:id="4953" w:author="Seltzer, Karl" w:date="2024-08-09T12:04:00Z">
            <w:trPr>
              <w:trHeight w:val="148"/>
            </w:trPr>
          </w:trPrChange>
        </w:trPr>
        <w:tc>
          <w:tcPr>
            <w:tcW w:w="1230" w:type="dxa"/>
            <w:vAlign w:val="center"/>
            <w:tcPrChange w:id="4954" w:author="Seltzer, Karl" w:date="2024-08-09T12:04:00Z">
              <w:tcPr>
                <w:tcW w:w="1165" w:type="dxa"/>
                <w:vAlign w:val="center"/>
              </w:tcPr>
            </w:tcPrChange>
          </w:tcPr>
          <w:p w14:paraId="17682794" w14:textId="7B7773B2" w:rsidR="001B61F6" w:rsidRPr="00A6136A" w:rsidRDefault="001B61F6" w:rsidP="001B61F6">
            <w:pPr>
              <w:spacing w:after="0"/>
              <w:jc w:val="center"/>
              <w:rPr>
                <w:ins w:id="4955" w:author="Seltzer, Karl" w:date="2024-08-09T11:48:00Z"/>
                <w:rFonts w:cstheme="minorHAnsi"/>
                <w:sz w:val="20"/>
                <w:szCs w:val="20"/>
              </w:rPr>
            </w:pPr>
            <w:ins w:id="4956" w:author="Seltzer, Karl" w:date="2024-08-09T12:03:00Z">
              <w:r w:rsidRPr="001B61F6">
                <w:rPr>
                  <w:rFonts w:cstheme="minorHAnsi"/>
                  <w:sz w:val="20"/>
                  <w:szCs w:val="20"/>
                  <w:rPrChange w:id="4957" w:author="Seltzer, Karl" w:date="2024-08-09T12:04:00Z">
                    <w:rPr>
                      <w:rFonts w:ascii="Calibri" w:hAnsi="Calibri" w:cs="Calibri"/>
                      <w:color w:val="000000"/>
                      <w:sz w:val="20"/>
                      <w:szCs w:val="20"/>
                    </w:rPr>
                  </w:rPrChange>
                </w:rPr>
                <w:t>ROCN1OXY1</w:t>
              </w:r>
            </w:ins>
          </w:p>
        </w:tc>
        <w:tc>
          <w:tcPr>
            <w:tcW w:w="1170" w:type="dxa"/>
            <w:vAlign w:val="bottom"/>
            <w:tcPrChange w:id="4958" w:author="Seltzer, Karl" w:date="2024-08-09T12:04:00Z">
              <w:tcPr>
                <w:tcW w:w="1170" w:type="dxa"/>
                <w:gridSpan w:val="2"/>
                <w:vAlign w:val="center"/>
              </w:tcPr>
            </w:tcPrChange>
          </w:tcPr>
          <w:p w14:paraId="11C327AB" w14:textId="159682C0" w:rsidR="001B61F6" w:rsidRPr="001B61F6" w:rsidRDefault="001B61F6" w:rsidP="001B61F6">
            <w:pPr>
              <w:spacing w:after="0"/>
              <w:jc w:val="center"/>
              <w:rPr>
                <w:ins w:id="4959" w:author="Seltzer, Karl" w:date="2024-08-09T11:48:00Z"/>
                <w:rFonts w:cstheme="minorHAnsi"/>
                <w:sz w:val="20"/>
                <w:szCs w:val="20"/>
              </w:rPr>
            </w:pPr>
            <w:ins w:id="4960" w:author="Seltzer, Karl" w:date="2024-08-09T12:04:00Z">
              <w:r w:rsidRPr="001B61F6">
                <w:rPr>
                  <w:rFonts w:cstheme="minorHAnsi"/>
                  <w:sz w:val="20"/>
                  <w:szCs w:val="20"/>
                  <w:rPrChange w:id="4961" w:author="Seltzer, Karl" w:date="2024-08-09T12:04:00Z">
                    <w:rPr>
                      <w:rFonts w:ascii="Calibri" w:hAnsi="Calibri" w:cs="Calibri"/>
                      <w:color w:val="000000"/>
                    </w:rPr>
                  </w:rPrChange>
                </w:rPr>
                <w:t>3525</w:t>
              </w:r>
            </w:ins>
          </w:p>
        </w:tc>
        <w:tc>
          <w:tcPr>
            <w:tcW w:w="6632" w:type="dxa"/>
            <w:vAlign w:val="bottom"/>
            <w:tcPrChange w:id="4962" w:author="Seltzer, Karl" w:date="2024-08-09T12:04:00Z">
              <w:tcPr>
                <w:tcW w:w="6697" w:type="dxa"/>
                <w:gridSpan w:val="2"/>
                <w:vAlign w:val="center"/>
              </w:tcPr>
            </w:tcPrChange>
          </w:tcPr>
          <w:p w14:paraId="06D588DE" w14:textId="24E66B96" w:rsidR="001B61F6" w:rsidRPr="001B61F6" w:rsidRDefault="001B61F6" w:rsidP="001B61F6">
            <w:pPr>
              <w:keepNext/>
              <w:spacing w:after="0"/>
              <w:jc w:val="center"/>
              <w:rPr>
                <w:ins w:id="4963" w:author="Seltzer, Karl" w:date="2024-08-09T11:48:00Z"/>
                <w:rFonts w:cstheme="minorHAnsi"/>
                <w:sz w:val="20"/>
                <w:szCs w:val="20"/>
              </w:rPr>
            </w:pPr>
            <w:ins w:id="4964" w:author="Seltzer, Karl" w:date="2024-08-09T12:03:00Z">
              <w:r w:rsidRPr="001B61F6">
                <w:rPr>
                  <w:rFonts w:cstheme="minorHAnsi"/>
                  <w:sz w:val="20"/>
                  <w:szCs w:val="20"/>
                  <w:rPrChange w:id="4965" w:author="Seltzer, Karl" w:date="2024-08-09T12:04:00Z">
                    <w:rPr>
                      <w:rFonts w:ascii="Calibri" w:hAnsi="Calibri" w:cs="Calibri"/>
                      <w:color w:val="000000"/>
                    </w:rPr>
                  </w:rPrChange>
                </w:rPr>
                <w:t>Particulate Oxygenated Organics, C* = 1e-1 ug m-3, O/C = 0.1</w:t>
              </w:r>
            </w:ins>
          </w:p>
        </w:tc>
      </w:tr>
      <w:tr w:rsidR="001B61F6" w:rsidRPr="004A2FE2" w14:paraId="1DB252D5" w14:textId="77777777" w:rsidTr="001B61F6">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4966" w:author="Seltzer, Karl" w:date="2024-08-09T12:04:00Z">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8"/>
          <w:ins w:id="4967" w:author="Seltzer, Karl" w:date="2024-08-09T11:48:00Z"/>
          <w:trPrChange w:id="4968" w:author="Seltzer, Karl" w:date="2024-08-09T12:04:00Z">
            <w:trPr>
              <w:trHeight w:val="148"/>
            </w:trPr>
          </w:trPrChange>
        </w:trPr>
        <w:tc>
          <w:tcPr>
            <w:tcW w:w="1230" w:type="dxa"/>
            <w:vAlign w:val="center"/>
            <w:tcPrChange w:id="4969" w:author="Seltzer, Karl" w:date="2024-08-09T12:04:00Z">
              <w:tcPr>
                <w:tcW w:w="1165" w:type="dxa"/>
                <w:vAlign w:val="center"/>
              </w:tcPr>
            </w:tcPrChange>
          </w:tcPr>
          <w:p w14:paraId="46C19306" w14:textId="6867FBB9" w:rsidR="001B61F6" w:rsidRPr="00A6136A" w:rsidRDefault="001B61F6" w:rsidP="001B61F6">
            <w:pPr>
              <w:spacing w:after="0"/>
              <w:jc w:val="center"/>
              <w:rPr>
                <w:ins w:id="4970" w:author="Seltzer, Karl" w:date="2024-08-09T11:48:00Z"/>
                <w:rFonts w:cstheme="minorHAnsi"/>
                <w:sz w:val="20"/>
                <w:szCs w:val="20"/>
              </w:rPr>
            </w:pPr>
            <w:ins w:id="4971" w:author="Seltzer, Karl" w:date="2024-08-09T12:03:00Z">
              <w:r w:rsidRPr="001B61F6">
                <w:rPr>
                  <w:rFonts w:cstheme="minorHAnsi"/>
                  <w:sz w:val="20"/>
                  <w:szCs w:val="20"/>
                  <w:rPrChange w:id="4972" w:author="Seltzer, Karl" w:date="2024-08-09T12:04:00Z">
                    <w:rPr>
                      <w:rFonts w:ascii="Calibri" w:hAnsi="Calibri" w:cs="Calibri"/>
                      <w:color w:val="000000"/>
                      <w:sz w:val="20"/>
                      <w:szCs w:val="20"/>
                    </w:rPr>
                  </w:rPrChange>
                </w:rPr>
                <w:t>ROCN1OXY3</w:t>
              </w:r>
            </w:ins>
          </w:p>
        </w:tc>
        <w:tc>
          <w:tcPr>
            <w:tcW w:w="1170" w:type="dxa"/>
            <w:vAlign w:val="bottom"/>
            <w:tcPrChange w:id="4973" w:author="Seltzer, Karl" w:date="2024-08-09T12:04:00Z">
              <w:tcPr>
                <w:tcW w:w="1170" w:type="dxa"/>
                <w:gridSpan w:val="2"/>
                <w:vAlign w:val="center"/>
              </w:tcPr>
            </w:tcPrChange>
          </w:tcPr>
          <w:p w14:paraId="0B32285F" w14:textId="4A22BF37" w:rsidR="001B61F6" w:rsidRPr="001B61F6" w:rsidRDefault="001B61F6" w:rsidP="001B61F6">
            <w:pPr>
              <w:spacing w:after="0"/>
              <w:jc w:val="center"/>
              <w:rPr>
                <w:ins w:id="4974" w:author="Seltzer, Karl" w:date="2024-08-09T11:48:00Z"/>
                <w:rFonts w:cstheme="minorHAnsi"/>
                <w:sz w:val="20"/>
                <w:szCs w:val="20"/>
              </w:rPr>
            </w:pPr>
            <w:ins w:id="4975" w:author="Seltzer, Karl" w:date="2024-08-09T12:04:00Z">
              <w:r w:rsidRPr="001B61F6">
                <w:rPr>
                  <w:rFonts w:cstheme="minorHAnsi"/>
                  <w:sz w:val="20"/>
                  <w:szCs w:val="20"/>
                  <w:rPrChange w:id="4976" w:author="Seltzer, Karl" w:date="2024-08-09T12:04:00Z">
                    <w:rPr>
                      <w:rFonts w:ascii="Calibri" w:hAnsi="Calibri" w:cs="Calibri"/>
                      <w:color w:val="000000"/>
                    </w:rPr>
                  </w:rPrChange>
                </w:rPr>
                <w:t>3526</w:t>
              </w:r>
            </w:ins>
          </w:p>
        </w:tc>
        <w:tc>
          <w:tcPr>
            <w:tcW w:w="6632" w:type="dxa"/>
            <w:vAlign w:val="bottom"/>
            <w:tcPrChange w:id="4977" w:author="Seltzer, Karl" w:date="2024-08-09T12:04:00Z">
              <w:tcPr>
                <w:tcW w:w="6697" w:type="dxa"/>
                <w:gridSpan w:val="2"/>
                <w:vAlign w:val="center"/>
              </w:tcPr>
            </w:tcPrChange>
          </w:tcPr>
          <w:p w14:paraId="1E437A2A" w14:textId="1C24E103" w:rsidR="001B61F6" w:rsidRPr="001B61F6" w:rsidRDefault="001B61F6" w:rsidP="001B61F6">
            <w:pPr>
              <w:keepNext/>
              <w:spacing w:after="0"/>
              <w:jc w:val="center"/>
              <w:rPr>
                <w:ins w:id="4978" w:author="Seltzer, Karl" w:date="2024-08-09T11:48:00Z"/>
                <w:rFonts w:cstheme="minorHAnsi"/>
                <w:sz w:val="20"/>
                <w:szCs w:val="20"/>
              </w:rPr>
            </w:pPr>
            <w:ins w:id="4979" w:author="Seltzer, Karl" w:date="2024-08-09T12:03:00Z">
              <w:r w:rsidRPr="001B61F6">
                <w:rPr>
                  <w:rFonts w:cstheme="minorHAnsi"/>
                  <w:sz w:val="20"/>
                  <w:szCs w:val="20"/>
                  <w:rPrChange w:id="4980" w:author="Seltzer, Karl" w:date="2024-08-09T12:04:00Z">
                    <w:rPr>
                      <w:rFonts w:ascii="Calibri" w:hAnsi="Calibri" w:cs="Calibri"/>
                      <w:color w:val="000000"/>
                    </w:rPr>
                  </w:rPrChange>
                </w:rPr>
                <w:t>Particulate Oxygenated Organics, C* = 1e-1 ug m-3, O/C = 0.3</w:t>
              </w:r>
            </w:ins>
          </w:p>
        </w:tc>
      </w:tr>
      <w:tr w:rsidR="001B61F6" w:rsidRPr="004A2FE2" w14:paraId="6C7B6A83" w14:textId="77777777" w:rsidTr="001B61F6">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4981" w:author="Seltzer, Karl" w:date="2024-08-09T12:04:00Z">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8"/>
          <w:ins w:id="4982" w:author="Seltzer, Karl" w:date="2024-08-09T11:48:00Z"/>
          <w:trPrChange w:id="4983" w:author="Seltzer, Karl" w:date="2024-08-09T12:04:00Z">
            <w:trPr>
              <w:trHeight w:val="148"/>
            </w:trPr>
          </w:trPrChange>
        </w:trPr>
        <w:tc>
          <w:tcPr>
            <w:tcW w:w="1230" w:type="dxa"/>
            <w:vAlign w:val="center"/>
            <w:tcPrChange w:id="4984" w:author="Seltzer, Karl" w:date="2024-08-09T12:04:00Z">
              <w:tcPr>
                <w:tcW w:w="1165" w:type="dxa"/>
                <w:vAlign w:val="center"/>
              </w:tcPr>
            </w:tcPrChange>
          </w:tcPr>
          <w:p w14:paraId="5D208A59" w14:textId="0DE3DCBC" w:rsidR="001B61F6" w:rsidRPr="00A6136A" w:rsidRDefault="001B61F6" w:rsidP="001B61F6">
            <w:pPr>
              <w:spacing w:after="0"/>
              <w:jc w:val="center"/>
              <w:rPr>
                <w:ins w:id="4985" w:author="Seltzer, Karl" w:date="2024-08-09T11:48:00Z"/>
                <w:rFonts w:cstheme="minorHAnsi"/>
                <w:sz w:val="20"/>
                <w:szCs w:val="20"/>
              </w:rPr>
            </w:pPr>
            <w:ins w:id="4986" w:author="Seltzer, Karl" w:date="2024-08-09T12:03:00Z">
              <w:r w:rsidRPr="001B61F6">
                <w:rPr>
                  <w:rFonts w:cstheme="minorHAnsi"/>
                  <w:sz w:val="20"/>
                  <w:szCs w:val="20"/>
                  <w:rPrChange w:id="4987" w:author="Seltzer, Karl" w:date="2024-08-09T12:04:00Z">
                    <w:rPr>
                      <w:rFonts w:ascii="Calibri" w:hAnsi="Calibri" w:cs="Calibri"/>
                      <w:color w:val="000000"/>
                      <w:sz w:val="20"/>
                      <w:szCs w:val="20"/>
                    </w:rPr>
                  </w:rPrChange>
                </w:rPr>
                <w:t>ROCN1OXY6</w:t>
              </w:r>
            </w:ins>
          </w:p>
        </w:tc>
        <w:tc>
          <w:tcPr>
            <w:tcW w:w="1170" w:type="dxa"/>
            <w:vAlign w:val="bottom"/>
            <w:tcPrChange w:id="4988" w:author="Seltzer, Karl" w:date="2024-08-09T12:04:00Z">
              <w:tcPr>
                <w:tcW w:w="1170" w:type="dxa"/>
                <w:gridSpan w:val="2"/>
                <w:vAlign w:val="center"/>
              </w:tcPr>
            </w:tcPrChange>
          </w:tcPr>
          <w:p w14:paraId="4468516C" w14:textId="320E750D" w:rsidR="001B61F6" w:rsidRPr="001B61F6" w:rsidRDefault="001B61F6" w:rsidP="001B61F6">
            <w:pPr>
              <w:spacing w:after="0"/>
              <w:jc w:val="center"/>
              <w:rPr>
                <w:ins w:id="4989" w:author="Seltzer, Karl" w:date="2024-08-09T11:48:00Z"/>
                <w:rFonts w:cstheme="minorHAnsi"/>
                <w:sz w:val="20"/>
                <w:szCs w:val="20"/>
              </w:rPr>
            </w:pPr>
            <w:ins w:id="4990" w:author="Seltzer, Karl" w:date="2024-08-09T12:04:00Z">
              <w:r w:rsidRPr="001B61F6">
                <w:rPr>
                  <w:rFonts w:cstheme="minorHAnsi"/>
                  <w:sz w:val="20"/>
                  <w:szCs w:val="20"/>
                  <w:rPrChange w:id="4991" w:author="Seltzer, Karl" w:date="2024-08-09T12:04:00Z">
                    <w:rPr>
                      <w:rFonts w:ascii="Calibri" w:hAnsi="Calibri" w:cs="Calibri"/>
                      <w:color w:val="000000"/>
                    </w:rPr>
                  </w:rPrChange>
                </w:rPr>
                <w:t>3527</w:t>
              </w:r>
            </w:ins>
          </w:p>
        </w:tc>
        <w:tc>
          <w:tcPr>
            <w:tcW w:w="6632" w:type="dxa"/>
            <w:vAlign w:val="bottom"/>
            <w:tcPrChange w:id="4992" w:author="Seltzer, Karl" w:date="2024-08-09T12:04:00Z">
              <w:tcPr>
                <w:tcW w:w="6697" w:type="dxa"/>
                <w:gridSpan w:val="2"/>
                <w:vAlign w:val="center"/>
              </w:tcPr>
            </w:tcPrChange>
          </w:tcPr>
          <w:p w14:paraId="710874F2" w14:textId="5521F5A4" w:rsidR="001B61F6" w:rsidRPr="001B61F6" w:rsidRDefault="001B61F6" w:rsidP="001B61F6">
            <w:pPr>
              <w:keepNext/>
              <w:spacing w:after="0"/>
              <w:jc w:val="center"/>
              <w:rPr>
                <w:ins w:id="4993" w:author="Seltzer, Karl" w:date="2024-08-09T11:48:00Z"/>
                <w:rFonts w:cstheme="minorHAnsi"/>
                <w:sz w:val="20"/>
                <w:szCs w:val="20"/>
              </w:rPr>
            </w:pPr>
            <w:ins w:id="4994" w:author="Seltzer, Karl" w:date="2024-08-09T12:03:00Z">
              <w:r w:rsidRPr="001B61F6">
                <w:rPr>
                  <w:rFonts w:cstheme="minorHAnsi"/>
                  <w:sz w:val="20"/>
                  <w:szCs w:val="20"/>
                  <w:rPrChange w:id="4995" w:author="Seltzer, Karl" w:date="2024-08-09T12:04:00Z">
                    <w:rPr>
                      <w:rFonts w:ascii="Calibri" w:hAnsi="Calibri" w:cs="Calibri"/>
                      <w:color w:val="000000"/>
                    </w:rPr>
                  </w:rPrChange>
                </w:rPr>
                <w:t>Particulate Oxygenated Organics, C* = 1e-1 ug m-3, O/C = 0.6</w:t>
              </w:r>
            </w:ins>
          </w:p>
        </w:tc>
      </w:tr>
      <w:tr w:rsidR="001B61F6" w:rsidRPr="004A2FE2" w14:paraId="00660718" w14:textId="77777777" w:rsidTr="001B61F6">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4996" w:author="Seltzer, Karl" w:date="2024-08-09T12:04:00Z">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8"/>
          <w:ins w:id="4997" w:author="Seltzer, Karl" w:date="2024-08-09T11:48:00Z"/>
          <w:trPrChange w:id="4998" w:author="Seltzer, Karl" w:date="2024-08-09T12:04:00Z">
            <w:trPr>
              <w:trHeight w:val="148"/>
            </w:trPr>
          </w:trPrChange>
        </w:trPr>
        <w:tc>
          <w:tcPr>
            <w:tcW w:w="1230" w:type="dxa"/>
            <w:vAlign w:val="center"/>
            <w:tcPrChange w:id="4999" w:author="Seltzer, Karl" w:date="2024-08-09T12:04:00Z">
              <w:tcPr>
                <w:tcW w:w="1165" w:type="dxa"/>
                <w:vAlign w:val="center"/>
              </w:tcPr>
            </w:tcPrChange>
          </w:tcPr>
          <w:p w14:paraId="55B21481" w14:textId="549A60CA" w:rsidR="001B61F6" w:rsidRPr="00A6136A" w:rsidRDefault="001B61F6" w:rsidP="001B61F6">
            <w:pPr>
              <w:spacing w:after="0"/>
              <w:jc w:val="center"/>
              <w:rPr>
                <w:ins w:id="5000" w:author="Seltzer, Karl" w:date="2024-08-09T11:48:00Z"/>
                <w:rFonts w:cstheme="minorHAnsi"/>
                <w:sz w:val="20"/>
                <w:szCs w:val="20"/>
              </w:rPr>
            </w:pPr>
            <w:ins w:id="5001" w:author="Seltzer, Karl" w:date="2024-08-09T12:03:00Z">
              <w:r w:rsidRPr="001B61F6">
                <w:rPr>
                  <w:rFonts w:cstheme="minorHAnsi"/>
                  <w:sz w:val="20"/>
                  <w:szCs w:val="20"/>
                  <w:rPrChange w:id="5002" w:author="Seltzer, Karl" w:date="2024-08-09T12:04:00Z">
                    <w:rPr>
                      <w:rFonts w:ascii="Calibri" w:hAnsi="Calibri" w:cs="Calibri"/>
                      <w:color w:val="000000"/>
                      <w:sz w:val="20"/>
                      <w:szCs w:val="20"/>
                    </w:rPr>
                  </w:rPrChange>
                </w:rPr>
                <w:t>ROCP0OXY2</w:t>
              </w:r>
            </w:ins>
          </w:p>
        </w:tc>
        <w:tc>
          <w:tcPr>
            <w:tcW w:w="1170" w:type="dxa"/>
            <w:vAlign w:val="bottom"/>
            <w:tcPrChange w:id="5003" w:author="Seltzer, Karl" w:date="2024-08-09T12:04:00Z">
              <w:tcPr>
                <w:tcW w:w="1170" w:type="dxa"/>
                <w:gridSpan w:val="2"/>
                <w:vAlign w:val="center"/>
              </w:tcPr>
            </w:tcPrChange>
          </w:tcPr>
          <w:p w14:paraId="2BC98EE0" w14:textId="6FAD45EB" w:rsidR="001B61F6" w:rsidRPr="001B61F6" w:rsidRDefault="001B61F6" w:rsidP="001B61F6">
            <w:pPr>
              <w:spacing w:after="0"/>
              <w:jc w:val="center"/>
              <w:rPr>
                <w:ins w:id="5004" w:author="Seltzer, Karl" w:date="2024-08-09T11:48:00Z"/>
                <w:rFonts w:cstheme="minorHAnsi"/>
                <w:sz w:val="20"/>
                <w:szCs w:val="20"/>
              </w:rPr>
            </w:pPr>
            <w:ins w:id="5005" w:author="Seltzer, Karl" w:date="2024-08-09T12:04:00Z">
              <w:r w:rsidRPr="001B61F6">
                <w:rPr>
                  <w:rFonts w:cstheme="minorHAnsi"/>
                  <w:sz w:val="20"/>
                  <w:szCs w:val="20"/>
                  <w:rPrChange w:id="5006" w:author="Seltzer, Karl" w:date="2024-08-09T12:04:00Z">
                    <w:rPr>
                      <w:rFonts w:ascii="Calibri" w:hAnsi="Calibri" w:cs="Calibri"/>
                      <w:color w:val="000000"/>
                    </w:rPr>
                  </w:rPrChange>
                </w:rPr>
                <w:t>3528</w:t>
              </w:r>
            </w:ins>
          </w:p>
        </w:tc>
        <w:tc>
          <w:tcPr>
            <w:tcW w:w="6632" w:type="dxa"/>
            <w:vAlign w:val="bottom"/>
            <w:tcPrChange w:id="5007" w:author="Seltzer, Karl" w:date="2024-08-09T12:04:00Z">
              <w:tcPr>
                <w:tcW w:w="6697" w:type="dxa"/>
                <w:gridSpan w:val="2"/>
                <w:vAlign w:val="center"/>
              </w:tcPr>
            </w:tcPrChange>
          </w:tcPr>
          <w:p w14:paraId="6E7B046F" w14:textId="1E658802" w:rsidR="001B61F6" w:rsidRPr="001B61F6" w:rsidRDefault="001B61F6" w:rsidP="001B61F6">
            <w:pPr>
              <w:keepNext/>
              <w:spacing w:after="0"/>
              <w:jc w:val="center"/>
              <w:rPr>
                <w:ins w:id="5008" w:author="Seltzer, Karl" w:date="2024-08-09T11:48:00Z"/>
                <w:rFonts w:cstheme="minorHAnsi"/>
                <w:sz w:val="20"/>
                <w:szCs w:val="20"/>
              </w:rPr>
            </w:pPr>
            <w:ins w:id="5009" w:author="Seltzer, Karl" w:date="2024-08-09T12:03:00Z">
              <w:r w:rsidRPr="001B61F6">
                <w:rPr>
                  <w:rFonts w:cstheme="minorHAnsi"/>
                  <w:sz w:val="20"/>
                  <w:szCs w:val="20"/>
                  <w:rPrChange w:id="5010" w:author="Seltzer, Karl" w:date="2024-08-09T12:04:00Z">
                    <w:rPr>
                      <w:rFonts w:ascii="Calibri" w:hAnsi="Calibri" w:cs="Calibri"/>
                      <w:color w:val="000000"/>
                    </w:rPr>
                  </w:rPrChange>
                </w:rPr>
                <w:t>Particulate Oxygenated Organics, C* = 1e0 ug m-3, O/C = 0.2</w:t>
              </w:r>
            </w:ins>
          </w:p>
        </w:tc>
      </w:tr>
      <w:tr w:rsidR="001B61F6" w:rsidRPr="004A2FE2" w14:paraId="7323ED45" w14:textId="77777777" w:rsidTr="001B61F6">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011" w:author="Seltzer, Karl" w:date="2024-08-09T12:04:00Z">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8"/>
          <w:ins w:id="5012" w:author="Seltzer, Karl" w:date="2024-08-09T11:48:00Z"/>
          <w:trPrChange w:id="5013" w:author="Seltzer, Karl" w:date="2024-08-09T12:04:00Z">
            <w:trPr>
              <w:trHeight w:val="148"/>
            </w:trPr>
          </w:trPrChange>
        </w:trPr>
        <w:tc>
          <w:tcPr>
            <w:tcW w:w="1230" w:type="dxa"/>
            <w:vAlign w:val="center"/>
            <w:tcPrChange w:id="5014" w:author="Seltzer, Karl" w:date="2024-08-09T12:04:00Z">
              <w:tcPr>
                <w:tcW w:w="1165" w:type="dxa"/>
                <w:vAlign w:val="center"/>
              </w:tcPr>
            </w:tcPrChange>
          </w:tcPr>
          <w:p w14:paraId="652AE56E" w14:textId="1059E491" w:rsidR="001B61F6" w:rsidRPr="00A6136A" w:rsidRDefault="001B61F6" w:rsidP="001B61F6">
            <w:pPr>
              <w:spacing w:after="0"/>
              <w:jc w:val="center"/>
              <w:rPr>
                <w:ins w:id="5015" w:author="Seltzer, Karl" w:date="2024-08-09T11:48:00Z"/>
                <w:rFonts w:cstheme="minorHAnsi"/>
                <w:sz w:val="20"/>
                <w:szCs w:val="20"/>
              </w:rPr>
            </w:pPr>
            <w:ins w:id="5016" w:author="Seltzer, Karl" w:date="2024-08-09T12:03:00Z">
              <w:r w:rsidRPr="001B61F6">
                <w:rPr>
                  <w:rFonts w:cstheme="minorHAnsi"/>
                  <w:sz w:val="20"/>
                  <w:szCs w:val="20"/>
                  <w:rPrChange w:id="5017" w:author="Seltzer, Karl" w:date="2024-08-09T12:04:00Z">
                    <w:rPr>
                      <w:rFonts w:ascii="Calibri" w:hAnsi="Calibri" w:cs="Calibri"/>
                      <w:color w:val="000000"/>
                      <w:sz w:val="20"/>
                      <w:szCs w:val="20"/>
                    </w:rPr>
                  </w:rPrChange>
                </w:rPr>
                <w:t>ROCP0OXY4</w:t>
              </w:r>
            </w:ins>
          </w:p>
        </w:tc>
        <w:tc>
          <w:tcPr>
            <w:tcW w:w="1170" w:type="dxa"/>
            <w:vAlign w:val="bottom"/>
            <w:tcPrChange w:id="5018" w:author="Seltzer, Karl" w:date="2024-08-09T12:04:00Z">
              <w:tcPr>
                <w:tcW w:w="1170" w:type="dxa"/>
                <w:gridSpan w:val="2"/>
                <w:vAlign w:val="center"/>
              </w:tcPr>
            </w:tcPrChange>
          </w:tcPr>
          <w:p w14:paraId="39B09244" w14:textId="65602C2C" w:rsidR="001B61F6" w:rsidRPr="001B61F6" w:rsidRDefault="001B61F6" w:rsidP="001B61F6">
            <w:pPr>
              <w:spacing w:after="0"/>
              <w:jc w:val="center"/>
              <w:rPr>
                <w:ins w:id="5019" w:author="Seltzer, Karl" w:date="2024-08-09T11:48:00Z"/>
                <w:rFonts w:cstheme="minorHAnsi"/>
                <w:sz w:val="20"/>
                <w:szCs w:val="20"/>
              </w:rPr>
            </w:pPr>
            <w:ins w:id="5020" w:author="Seltzer, Karl" w:date="2024-08-09T12:04:00Z">
              <w:r w:rsidRPr="001B61F6">
                <w:rPr>
                  <w:rFonts w:cstheme="minorHAnsi"/>
                  <w:sz w:val="20"/>
                  <w:szCs w:val="20"/>
                  <w:rPrChange w:id="5021" w:author="Seltzer, Karl" w:date="2024-08-09T12:04:00Z">
                    <w:rPr>
                      <w:rFonts w:ascii="Calibri" w:hAnsi="Calibri" w:cs="Calibri"/>
                      <w:color w:val="000000"/>
                    </w:rPr>
                  </w:rPrChange>
                </w:rPr>
                <w:t>3529</w:t>
              </w:r>
            </w:ins>
          </w:p>
        </w:tc>
        <w:tc>
          <w:tcPr>
            <w:tcW w:w="6632" w:type="dxa"/>
            <w:vAlign w:val="bottom"/>
            <w:tcPrChange w:id="5022" w:author="Seltzer, Karl" w:date="2024-08-09T12:04:00Z">
              <w:tcPr>
                <w:tcW w:w="6697" w:type="dxa"/>
                <w:gridSpan w:val="2"/>
                <w:vAlign w:val="center"/>
              </w:tcPr>
            </w:tcPrChange>
          </w:tcPr>
          <w:p w14:paraId="45E812BE" w14:textId="7D035A66" w:rsidR="001B61F6" w:rsidRPr="001B61F6" w:rsidRDefault="001B61F6" w:rsidP="001B61F6">
            <w:pPr>
              <w:keepNext/>
              <w:spacing w:after="0"/>
              <w:jc w:val="center"/>
              <w:rPr>
                <w:ins w:id="5023" w:author="Seltzer, Karl" w:date="2024-08-09T11:48:00Z"/>
                <w:rFonts w:cstheme="minorHAnsi"/>
                <w:sz w:val="20"/>
                <w:szCs w:val="20"/>
              </w:rPr>
            </w:pPr>
            <w:ins w:id="5024" w:author="Seltzer, Karl" w:date="2024-08-09T12:03:00Z">
              <w:r w:rsidRPr="001B61F6">
                <w:rPr>
                  <w:rFonts w:cstheme="minorHAnsi"/>
                  <w:sz w:val="20"/>
                  <w:szCs w:val="20"/>
                  <w:rPrChange w:id="5025" w:author="Seltzer, Karl" w:date="2024-08-09T12:04:00Z">
                    <w:rPr>
                      <w:rFonts w:ascii="Calibri" w:hAnsi="Calibri" w:cs="Calibri"/>
                      <w:color w:val="000000"/>
                    </w:rPr>
                  </w:rPrChange>
                </w:rPr>
                <w:t>Particulate Oxygenated Organics, C* = 1e0 ug m-3, O/C = 0.4</w:t>
              </w:r>
            </w:ins>
          </w:p>
        </w:tc>
      </w:tr>
      <w:tr w:rsidR="001B61F6" w:rsidRPr="004A2FE2" w14:paraId="6A7731D2" w14:textId="77777777" w:rsidTr="001B61F6">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026" w:author="Seltzer, Karl" w:date="2024-08-09T12:04:00Z">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8"/>
          <w:ins w:id="5027" w:author="Seltzer, Karl" w:date="2024-08-09T11:48:00Z"/>
          <w:trPrChange w:id="5028" w:author="Seltzer, Karl" w:date="2024-08-09T12:04:00Z">
            <w:trPr>
              <w:trHeight w:val="148"/>
            </w:trPr>
          </w:trPrChange>
        </w:trPr>
        <w:tc>
          <w:tcPr>
            <w:tcW w:w="1230" w:type="dxa"/>
            <w:vAlign w:val="center"/>
            <w:tcPrChange w:id="5029" w:author="Seltzer, Karl" w:date="2024-08-09T12:04:00Z">
              <w:tcPr>
                <w:tcW w:w="1165" w:type="dxa"/>
                <w:vAlign w:val="center"/>
              </w:tcPr>
            </w:tcPrChange>
          </w:tcPr>
          <w:p w14:paraId="44525FA2" w14:textId="32F57324" w:rsidR="001B61F6" w:rsidRPr="00A6136A" w:rsidRDefault="001B61F6" w:rsidP="001B61F6">
            <w:pPr>
              <w:spacing w:after="0"/>
              <w:jc w:val="center"/>
              <w:rPr>
                <w:ins w:id="5030" w:author="Seltzer, Karl" w:date="2024-08-09T11:48:00Z"/>
                <w:rFonts w:cstheme="minorHAnsi"/>
                <w:sz w:val="20"/>
                <w:szCs w:val="20"/>
              </w:rPr>
            </w:pPr>
            <w:ins w:id="5031" w:author="Seltzer, Karl" w:date="2024-08-09T12:03:00Z">
              <w:r w:rsidRPr="001B61F6">
                <w:rPr>
                  <w:rFonts w:cstheme="minorHAnsi"/>
                  <w:sz w:val="20"/>
                  <w:szCs w:val="20"/>
                  <w:rPrChange w:id="5032" w:author="Seltzer, Karl" w:date="2024-08-09T12:04:00Z">
                    <w:rPr>
                      <w:rFonts w:ascii="Calibri" w:hAnsi="Calibri" w:cs="Calibri"/>
                      <w:color w:val="000000"/>
                      <w:sz w:val="20"/>
                      <w:szCs w:val="20"/>
                    </w:rPr>
                  </w:rPrChange>
                </w:rPr>
                <w:t>ROCP1OXY1</w:t>
              </w:r>
            </w:ins>
          </w:p>
        </w:tc>
        <w:tc>
          <w:tcPr>
            <w:tcW w:w="1170" w:type="dxa"/>
            <w:vAlign w:val="bottom"/>
            <w:tcPrChange w:id="5033" w:author="Seltzer, Karl" w:date="2024-08-09T12:04:00Z">
              <w:tcPr>
                <w:tcW w:w="1170" w:type="dxa"/>
                <w:gridSpan w:val="2"/>
                <w:vAlign w:val="center"/>
              </w:tcPr>
            </w:tcPrChange>
          </w:tcPr>
          <w:p w14:paraId="272BB586" w14:textId="358B9217" w:rsidR="001B61F6" w:rsidRPr="001B61F6" w:rsidRDefault="001B61F6" w:rsidP="001B61F6">
            <w:pPr>
              <w:spacing w:after="0"/>
              <w:jc w:val="center"/>
              <w:rPr>
                <w:ins w:id="5034" w:author="Seltzer, Karl" w:date="2024-08-09T11:48:00Z"/>
                <w:rFonts w:cstheme="minorHAnsi"/>
                <w:sz w:val="20"/>
                <w:szCs w:val="20"/>
              </w:rPr>
            </w:pPr>
            <w:ins w:id="5035" w:author="Seltzer, Karl" w:date="2024-08-09T12:04:00Z">
              <w:r w:rsidRPr="001B61F6">
                <w:rPr>
                  <w:rFonts w:cstheme="minorHAnsi"/>
                  <w:sz w:val="20"/>
                  <w:szCs w:val="20"/>
                  <w:rPrChange w:id="5036" w:author="Seltzer, Karl" w:date="2024-08-09T12:04:00Z">
                    <w:rPr>
                      <w:rFonts w:ascii="Calibri" w:hAnsi="Calibri" w:cs="Calibri"/>
                      <w:color w:val="000000"/>
                    </w:rPr>
                  </w:rPrChange>
                </w:rPr>
                <w:t>3530</w:t>
              </w:r>
            </w:ins>
          </w:p>
        </w:tc>
        <w:tc>
          <w:tcPr>
            <w:tcW w:w="6632" w:type="dxa"/>
            <w:vAlign w:val="bottom"/>
            <w:tcPrChange w:id="5037" w:author="Seltzer, Karl" w:date="2024-08-09T12:04:00Z">
              <w:tcPr>
                <w:tcW w:w="6697" w:type="dxa"/>
                <w:gridSpan w:val="2"/>
                <w:vAlign w:val="center"/>
              </w:tcPr>
            </w:tcPrChange>
          </w:tcPr>
          <w:p w14:paraId="52DFB031" w14:textId="199B5819" w:rsidR="001B61F6" w:rsidRPr="001B61F6" w:rsidRDefault="001B61F6" w:rsidP="001B61F6">
            <w:pPr>
              <w:keepNext/>
              <w:spacing w:after="0"/>
              <w:jc w:val="center"/>
              <w:rPr>
                <w:ins w:id="5038" w:author="Seltzer, Karl" w:date="2024-08-09T11:48:00Z"/>
                <w:rFonts w:cstheme="minorHAnsi"/>
                <w:sz w:val="20"/>
                <w:szCs w:val="20"/>
              </w:rPr>
            </w:pPr>
            <w:ins w:id="5039" w:author="Seltzer, Karl" w:date="2024-08-09T12:03:00Z">
              <w:r w:rsidRPr="001B61F6">
                <w:rPr>
                  <w:rFonts w:cstheme="minorHAnsi"/>
                  <w:sz w:val="20"/>
                  <w:szCs w:val="20"/>
                  <w:rPrChange w:id="5040" w:author="Seltzer, Karl" w:date="2024-08-09T12:04:00Z">
                    <w:rPr>
                      <w:rFonts w:ascii="Calibri" w:hAnsi="Calibri" w:cs="Calibri"/>
                      <w:color w:val="000000"/>
                    </w:rPr>
                  </w:rPrChange>
                </w:rPr>
                <w:t>Particulate Oxygenated Organics, C* = 1e1 ug m-3, O/C = 0.1</w:t>
              </w:r>
            </w:ins>
          </w:p>
        </w:tc>
      </w:tr>
      <w:tr w:rsidR="001B61F6" w:rsidRPr="004A2FE2" w14:paraId="78585929" w14:textId="77777777" w:rsidTr="001B61F6">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041" w:author="Seltzer, Karl" w:date="2024-08-09T12:04:00Z">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8"/>
          <w:ins w:id="5042" w:author="Seltzer, Karl" w:date="2024-08-09T11:48:00Z"/>
          <w:trPrChange w:id="5043" w:author="Seltzer, Karl" w:date="2024-08-09T12:04:00Z">
            <w:trPr>
              <w:trHeight w:val="148"/>
            </w:trPr>
          </w:trPrChange>
        </w:trPr>
        <w:tc>
          <w:tcPr>
            <w:tcW w:w="1230" w:type="dxa"/>
            <w:vAlign w:val="center"/>
            <w:tcPrChange w:id="5044" w:author="Seltzer, Karl" w:date="2024-08-09T12:04:00Z">
              <w:tcPr>
                <w:tcW w:w="1165" w:type="dxa"/>
                <w:vAlign w:val="center"/>
              </w:tcPr>
            </w:tcPrChange>
          </w:tcPr>
          <w:p w14:paraId="79BF4650" w14:textId="723A7334" w:rsidR="001B61F6" w:rsidRPr="00A6136A" w:rsidRDefault="001B61F6" w:rsidP="001B61F6">
            <w:pPr>
              <w:spacing w:after="0"/>
              <w:jc w:val="center"/>
              <w:rPr>
                <w:ins w:id="5045" w:author="Seltzer, Karl" w:date="2024-08-09T11:48:00Z"/>
                <w:rFonts w:cstheme="minorHAnsi"/>
                <w:sz w:val="20"/>
                <w:szCs w:val="20"/>
              </w:rPr>
            </w:pPr>
            <w:ins w:id="5046" w:author="Seltzer, Karl" w:date="2024-08-09T12:03:00Z">
              <w:r w:rsidRPr="001B61F6">
                <w:rPr>
                  <w:rFonts w:cstheme="minorHAnsi"/>
                  <w:sz w:val="20"/>
                  <w:szCs w:val="20"/>
                  <w:rPrChange w:id="5047" w:author="Seltzer, Karl" w:date="2024-08-09T12:04:00Z">
                    <w:rPr>
                      <w:rFonts w:ascii="Calibri" w:hAnsi="Calibri" w:cs="Calibri"/>
                      <w:color w:val="000000"/>
                      <w:sz w:val="20"/>
                      <w:szCs w:val="20"/>
                    </w:rPr>
                  </w:rPrChange>
                </w:rPr>
                <w:t>ROCP1OXY3</w:t>
              </w:r>
            </w:ins>
          </w:p>
        </w:tc>
        <w:tc>
          <w:tcPr>
            <w:tcW w:w="1170" w:type="dxa"/>
            <w:vAlign w:val="bottom"/>
            <w:tcPrChange w:id="5048" w:author="Seltzer, Karl" w:date="2024-08-09T12:04:00Z">
              <w:tcPr>
                <w:tcW w:w="1170" w:type="dxa"/>
                <w:gridSpan w:val="2"/>
                <w:vAlign w:val="center"/>
              </w:tcPr>
            </w:tcPrChange>
          </w:tcPr>
          <w:p w14:paraId="39F96306" w14:textId="46704ABB" w:rsidR="001B61F6" w:rsidRPr="001B61F6" w:rsidRDefault="001B61F6" w:rsidP="001B61F6">
            <w:pPr>
              <w:spacing w:after="0"/>
              <w:jc w:val="center"/>
              <w:rPr>
                <w:ins w:id="5049" w:author="Seltzer, Karl" w:date="2024-08-09T11:48:00Z"/>
                <w:rFonts w:cstheme="minorHAnsi"/>
                <w:sz w:val="20"/>
                <w:szCs w:val="20"/>
              </w:rPr>
            </w:pPr>
            <w:ins w:id="5050" w:author="Seltzer, Karl" w:date="2024-08-09T12:04:00Z">
              <w:r w:rsidRPr="001B61F6">
                <w:rPr>
                  <w:rFonts w:cstheme="minorHAnsi"/>
                  <w:sz w:val="20"/>
                  <w:szCs w:val="20"/>
                  <w:rPrChange w:id="5051" w:author="Seltzer, Karl" w:date="2024-08-09T12:04:00Z">
                    <w:rPr>
                      <w:rFonts w:ascii="Calibri" w:hAnsi="Calibri" w:cs="Calibri"/>
                      <w:color w:val="000000"/>
                    </w:rPr>
                  </w:rPrChange>
                </w:rPr>
                <w:t>3531</w:t>
              </w:r>
            </w:ins>
          </w:p>
        </w:tc>
        <w:tc>
          <w:tcPr>
            <w:tcW w:w="6632" w:type="dxa"/>
            <w:vAlign w:val="bottom"/>
            <w:tcPrChange w:id="5052" w:author="Seltzer, Karl" w:date="2024-08-09T12:04:00Z">
              <w:tcPr>
                <w:tcW w:w="6697" w:type="dxa"/>
                <w:gridSpan w:val="2"/>
                <w:vAlign w:val="center"/>
              </w:tcPr>
            </w:tcPrChange>
          </w:tcPr>
          <w:p w14:paraId="2F58AFAD" w14:textId="5EC5AAA2" w:rsidR="001B61F6" w:rsidRPr="001B61F6" w:rsidRDefault="001B61F6" w:rsidP="001B61F6">
            <w:pPr>
              <w:keepNext/>
              <w:spacing w:after="0"/>
              <w:jc w:val="center"/>
              <w:rPr>
                <w:ins w:id="5053" w:author="Seltzer, Karl" w:date="2024-08-09T11:48:00Z"/>
                <w:rFonts w:cstheme="minorHAnsi"/>
                <w:sz w:val="20"/>
                <w:szCs w:val="20"/>
              </w:rPr>
            </w:pPr>
            <w:ins w:id="5054" w:author="Seltzer, Karl" w:date="2024-08-09T12:03:00Z">
              <w:r w:rsidRPr="001B61F6">
                <w:rPr>
                  <w:rFonts w:cstheme="minorHAnsi"/>
                  <w:sz w:val="20"/>
                  <w:szCs w:val="20"/>
                  <w:rPrChange w:id="5055" w:author="Seltzer, Karl" w:date="2024-08-09T12:04:00Z">
                    <w:rPr>
                      <w:rFonts w:ascii="Calibri" w:hAnsi="Calibri" w:cs="Calibri"/>
                      <w:color w:val="000000"/>
                    </w:rPr>
                  </w:rPrChange>
                </w:rPr>
                <w:t>Particulate Oxygenated Organics, C* = 1e1 ug m-3, O/C = 0.3</w:t>
              </w:r>
            </w:ins>
          </w:p>
        </w:tc>
      </w:tr>
      <w:tr w:rsidR="001B61F6" w:rsidRPr="004A2FE2" w14:paraId="3A6EBD90" w14:textId="77777777" w:rsidTr="001B61F6">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056" w:author="Seltzer, Karl" w:date="2024-08-09T12:04:00Z">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8"/>
          <w:ins w:id="5057" w:author="Seltzer, Karl" w:date="2024-08-09T11:48:00Z"/>
          <w:trPrChange w:id="5058" w:author="Seltzer, Karl" w:date="2024-08-09T12:04:00Z">
            <w:trPr>
              <w:trHeight w:val="148"/>
            </w:trPr>
          </w:trPrChange>
        </w:trPr>
        <w:tc>
          <w:tcPr>
            <w:tcW w:w="1230" w:type="dxa"/>
            <w:vAlign w:val="center"/>
            <w:tcPrChange w:id="5059" w:author="Seltzer, Karl" w:date="2024-08-09T12:04:00Z">
              <w:tcPr>
                <w:tcW w:w="1165" w:type="dxa"/>
                <w:vAlign w:val="center"/>
              </w:tcPr>
            </w:tcPrChange>
          </w:tcPr>
          <w:p w14:paraId="70616783" w14:textId="4257A948" w:rsidR="001B61F6" w:rsidRPr="00A6136A" w:rsidRDefault="001B61F6" w:rsidP="001B61F6">
            <w:pPr>
              <w:spacing w:after="0"/>
              <w:jc w:val="center"/>
              <w:rPr>
                <w:ins w:id="5060" w:author="Seltzer, Karl" w:date="2024-08-09T11:48:00Z"/>
                <w:rFonts w:cstheme="minorHAnsi"/>
                <w:sz w:val="20"/>
                <w:szCs w:val="20"/>
              </w:rPr>
            </w:pPr>
            <w:ins w:id="5061" w:author="Seltzer, Karl" w:date="2024-08-09T12:04:00Z">
              <w:r w:rsidRPr="001B61F6">
                <w:rPr>
                  <w:rFonts w:cstheme="minorHAnsi"/>
                  <w:sz w:val="20"/>
                  <w:szCs w:val="20"/>
                  <w:rPrChange w:id="5062" w:author="Seltzer, Karl" w:date="2024-08-09T12:04:00Z">
                    <w:rPr>
                      <w:rFonts w:ascii="Calibri" w:hAnsi="Calibri" w:cs="Calibri"/>
                      <w:color w:val="000000"/>
                      <w:sz w:val="20"/>
                      <w:szCs w:val="20"/>
                    </w:rPr>
                  </w:rPrChange>
                </w:rPr>
                <w:t>ROCP2OXY2</w:t>
              </w:r>
            </w:ins>
          </w:p>
        </w:tc>
        <w:tc>
          <w:tcPr>
            <w:tcW w:w="1170" w:type="dxa"/>
            <w:vAlign w:val="bottom"/>
            <w:tcPrChange w:id="5063" w:author="Seltzer, Karl" w:date="2024-08-09T12:04:00Z">
              <w:tcPr>
                <w:tcW w:w="1170" w:type="dxa"/>
                <w:gridSpan w:val="2"/>
                <w:vAlign w:val="center"/>
              </w:tcPr>
            </w:tcPrChange>
          </w:tcPr>
          <w:p w14:paraId="63CD02E6" w14:textId="5CEFC19F" w:rsidR="001B61F6" w:rsidRPr="001B61F6" w:rsidRDefault="001B61F6" w:rsidP="001B61F6">
            <w:pPr>
              <w:spacing w:after="0"/>
              <w:jc w:val="center"/>
              <w:rPr>
                <w:ins w:id="5064" w:author="Seltzer, Karl" w:date="2024-08-09T11:48:00Z"/>
                <w:rFonts w:cstheme="minorHAnsi"/>
                <w:sz w:val="20"/>
                <w:szCs w:val="20"/>
              </w:rPr>
            </w:pPr>
            <w:ins w:id="5065" w:author="Seltzer, Karl" w:date="2024-08-09T12:04:00Z">
              <w:r w:rsidRPr="001B61F6">
                <w:rPr>
                  <w:rFonts w:cstheme="minorHAnsi"/>
                  <w:sz w:val="20"/>
                  <w:szCs w:val="20"/>
                  <w:rPrChange w:id="5066" w:author="Seltzer, Karl" w:date="2024-08-09T12:04:00Z">
                    <w:rPr>
                      <w:rFonts w:ascii="Calibri" w:hAnsi="Calibri" w:cs="Calibri"/>
                      <w:color w:val="000000"/>
                    </w:rPr>
                  </w:rPrChange>
                </w:rPr>
                <w:t>3532</w:t>
              </w:r>
            </w:ins>
          </w:p>
        </w:tc>
        <w:tc>
          <w:tcPr>
            <w:tcW w:w="6632" w:type="dxa"/>
            <w:vAlign w:val="bottom"/>
            <w:tcPrChange w:id="5067" w:author="Seltzer, Karl" w:date="2024-08-09T12:04:00Z">
              <w:tcPr>
                <w:tcW w:w="6697" w:type="dxa"/>
                <w:gridSpan w:val="2"/>
                <w:vAlign w:val="center"/>
              </w:tcPr>
            </w:tcPrChange>
          </w:tcPr>
          <w:p w14:paraId="4AF52A90" w14:textId="7318A08F" w:rsidR="001B61F6" w:rsidRPr="001B61F6" w:rsidRDefault="001B61F6" w:rsidP="001B61F6">
            <w:pPr>
              <w:keepNext/>
              <w:spacing w:after="0"/>
              <w:jc w:val="center"/>
              <w:rPr>
                <w:ins w:id="5068" w:author="Seltzer, Karl" w:date="2024-08-09T11:48:00Z"/>
                <w:rFonts w:cstheme="minorHAnsi"/>
                <w:sz w:val="20"/>
                <w:szCs w:val="20"/>
              </w:rPr>
            </w:pPr>
            <w:ins w:id="5069" w:author="Seltzer, Karl" w:date="2024-08-09T12:03:00Z">
              <w:r w:rsidRPr="001B61F6">
                <w:rPr>
                  <w:rFonts w:cstheme="minorHAnsi"/>
                  <w:sz w:val="20"/>
                  <w:szCs w:val="20"/>
                  <w:rPrChange w:id="5070" w:author="Seltzer, Karl" w:date="2024-08-09T12:04:00Z">
                    <w:rPr>
                      <w:rFonts w:ascii="Calibri" w:hAnsi="Calibri" w:cs="Calibri"/>
                      <w:color w:val="000000"/>
                    </w:rPr>
                  </w:rPrChange>
                </w:rPr>
                <w:t>Particulate Oxygenated Organics, C* = 1e2 ug m-3, O/C = 0.2</w:t>
              </w:r>
            </w:ins>
          </w:p>
        </w:tc>
      </w:tr>
      <w:tr w:rsidR="001B61F6" w:rsidRPr="004A2FE2" w14:paraId="40686697" w14:textId="77777777" w:rsidTr="001B61F6">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071" w:author="Seltzer, Karl" w:date="2024-08-09T12:04:00Z">
            <w:tblPrEx>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148"/>
          <w:ins w:id="5072" w:author="Seltzer, Karl" w:date="2024-08-09T11:48:00Z"/>
          <w:trPrChange w:id="5073" w:author="Seltzer, Karl" w:date="2024-08-09T12:04:00Z">
            <w:trPr>
              <w:trHeight w:val="148"/>
            </w:trPr>
          </w:trPrChange>
        </w:trPr>
        <w:tc>
          <w:tcPr>
            <w:tcW w:w="1230" w:type="dxa"/>
            <w:vAlign w:val="center"/>
            <w:tcPrChange w:id="5074" w:author="Seltzer, Karl" w:date="2024-08-09T12:04:00Z">
              <w:tcPr>
                <w:tcW w:w="1165" w:type="dxa"/>
                <w:vAlign w:val="center"/>
              </w:tcPr>
            </w:tcPrChange>
          </w:tcPr>
          <w:p w14:paraId="456B22B1" w14:textId="7B88C289" w:rsidR="001B61F6" w:rsidRPr="00A6136A" w:rsidRDefault="001B61F6" w:rsidP="001B61F6">
            <w:pPr>
              <w:spacing w:after="0"/>
              <w:jc w:val="center"/>
              <w:rPr>
                <w:ins w:id="5075" w:author="Seltzer, Karl" w:date="2024-08-09T11:48:00Z"/>
                <w:rFonts w:cstheme="minorHAnsi"/>
                <w:sz w:val="20"/>
                <w:szCs w:val="20"/>
              </w:rPr>
            </w:pPr>
            <w:ins w:id="5076" w:author="Seltzer, Karl" w:date="2024-08-09T12:04:00Z">
              <w:r w:rsidRPr="001B61F6">
                <w:rPr>
                  <w:rFonts w:cstheme="minorHAnsi"/>
                  <w:sz w:val="20"/>
                  <w:szCs w:val="20"/>
                  <w:rPrChange w:id="5077" w:author="Seltzer, Karl" w:date="2024-08-09T12:04:00Z">
                    <w:rPr>
                      <w:rFonts w:ascii="Calibri" w:hAnsi="Calibri" w:cs="Calibri"/>
                      <w:color w:val="000000"/>
                      <w:sz w:val="20"/>
                      <w:szCs w:val="20"/>
                    </w:rPr>
                  </w:rPrChange>
                </w:rPr>
                <w:t>ROCP3OXY2</w:t>
              </w:r>
            </w:ins>
          </w:p>
        </w:tc>
        <w:tc>
          <w:tcPr>
            <w:tcW w:w="1170" w:type="dxa"/>
            <w:vAlign w:val="bottom"/>
            <w:tcPrChange w:id="5078" w:author="Seltzer, Karl" w:date="2024-08-09T12:04:00Z">
              <w:tcPr>
                <w:tcW w:w="1170" w:type="dxa"/>
                <w:gridSpan w:val="2"/>
                <w:vAlign w:val="center"/>
              </w:tcPr>
            </w:tcPrChange>
          </w:tcPr>
          <w:p w14:paraId="3A1EB0ED" w14:textId="74E3DADB" w:rsidR="001B61F6" w:rsidRPr="001B61F6" w:rsidRDefault="001B61F6" w:rsidP="001B61F6">
            <w:pPr>
              <w:spacing w:after="0"/>
              <w:jc w:val="center"/>
              <w:rPr>
                <w:ins w:id="5079" w:author="Seltzer, Karl" w:date="2024-08-09T11:48:00Z"/>
                <w:rFonts w:cstheme="minorHAnsi"/>
                <w:sz w:val="20"/>
                <w:szCs w:val="20"/>
              </w:rPr>
            </w:pPr>
            <w:ins w:id="5080" w:author="Seltzer, Karl" w:date="2024-08-09T12:04:00Z">
              <w:r w:rsidRPr="001B61F6">
                <w:rPr>
                  <w:rFonts w:cstheme="minorHAnsi"/>
                  <w:sz w:val="20"/>
                  <w:szCs w:val="20"/>
                  <w:rPrChange w:id="5081" w:author="Seltzer, Karl" w:date="2024-08-09T12:04:00Z">
                    <w:rPr>
                      <w:rFonts w:ascii="Calibri" w:hAnsi="Calibri" w:cs="Calibri"/>
                      <w:color w:val="000000"/>
                    </w:rPr>
                  </w:rPrChange>
                </w:rPr>
                <w:t>3533</w:t>
              </w:r>
            </w:ins>
          </w:p>
        </w:tc>
        <w:tc>
          <w:tcPr>
            <w:tcW w:w="6632" w:type="dxa"/>
            <w:vAlign w:val="bottom"/>
            <w:tcPrChange w:id="5082" w:author="Seltzer, Karl" w:date="2024-08-09T12:04:00Z">
              <w:tcPr>
                <w:tcW w:w="6697" w:type="dxa"/>
                <w:gridSpan w:val="2"/>
                <w:vAlign w:val="center"/>
              </w:tcPr>
            </w:tcPrChange>
          </w:tcPr>
          <w:p w14:paraId="467638A8" w14:textId="7D5D5308" w:rsidR="001B61F6" w:rsidRPr="001B61F6" w:rsidRDefault="001B61F6" w:rsidP="001B61F6">
            <w:pPr>
              <w:keepNext/>
              <w:spacing w:after="0"/>
              <w:jc w:val="center"/>
              <w:rPr>
                <w:ins w:id="5083" w:author="Seltzer, Karl" w:date="2024-08-09T11:48:00Z"/>
                <w:rFonts w:cstheme="minorHAnsi"/>
                <w:sz w:val="20"/>
                <w:szCs w:val="20"/>
              </w:rPr>
            </w:pPr>
            <w:ins w:id="5084" w:author="Seltzer, Karl" w:date="2024-08-09T12:03:00Z">
              <w:r w:rsidRPr="001B61F6">
                <w:rPr>
                  <w:rFonts w:cstheme="minorHAnsi"/>
                  <w:sz w:val="20"/>
                  <w:szCs w:val="20"/>
                  <w:rPrChange w:id="5085" w:author="Seltzer, Karl" w:date="2024-08-09T12:04:00Z">
                    <w:rPr>
                      <w:rFonts w:ascii="Calibri" w:hAnsi="Calibri" w:cs="Calibri"/>
                      <w:color w:val="000000"/>
                    </w:rPr>
                  </w:rPrChange>
                </w:rPr>
                <w:t>Particulate Oxygenated Organics, C* = 1e3 ug m-3, O/C = 0.2</w:t>
              </w:r>
            </w:ins>
          </w:p>
        </w:tc>
      </w:tr>
      <w:tr w:rsidR="00A6136A" w:rsidRPr="004A2FE2" w14:paraId="1542CF77" w14:textId="77777777" w:rsidTr="001B61F6">
        <w:trPr>
          <w:trHeight w:val="148"/>
        </w:trPr>
        <w:tc>
          <w:tcPr>
            <w:tcW w:w="1230" w:type="dxa"/>
            <w:vAlign w:val="center"/>
          </w:tcPr>
          <w:p w14:paraId="4FE8CCB4" w14:textId="51DB8D6B"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3101EC4F" w14:textId="6ECD1D0E" w:rsidR="00A6136A" w:rsidRPr="00A6136A" w:rsidRDefault="00A6136A" w:rsidP="00A6136A">
            <w:pPr>
              <w:spacing w:after="0"/>
              <w:jc w:val="center"/>
              <w:rPr>
                <w:rFonts w:cstheme="minorHAnsi"/>
                <w:sz w:val="20"/>
                <w:szCs w:val="20"/>
              </w:rPr>
            </w:pPr>
            <w:r w:rsidRPr="00A6136A">
              <w:rPr>
                <w:rFonts w:cstheme="minorHAnsi"/>
                <w:sz w:val="20"/>
                <w:szCs w:val="20"/>
              </w:rPr>
              <w:t>666</w:t>
            </w:r>
          </w:p>
        </w:tc>
        <w:tc>
          <w:tcPr>
            <w:tcW w:w="6632" w:type="dxa"/>
            <w:vAlign w:val="center"/>
          </w:tcPr>
          <w:p w14:paraId="31D36126" w14:textId="4DE0A476" w:rsidR="00A6136A" w:rsidRPr="00A6136A" w:rsidRDefault="00A6136A" w:rsidP="00A6136A">
            <w:pPr>
              <w:keepNext/>
              <w:spacing w:after="0"/>
              <w:jc w:val="center"/>
              <w:rPr>
                <w:rFonts w:cstheme="minorHAnsi"/>
                <w:sz w:val="20"/>
                <w:szCs w:val="20"/>
              </w:rPr>
            </w:pPr>
            <w:r w:rsidRPr="00A6136A">
              <w:rPr>
                <w:rFonts w:cstheme="minorHAnsi"/>
                <w:sz w:val="20"/>
                <w:szCs w:val="20"/>
              </w:rPr>
              <w:t>Phosphorus</w:t>
            </w:r>
          </w:p>
        </w:tc>
      </w:tr>
      <w:tr w:rsidR="00A6136A" w:rsidRPr="004A2FE2" w14:paraId="14E10F10" w14:textId="77777777" w:rsidTr="001B61F6">
        <w:trPr>
          <w:trHeight w:val="148"/>
        </w:trPr>
        <w:tc>
          <w:tcPr>
            <w:tcW w:w="1230" w:type="dxa"/>
          </w:tcPr>
          <w:p w14:paraId="3F1DC7D8" w14:textId="3E121ECE"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74888B79" w14:textId="583499CE" w:rsidR="00A6136A" w:rsidRPr="00A6136A" w:rsidRDefault="00A6136A" w:rsidP="00A6136A">
            <w:pPr>
              <w:spacing w:after="0"/>
              <w:jc w:val="center"/>
              <w:rPr>
                <w:rFonts w:cstheme="minorHAnsi"/>
                <w:sz w:val="20"/>
                <w:szCs w:val="20"/>
              </w:rPr>
            </w:pPr>
            <w:r w:rsidRPr="00A6136A">
              <w:rPr>
                <w:rFonts w:cstheme="minorHAnsi"/>
                <w:sz w:val="20"/>
                <w:szCs w:val="20"/>
              </w:rPr>
              <w:t>767</w:t>
            </w:r>
          </w:p>
        </w:tc>
        <w:tc>
          <w:tcPr>
            <w:tcW w:w="6632" w:type="dxa"/>
            <w:vAlign w:val="center"/>
          </w:tcPr>
          <w:p w14:paraId="355B9147" w14:textId="74FD4CEC" w:rsidR="00A6136A" w:rsidRPr="00A6136A" w:rsidRDefault="00A6136A" w:rsidP="00A6136A">
            <w:pPr>
              <w:keepNext/>
              <w:spacing w:after="0"/>
              <w:jc w:val="center"/>
              <w:rPr>
                <w:rFonts w:cstheme="minorHAnsi"/>
                <w:sz w:val="20"/>
                <w:szCs w:val="20"/>
              </w:rPr>
            </w:pPr>
            <w:r w:rsidRPr="00A6136A">
              <w:rPr>
                <w:rFonts w:cstheme="minorHAnsi"/>
                <w:sz w:val="20"/>
                <w:szCs w:val="20"/>
              </w:rPr>
              <w:t>Vanadium</w:t>
            </w:r>
          </w:p>
        </w:tc>
      </w:tr>
      <w:tr w:rsidR="00A6136A" w:rsidRPr="004A2FE2" w14:paraId="1259B32B" w14:textId="77777777" w:rsidTr="001B61F6">
        <w:trPr>
          <w:trHeight w:val="148"/>
        </w:trPr>
        <w:tc>
          <w:tcPr>
            <w:tcW w:w="1230" w:type="dxa"/>
          </w:tcPr>
          <w:p w14:paraId="190B8A1E" w14:textId="347CF8D0"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6ABE684E" w14:textId="39621FCD" w:rsidR="00A6136A" w:rsidRPr="00A6136A" w:rsidRDefault="00A6136A" w:rsidP="00A6136A">
            <w:pPr>
              <w:spacing w:after="0"/>
              <w:jc w:val="center"/>
              <w:rPr>
                <w:rFonts w:cstheme="minorHAnsi"/>
                <w:sz w:val="20"/>
                <w:szCs w:val="20"/>
              </w:rPr>
            </w:pPr>
            <w:r w:rsidRPr="00A6136A">
              <w:rPr>
                <w:rFonts w:cstheme="minorHAnsi"/>
                <w:sz w:val="20"/>
                <w:szCs w:val="20"/>
              </w:rPr>
              <w:t>347</w:t>
            </w:r>
          </w:p>
        </w:tc>
        <w:tc>
          <w:tcPr>
            <w:tcW w:w="6632" w:type="dxa"/>
            <w:vAlign w:val="center"/>
          </w:tcPr>
          <w:p w14:paraId="25B45626" w14:textId="046AC5F5" w:rsidR="00A6136A" w:rsidRPr="00A6136A" w:rsidRDefault="00A6136A" w:rsidP="00A6136A">
            <w:pPr>
              <w:keepNext/>
              <w:spacing w:after="0"/>
              <w:jc w:val="center"/>
              <w:rPr>
                <w:rFonts w:cstheme="minorHAnsi"/>
                <w:sz w:val="20"/>
                <w:szCs w:val="20"/>
              </w:rPr>
            </w:pPr>
            <w:r w:rsidRPr="00A6136A">
              <w:rPr>
                <w:rFonts w:cstheme="minorHAnsi"/>
                <w:sz w:val="20"/>
                <w:szCs w:val="20"/>
              </w:rPr>
              <w:t>Chromium</w:t>
            </w:r>
          </w:p>
        </w:tc>
      </w:tr>
      <w:tr w:rsidR="00A6136A" w:rsidRPr="004A2FE2" w14:paraId="7666EEB4" w14:textId="77777777" w:rsidTr="001B61F6">
        <w:trPr>
          <w:trHeight w:val="148"/>
        </w:trPr>
        <w:tc>
          <w:tcPr>
            <w:tcW w:w="1230" w:type="dxa"/>
          </w:tcPr>
          <w:p w14:paraId="163B376A" w14:textId="0F38EA40"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78C99939" w14:textId="157F4D1A" w:rsidR="00A6136A" w:rsidRPr="00A6136A" w:rsidRDefault="00A6136A" w:rsidP="00A6136A">
            <w:pPr>
              <w:spacing w:after="0"/>
              <w:jc w:val="center"/>
              <w:rPr>
                <w:rFonts w:cstheme="minorHAnsi"/>
                <w:sz w:val="20"/>
                <w:szCs w:val="20"/>
              </w:rPr>
            </w:pPr>
            <w:r w:rsidRPr="00A6136A">
              <w:rPr>
                <w:rFonts w:cstheme="minorHAnsi"/>
                <w:sz w:val="20"/>
                <w:szCs w:val="20"/>
              </w:rPr>
              <w:t>379</w:t>
            </w:r>
          </w:p>
        </w:tc>
        <w:tc>
          <w:tcPr>
            <w:tcW w:w="6632" w:type="dxa"/>
            <w:vAlign w:val="center"/>
          </w:tcPr>
          <w:p w14:paraId="690816FE" w14:textId="4FBDAC98" w:rsidR="00A6136A" w:rsidRPr="00A6136A" w:rsidRDefault="00A6136A" w:rsidP="00A6136A">
            <w:pPr>
              <w:keepNext/>
              <w:spacing w:after="0"/>
              <w:jc w:val="center"/>
              <w:rPr>
                <w:rFonts w:cstheme="minorHAnsi"/>
                <w:sz w:val="20"/>
                <w:szCs w:val="20"/>
              </w:rPr>
            </w:pPr>
            <w:r w:rsidRPr="00A6136A">
              <w:rPr>
                <w:rFonts w:cstheme="minorHAnsi"/>
                <w:sz w:val="20"/>
                <w:szCs w:val="20"/>
              </w:rPr>
              <w:t>Cobalt</w:t>
            </w:r>
          </w:p>
        </w:tc>
      </w:tr>
      <w:tr w:rsidR="00A6136A" w:rsidRPr="004A2FE2" w14:paraId="1FB255C7" w14:textId="77777777" w:rsidTr="001B61F6">
        <w:trPr>
          <w:trHeight w:val="148"/>
        </w:trPr>
        <w:tc>
          <w:tcPr>
            <w:tcW w:w="1230" w:type="dxa"/>
          </w:tcPr>
          <w:p w14:paraId="65E066D3" w14:textId="3A932E5E"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6CD59B2B" w14:textId="3B669C3F" w:rsidR="00A6136A" w:rsidRPr="00A6136A" w:rsidRDefault="00A6136A" w:rsidP="00A6136A">
            <w:pPr>
              <w:spacing w:after="0"/>
              <w:jc w:val="center"/>
              <w:rPr>
                <w:rFonts w:cstheme="minorHAnsi"/>
                <w:sz w:val="20"/>
                <w:szCs w:val="20"/>
              </w:rPr>
            </w:pPr>
            <w:r w:rsidRPr="00A6136A">
              <w:rPr>
                <w:rFonts w:cstheme="minorHAnsi"/>
                <w:sz w:val="20"/>
                <w:szCs w:val="20"/>
              </w:rPr>
              <w:t>612</w:t>
            </w:r>
          </w:p>
        </w:tc>
        <w:tc>
          <w:tcPr>
            <w:tcW w:w="6632" w:type="dxa"/>
            <w:vAlign w:val="center"/>
          </w:tcPr>
          <w:p w14:paraId="59AEBDC0" w14:textId="6A84FD64" w:rsidR="00A6136A" w:rsidRPr="00A6136A" w:rsidRDefault="00A6136A" w:rsidP="00A6136A">
            <w:pPr>
              <w:keepNext/>
              <w:spacing w:after="0"/>
              <w:jc w:val="center"/>
              <w:rPr>
                <w:rFonts w:cstheme="minorHAnsi"/>
                <w:sz w:val="20"/>
                <w:szCs w:val="20"/>
              </w:rPr>
            </w:pPr>
            <w:r w:rsidRPr="00A6136A">
              <w:rPr>
                <w:rFonts w:cstheme="minorHAnsi"/>
                <w:sz w:val="20"/>
                <w:szCs w:val="20"/>
              </w:rPr>
              <w:t>Nickel</w:t>
            </w:r>
          </w:p>
        </w:tc>
      </w:tr>
      <w:tr w:rsidR="00A6136A" w:rsidRPr="004A2FE2" w14:paraId="510A63EB" w14:textId="77777777" w:rsidTr="001B61F6">
        <w:trPr>
          <w:trHeight w:val="148"/>
        </w:trPr>
        <w:tc>
          <w:tcPr>
            <w:tcW w:w="1230" w:type="dxa"/>
          </w:tcPr>
          <w:p w14:paraId="179183C5" w14:textId="0AF9E3BC"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4478D330" w14:textId="2FA2672F" w:rsidR="00A6136A" w:rsidRPr="00A6136A" w:rsidRDefault="00A6136A" w:rsidP="00A6136A">
            <w:pPr>
              <w:spacing w:after="0"/>
              <w:jc w:val="center"/>
              <w:rPr>
                <w:rFonts w:cstheme="minorHAnsi"/>
                <w:sz w:val="20"/>
                <w:szCs w:val="20"/>
              </w:rPr>
            </w:pPr>
            <w:r w:rsidRPr="00A6136A">
              <w:rPr>
                <w:rFonts w:cstheme="minorHAnsi"/>
                <w:sz w:val="20"/>
                <w:szCs w:val="20"/>
              </w:rPr>
              <w:t>380</w:t>
            </w:r>
          </w:p>
        </w:tc>
        <w:tc>
          <w:tcPr>
            <w:tcW w:w="6632" w:type="dxa"/>
            <w:vAlign w:val="center"/>
          </w:tcPr>
          <w:p w14:paraId="6A4AC23C" w14:textId="045D3F48" w:rsidR="00A6136A" w:rsidRPr="00A6136A" w:rsidRDefault="00A6136A" w:rsidP="00A6136A">
            <w:pPr>
              <w:keepNext/>
              <w:spacing w:after="0"/>
              <w:jc w:val="center"/>
              <w:rPr>
                <w:rFonts w:cstheme="minorHAnsi"/>
                <w:sz w:val="20"/>
                <w:szCs w:val="20"/>
              </w:rPr>
            </w:pPr>
            <w:r w:rsidRPr="00A6136A">
              <w:rPr>
                <w:rFonts w:cstheme="minorHAnsi"/>
                <w:sz w:val="20"/>
                <w:szCs w:val="20"/>
              </w:rPr>
              <w:t>Copper</w:t>
            </w:r>
          </w:p>
        </w:tc>
      </w:tr>
      <w:tr w:rsidR="00A6136A" w:rsidRPr="004A2FE2" w14:paraId="0FC6CFCF" w14:textId="77777777" w:rsidTr="001B61F6">
        <w:trPr>
          <w:trHeight w:val="148"/>
        </w:trPr>
        <w:tc>
          <w:tcPr>
            <w:tcW w:w="1230" w:type="dxa"/>
          </w:tcPr>
          <w:p w14:paraId="16A80C56" w14:textId="08517265"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47EDEA2D" w14:textId="379E39E0" w:rsidR="00A6136A" w:rsidRPr="00A6136A" w:rsidRDefault="00A6136A" w:rsidP="00A6136A">
            <w:pPr>
              <w:spacing w:after="0"/>
              <w:jc w:val="center"/>
              <w:rPr>
                <w:rFonts w:cstheme="minorHAnsi"/>
                <w:sz w:val="20"/>
                <w:szCs w:val="20"/>
              </w:rPr>
            </w:pPr>
            <w:r w:rsidRPr="00A6136A">
              <w:rPr>
                <w:rFonts w:cstheme="minorHAnsi"/>
                <w:sz w:val="20"/>
                <w:szCs w:val="20"/>
              </w:rPr>
              <w:t>778</w:t>
            </w:r>
          </w:p>
        </w:tc>
        <w:tc>
          <w:tcPr>
            <w:tcW w:w="6632" w:type="dxa"/>
            <w:vAlign w:val="center"/>
          </w:tcPr>
          <w:p w14:paraId="0D3D9D43" w14:textId="4C1F0E28" w:rsidR="00A6136A" w:rsidRPr="00A6136A" w:rsidRDefault="00A6136A" w:rsidP="00A6136A">
            <w:pPr>
              <w:keepNext/>
              <w:spacing w:after="0"/>
              <w:jc w:val="center"/>
              <w:rPr>
                <w:rFonts w:cstheme="minorHAnsi"/>
                <w:sz w:val="20"/>
                <w:szCs w:val="20"/>
              </w:rPr>
            </w:pPr>
            <w:r w:rsidRPr="00A6136A">
              <w:rPr>
                <w:rFonts w:cstheme="minorHAnsi"/>
                <w:sz w:val="20"/>
                <w:szCs w:val="20"/>
              </w:rPr>
              <w:t>Zinc</w:t>
            </w:r>
          </w:p>
        </w:tc>
      </w:tr>
      <w:tr w:rsidR="00A6136A" w:rsidRPr="004A2FE2" w14:paraId="719FAA9A" w14:textId="77777777" w:rsidTr="001B61F6">
        <w:trPr>
          <w:trHeight w:val="148"/>
        </w:trPr>
        <w:tc>
          <w:tcPr>
            <w:tcW w:w="1230" w:type="dxa"/>
          </w:tcPr>
          <w:p w14:paraId="591F0214" w14:textId="5E6EEED1"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159F96DB" w14:textId="60CCC368" w:rsidR="00A6136A" w:rsidRPr="00A6136A" w:rsidRDefault="00A6136A" w:rsidP="00A6136A">
            <w:pPr>
              <w:spacing w:after="0"/>
              <w:jc w:val="center"/>
              <w:rPr>
                <w:rFonts w:cstheme="minorHAnsi"/>
                <w:sz w:val="20"/>
                <w:szCs w:val="20"/>
              </w:rPr>
            </w:pPr>
            <w:r w:rsidRPr="00A6136A">
              <w:rPr>
                <w:rFonts w:cstheme="minorHAnsi"/>
                <w:sz w:val="20"/>
                <w:szCs w:val="20"/>
              </w:rPr>
              <w:t>468</w:t>
            </w:r>
          </w:p>
        </w:tc>
        <w:tc>
          <w:tcPr>
            <w:tcW w:w="6632" w:type="dxa"/>
            <w:vAlign w:val="center"/>
          </w:tcPr>
          <w:p w14:paraId="266AFE04" w14:textId="2A7153CF" w:rsidR="00A6136A" w:rsidRPr="00A6136A" w:rsidRDefault="00A6136A" w:rsidP="00A6136A">
            <w:pPr>
              <w:keepNext/>
              <w:spacing w:after="0"/>
              <w:jc w:val="center"/>
              <w:rPr>
                <w:rFonts w:cstheme="minorHAnsi"/>
                <w:sz w:val="20"/>
                <w:szCs w:val="20"/>
              </w:rPr>
            </w:pPr>
            <w:r w:rsidRPr="00A6136A">
              <w:rPr>
                <w:rFonts w:cstheme="minorHAnsi"/>
                <w:sz w:val="20"/>
                <w:szCs w:val="20"/>
              </w:rPr>
              <w:t>Gallium</w:t>
            </w:r>
          </w:p>
        </w:tc>
      </w:tr>
      <w:tr w:rsidR="00A6136A" w:rsidRPr="004A2FE2" w14:paraId="2F58EFDC" w14:textId="77777777" w:rsidTr="001B61F6">
        <w:trPr>
          <w:trHeight w:val="148"/>
        </w:trPr>
        <w:tc>
          <w:tcPr>
            <w:tcW w:w="1230" w:type="dxa"/>
          </w:tcPr>
          <w:p w14:paraId="2FF4A5C3" w14:textId="58A8FCAC"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5787F24B" w14:textId="65F22F78" w:rsidR="00A6136A" w:rsidRPr="00A6136A" w:rsidRDefault="00A6136A" w:rsidP="00A6136A">
            <w:pPr>
              <w:spacing w:after="0"/>
              <w:jc w:val="center"/>
              <w:rPr>
                <w:rFonts w:cstheme="minorHAnsi"/>
                <w:sz w:val="20"/>
                <w:szCs w:val="20"/>
              </w:rPr>
            </w:pPr>
            <w:r w:rsidRPr="00A6136A">
              <w:rPr>
                <w:rFonts w:cstheme="minorHAnsi"/>
                <w:sz w:val="20"/>
                <w:szCs w:val="20"/>
              </w:rPr>
              <w:t>298</w:t>
            </w:r>
          </w:p>
        </w:tc>
        <w:tc>
          <w:tcPr>
            <w:tcW w:w="6632" w:type="dxa"/>
            <w:vAlign w:val="center"/>
          </w:tcPr>
          <w:p w14:paraId="156719E4" w14:textId="1713F865" w:rsidR="00A6136A" w:rsidRPr="00A6136A" w:rsidRDefault="00A6136A" w:rsidP="00A6136A">
            <w:pPr>
              <w:keepNext/>
              <w:spacing w:after="0"/>
              <w:jc w:val="center"/>
              <w:rPr>
                <w:rFonts w:cstheme="minorHAnsi"/>
                <w:sz w:val="20"/>
                <w:szCs w:val="20"/>
              </w:rPr>
            </w:pPr>
            <w:r w:rsidRPr="00A6136A">
              <w:rPr>
                <w:rFonts w:cstheme="minorHAnsi"/>
                <w:sz w:val="20"/>
                <w:szCs w:val="20"/>
              </w:rPr>
              <w:t>Arsenic</w:t>
            </w:r>
          </w:p>
        </w:tc>
      </w:tr>
      <w:tr w:rsidR="00A6136A" w:rsidRPr="004A2FE2" w14:paraId="41B0B77B" w14:textId="77777777" w:rsidTr="001B61F6">
        <w:trPr>
          <w:trHeight w:val="148"/>
        </w:trPr>
        <w:tc>
          <w:tcPr>
            <w:tcW w:w="1230" w:type="dxa"/>
          </w:tcPr>
          <w:p w14:paraId="01F68EF6" w14:textId="742D0072"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6AD72425" w14:textId="7D7719BC" w:rsidR="00A6136A" w:rsidRPr="00A6136A" w:rsidRDefault="00A6136A" w:rsidP="00A6136A">
            <w:pPr>
              <w:spacing w:after="0"/>
              <w:jc w:val="center"/>
              <w:rPr>
                <w:rFonts w:cstheme="minorHAnsi"/>
                <w:sz w:val="20"/>
                <w:szCs w:val="20"/>
              </w:rPr>
            </w:pPr>
            <w:r w:rsidRPr="00A6136A">
              <w:rPr>
                <w:rFonts w:cstheme="minorHAnsi"/>
                <w:sz w:val="20"/>
                <w:szCs w:val="20"/>
              </w:rPr>
              <w:t>693</w:t>
            </w:r>
          </w:p>
        </w:tc>
        <w:tc>
          <w:tcPr>
            <w:tcW w:w="6632" w:type="dxa"/>
            <w:vAlign w:val="center"/>
          </w:tcPr>
          <w:p w14:paraId="5A9282CC" w14:textId="5D23391B" w:rsidR="00A6136A" w:rsidRPr="00A6136A" w:rsidRDefault="00A6136A" w:rsidP="00A6136A">
            <w:pPr>
              <w:keepNext/>
              <w:spacing w:after="0"/>
              <w:jc w:val="center"/>
              <w:rPr>
                <w:rFonts w:cstheme="minorHAnsi"/>
                <w:sz w:val="20"/>
                <w:szCs w:val="20"/>
              </w:rPr>
            </w:pPr>
            <w:r w:rsidRPr="00A6136A">
              <w:rPr>
                <w:rFonts w:cstheme="minorHAnsi"/>
                <w:sz w:val="20"/>
                <w:szCs w:val="20"/>
              </w:rPr>
              <w:t>Selenium</w:t>
            </w:r>
          </w:p>
        </w:tc>
      </w:tr>
      <w:tr w:rsidR="00A6136A" w:rsidRPr="004A2FE2" w14:paraId="63356B6D" w14:textId="77777777" w:rsidTr="001B61F6">
        <w:trPr>
          <w:trHeight w:val="148"/>
        </w:trPr>
        <w:tc>
          <w:tcPr>
            <w:tcW w:w="1230" w:type="dxa"/>
          </w:tcPr>
          <w:p w14:paraId="337BCEB0" w14:textId="2B52ABBC"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2FB50A15" w14:textId="1D93067E" w:rsidR="00A6136A" w:rsidRPr="00A6136A" w:rsidRDefault="00A6136A" w:rsidP="00A6136A">
            <w:pPr>
              <w:spacing w:after="0"/>
              <w:jc w:val="center"/>
              <w:rPr>
                <w:rFonts w:cstheme="minorHAnsi"/>
                <w:sz w:val="20"/>
                <w:szCs w:val="20"/>
              </w:rPr>
            </w:pPr>
            <w:r w:rsidRPr="00A6136A">
              <w:rPr>
                <w:rFonts w:cstheme="minorHAnsi"/>
                <w:sz w:val="20"/>
                <w:szCs w:val="20"/>
              </w:rPr>
              <w:t>689</w:t>
            </w:r>
          </w:p>
        </w:tc>
        <w:tc>
          <w:tcPr>
            <w:tcW w:w="6632" w:type="dxa"/>
            <w:vAlign w:val="center"/>
          </w:tcPr>
          <w:p w14:paraId="4F50A0CB" w14:textId="2C6CD648" w:rsidR="00A6136A" w:rsidRPr="00A6136A" w:rsidRDefault="00A6136A" w:rsidP="00A6136A">
            <w:pPr>
              <w:keepNext/>
              <w:spacing w:after="0"/>
              <w:jc w:val="center"/>
              <w:rPr>
                <w:rFonts w:cstheme="minorHAnsi"/>
                <w:sz w:val="20"/>
                <w:szCs w:val="20"/>
              </w:rPr>
            </w:pPr>
            <w:r w:rsidRPr="00A6136A">
              <w:rPr>
                <w:rFonts w:cstheme="minorHAnsi"/>
                <w:sz w:val="20"/>
                <w:szCs w:val="20"/>
              </w:rPr>
              <w:t>Rubidium</w:t>
            </w:r>
          </w:p>
        </w:tc>
      </w:tr>
      <w:tr w:rsidR="00A6136A" w:rsidRPr="004A2FE2" w14:paraId="2D8D3717" w14:textId="77777777" w:rsidTr="001B61F6">
        <w:trPr>
          <w:trHeight w:val="148"/>
        </w:trPr>
        <w:tc>
          <w:tcPr>
            <w:tcW w:w="1230" w:type="dxa"/>
          </w:tcPr>
          <w:p w14:paraId="13673314" w14:textId="1E968A1E"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791F511E" w14:textId="04B8B30E" w:rsidR="00A6136A" w:rsidRPr="00A6136A" w:rsidRDefault="00A6136A" w:rsidP="00A6136A">
            <w:pPr>
              <w:spacing w:after="0"/>
              <w:jc w:val="center"/>
              <w:rPr>
                <w:rFonts w:cstheme="minorHAnsi"/>
                <w:sz w:val="20"/>
                <w:szCs w:val="20"/>
              </w:rPr>
            </w:pPr>
            <w:del w:id="5086" w:author="Seltzer, Karl" w:date="2024-08-09T12:10:00Z">
              <w:r w:rsidRPr="00A6136A" w:rsidDel="00C45BEA">
                <w:rPr>
                  <w:rFonts w:cstheme="minorHAnsi"/>
                  <w:sz w:val="20"/>
                  <w:szCs w:val="20"/>
                </w:rPr>
                <w:delText>397</w:delText>
              </w:r>
            </w:del>
            <w:ins w:id="5087" w:author="Seltzer, Karl" w:date="2024-08-09T12:10:00Z">
              <w:r w:rsidR="00C45BEA">
                <w:rPr>
                  <w:rFonts w:cstheme="minorHAnsi"/>
                  <w:sz w:val="20"/>
                  <w:szCs w:val="20"/>
                </w:rPr>
                <w:t>6</w:t>
              </w:r>
              <w:r w:rsidR="00C45BEA" w:rsidRPr="00A6136A">
                <w:rPr>
                  <w:rFonts w:cstheme="minorHAnsi"/>
                  <w:sz w:val="20"/>
                  <w:szCs w:val="20"/>
                </w:rPr>
                <w:t>97</w:t>
              </w:r>
            </w:ins>
          </w:p>
        </w:tc>
        <w:tc>
          <w:tcPr>
            <w:tcW w:w="6632" w:type="dxa"/>
            <w:vAlign w:val="center"/>
          </w:tcPr>
          <w:p w14:paraId="4177D759" w14:textId="1BA13B23" w:rsidR="00A6136A" w:rsidRPr="00A6136A" w:rsidRDefault="00A6136A" w:rsidP="00A6136A">
            <w:pPr>
              <w:keepNext/>
              <w:spacing w:after="0"/>
              <w:jc w:val="center"/>
              <w:rPr>
                <w:rFonts w:cstheme="minorHAnsi"/>
                <w:sz w:val="20"/>
                <w:szCs w:val="20"/>
              </w:rPr>
            </w:pPr>
            <w:r w:rsidRPr="00A6136A">
              <w:rPr>
                <w:rFonts w:cstheme="minorHAnsi"/>
                <w:sz w:val="20"/>
                <w:szCs w:val="20"/>
              </w:rPr>
              <w:t>Strontium</w:t>
            </w:r>
          </w:p>
        </w:tc>
      </w:tr>
      <w:tr w:rsidR="00A6136A" w:rsidRPr="004A2FE2" w14:paraId="550BEABA" w14:textId="77777777" w:rsidTr="001B61F6">
        <w:trPr>
          <w:trHeight w:val="148"/>
        </w:trPr>
        <w:tc>
          <w:tcPr>
            <w:tcW w:w="1230" w:type="dxa"/>
          </w:tcPr>
          <w:p w14:paraId="1D874B51" w14:textId="13666670"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6A6133B9" w14:textId="5A749D6B" w:rsidR="00A6136A" w:rsidRPr="00A6136A" w:rsidRDefault="00A6136A" w:rsidP="00A6136A">
            <w:pPr>
              <w:spacing w:after="0"/>
              <w:jc w:val="center"/>
              <w:rPr>
                <w:rFonts w:cstheme="minorHAnsi"/>
                <w:sz w:val="20"/>
                <w:szCs w:val="20"/>
              </w:rPr>
            </w:pPr>
            <w:r w:rsidRPr="00A6136A">
              <w:rPr>
                <w:rFonts w:cstheme="minorHAnsi"/>
                <w:sz w:val="20"/>
                <w:szCs w:val="20"/>
              </w:rPr>
              <w:t>779</w:t>
            </w:r>
          </w:p>
        </w:tc>
        <w:tc>
          <w:tcPr>
            <w:tcW w:w="6632" w:type="dxa"/>
            <w:vAlign w:val="center"/>
          </w:tcPr>
          <w:p w14:paraId="2E0A1D1F" w14:textId="46C7FDB1" w:rsidR="00A6136A" w:rsidRPr="00A6136A" w:rsidRDefault="00A6136A" w:rsidP="00A6136A">
            <w:pPr>
              <w:keepNext/>
              <w:spacing w:after="0"/>
              <w:jc w:val="center"/>
              <w:rPr>
                <w:rFonts w:cstheme="minorHAnsi"/>
                <w:sz w:val="20"/>
                <w:szCs w:val="20"/>
              </w:rPr>
            </w:pPr>
            <w:r w:rsidRPr="00A6136A">
              <w:rPr>
                <w:rFonts w:cstheme="minorHAnsi"/>
                <w:sz w:val="20"/>
                <w:szCs w:val="20"/>
              </w:rPr>
              <w:t>Zirconium</w:t>
            </w:r>
          </w:p>
        </w:tc>
      </w:tr>
      <w:tr w:rsidR="00A6136A" w:rsidRPr="004A2FE2" w14:paraId="405F9947" w14:textId="77777777" w:rsidTr="001B61F6">
        <w:trPr>
          <w:trHeight w:val="148"/>
        </w:trPr>
        <w:tc>
          <w:tcPr>
            <w:tcW w:w="1230" w:type="dxa"/>
          </w:tcPr>
          <w:p w14:paraId="4538D1D0" w14:textId="015C57C1"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2FD5F626" w14:textId="4E9F4288" w:rsidR="00A6136A" w:rsidRPr="00A6136A" w:rsidRDefault="00A6136A" w:rsidP="00A6136A">
            <w:pPr>
              <w:spacing w:after="0"/>
              <w:jc w:val="center"/>
              <w:rPr>
                <w:rFonts w:cstheme="minorHAnsi"/>
                <w:sz w:val="20"/>
                <w:szCs w:val="20"/>
              </w:rPr>
            </w:pPr>
            <w:r w:rsidRPr="00A6136A">
              <w:rPr>
                <w:rFonts w:cstheme="minorHAnsi"/>
                <w:sz w:val="20"/>
                <w:szCs w:val="20"/>
              </w:rPr>
              <w:t>586</w:t>
            </w:r>
          </w:p>
        </w:tc>
        <w:tc>
          <w:tcPr>
            <w:tcW w:w="6632" w:type="dxa"/>
            <w:vAlign w:val="center"/>
          </w:tcPr>
          <w:p w14:paraId="3E50E4A0" w14:textId="4EC836D2" w:rsidR="00A6136A" w:rsidRPr="00A6136A" w:rsidRDefault="00A6136A" w:rsidP="00A6136A">
            <w:pPr>
              <w:keepNext/>
              <w:spacing w:after="0"/>
              <w:jc w:val="center"/>
              <w:rPr>
                <w:rFonts w:cstheme="minorHAnsi"/>
                <w:sz w:val="20"/>
                <w:szCs w:val="20"/>
              </w:rPr>
            </w:pPr>
            <w:r w:rsidRPr="00A6136A">
              <w:rPr>
                <w:rFonts w:cstheme="minorHAnsi"/>
                <w:sz w:val="20"/>
                <w:szCs w:val="20"/>
              </w:rPr>
              <w:t>Molybdenum</w:t>
            </w:r>
          </w:p>
        </w:tc>
      </w:tr>
      <w:tr w:rsidR="00A6136A" w:rsidRPr="004A2FE2" w14:paraId="3A3BEC07" w14:textId="77777777" w:rsidTr="001B61F6">
        <w:trPr>
          <w:trHeight w:val="148"/>
        </w:trPr>
        <w:tc>
          <w:tcPr>
            <w:tcW w:w="1230" w:type="dxa"/>
          </w:tcPr>
          <w:p w14:paraId="2E8819C0" w14:textId="71EBEC4E"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3650B63D" w14:textId="02D55A43" w:rsidR="00A6136A" w:rsidRPr="00A6136A" w:rsidRDefault="00A6136A" w:rsidP="00A6136A">
            <w:pPr>
              <w:spacing w:after="0"/>
              <w:jc w:val="center"/>
              <w:rPr>
                <w:rFonts w:cstheme="minorHAnsi"/>
                <w:sz w:val="20"/>
                <w:szCs w:val="20"/>
              </w:rPr>
            </w:pPr>
            <w:r w:rsidRPr="00A6136A">
              <w:rPr>
                <w:rFonts w:cstheme="minorHAnsi"/>
                <w:sz w:val="20"/>
                <w:szCs w:val="20"/>
              </w:rPr>
              <w:t>649</w:t>
            </w:r>
          </w:p>
        </w:tc>
        <w:tc>
          <w:tcPr>
            <w:tcW w:w="6632" w:type="dxa"/>
            <w:vAlign w:val="center"/>
          </w:tcPr>
          <w:p w14:paraId="516C13AE" w14:textId="4DF45B6F" w:rsidR="00A6136A" w:rsidRPr="00A6136A" w:rsidRDefault="00A6136A" w:rsidP="00A6136A">
            <w:pPr>
              <w:keepNext/>
              <w:spacing w:after="0"/>
              <w:jc w:val="center"/>
              <w:rPr>
                <w:rFonts w:cstheme="minorHAnsi"/>
                <w:sz w:val="20"/>
                <w:szCs w:val="20"/>
              </w:rPr>
            </w:pPr>
            <w:r w:rsidRPr="00A6136A">
              <w:rPr>
                <w:rFonts w:cstheme="minorHAnsi"/>
                <w:sz w:val="20"/>
                <w:szCs w:val="20"/>
              </w:rPr>
              <w:t>Palladium</w:t>
            </w:r>
          </w:p>
        </w:tc>
      </w:tr>
      <w:tr w:rsidR="00A6136A" w:rsidRPr="004A2FE2" w14:paraId="46AADE64" w14:textId="77777777" w:rsidTr="001B61F6">
        <w:trPr>
          <w:trHeight w:val="148"/>
        </w:trPr>
        <w:tc>
          <w:tcPr>
            <w:tcW w:w="1230" w:type="dxa"/>
          </w:tcPr>
          <w:p w14:paraId="27DA9F03" w14:textId="326499C7"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09130119" w14:textId="586C39B7" w:rsidR="00A6136A" w:rsidRPr="00A6136A" w:rsidRDefault="00A6136A" w:rsidP="00A6136A">
            <w:pPr>
              <w:spacing w:after="0"/>
              <w:jc w:val="center"/>
              <w:rPr>
                <w:rFonts w:cstheme="minorHAnsi"/>
                <w:sz w:val="20"/>
                <w:szCs w:val="20"/>
              </w:rPr>
            </w:pPr>
            <w:r w:rsidRPr="00A6136A">
              <w:rPr>
                <w:rFonts w:cstheme="minorHAnsi"/>
                <w:sz w:val="20"/>
                <w:szCs w:val="20"/>
              </w:rPr>
              <w:t>695</w:t>
            </w:r>
          </w:p>
        </w:tc>
        <w:tc>
          <w:tcPr>
            <w:tcW w:w="6632" w:type="dxa"/>
            <w:vAlign w:val="center"/>
          </w:tcPr>
          <w:p w14:paraId="391DC8BD" w14:textId="4AEEF3D4" w:rsidR="00A6136A" w:rsidRPr="00A6136A" w:rsidRDefault="00A6136A" w:rsidP="00A6136A">
            <w:pPr>
              <w:keepNext/>
              <w:spacing w:after="0"/>
              <w:jc w:val="center"/>
              <w:rPr>
                <w:rFonts w:cstheme="minorHAnsi"/>
                <w:sz w:val="20"/>
                <w:szCs w:val="20"/>
              </w:rPr>
            </w:pPr>
            <w:r w:rsidRPr="00A6136A">
              <w:rPr>
                <w:rFonts w:cstheme="minorHAnsi"/>
                <w:sz w:val="20"/>
                <w:szCs w:val="20"/>
              </w:rPr>
              <w:t>Silver</w:t>
            </w:r>
          </w:p>
        </w:tc>
      </w:tr>
      <w:tr w:rsidR="00B75463" w:rsidRPr="004A2FE2" w14:paraId="266E52AA" w14:textId="77777777" w:rsidTr="001B61F6">
        <w:trPr>
          <w:trHeight w:val="148"/>
        </w:trPr>
        <w:tc>
          <w:tcPr>
            <w:tcW w:w="1230" w:type="dxa"/>
          </w:tcPr>
          <w:p w14:paraId="10E62C69" w14:textId="35B7854E" w:rsidR="00B75463" w:rsidRPr="00B75463" w:rsidRDefault="00B75463" w:rsidP="00B75463">
            <w:pPr>
              <w:spacing w:after="0"/>
              <w:jc w:val="center"/>
              <w:rPr>
                <w:rFonts w:cstheme="minorHAnsi"/>
                <w:sz w:val="20"/>
                <w:szCs w:val="20"/>
              </w:rPr>
            </w:pPr>
            <w:r w:rsidRPr="00B75463">
              <w:rPr>
                <w:rFonts w:cstheme="minorHAnsi"/>
                <w:sz w:val="20"/>
                <w:szCs w:val="20"/>
              </w:rPr>
              <w:t>--</w:t>
            </w:r>
          </w:p>
        </w:tc>
        <w:tc>
          <w:tcPr>
            <w:tcW w:w="1170" w:type="dxa"/>
            <w:vAlign w:val="center"/>
          </w:tcPr>
          <w:p w14:paraId="69426001" w14:textId="5C81BFAD" w:rsidR="00B75463" w:rsidRPr="00B75463" w:rsidRDefault="00B75463" w:rsidP="00B75463">
            <w:pPr>
              <w:spacing w:after="0"/>
              <w:jc w:val="center"/>
              <w:rPr>
                <w:rFonts w:cstheme="minorHAnsi"/>
                <w:sz w:val="20"/>
                <w:szCs w:val="20"/>
              </w:rPr>
            </w:pPr>
            <w:r w:rsidRPr="00B75463">
              <w:rPr>
                <w:rFonts w:cstheme="minorHAnsi"/>
                <w:sz w:val="20"/>
                <w:szCs w:val="20"/>
              </w:rPr>
              <w:t>328</w:t>
            </w:r>
          </w:p>
        </w:tc>
        <w:tc>
          <w:tcPr>
            <w:tcW w:w="6632" w:type="dxa"/>
            <w:vAlign w:val="center"/>
          </w:tcPr>
          <w:p w14:paraId="3269F87B" w14:textId="78A32E7B" w:rsidR="00B75463" w:rsidRPr="00B75463" w:rsidRDefault="00B75463" w:rsidP="00B75463">
            <w:pPr>
              <w:keepNext/>
              <w:spacing w:after="0"/>
              <w:jc w:val="center"/>
              <w:rPr>
                <w:rFonts w:cstheme="minorHAnsi"/>
                <w:sz w:val="20"/>
                <w:szCs w:val="20"/>
              </w:rPr>
            </w:pPr>
            <w:r w:rsidRPr="00B75463">
              <w:rPr>
                <w:rFonts w:cstheme="minorHAnsi"/>
                <w:sz w:val="20"/>
                <w:szCs w:val="20"/>
              </w:rPr>
              <w:t>Cadmium</w:t>
            </w:r>
          </w:p>
        </w:tc>
      </w:tr>
      <w:tr w:rsidR="00B75463" w:rsidRPr="004A2FE2" w14:paraId="02CB62E9" w14:textId="77777777" w:rsidTr="001B61F6">
        <w:trPr>
          <w:trHeight w:val="148"/>
        </w:trPr>
        <w:tc>
          <w:tcPr>
            <w:tcW w:w="1230" w:type="dxa"/>
          </w:tcPr>
          <w:p w14:paraId="7165FE46" w14:textId="273B0E56" w:rsidR="00B75463" w:rsidRPr="00B75463" w:rsidRDefault="00B75463" w:rsidP="00B75463">
            <w:pPr>
              <w:spacing w:after="0"/>
              <w:jc w:val="center"/>
              <w:rPr>
                <w:rFonts w:cstheme="minorHAnsi"/>
                <w:sz w:val="20"/>
                <w:szCs w:val="20"/>
              </w:rPr>
            </w:pPr>
            <w:r w:rsidRPr="00B75463">
              <w:rPr>
                <w:rFonts w:cstheme="minorHAnsi"/>
                <w:sz w:val="20"/>
                <w:szCs w:val="20"/>
              </w:rPr>
              <w:t>--</w:t>
            </w:r>
          </w:p>
        </w:tc>
        <w:tc>
          <w:tcPr>
            <w:tcW w:w="1170" w:type="dxa"/>
            <w:vAlign w:val="center"/>
          </w:tcPr>
          <w:p w14:paraId="70D8BE4F" w14:textId="1FA1B137" w:rsidR="00B75463" w:rsidRPr="00B75463" w:rsidRDefault="00B75463" w:rsidP="00B75463">
            <w:pPr>
              <w:spacing w:after="0"/>
              <w:jc w:val="center"/>
              <w:rPr>
                <w:rFonts w:cstheme="minorHAnsi"/>
                <w:sz w:val="20"/>
                <w:szCs w:val="20"/>
              </w:rPr>
            </w:pPr>
            <w:r w:rsidRPr="00B75463">
              <w:rPr>
                <w:rFonts w:cstheme="minorHAnsi"/>
                <w:sz w:val="20"/>
                <w:szCs w:val="20"/>
              </w:rPr>
              <w:t>487</w:t>
            </w:r>
          </w:p>
        </w:tc>
        <w:tc>
          <w:tcPr>
            <w:tcW w:w="6632" w:type="dxa"/>
            <w:vAlign w:val="center"/>
          </w:tcPr>
          <w:p w14:paraId="4609D8B5" w14:textId="191858C2" w:rsidR="00B75463" w:rsidRPr="00B75463" w:rsidRDefault="00B75463" w:rsidP="00B75463">
            <w:pPr>
              <w:keepNext/>
              <w:spacing w:after="0"/>
              <w:jc w:val="center"/>
              <w:rPr>
                <w:rFonts w:cstheme="minorHAnsi"/>
                <w:sz w:val="20"/>
                <w:szCs w:val="20"/>
              </w:rPr>
            </w:pPr>
            <w:r w:rsidRPr="00B75463">
              <w:rPr>
                <w:rFonts w:cstheme="minorHAnsi"/>
                <w:sz w:val="20"/>
                <w:szCs w:val="20"/>
              </w:rPr>
              <w:t>Indium</w:t>
            </w:r>
          </w:p>
        </w:tc>
      </w:tr>
      <w:tr w:rsidR="00B75463" w:rsidRPr="004A2FE2" w14:paraId="726DC7C3" w14:textId="77777777" w:rsidTr="001B61F6">
        <w:trPr>
          <w:trHeight w:val="148"/>
        </w:trPr>
        <w:tc>
          <w:tcPr>
            <w:tcW w:w="1230" w:type="dxa"/>
          </w:tcPr>
          <w:p w14:paraId="4F9E3F3D" w14:textId="5611D2C8" w:rsidR="00B75463" w:rsidRPr="00B75463" w:rsidRDefault="00B75463" w:rsidP="00B75463">
            <w:pPr>
              <w:spacing w:after="0"/>
              <w:jc w:val="center"/>
              <w:rPr>
                <w:rFonts w:cstheme="minorHAnsi"/>
                <w:sz w:val="20"/>
                <w:szCs w:val="20"/>
              </w:rPr>
            </w:pPr>
            <w:r w:rsidRPr="00B75463">
              <w:rPr>
                <w:rFonts w:cstheme="minorHAnsi"/>
                <w:sz w:val="20"/>
                <w:szCs w:val="20"/>
              </w:rPr>
              <w:t>--</w:t>
            </w:r>
          </w:p>
        </w:tc>
        <w:tc>
          <w:tcPr>
            <w:tcW w:w="1170" w:type="dxa"/>
            <w:vAlign w:val="center"/>
          </w:tcPr>
          <w:p w14:paraId="04ECE2A7" w14:textId="04D0275D" w:rsidR="00B75463" w:rsidRPr="00B75463" w:rsidRDefault="00B75463" w:rsidP="00B75463">
            <w:pPr>
              <w:spacing w:after="0"/>
              <w:jc w:val="center"/>
              <w:rPr>
                <w:rFonts w:cstheme="minorHAnsi"/>
                <w:sz w:val="20"/>
                <w:szCs w:val="20"/>
              </w:rPr>
            </w:pPr>
            <w:r w:rsidRPr="00B75463">
              <w:rPr>
                <w:rFonts w:cstheme="minorHAnsi"/>
                <w:sz w:val="20"/>
                <w:szCs w:val="20"/>
              </w:rPr>
              <w:t>714</w:t>
            </w:r>
          </w:p>
        </w:tc>
        <w:tc>
          <w:tcPr>
            <w:tcW w:w="6632" w:type="dxa"/>
            <w:vAlign w:val="center"/>
          </w:tcPr>
          <w:p w14:paraId="0EBFE2D5" w14:textId="4082D30E" w:rsidR="00B75463" w:rsidRPr="00B75463" w:rsidRDefault="00B75463" w:rsidP="00B75463">
            <w:pPr>
              <w:keepNext/>
              <w:spacing w:after="0"/>
              <w:jc w:val="center"/>
              <w:rPr>
                <w:rFonts w:cstheme="minorHAnsi"/>
                <w:sz w:val="20"/>
                <w:szCs w:val="20"/>
              </w:rPr>
            </w:pPr>
            <w:r w:rsidRPr="00B75463">
              <w:rPr>
                <w:rFonts w:cstheme="minorHAnsi"/>
                <w:sz w:val="20"/>
                <w:szCs w:val="20"/>
              </w:rPr>
              <w:t>Tin</w:t>
            </w:r>
          </w:p>
        </w:tc>
      </w:tr>
      <w:tr w:rsidR="00B75463" w:rsidRPr="004A2FE2" w14:paraId="41B27258" w14:textId="77777777" w:rsidTr="001B61F6">
        <w:trPr>
          <w:trHeight w:val="148"/>
        </w:trPr>
        <w:tc>
          <w:tcPr>
            <w:tcW w:w="1230" w:type="dxa"/>
          </w:tcPr>
          <w:p w14:paraId="57790AAE" w14:textId="75E7A9BB" w:rsidR="00B75463" w:rsidRPr="00B75463" w:rsidRDefault="00B75463" w:rsidP="00B75463">
            <w:pPr>
              <w:spacing w:after="0"/>
              <w:jc w:val="center"/>
              <w:rPr>
                <w:rFonts w:cstheme="minorHAnsi"/>
                <w:sz w:val="20"/>
                <w:szCs w:val="20"/>
              </w:rPr>
            </w:pPr>
            <w:r w:rsidRPr="00B75463">
              <w:rPr>
                <w:rFonts w:cstheme="minorHAnsi"/>
                <w:sz w:val="20"/>
                <w:szCs w:val="20"/>
              </w:rPr>
              <w:t>--</w:t>
            </w:r>
          </w:p>
        </w:tc>
        <w:tc>
          <w:tcPr>
            <w:tcW w:w="1170" w:type="dxa"/>
            <w:vAlign w:val="center"/>
          </w:tcPr>
          <w:p w14:paraId="599BA83A" w14:textId="53676F7B" w:rsidR="00B75463" w:rsidRPr="00B75463" w:rsidRDefault="00B75463" w:rsidP="00B75463">
            <w:pPr>
              <w:spacing w:after="0"/>
              <w:jc w:val="center"/>
              <w:rPr>
                <w:rFonts w:cstheme="minorHAnsi"/>
                <w:sz w:val="20"/>
                <w:szCs w:val="20"/>
              </w:rPr>
            </w:pPr>
            <w:r w:rsidRPr="00B75463">
              <w:rPr>
                <w:rFonts w:cstheme="minorHAnsi"/>
                <w:sz w:val="20"/>
                <w:szCs w:val="20"/>
              </w:rPr>
              <w:t>296</w:t>
            </w:r>
          </w:p>
        </w:tc>
        <w:tc>
          <w:tcPr>
            <w:tcW w:w="6632" w:type="dxa"/>
            <w:vAlign w:val="center"/>
          </w:tcPr>
          <w:p w14:paraId="43918BF1" w14:textId="422CA7F6" w:rsidR="00B75463" w:rsidRPr="00B75463" w:rsidRDefault="00B75463" w:rsidP="00B75463">
            <w:pPr>
              <w:keepNext/>
              <w:spacing w:after="0"/>
              <w:jc w:val="center"/>
              <w:rPr>
                <w:rFonts w:cstheme="minorHAnsi"/>
                <w:sz w:val="20"/>
                <w:szCs w:val="20"/>
              </w:rPr>
            </w:pPr>
            <w:r w:rsidRPr="00B75463">
              <w:rPr>
                <w:rFonts w:cstheme="minorHAnsi"/>
                <w:sz w:val="20"/>
                <w:szCs w:val="20"/>
              </w:rPr>
              <w:t>Antimony</w:t>
            </w:r>
          </w:p>
        </w:tc>
      </w:tr>
      <w:tr w:rsidR="00B75463" w:rsidRPr="004A2FE2" w14:paraId="093EA449" w14:textId="77777777" w:rsidTr="001B61F6">
        <w:trPr>
          <w:trHeight w:val="148"/>
        </w:trPr>
        <w:tc>
          <w:tcPr>
            <w:tcW w:w="1230" w:type="dxa"/>
          </w:tcPr>
          <w:p w14:paraId="75D972FB" w14:textId="46345FE2" w:rsidR="00B75463" w:rsidRPr="00B75463" w:rsidRDefault="00B75463" w:rsidP="00B75463">
            <w:pPr>
              <w:spacing w:after="0"/>
              <w:jc w:val="center"/>
              <w:rPr>
                <w:rFonts w:cstheme="minorHAnsi"/>
                <w:sz w:val="20"/>
                <w:szCs w:val="20"/>
              </w:rPr>
            </w:pPr>
            <w:r w:rsidRPr="00B75463">
              <w:rPr>
                <w:rFonts w:cstheme="minorHAnsi"/>
                <w:sz w:val="20"/>
                <w:szCs w:val="20"/>
              </w:rPr>
              <w:t>--</w:t>
            </w:r>
          </w:p>
        </w:tc>
        <w:tc>
          <w:tcPr>
            <w:tcW w:w="1170" w:type="dxa"/>
            <w:vAlign w:val="center"/>
          </w:tcPr>
          <w:p w14:paraId="321CFF4B" w14:textId="624F40EF" w:rsidR="00B75463" w:rsidRPr="00B75463" w:rsidRDefault="00B75463" w:rsidP="00B75463">
            <w:pPr>
              <w:spacing w:after="0"/>
              <w:jc w:val="center"/>
              <w:rPr>
                <w:rFonts w:cstheme="minorHAnsi"/>
                <w:sz w:val="20"/>
                <w:szCs w:val="20"/>
              </w:rPr>
            </w:pPr>
            <w:r w:rsidRPr="00B75463">
              <w:rPr>
                <w:rFonts w:cstheme="minorHAnsi"/>
                <w:sz w:val="20"/>
                <w:szCs w:val="20"/>
              </w:rPr>
              <w:t>300</w:t>
            </w:r>
          </w:p>
        </w:tc>
        <w:tc>
          <w:tcPr>
            <w:tcW w:w="6632" w:type="dxa"/>
            <w:vAlign w:val="center"/>
          </w:tcPr>
          <w:p w14:paraId="1D7AC0AE" w14:textId="157AF6E1" w:rsidR="00B75463" w:rsidRPr="00B75463" w:rsidRDefault="00B75463" w:rsidP="00B75463">
            <w:pPr>
              <w:keepNext/>
              <w:spacing w:after="0"/>
              <w:jc w:val="center"/>
              <w:rPr>
                <w:rFonts w:cstheme="minorHAnsi"/>
                <w:sz w:val="20"/>
                <w:szCs w:val="20"/>
              </w:rPr>
            </w:pPr>
            <w:r w:rsidRPr="00B75463">
              <w:rPr>
                <w:rFonts w:cstheme="minorHAnsi"/>
                <w:sz w:val="20"/>
                <w:szCs w:val="20"/>
              </w:rPr>
              <w:t>Barium</w:t>
            </w:r>
          </w:p>
        </w:tc>
      </w:tr>
      <w:tr w:rsidR="00B75463" w:rsidRPr="004A2FE2" w14:paraId="3CBD6324" w14:textId="77777777" w:rsidTr="001B61F6">
        <w:trPr>
          <w:trHeight w:val="148"/>
        </w:trPr>
        <w:tc>
          <w:tcPr>
            <w:tcW w:w="1230" w:type="dxa"/>
          </w:tcPr>
          <w:p w14:paraId="43314C87" w14:textId="295DD85A" w:rsidR="00B75463" w:rsidRPr="00B75463" w:rsidRDefault="00B75463" w:rsidP="00B75463">
            <w:pPr>
              <w:spacing w:after="0"/>
              <w:jc w:val="center"/>
              <w:rPr>
                <w:rFonts w:cstheme="minorHAnsi"/>
                <w:sz w:val="20"/>
                <w:szCs w:val="20"/>
              </w:rPr>
            </w:pPr>
            <w:r w:rsidRPr="00B75463">
              <w:rPr>
                <w:rFonts w:cstheme="minorHAnsi"/>
                <w:sz w:val="20"/>
                <w:szCs w:val="20"/>
              </w:rPr>
              <w:t>--</w:t>
            </w:r>
          </w:p>
        </w:tc>
        <w:tc>
          <w:tcPr>
            <w:tcW w:w="1170" w:type="dxa"/>
            <w:vAlign w:val="center"/>
          </w:tcPr>
          <w:p w14:paraId="55519FDF" w14:textId="1041BA88" w:rsidR="00B75463" w:rsidRPr="00B75463" w:rsidRDefault="00B75463" w:rsidP="00B75463">
            <w:pPr>
              <w:spacing w:after="0"/>
              <w:jc w:val="center"/>
              <w:rPr>
                <w:rFonts w:cstheme="minorHAnsi"/>
                <w:sz w:val="20"/>
                <w:szCs w:val="20"/>
              </w:rPr>
            </w:pPr>
            <w:r w:rsidRPr="00B75463">
              <w:rPr>
                <w:rFonts w:cstheme="minorHAnsi"/>
                <w:sz w:val="20"/>
                <w:szCs w:val="20"/>
              </w:rPr>
              <w:t>519</w:t>
            </w:r>
          </w:p>
        </w:tc>
        <w:tc>
          <w:tcPr>
            <w:tcW w:w="6632" w:type="dxa"/>
            <w:vAlign w:val="center"/>
          </w:tcPr>
          <w:p w14:paraId="376F1D22" w14:textId="449DB1F9" w:rsidR="00B75463" w:rsidRPr="00B75463" w:rsidRDefault="00B75463" w:rsidP="00B75463">
            <w:pPr>
              <w:keepNext/>
              <w:spacing w:after="0"/>
              <w:jc w:val="center"/>
              <w:rPr>
                <w:rFonts w:cstheme="minorHAnsi"/>
                <w:sz w:val="20"/>
                <w:szCs w:val="20"/>
              </w:rPr>
            </w:pPr>
            <w:r w:rsidRPr="00B75463">
              <w:rPr>
                <w:rFonts w:cstheme="minorHAnsi"/>
                <w:sz w:val="20"/>
                <w:szCs w:val="20"/>
              </w:rPr>
              <w:t>Lanthanum</w:t>
            </w:r>
          </w:p>
        </w:tc>
      </w:tr>
      <w:tr w:rsidR="00B75463" w:rsidRPr="004A2FE2" w14:paraId="5FC88F8B" w14:textId="77777777" w:rsidTr="001B61F6">
        <w:trPr>
          <w:trHeight w:val="148"/>
        </w:trPr>
        <w:tc>
          <w:tcPr>
            <w:tcW w:w="1230" w:type="dxa"/>
          </w:tcPr>
          <w:p w14:paraId="3A888B42" w14:textId="70C16AA1" w:rsidR="00B75463" w:rsidRPr="00B75463" w:rsidRDefault="00B75463" w:rsidP="00B75463">
            <w:pPr>
              <w:spacing w:after="0"/>
              <w:jc w:val="center"/>
              <w:rPr>
                <w:rFonts w:cstheme="minorHAnsi"/>
                <w:sz w:val="20"/>
                <w:szCs w:val="20"/>
              </w:rPr>
            </w:pPr>
            <w:r w:rsidRPr="00B75463">
              <w:rPr>
                <w:rFonts w:cstheme="minorHAnsi"/>
                <w:sz w:val="20"/>
                <w:szCs w:val="20"/>
              </w:rPr>
              <w:t>--</w:t>
            </w:r>
          </w:p>
        </w:tc>
        <w:tc>
          <w:tcPr>
            <w:tcW w:w="1170" w:type="dxa"/>
            <w:vAlign w:val="center"/>
          </w:tcPr>
          <w:p w14:paraId="23532F68" w14:textId="4724A623" w:rsidR="00B75463" w:rsidRPr="00B75463" w:rsidRDefault="00B75463" w:rsidP="00B75463">
            <w:pPr>
              <w:spacing w:after="0"/>
              <w:jc w:val="center"/>
              <w:rPr>
                <w:rFonts w:cstheme="minorHAnsi"/>
                <w:sz w:val="20"/>
                <w:szCs w:val="20"/>
              </w:rPr>
            </w:pPr>
            <w:r w:rsidRPr="00B75463">
              <w:rPr>
                <w:rFonts w:cstheme="minorHAnsi"/>
                <w:sz w:val="20"/>
                <w:szCs w:val="20"/>
              </w:rPr>
              <w:t>1861</w:t>
            </w:r>
          </w:p>
        </w:tc>
        <w:tc>
          <w:tcPr>
            <w:tcW w:w="6632" w:type="dxa"/>
            <w:vAlign w:val="center"/>
          </w:tcPr>
          <w:p w14:paraId="494E66BF" w14:textId="64066C19" w:rsidR="00B75463" w:rsidRPr="00B75463" w:rsidRDefault="00B75463" w:rsidP="00B75463">
            <w:pPr>
              <w:keepNext/>
              <w:spacing w:after="0"/>
              <w:jc w:val="center"/>
              <w:rPr>
                <w:rFonts w:cstheme="minorHAnsi"/>
                <w:sz w:val="20"/>
                <w:szCs w:val="20"/>
              </w:rPr>
            </w:pPr>
            <w:r w:rsidRPr="00B75463">
              <w:rPr>
                <w:rFonts w:cstheme="minorHAnsi"/>
                <w:sz w:val="20"/>
                <w:szCs w:val="20"/>
              </w:rPr>
              <w:t>Cerium</w:t>
            </w:r>
          </w:p>
        </w:tc>
      </w:tr>
      <w:tr w:rsidR="00B75463" w:rsidRPr="004A2FE2" w14:paraId="55706D15" w14:textId="77777777" w:rsidTr="001B61F6">
        <w:trPr>
          <w:trHeight w:val="148"/>
        </w:trPr>
        <w:tc>
          <w:tcPr>
            <w:tcW w:w="1230" w:type="dxa"/>
          </w:tcPr>
          <w:p w14:paraId="2C379F63" w14:textId="656DDDB0" w:rsidR="00B75463" w:rsidRPr="00B75463" w:rsidRDefault="00B75463" w:rsidP="00B75463">
            <w:pPr>
              <w:spacing w:after="0"/>
              <w:jc w:val="center"/>
              <w:rPr>
                <w:rFonts w:cstheme="minorHAnsi"/>
                <w:sz w:val="20"/>
                <w:szCs w:val="20"/>
              </w:rPr>
            </w:pPr>
            <w:r w:rsidRPr="00B75463">
              <w:rPr>
                <w:rFonts w:cstheme="minorHAnsi"/>
                <w:sz w:val="20"/>
                <w:szCs w:val="20"/>
              </w:rPr>
              <w:t>--</w:t>
            </w:r>
          </w:p>
        </w:tc>
        <w:tc>
          <w:tcPr>
            <w:tcW w:w="1170" w:type="dxa"/>
            <w:vAlign w:val="center"/>
          </w:tcPr>
          <w:p w14:paraId="6CEA7546" w14:textId="42DE8446" w:rsidR="00B75463" w:rsidRPr="00B75463" w:rsidRDefault="00B75463" w:rsidP="00B75463">
            <w:pPr>
              <w:spacing w:after="0"/>
              <w:jc w:val="center"/>
              <w:rPr>
                <w:rFonts w:cstheme="minorHAnsi"/>
                <w:sz w:val="20"/>
                <w:szCs w:val="20"/>
              </w:rPr>
            </w:pPr>
            <w:r w:rsidRPr="00B75463">
              <w:rPr>
                <w:rFonts w:cstheme="minorHAnsi"/>
                <w:sz w:val="20"/>
                <w:szCs w:val="20"/>
              </w:rPr>
              <w:t>528</w:t>
            </w:r>
          </w:p>
        </w:tc>
        <w:tc>
          <w:tcPr>
            <w:tcW w:w="6632" w:type="dxa"/>
            <w:vAlign w:val="center"/>
          </w:tcPr>
          <w:p w14:paraId="79A1F63D" w14:textId="6D855B60" w:rsidR="00B75463" w:rsidRPr="00B75463" w:rsidRDefault="00B75463" w:rsidP="00B75463">
            <w:pPr>
              <w:keepNext/>
              <w:spacing w:after="0"/>
              <w:jc w:val="center"/>
              <w:rPr>
                <w:rFonts w:cstheme="minorHAnsi"/>
                <w:sz w:val="20"/>
                <w:szCs w:val="20"/>
              </w:rPr>
            </w:pPr>
            <w:r w:rsidRPr="00B75463">
              <w:rPr>
                <w:rFonts w:cstheme="minorHAnsi"/>
                <w:sz w:val="20"/>
                <w:szCs w:val="20"/>
              </w:rPr>
              <w:t>Mercury</w:t>
            </w:r>
          </w:p>
        </w:tc>
      </w:tr>
      <w:tr w:rsidR="00B75463" w:rsidRPr="004A2FE2" w14:paraId="009F8B09" w14:textId="77777777" w:rsidTr="001B61F6">
        <w:trPr>
          <w:trHeight w:val="148"/>
        </w:trPr>
        <w:tc>
          <w:tcPr>
            <w:tcW w:w="1230" w:type="dxa"/>
          </w:tcPr>
          <w:p w14:paraId="5515A042" w14:textId="300F6BEF" w:rsidR="00B75463" w:rsidRPr="00B75463" w:rsidRDefault="00B75463" w:rsidP="00B75463">
            <w:pPr>
              <w:spacing w:after="0"/>
              <w:jc w:val="center"/>
              <w:rPr>
                <w:rFonts w:cstheme="minorHAnsi"/>
                <w:sz w:val="20"/>
                <w:szCs w:val="20"/>
              </w:rPr>
            </w:pPr>
            <w:r w:rsidRPr="00B75463">
              <w:rPr>
                <w:rFonts w:cstheme="minorHAnsi"/>
                <w:sz w:val="20"/>
                <w:szCs w:val="20"/>
              </w:rPr>
              <w:t>--</w:t>
            </w:r>
          </w:p>
        </w:tc>
        <w:tc>
          <w:tcPr>
            <w:tcW w:w="1170" w:type="dxa"/>
            <w:vAlign w:val="center"/>
          </w:tcPr>
          <w:p w14:paraId="39B1F7D1" w14:textId="5AAC859E" w:rsidR="00B75463" w:rsidRPr="00B75463" w:rsidRDefault="00B75463" w:rsidP="00B75463">
            <w:pPr>
              <w:spacing w:after="0"/>
              <w:jc w:val="center"/>
              <w:rPr>
                <w:rFonts w:cstheme="minorHAnsi"/>
                <w:sz w:val="20"/>
                <w:szCs w:val="20"/>
              </w:rPr>
            </w:pPr>
            <w:r w:rsidRPr="00B75463">
              <w:rPr>
                <w:rFonts w:cstheme="minorHAnsi"/>
                <w:sz w:val="20"/>
                <w:szCs w:val="20"/>
              </w:rPr>
              <w:t>520</w:t>
            </w:r>
          </w:p>
        </w:tc>
        <w:tc>
          <w:tcPr>
            <w:tcW w:w="6632" w:type="dxa"/>
            <w:vAlign w:val="center"/>
          </w:tcPr>
          <w:p w14:paraId="7B7CDFB8" w14:textId="278ED76A" w:rsidR="00B75463" w:rsidRPr="00B75463" w:rsidRDefault="00B75463" w:rsidP="00B75463">
            <w:pPr>
              <w:keepNext/>
              <w:spacing w:after="0"/>
              <w:jc w:val="center"/>
              <w:rPr>
                <w:rFonts w:cstheme="minorHAnsi"/>
                <w:sz w:val="20"/>
                <w:szCs w:val="20"/>
              </w:rPr>
            </w:pPr>
            <w:r w:rsidRPr="00B75463">
              <w:rPr>
                <w:rFonts w:cstheme="minorHAnsi"/>
                <w:sz w:val="20"/>
                <w:szCs w:val="20"/>
              </w:rPr>
              <w:t>Lead</w:t>
            </w:r>
          </w:p>
        </w:tc>
      </w:tr>
    </w:tbl>
    <w:p w14:paraId="684DF607" w14:textId="12FE508C" w:rsidR="000C710E" w:rsidRDefault="000514D5" w:rsidP="00A45719">
      <w:pPr>
        <w:pStyle w:val="Caption"/>
        <w:spacing w:after="0"/>
        <w:rPr>
          <w:b/>
          <w:bCs/>
          <w:i w:val="0"/>
          <w:iCs w:val="0"/>
          <w:color w:val="000000" w:themeColor="text1"/>
        </w:rPr>
      </w:pPr>
      <w:bookmarkStart w:id="5088" w:name="_Ref119507876"/>
      <w:r w:rsidRPr="00F61BB1">
        <w:rPr>
          <w:b/>
          <w:bCs/>
          <w:i w:val="0"/>
          <w:iCs w:val="0"/>
          <w:color w:val="000000" w:themeColor="text1"/>
        </w:rPr>
        <w:t xml:space="preserve">Table </w:t>
      </w:r>
      <w:ins w:id="5089" w:author="Seltzer, Karl" w:date="2024-08-12T11:33:00Z">
        <w:r w:rsidR="00AE789A">
          <w:rPr>
            <w:b/>
            <w:bCs/>
            <w:i w:val="0"/>
            <w:iCs w:val="0"/>
            <w:color w:val="000000" w:themeColor="text1"/>
          </w:rPr>
          <w:fldChar w:fldCharType="begin"/>
        </w:r>
        <w:r w:rsidR="00AE789A">
          <w:rPr>
            <w:b/>
            <w:bCs/>
            <w:i w:val="0"/>
            <w:iCs w:val="0"/>
            <w:color w:val="000000" w:themeColor="text1"/>
          </w:rPr>
          <w:instrText xml:space="preserve"> SEQ Table \* ARABIC </w:instrText>
        </w:r>
      </w:ins>
      <w:r w:rsidR="00AE789A">
        <w:rPr>
          <w:b/>
          <w:bCs/>
          <w:i w:val="0"/>
          <w:iCs w:val="0"/>
          <w:color w:val="000000" w:themeColor="text1"/>
        </w:rPr>
        <w:fldChar w:fldCharType="separate"/>
      </w:r>
      <w:ins w:id="5090" w:author="Seltzer, Karl" w:date="2024-08-12T11:33:00Z">
        <w:r w:rsidR="00AE789A">
          <w:rPr>
            <w:b/>
            <w:bCs/>
            <w:i w:val="0"/>
            <w:iCs w:val="0"/>
            <w:noProof/>
            <w:color w:val="000000" w:themeColor="text1"/>
          </w:rPr>
          <w:t>26</w:t>
        </w:r>
        <w:r w:rsidR="00AE789A">
          <w:rPr>
            <w:b/>
            <w:bCs/>
            <w:i w:val="0"/>
            <w:iCs w:val="0"/>
            <w:color w:val="000000" w:themeColor="text1"/>
          </w:rPr>
          <w:fldChar w:fldCharType="end"/>
        </w:r>
      </w:ins>
      <w:del w:id="5091" w:author="Seltzer, Karl" w:date="2024-08-12T11:33:00Z">
        <w:r w:rsidRPr="00F61BB1" w:rsidDel="00AE789A">
          <w:rPr>
            <w:b/>
            <w:bCs/>
            <w:i w:val="0"/>
            <w:iCs w:val="0"/>
            <w:color w:val="000000" w:themeColor="text1"/>
          </w:rPr>
          <w:fldChar w:fldCharType="begin"/>
        </w:r>
        <w:r w:rsidRPr="00F61BB1" w:rsidDel="00AE789A">
          <w:rPr>
            <w:b/>
            <w:bCs/>
            <w:i w:val="0"/>
            <w:iCs w:val="0"/>
            <w:color w:val="000000" w:themeColor="text1"/>
          </w:rPr>
          <w:delInstrText xml:space="preserve"> SEQ Table \* ARABIC </w:delInstrText>
        </w:r>
        <w:r w:rsidRPr="00F61BB1" w:rsidDel="00AE789A">
          <w:rPr>
            <w:b/>
            <w:bCs/>
            <w:i w:val="0"/>
            <w:iCs w:val="0"/>
            <w:color w:val="000000" w:themeColor="text1"/>
          </w:rPr>
          <w:fldChar w:fldCharType="separate"/>
        </w:r>
      </w:del>
      <w:del w:id="5092" w:author="Seltzer, Karl" w:date="2024-08-09T12:25:00Z">
        <w:r w:rsidR="00524E1B" w:rsidDel="00AE2FAA">
          <w:rPr>
            <w:b/>
            <w:bCs/>
            <w:i w:val="0"/>
            <w:iCs w:val="0"/>
            <w:noProof/>
            <w:color w:val="000000" w:themeColor="text1"/>
          </w:rPr>
          <w:delText>24</w:delText>
        </w:r>
      </w:del>
      <w:del w:id="5093" w:author="Seltzer, Karl" w:date="2024-08-12T11:33:00Z">
        <w:r w:rsidRPr="00F61BB1" w:rsidDel="00AE789A">
          <w:rPr>
            <w:b/>
            <w:bCs/>
            <w:i w:val="0"/>
            <w:iCs w:val="0"/>
            <w:color w:val="000000" w:themeColor="text1"/>
          </w:rPr>
          <w:fldChar w:fldCharType="end"/>
        </w:r>
      </w:del>
      <w:r w:rsidRPr="00F61BB1">
        <w:rPr>
          <w:b/>
          <w:bCs/>
          <w:i w:val="0"/>
          <w:iCs w:val="0"/>
          <w:color w:val="000000" w:themeColor="text1"/>
        </w:rPr>
        <w:t xml:space="preserve">: </w:t>
      </w:r>
      <w:r w:rsidR="00AB5A24">
        <w:rPr>
          <w:b/>
          <w:bCs/>
          <w:i w:val="0"/>
          <w:iCs w:val="0"/>
          <w:color w:val="000000" w:themeColor="text1"/>
        </w:rPr>
        <w:t>“PM-Ready” species. These are the exclusive species that can be included in profiles whose PROFILE_TYPE is PM-AE6 and PM-CR1.</w:t>
      </w:r>
      <w:bookmarkEnd w:id="5088"/>
      <w:r w:rsidR="00A45719">
        <w:rPr>
          <w:b/>
          <w:bCs/>
          <w:i w:val="0"/>
          <w:iCs w:val="0"/>
          <w:color w:val="000000" w:themeColor="text1"/>
        </w:rPr>
        <w:t xml:space="preserve"> </w:t>
      </w:r>
    </w:p>
    <w:p w14:paraId="41E37558" w14:textId="219AC436" w:rsidR="000514D5" w:rsidRPr="00F61BB1" w:rsidRDefault="00A45719" w:rsidP="00E00DA7">
      <w:pPr>
        <w:pStyle w:val="Caption"/>
        <w:rPr>
          <w:b/>
          <w:bCs/>
          <w:i w:val="0"/>
          <w:iCs w:val="0"/>
          <w:color w:val="000000" w:themeColor="text1"/>
        </w:rPr>
      </w:pPr>
      <w:r w:rsidRPr="00A45719">
        <w:rPr>
          <w:b/>
          <w:bCs/>
          <w:i w:val="0"/>
          <w:iCs w:val="0"/>
          <w:color w:val="000000" w:themeColor="text1"/>
        </w:rPr>
        <w:t xml:space="preserve">* </w:t>
      </w:r>
      <w:r w:rsidR="000C710E">
        <w:rPr>
          <w:b/>
          <w:bCs/>
          <w:i w:val="0"/>
          <w:iCs w:val="0"/>
          <w:color w:val="000000" w:themeColor="text1"/>
        </w:rPr>
        <w:t>For calcium, i</w:t>
      </w:r>
      <w:r w:rsidRPr="00A45719">
        <w:rPr>
          <w:b/>
          <w:bCs/>
          <w:i w:val="0"/>
          <w:iCs w:val="0"/>
          <w:color w:val="000000" w:themeColor="text1"/>
        </w:rPr>
        <w:t>f a profile does not have 2303 but does have 329, 329 should be used.</w:t>
      </w:r>
      <w:r w:rsidR="000C710E">
        <w:rPr>
          <w:b/>
          <w:bCs/>
          <w:i w:val="0"/>
          <w:iCs w:val="0"/>
          <w:color w:val="000000" w:themeColor="text1"/>
        </w:rPr>
        <w:t xml:space="preserve"> For magnesium, i</w:t>
      </w:r>
      <w:r w:rsidRPr="00A45719">
        <w:rPr>
          <w:b/>
          <w:bCs/>
          <w:i w:val="0"/>
          <w:iCs w:val="0"/>
          <w:color w:val="000000" w:themeColor="text1"/>
        </w:rPr>
        <w:t>f a profile does not have 2772 but does have 525, 525 should be used.</w:t>
      </w:r>
      <w:r w:rsidR="000C710E">
        <w:rPr>
          <w:b/>
          <w:bCs/>
          <w:i w:val="0"/>
          <w:iCs w:val="0"/>
          <w:color w:val="000000" w:themeColor="text1"/>
        </w:rPr>
        <w:t xml:space="preserve"> For potassium, if</w:t>
      </w:r>
      <w:r w:rsidRPr="00A45719">
        <w:rPr>
          <w:b/>
          <w:bCs/>
          <w:i w:val="0"/>
          <w:iCs w:val="0"/>
          <w:color w:val="000000" w:themeColor="text1"/>
        </w:rPr>
        <w:t xml:space="preserve"> a profile does not have 2302 but does have 669, 669 should be used.</w:t>
      </w:r>
      <w:r w:rsidR="000C710E">
        <w:rPr>
          <w:b/>
          <w:bCs/>
          <w:i w:val="0"/>
          <w:iCs w:val="0"/>
          <w:color w:val="000000" w:themeColor="text1"/>
        </w:rPr>
        <w:t xml:space="preserve"> For sodium, if </w:t>
      </w:r>
      <w:r w:rsidRPr="00A45719">
        <w:rPr>
          <w:b/>
          <w:bCs/>
          <w:i w:val="0"/>
          <w:iCs w:val="0"/>
          <w:color w:val="000000" w:themeColor="text1"/>
        </w:rPr>
        <w:t>a profile does not have 785 but does have 696, 696 should be used.</w:t>
      </w:r>
      <w:r w:rsidR="000C710E">
        <w:rPr>
          <w:b/>
          <w:bCs/>
          <w:i w:val="0"/>
          <w:iCs w:val="0"/>
          <w:color w:val="000000" w:themeColor="text1"/>
        </w:rPr>
        <w:t xml:space="preserve"> For chloride, if</w:t>
      </w:r>
      <w:r w:rsidRPr="00A45719">
        <w:rPr>
          <w:b/>
          <w:bCs/>
          <w:i w:val="0"/>
          <w:iCs w:val="0"/>
          <w:color w:val="000000" w:themeColor="text1"/>
        </w:rPr>
        <w:t xml:space="preserve"> a profile does not have 337 but does have 795, 795 should be used.</w:t>
      </w:r>
    </w:p>
    <w:p w14:paraId="4EC2D25C" w14:textId="6DB0FE04" w:rsidR="003D7D19" w:rsidRDefault="00FC4D3E" w:rsidP="00FC4D3E">
      <w:pPr>
        <w:jc w:val="both"/>
      </w:pPr>
      <w:r w:rsidRPr="00FC4D3E">
        <w:t>It should be noted that for a profile to be used in air quality modeling using the AE6 mechanism, the profile must have either PH2O or PNCOM</w:t>
      </w:r>
      <w:r>
        <w:t>.</w:t>
      </w:r>
    </w:p>
    <w:p w14:paraId="02230848" w14:textId="0A0EEF09" w:rsidR="0074261B" w:rsidRDefault="0074261B" w:rsidP="0074261B">
      <w:r w:rsidRPr="00991128">
        <w:rPr>
          <w:rStyle w:val="normaltextrun"/>
          <w:rFonts w:asciiTheme="majorHAnsi" w:eastAsiaTheme="majorEastAsia" w:hAnsiTheme="majorHAnsi" w:cstheme="majorBidi"/>
          <w:color w:val="2F5496" w:themeColor="accent1" w:themeShade="BF"/>
          <w:sz w:val="26"/>
          <w:szCs w:val="26"/>
        </w:rPr>
        <w:t xml:space="preserve">Instructions for </w:t>
      </w:r>
      <w:r w:rsidR="008D705D">
        <w:rPr>
          <w:rStyle w:val="normaltextrun"/>
          <w:rFonts w:asciiTheme="majorHAnsi" w:eastAsiaTheme="majorEastAsia" w:hAnsiTheme="majorHAnsi" w:cstheme="majorBidi"/>
          <w:color w:val="2F5496" w:themeColor="accent1" w:themeShade="BF"/>
          <w:sz w:val="26"/>
          <w:szCs w:val="26"/>
        </w:rPr>
        <w:t>c</w:t>
      </w:r>
      <w:r w:rsidRPr="00991128">
        <w:rPr>
          <w:rStyle w:val="normaltextrun"/>
          <w:rFonts w:asciiTheme="majorHAnsi" w:eastAsiaTheme="majorEastAsia" w:hAnsiTheme="majorHAnsi" w:cstheme="majorBidi"/>
          <w:color w:val="2F5496" w:themeColor="accent1" w:themeShade="BF"/>
          <w:sz w:val="26"/>
          <w:szCs w:val="26"/>
        </w:rPr>
        <w:t xml:space="preserve">reating </w:t>
      </w:r>
      <w:del w:id="5094" w:author="Seltzer, Karl" w:date="2024-08-09T12:15:00Z">
        <w:r w:rsidR="008D705D" w:rsidDel="00801AC6">
          <w:rPr>
            <w:rStyle w:val="normaltextrun"/>
            <w:rFonts w:asciiTheme="majorHAnsi" w:eastAsiaTheme="majorEastAsia" w:hAnsiTheme="majorHAnsi" w:cstheme="majorBidi"/>
            <w:color w:val="2F5496" w:themeColor="accent1" w:themeShade="BF"/>
            <w:sz w:val="26"/>
            <w:szCs w:val="26"/>
          </w:rPr>
          <w:delText>“PM-Ready</w:delText>
        </w:r>
        <w:r w:rsidR="00A91C16" w:rsidDel="00801AC6">
          <w:rPr>
            <w:rStyle w:val="normaltextrun"/>
            <w:rFonts w:asciiTheme="majorHAnsi" w:eastAsiaTheme="majorEastAsia" w:hAnsiTheme="majorHAnsi" w:cstheme="majorBidi"/>
            <w:color w:val="2F5496" w:themeColor="accent1" w:themeShade="BF"/>
            <w:sz w:val="26"/>
            <w:szCs w:val="26"/>
          </w:rPr>
          <w:delText>,</w:delText>
        </w:r>
        <w:r w:rsidR="008D705D" w:rsidDel="00801AC6">
          <w:rPr>
            <w:rStyle w:val="normaltextrun"/>
            <w:rFonts w:asciiTheme="majorHAnsi" w:eastAsiaTheme="majorEastAsia" w:hAnsiTheme="majorHAnsi" w:cstheme="majorBidi"/>
            <w:color w:val="2F5496" w:themeColor="accent1" w:themeShade="BF"/>
            <w:sz w:val="26"/>
            <w:szCs w:val="26"/>
          </w:rPr>
          <w:delText>”</w:delText>
        </w:r>
        <w:r w:rsidR="00CC1DA7" w:rsidDel="00801AC6">
          <w:rPr>
            <w:rStyle w:val="normaltextrun"/>
            <w:rFonts w:asciiTheme="majorHAnsi" w:eastAsiaTheme="majorEastAsia" w:hAnsiTheme="majorHAnsi" w:cstheme="majorBidi"/>
            <w:color w:val="2F5496" w:themeColor="accent1" w:themeShade="BF"/>
            <w:sz w:val="26"/>
            <w:szCs w:val="26"/>
          </w:rPr>
          <w:delText xml:space="preserve"> </w:delText>
        </w:r>
      </w:del>
      <w:r w:rsidR="00CC1DA7">
        <w:rPr>
          <w:rStyle w:val="normaltextrun"/>
          <w:rFonts w:asciiTheme="majorHAnsi" w:eastAsiaTheme="majorEastAsia" w:hAnsiTheme="majorHAnsi" w:cstheme="majorBidi"/>
          <w:color w:val="2F5496" w:themeColor="accent1" w:themeShade="BF"/>
          <w:sz w:val="26"/>
          <w:szCs w:val="26"/>
        </w:rPr>
        <w:t xml:space="preserve">PM-AE6, </w:t>
      </w:r>
      <w:del w:id="5095" w:author="Seltzer, Karl" w:date="2024-08-09T12:15:00Z">
        <w:r w:rsidR="00CC1DA7" w:rsidDel="00B503E3">
          <w:rPr>
            <w:rStyle w:val="normaltextrun"/>
            <w:rFonts w:asciiTheme="majorHAnsi" w:eastAsiaTheme="majorEastAsia" w:hAnsiTheme="majorHAnsi" w:cstheme="majorBidi"/>
            <w:color w:val="2F5496" w:themeColor="accent1" w:themeShade="BF"/>
            <w:sz w:val="26"/>
            <w:szCs w:val="26"/>
          </w:rPr>
          <w:delText xml:space="preserve">and </w:delText>
        </w:r>
      </w:del>
      <w:r w:rsidR="00CC1DA7">
        <w:rPr>
          <w:rStyle w:val="normaltextrun"/>
          <w:rFonts w:asciiTheme="majorHAnsi" w:eastAsiaTheme="majorEastAsia" w:hAnsiTheme="majorHAnsi" w:cstheme="majorBidi"/>
          <w:color w:val="2F5496" w:themeColor="accent1" w:themeShade="BF"/>
          <w:sz w:val="26"/>
          <w:szCs w:val="26"/>
        </w:rPr>
        <w:t>PM-CR1</w:t>
      </w:r>
      <w:ins w:id="5096" w:author="Seltzer, Karl" w:date="2024-08-09T12:15:00Z">
        <w:r w:rsidR="00B503E3">
          <w:rPr>
            <w:rStyle w:val="normaltextrun"/>
            <w:rFonts w:asciiTheme="majorHAnsi" w:eastAsiaTheme="majorEastAsia" w:hAnsiTheme="majorHAnsi" w:cstheme="majorBidi"/>
            <w:color w:val="2F5496" w:themeColor="accent1" w:themeShade="BF"/>
            <w:sz w:val="26"/>
            <w:szCs w:val="26"/>
          </w:rPr>
          <w:t>, and PM-CR2</w:t>
        </w:r>
      </w:ins>
      <w:r w:rsidRPr="00991128">
        <w:rPr>
          <w:rStyle w:val="normaltextrun"/>
          <w:rFonts w:asciiTheme="majorHAnsi" w:eastAsiaTheme="majorEastAsia" w:hAnsiTheme="majorHAnsi" w:cstheme="majorBidi"/>
          <w:color w:val="2F5496" w:themeColor="accent1" w:themeShade="BF"/>
          <w:sz w:val="26"/>
          <w:szCs w:val="26"/>
        </w:rPr>
        <w:t xml:space="preserve"> </w:t>
      </w:r>
      <w:r w:rsidR="008D705D">
        <w:rPr>
          <w:rStyle w:val="normaltextrun"/>
          <w:rFonts w:asciiTheme="majorHAnsi" w:eastAsiaTheme="majorEastAsia" w:hAnsiTheme="majorHAnsi" w:cstheme="majorBidi"/>
          <w:color w:val="2F5496" w:themeColor="accent1" w:themeShade="BF"/>
          <w:sz w:val="26"/>
          <w:szCs w:val="26"/>
        </w:rPr>
        <w:t>p</w:t>
      </w:r>
      <w:r w:rsidRPr="00991128">
        <w:rPr>
          <w:rStyle w:val="normaltextrun"/>
          <w:rFonts w:asciiTheme="majorHAnsi" w:eastAsiaTheme="majorEastAsia" w:hAnsiTheme="majorHAnsi" w:cstheme="majorBidi"/>
          <w:color w:val="2F5496" w:themeColor="accent1" w:themeShade="BF"/>
          <w:sz w:val="26"/>
          <w:szCs w:val="26"/>
        </w:rPr>
        <w:t xml:space="preserve">rofiles for </w:t>
      </w:r>
      <w:proofErr w:type="gramStart"/>
      <w:r w:rsidRPr="00991128">
        <w:rPr>
          <w:rStyle w:val="normaltextrun"/>
          <w:rFonts w:asciiTheme="majorHAnsi" w:eastAsiaTheme="majorEastAsia" w:hAnsiTheme="majorHAnsi" w:cstheme="majorBidi"/>
          <w:color w:val="2F5496" w:themeColor="accent1" w:themeShade="BF"/>
          <w:sz w:val="26"/>
          <w:szCs w:val="26"/>
        </w:rPr>
        <w:t>SPECIATE</w:t>
      </w:r>
      <w:proofErr w:type="gramEnd"/>
    </w:p>
    <w:p w14:paraId="55CF9D02" w14:textId="139FA460" w:rsidR="009D238D" w:rsidRPr="009B4345" w:rsidRDefault="009D238D" w:rsidP="009D238D">
      <w:pPr>
        <w:pStyle w:val="BodyText"/>
        <w:jc w:val="both"/>
      </w:pPr>
      <w:r w:rsidRPr="009B4345">
        <w:rPr>
          <w:b/>
        </w:rPr>
        <w:t>Step 1</w:t>
      </w:r>
      <w:r w:rsidRPr="009B4345">
        <w:t xml:space="preserve"> – Read the reference</w:t>
      </w:r>
      <w:del w:id="5097" w:author="Seltzer, Karl" w:date="2024-08-09T12:22:00Z">
        <w:r w:rsidRPr="009B4345" w:rsidDel="00612737">
          <w:delText xml:space="preserve"> (i.e., paper or report)</w:delText>
        </w:r>
      </w:del>
      <w:r w:rsidRPr="009B4345">
        <w:t xml:space="preserve"> and supplemental information carefully to get the mass fraction information</w:t>
      </w:r>
      <w:r>
        <w:t xml:space="preserve"> </w:t>
      </w:r>
      <w:r w:rsidRPr="009B4345">
        <w:t>and determine if some species should not be included. Note the measurement methods</w:t>
      </w:r>
      <w:r w:rsidR="00537876">
        <w:t xml:space="preserve"> and</w:t>
      </w:r>
      <w:r w:rsidRPr="009B4345">
        <w:t xml:space="preserve"> whether the source is controlled.</w:t>
      </w:r>
    </w:p>
    <w:p w14:paraId="18C73CD5" w14:textId="40C85967" w:rsidR="009D238D" w:rsidRPr="009B4345" w:rsidRDefault="009D238D" w:rsidP="009D238D">
      <w:pPr>
        <w:jc w:val="both"/>
      </w:pPr>
      <w:r w:rsidRPr="009B4345">
        <w:rPr>
          <w:b/>
        </w:rPr>
        <w:t>Step 2</w:t>
      </w:r>
      <w:r w:rsidRPr="009B4345">
        <w:t xml:space="preserve">: </w:t>
      </w:r>
      <w:r w:rsidRPr="00CD2427">
        <w:t>Map species in the reference to SPECIATE species</w:t>
      </w:r>
      <w:r w:rsidR="00571EC0">
        <w:t xml:space="preserve"> using the appropriate</w:t>
      </w:r>
      <w:r w:rsidRPr="00CD2427">
        <w:t xml:space="preserve"> SPECIES_ID</w:t>
      </w:r>
      <w:del w:id="5098" w:author="Seltzer, Karl" w:date="2024-08-09T12:22:00Z">
        <w:r w:rsidRPr="00CD2427" w:rsidDel="00612737">
          <w:delText>s</w:delText>
        </w:r>
      </w:del>
      <w:r>
        <w:t>.</w:t>
      </w:r>
      <w:r w:rsidRPr="00CD2427">
        <w:t xml:space="preserve"> </w:t>
      </w:r>
    </w:p>
    <w:p w14:paraId="6935295E" w14:textId="524FACAC" w:rsidR="009D238D" w:rsidRPr="009B4345" w:rsidRDefault="009D238D" w:rsidP="003D12F0">
      <w:pPr>
        <w:jc w:val="both"/>
      </w:pPr>
      <w:r w:rsidRPr="009B4345">
        <w:rPr>
          <w:b/>
        </w:rPr>
        <w:t>Step 3</w:t>
      </w:r>
      <w:r w:rsidRPr="009B4345">
        <w:t xml:space="preserve">: </w:t>
      </w:r>
      <w:r w:rsidRPr="00CD2427">
        <w:t>Determine if OC needs to be adjusted due to “artifacts.”</w:t>
      </w:r>
      <w:r w:rsidR="003D12F0">
        <w:t xml:space="preserve"> </w:t>
      </w:r>
      <w:r w:rsidRPr="009B4345">
        <w:t xml:space="preserve">Artifacts </w:t>
      </w:r>
      <w:r w:rsidR="003D12F0">
        <w:t xml:space="preserve">may include </w:t>
      </w:r>
      <w:r w:rsidRPr="009B4345">
        <w:t>volatile</w:t>
      </w:r>
      <w:r w:rsidR="003D12F0">
        <w:t xml:space="preserve"> component</w:t>
      </w:r>
      <w:r w:rsidRPr="009B4345">
        <w:t xml:space="preserve">s that condense in the sampler. These should not be counted as PM because they are in the gas phase and are not emitted from the source as condensed PM. </w:t>
      </w:r>
    </w:p>
    <w:p w14:paraId="3780E553" w14:textId="02A9FE6C" w:rsidR="009D238D" w:rsidRPr="009B4345" w:rsidRDefault="00097C3F" w:rsidP="009D238D">
      <w:pPr>
        <w:pStyle w:val="BodyText"/>
        <w:jc w:val="both"/>
      </w:pPr>
      <w:r>
        <w:t>A</w:t>
      </w:r>
      <w:r w:rsidR="009D238D" w:rsidRPr="009B4345">
        <w:t xml:space="preserve"> non-zero back up filter measurement does provide evidence for positive artifacts and </w:t>
      </w:r>
      <w:r>
        <w:rPr>
          <w:iCs/>
        </w:rPr>
        <w:t xml:space="preserve">can be </w:t>
      </w:r>
      <w:r w:rsidR="009D238D" w:rsidRPr="009B4345">
        <w:t xml:space="preserve">quantitatively used to adjust </w:t>
      </w:r>
      <w:r>
        <w:t xml:space="preserve">measurements </w:t>
      </w:r>
      <w:r w:rsidR="009D238D" w:rsidRPr="009B4345">
        <w:t xml:space="preserve">by subtracting the backup from the primary filter. It is possible that some of the mass on the back-up could be mass desorbed from the primary filter. </w:t>
      </w:r>
    </w:p>
    <w:p w14:paraId="66EA6363" w14:textId="2F92F2DD" w:rsidR="009D238D" w:rsidRPr="009B4345" w:rsidRDefault="009D238D" w:rsidP="009D238D">
      <w:pPr>
        <w:pStyle w:val="BodyText"/>
        <w:jc w:val="both"/>
      </w:pPr>
      <w:r w:rsidRPr="009B4345">
        <w:t xml:space="preserve">If a quantitative estimate of </w:t>
      </w:r>
      <w:r>
        <w:t>“</w:t>
      </w:r>
      <w:r w:rsidRPr="009B4345">
        <w:t>true</w:t>
      </w:r>
      <w:r>
        <w:t>”</w:t>
      </w:r>
      <w:r w:rsidRPr="009B4345">
        <w:t xml:space="preserve"> OC or an adjustment to compute it is provided in the paper, then </w:t>
      </w:r>
      <w:r>
        <w:t>that should be used</w:t>
      </w:r>
      <w:r w:rsidRPr="009B4345">
        <w:t xml:space="preserve"> to adjust OC. If neither are available, </w:t>
      </w:r>
      <w:r w:rsidR="000834BA">
        <w:t xml:space="preserve">“engineering </w:t>
      </w:r>
      <w:r w:rsidRPr="009B4345">
        <w:t>judgement</w:t>
      </w:r>
      <w:r w:rsidR="000834BA">
        <w:t>” may be used</w:t>
      </w:r>
      <w:r w:rsidRPr="009B4345">
        <w:t xml:space="preserve"> to estimate </w:t>
      </w:r>
      <w:r>
        <w:t>“</w:t>
      </w:r>
      <w:r w:rsidRPr="009B4345">
        <w:t>true</w:t>
      </w:r>
      <w:r>
        <w:t>”</w:t>
      </w:r>
      <w:r w:rsidRPr="009B4345">
        <w:t xml:space="preserve"> OC as the difference between the primary and secondary filter measurements.</w:t>
      </w:r>
    </w:p>
    <w:p w14:paraId="48F3BCAF" w14:textId="07BB1402" w:rsidR="009D238D" w:rsidRPr="009B4345" w:rsidRDefault="009D238D" w:rsidP="009D238D">
      <w:pPr>
        <w:jc w:val="both"/>
      </w:pPr>
      <w:r w:rsidRPr="009B4345">
        <w:t xml:space="preserve">If there is no adjustment provided or too uncertain, and there appear to be artifacts, then OC can be adjusted later if the mass exceeds 100% after adding in the other </w:t>
      </w:r>
      <w:r>
        <w:t>relevant</w:t>
      </w:r>
      <w:r w:rsidRPr="009B4345">
        <w:t xml:space="preserve"> species </w:t>
      </w:r>
      <w:r>
        <w:t xml:space="preserve">(e.g., PH2O) </w:t>
      </w:r>
      <w:r w:rsidRPr="009B4345">
        <w:t xml:space="preserve">that </w:t>
      </w:r>
      <w:r>
        <w:t>may</w:t>
      </w:r>
      <w:r w:rsidRPr="009B4345">
        <w:t xml:space="preserve"> not </w:t>
      </w:r>
      <w:r>
        <w:t xml:space="preserve">be </w:t>
      </w:r>
      <w:r w:rsidRPr="009B4345">
        <w:t>contained in the paper.</w:t>
      </w:r>
    </w:p>
    <w:p w14:paraId="5E916B5A" w14:textId="1A0C78CD" w:rsidR="001477D5" w:rsidRDefault="001477D5" w:rsidP="00D17B82">
      <w:pPr>
        <w:jc w:val="both"/>
      </w:pPr>
      <w:r w:rsidRPr="009B4345">
        <w:rPr>
          <w:b/>
        </w:rPr>
        <w:t>Step 4</w:t>
      </w:r>
      <w:r w:rsidRPr="009B4345">
        <w:t xml:space="preserve">:  </w:t>
      </w:r>
      <w:r w:rsidR="00C24D4C">
        <w:t xml:space="preserve">Add </w:t>
      </w:r>
      <w:r w:rsidRPr="00C24D4C">
        <w:t>particulate water, PH2O (SPECIES_ID = 2668)</w:t>
      </w:r>
      <w:r w:rsidR="00D17B82">
        <w:t xml:space="preserve">, per </w:t>
      </w:r>
      <w:r w:rsidR="00E7569A">
        <w:t xml:space="preserve">methods outlined in </w:t>
      </w:r>
      <w:r w:rsidRPr="009B4345">
        <w:t xml:space="preserve">Reff et. </w:t>
      </w:r>
      <w:r>
        <w:t>al., 2009.</w:t>
      </w:r>
    </w:p>
    <w:tbl>
      <w:tblPr>
        <w:tblStyle w:val="TableGrid"/>
        <w:tblW w:w="0" w:type="auto"/>
        <w:tblLook w:val="04A0" w:firstRow="1" w:lastRow="0" w:firstColumn="1" w:lastColumn="0" w:noHBand="0" w:noVBand="1"/>
      </w:tblPr>
      <w:tblGrid>
        <w:gridCol w:w="4585"/>
        <w:gridCol w:w="4680"/>
      </w:tblGrid>
      <w:tr w:rsidR="001477D5" w14:paraId="59BDEF55" w14:textId="77777777" w:rsidTr="00033B0C">
        <w:tc>
          <w:tcPr>
            <w:tcW w:w="4585" w:type="dxa"/>
            <w:shd w:val="clear" w:color="auto" w:fill="D9D9D9" w:themeFill="background1" w:themeFillShade="D9"/>
            <w:vAlign w:val="center"/>
          </w:tcPr>
          <w:p w14:paraId="12E69FBF" w14:textId="7D629ACA" w:rsidR="001477D5" w:rsidRPr="00B87355" w:rsidRDefault="001477D5" w:rsidP="00DF42FC">
            <w:pPr>
              <w:jc w:val="center"/>
              <w:rPr>
                <w:b/>
                <w:bCs/>
              </w:rPr>
            </w:pPr>
            <w:r>
              <w:rPr>
                <w:b/>
                <w:bCs/>
              </w:rPr>
              <w:t>Source Type</w:t>
            </w:r>
          </w:p>
        </w:tc>
        <w:tc>
          <w:tcPr>
            <w:tcW w:w="4680" w:type="dxa"/>
            <w:shd w:val="clear" w:color="auto" w:fill="D9D9D9" w:themeFill="background1" w:themeFillShade="D9"/>
            <w:vAlign w:val="center"/>
          </w:tcPr>
          <w:p w14:paraId="348B2958" w14:textId="0B9B244B" w:rsidR="001477D5" w:rsidRPr="00B87355" w:rsidRDefault="001477D5" w:rsidP="00DF42FC">
            <w:pPr>
              <w:jc w:val="center"/>
              <w:rPr>
                <w:b/>
                <w:bCs/>
              </w:rPr>
            </w:pPr>
            <w:r>
              <w:rPr>
                <w:b/>
                <w:bCs/>
              </w:rPr>
              <w:t>Particulate Water (PH</w:t>
            </w:r>
            <w:r w:rsidRPr="001477D5">
              <w:rPr>
                <w:b/>
                <w:bCs/>
                <w:vertAlign w:val="subscript"/>
              </w:rPr>
              <w:t>2</w:t>
            </w:r>
            <w:r>
              <w:rPr>
                <w:b/>
                <w:bCs/>
              </w:rPr>
              <w:t>O) calculation</w:t>
            </w:r>
          </w:p>
        </w:tc>
      </w:tr>
      <w:tr w:rsidR="00307480" w14:paraId="273F7247" w14:textId="77777777" w:rsidTr="00033B0C">
        <w:tc>
          <w:tcPr>
            <w:tcW w:w="4585" w:type="dxa"/>
            <w:vAlign w:val="center"/>
          </w:tcPr>
          <w:p w14:paraId="40A1C5A3" w14:textId="26C6080A" w:rsidR="00307480" w:rsidRDefault="00307480" w:rsidP="00DF42FC">
            <w:pPr>
              <w:jc w:val="center"/>
            </w:pPr>
            <w:r w:rsidRPr="00C26853">
              <w:t>Combustion and other high temperature sources.</w:t>
            </w:r>
          </w:p>
        </w:tc>
        <w:tc>
          <w:tcPr>
            <w:tcW w:w="4680" w:type="dxa"/>
            <w:vAlign w:val="center"/>
          </w:tcPr>
          <w:p w14:paraId="1927CF11" w14:textId="5094AD56" w:rsidR="00307480" w:rsidRDefault="00307480" w:rsidP="00DF42FC">
            <w:pPr>
              <w:jc w:val="center"/>
            </w:pPr>
            <w:r w:rsidRPr="00007501">
              <w:t>0%</w:t>
            </w:r>
          </w:p>
        </w:tc>
      </w:tr>
      <w:tr w:rsidR="00307480" w14:paraId="617DE531" w14:textId="77777777" w:rsidTr="00033B0C">
        <w:tc>
          <w:tcPr>
            <w:tcW w:w="4585" w:type="dxa"/>
            <w:vAlign w:val="center"/>
          </w:tcPr>
          <w:p w14:paraId="2483CB8B" w14:textId="0D0BCB00" w:rsidR="00307480" w:rsidRDefault="00307480" w:rsidP="00DF42FC">
            <w:pPr>
              <w:jc w:val="center"/>
            </w:pPr>
            <w:r w:rsidRPr="00C26853">
              <w:t>All other sources</w:t>
            </w:r>
          </w:p>
        </w:tc>
        <w:tc>
          <w:tcPr>
            <w:tcW w:w="4680" w:type="dxa"/>
            <w:vAlign w:val="center"/>
          </w:tcPr>
          <w:p w14:paraId="6F245FD8" w14:textId="337BD649" w:rsidR="00307480" w:rsidRDefault="00307480" w:rsidP="00DF42FC">
            <w:pPr>
              <w:jc w:val="center"/>
            </w:pPr>
            <w:r w:rsidRPr="00007501">
              <w:t>24% of the sum of PSO4 and</w:t>
            </w:r>
            <w:r w:rsidR="00E572FC">
              <w:t xml:space="preserve"> </w:t>
            </w:r>
            <w:r w:rsidRPr="00007501">
              <w:t>PNH4.</w:t>
            </w:r>
          </w:p>
        </w:tc>
      </w:tr>
    </w:tbl>
    <w:p w14:paraId="77902894" w14:textId="743B890D" w:rsidR="001477D5" w:rsidRPr="00B87355" w:rsidRDefault="001477D5" w:rsidP="001477D5">
      <w:pPr>
        <w:pStyle w:val="Caption"/>
        <w:rPr>
          <w:b/>
          <w:bCs/>
          <w:i w:val="0"/>
          <w:iCs w:val="0"/>
          <w:color w:val="auto"/>
        </w:rPr>
      </w:pPr>
      <w:r w:rsidRPr="00B87355">
        <w:rPr>
          <w:b/>
          <w:bCs/>
          <w:i w:val="0"/>
          <w:iCs w:val="0"/>
          <w:color w:val="auto"/>
        </w:rPr>
        <w:t xml:space="preserve">Table </w:t>
      </w:r>
      <w:ins w:id="5099" w:author="Seltzer, Karl" w:date="2024-08-12T11:33:00Z">
        <w:r w:rsidR="00AE789A">
          <w:rPr>
            <w:b/>
            <w:bCs/>
            <w:i w:val="0"/>
            <w:iCs w:val="0"/>
            <w:color w:val="auto"/>
          </w:rPr>
          <w:fldChar w:fldCharType="begin"/>
        </w:r>
        <w:r w:rsidR="00AE789A">
          <w:rPr>
            <w:b/>
            <w:bCs/>
            <w:i w:val="0"/>
            <w:iCs w:val="0"/>
            <w:color w:val="auto"/>
          </w:rPr>
          <w:instrText xml:space="preserve"> SEQ Table \* ARABIC </w:instrText>
        </w:r>
      </w:ins>
      <w:r w:rsidR="00AE789A">
        <w:rPr>
          <w:b/>
          <w:bCs/>
          <w:i w:val="0"/>
          <w:iCs w:val="0"/>
          <w:color w:val="auto"/>
        </w:rPr>
        <w:fldChar w:fldCharType="separate"/>
      </w:r>
      <w:ins w:id="5100" w:author="Seltzer, Karl" w:date="2024-08-12T11:33:00Z">
        <w:r w:rsidR="00AE789A">
          <w:rPr>
            <w:b/>
            <w:bCs/>
            <w:i w:val="0"/>
            <w:iCs w:val="0"/>
            <w:noProof/>
            <w:color w:val="auto"/>
          </w:rPr>
          <w:t>27</w:t>
        </w:r>
        <w:r w:rsidR="00AE789A">
          <w:rPr>
            <w:b/>
            <w:bCs/>
            <w:i w:val="0"/>
            <w:iCs w:val="0"/>
            <w:color w:val="auto"/>
          </w:rPr>
          <w:fldChar w:fldCharType="end"/>
        </w:r>
      </w:ins>
      <w:del w:id="5101" w:author="Seltzer, Karl" w:date="2024-08-12T11:33:00Z">
        <w:r w:rsidRPr="00B87355" w:rsidDel="00AE789A">
          <w:rPr>
            <w:b/>
            <w:bCs/>
            <w:i w:val="0"/>
            <w:iCs w:val="0"/>
            <w:color w:val="auto"/>
          </w:rPr>
          <w:fldChar w:fldCharType="begin"/>
        </w:r>
        <w:r w:rsidRPr="00B87355" w:rsidDel="00AE789A">
          <w:rPr>
            <w:b/>
            <w:bCs/>
            <w:i w:val="0"/>
            <w:iCs w:val="0"/>
            <w:color w:val="auto"/>
          </w:rPr>
          <w:delInstrText xml:space="preserve"> SEQ Table \* ARABIC </w:delInstrText>
        </w:r>
        <w:r w:rsidRPr="00B87355" w:rsidDel="00AE789A">
          <w:rPr>
            <w:b/>
            <w:bCs/>
            <w:i w:val="0"/>
            <w:iCs w:val="0"/>
            <w:color w:val="auto"/>
          </w:rPr>
          <w:fldChar w:fldCharType="separate"/>
        </w:r>
      </w:del>
      <w:del w:id="5102" w:author="Seltzer, Karl" w:date="2024-08-09T12:25:00Z">
        <w:r w:rsidR="00524E1B" w:rsidDel="00AE2FAA">
          <w:rPr>
            <w:b/>
            <w:bCs/>
            <w:i w:val="0"/>
            <w:iCs w:val="0"/>
            <w:noProof/>
            <w:color w:val="auto"/>
          </w:rPr>
          <w:delText>25</w:delText>
        </w:r>
      </w:del>
      <w:del w:id="5103" w:author="Seltzer, Karl" w:date="2024-08-12T11:33:00Z">
        <w:r w:rsidRPr="00B87355" w:rsidDel="00AE789A">
          <w:rPr>
            <w:b/>
            <w:bCs/>
            <w:i w:val="0"/>
            <w:iCs w:val="0"/>
            <w:color w:val="auto"/>
          </w:rPr>
          <w:fldChar w:fldCharType="end"/>
        </w:r>
      </w:del>
      <w:r w:rsidRPr="00B87355">
        <w:rPr>
          <w:b/>
          <w:bCs/>
          <w:i w:val="0"/>
          <w:iCs w:val="0"/>
          <w:color w:val="auto"/>
        </w:rPr>
        <w:t xml:space="preserve">: </w:t>
      </w:r>
      <w:r w:rsidR="00227931">
        <w:rPr>
          <w:b/>
          <w:bCs/>
          <w:i w:val="0"/>
          <w:iCs w:val="0"/>
          <w:color w:val="auto"/>
        </w:rPr>
        <w:t>Particulate water calculations.</w:t>
      </w:r>
    </w:p>
    <w:p w14:paraId="631E02E1" w14:textId="6BA39023" w:rsidR="001477D5" w:rsidRPr="00FC5CF3" w:rsidRDefault="001477D5" w:rsidP="00FC5CF3">
      <w:pPr>
        <w:jc w:val="both"/>
      </w:pPr>
      <w:r w:rsidRPr="00FC5CF3">
        <w:t xml:space="preserve">Sources for which </w:t>
      </w:r>
      <w:r w:rsidR="00A55955">
        <w:t xml:space="preserve">it is assumed that there is no particulate water </w:t>
      </w:r>
      <w:r w:rsidRPr="00FC5CF3">
        <w:t>include: Agricultural Burning, Bituminous Combustion, Calcium Carbide Furnace, Charbroiling, Charcoal Manufacturing, Distillate Oil Combustion, Electric Arc Furnace, Ferromanganese Furnace, Glass Furnace, HDDV Exhaust, Heat Treating, Kraft Recovery Furnace, LDDV Exhaust, Lignite Combustion, Lime Kiln, Meat Frying, Natural Gas Combustion, Nonroad Gasoline Exhaust, Onroad Gasoline Exhaust, Open Hearth Furnace, Prescribed Burning, Process Gas Combustion, Pulp &amp; Paper Mills, Residential Coal Combustion, Residential Natural Gas Combustion, Residential Wood Combustion, Residual Oil Combustion, Sintering Furnace, Slash Burning, Sludge Combustion, Solid Waste Combustion, Sub-Bituminous Combustion, Wildfires, and Wood Fired Boiler.</w:t>
      </w:r>
    </w:p>
    <w:p w14:paraId="3EA23459" w14:textId="4CF63AB9" w:rsidR="00AC1B73" w:rsidRPr="00FC5CF3" w:rsidRDefault="00AC1B73" w:rsidP="00FC5CF3">
      <w:pPr>
        <w:jc w:val="both"/>
        <w:rPr>
          <w:vertAlign w:val="subscript"/>
        </w:rPr>
      </w:pPr>
      <w:r w:rsidRPr="00FC5CF3">
        <w:rPr>
          <w:b/>
        </w:rPr>
        <w:t xml:space="preserve">Step 5:  </w:t>
      </w:r>
      <w:r w:rsidRPr="00FC5CF3">
        <w:rPr>
          <w:bCs/>
        </w:rPr>
        <w:t>For ammonium sulfate production or ammonium nitrate production, add ammonium</w:t>
      </w:r>
      <w:r w:rsidRPr="00FC5CF3">
        <w:t xml:space="preserve"> per methods outlined in Reff et. al., 2009. These are </w:t>
      </w:r>
      <w:r w:rsidR="00FC5CF3" w:rsidRPr="00FC5CF3">
        <w:t>co</w:t>
      </w:r>
      <w:r w:rsidRPr="00FC5CF3">
        <w:t>mputed stoichiometrically assuming (NH</w:t>
      </w:r>
      <w:r w:rsidRPr="00FC5CF3">
        <w:rPr>
          <w:vertAlign w:val="subscript"/>
        </w:rPr>
        <w:t>4</w:t>
      </w:r>
      <w:r w:rsidRPr="00FC5CF3">
        <w:t>)</w:t>
      </w:r>
      <w:r w:rsidRPr="00FC5CF3">
        <w:rPr>
          <w:vertAlign w:val="subscript"/>
        </w:rPr>
        <w:t>2</w:t>
      </w:r>
      <w:r w:rsidRPr="00FC5CF3">
        <w:t>SO</w:t>
      </w:r>
      <w:r w:rsidRPr="00FC5CF3">
        <w:rPr>
          <w:vertAlign w:val="subscript"/>
        </w:rPr>
        <w:t xml:space="preserve">4 </w:t>
      </w:r>
      <w:r w:rsidRPr="00FC5CF3">
        <w:t>for ammonium sulfate production and NH</w:t>
      </w:r>
      <w:r w:rsidRPr="00FC5CF3">
        <w:rPr>
          <w:vertAlign w:val="subscript"/>
        </w:rPr>
        <w:t>4</w:t>
      </w:r>
      <w:r w:rsidRPr="00FC5CF3">
        <w:t>NO</w:t>
      </w:r>
      <w:r w:rsidRPr="00FC5CF3">
        <w:rPr>
          <w:vertAlign w:val="subscript"/>
        </w:rPr>
        <w:t>3</w:t>
      </w:r>
      <w:r w:rsidRPr="00FC5CF3">
        <w:t xml:space="preserve"> for ammonium nitrate production.</w:t>
      </w:r>
    </w:p>
    <w:p w14:paraId="6FBF16B7" w14:textId="77777777" w:rsidR="00AC1B73" w:rsidRPr="00FC5CF3" w:rsidRDefault="00AC1B73" w:rsidP="00FC5CF3">
      <w:pPr>
        <w:jc w:val="both"/>
      </w:pPr>
      <w:r w:rsidRPr="00FC5CF3">
        <w:t>If ammonium is computed, document it in the NOTES field of the SPECIATE database.</w:t>
      </w:r>
    </w:p>
    <w:p w14:paraId="3E01B9F3" w14:textId="7B98D07D" w:rsidR="00FC5CF3" w:rsidRPr="00FC5CF3" w:rsidRDefault="00FC5CF3" w:rsidP="00FC5CF3">
      <w:pPr>
        <w:jc w:val="both"/>
      </w:pPr>
      <w:r w:rsidRPr="00FC5CF3">
        <w:rPr>
          <w:b/>
        </w:rPr>
        <w:t>Step 6</w:t>
      </w:r>
      <w:r w:rsidRPr="00FC5CF3">
        <w:t>: Ensure consistency between sulfate and sulfur. If a profile has sulfate and not sulfur, the sulfur does not need to be computed</w:t>
      </w:r>
      <w:r w:rsidR="00FE0C45">
        <w:t>. However,</w:t>
      </w:r>
      <w:r w:rsidRPr="00FC5CF3">
        <w:t xml:space="preserve"> if it has sulfur and not sulfate, it should be computed as follows:</w:t>
      </w:r>
    </w:p>
    <w:p w14:paraId="634768B5" w14:textId="3E151ABB" w:rsidR="00FC5CF3" w:rsidRPr="00466D7B" w:rsidRDefault="00E9514D" w:rsidP="00FC5CF3">
      <w:pPr>
        <w:jc w:val="both"/>
        <w:rPr>
          <w:b/>
          <w:bCs/>
        </w:rPr>
      </w:pPr>
      <m:oMathPara>
        <m:oMath>
          <m:sSub>
            <m:sSubPr>
              <m:ctrlPr>
                <w:ins w:id="5104" w:author="Seltzer, Karl" w:date="2023-09-06T14:05:00Z">
                  <w:rPr>
                    <w:rFonts w:ascii="Cambria Math" w:hAnsi="Cambria Math"/>
                    <w:b/>
                    <w:bCs/>
                    <w:lang w:eastAsia="zh-CN"/>
                  </w:rPr>
                </w:ins>
              </m:ctrlPr>
            </m:sSubPr>
            <m:e>
              <m:r>
                <m:rPr>
                  <m:sty m:val="bi"/>
                </m:rPr>
                <w:rPr>
                  <w:rFonts w:ascii="Cambria Math" w:hAnsi="Cambria Math"/>
                </w:rPr>
                <m:t>SO</m:t>
              </m:r>
            </m:e>
            <m:sub>
              <m:r>
                <m:rPr>
                  <m:sty m:val="b"/>
                </m:rPr>
                <w:rPr>
                  <w:rFonts w:ascii="Cambria Math" w:hAnsi="Cambria Math"/>
                </w:rPr>
                <m:t>4</m:t>
              </m:r>
            </m:sub>
          </m:sSub>
          <m:r>
            <m:rPr>
              <m:sty m:val="b"/>
            </m:rPr>
            <w:rPr>
              <w:rFonts w:ascii="Cambria Math" w:hAnsi="Cambria Math"/>
            </w:rPr>
            <m:t xml:space="preserve">= </m:t>
          </m:r>
          <m:d>
            <m:dPr>
              <m:ctrlPr>
                <w:ins w:id="5105" w:author="Seltzer, Karl" w:date="2023-09-06T14:05:00Z">
                  <w:rPr>
                    <w:rFonts w:ascii="Cambria Math" w:hAnsi="Cambria Math"/>
                    <w:b/>
                    <w:bCs/>
                    <w:lang w:eastAsia="zh-CN"/>
                  </w:rPr>
                </w:ins>
              </m:ctrlPr>
            </m:dPr>
            <m:e>
              <m:f>
                <m:fPr>
                  <m:ctrlPr>
                    <w:ins w:id="5106" w:author="Seltzer, Karl" w:date="2023-09-06T14:05:00Z">
                      <w:rPr>
                        <w:rFonts w:ascii="Cambria Math" w:hAnsi="Cambria Math"/>
                        <w:b/>
                        <w:bCs/>
                        <w:lang w:eastAsia="zh-CN"/>
                      </w:rPr>
                    </w:ins>
                  </m:ctrlPr>
                </m:fPr>
                <m:num>
                  <m:r>
                    <m:rPr>
                      <m:sty m:val="b"/>
                    </m:rPr>
                    <w:rPr>
                      <w:rFonts w:ascii="Cambria Math" w:hAnsi="Cambria Math"/>
                    </w:rPr>
                    <m:t>96</m:t>
                  </m:r>
                </m:num>
                <m:den>
                  <m:r>
                    <m:rPr>
                      <m:sty m:val="b"/>
                    </m:rPr>
                    <w:rPr>
                      <w:rFonts w:ascii="Cambria Math" w:hAnsi="Cambria Math"/>
                    </w:rPr>
                    <m:t>32</m:t>
                  </m:r>
                </m:den>
              </m:f>
            </m:e>
          </m:d>
          <m:r>
            <m:rPr>
              <m:sty m:val="b"/>
            </m:rPr>
            <w:rPr>
              <w:rFonts w:ascii="Cambria Math" w:hAnsi="Cambria Math"/>
            </w:rPr>
            <m:t>*</m:t>
          </m:r>
          <m:r>
            <m:rPr>
              <m:sty m:val="bi"/>
            </m:rPr>
            <w:rPr>
              <w:rFonts w:ascii="Cambria Math" w:hAnsi="Cambria Math"/>
            </w:rPr>
            <m:t>S</m:t>
          </m:r>
        </m:oMath>
      </m:oMathPara>
    </w:p>
    <w:p w14:paraId="4588C1E5" w14:textId="1F13EA7B" w:rsidR="00FC5CF3" w:rsidRPr="00FC5CF3" w:rsidRDefault="00FC5CF3" w:rsidP="00FC5CF3">
      <w:pPr>
        <w:jc w:val="both"/>
      </w:pPr>
      <w:r w:rsidRPr="00FC5CF3">
        <w:t xml:space="preserve">If sulfate is computed, document </w:t>
      </w:r>
      <w:r w:rsidR="00873D2D">
        <w:t xml:space="preserve">it </w:t>
      </w:r>
      <w:r w:rsidRPr="00FC5CF3">
        <w:t>in the NOTES field of the SPECIATE database.</w:t>
      </w:r>
    </w:p>
    <w:p w14:paraId="450F661F" w14:textId="0DA6219B" w:rsidR="001D5BD1" w:rsidRPr="009B4345" w:rsidRDefault="001D5BD1" w:rsidP="00866B4A">
      <w:pPr>
        <w:jc w:val="both"/>
      </w:pPr>
      <w:r w:rsidRPr="009B4345">
        <w:rPr>
          <w:b/>
        </w:rPr>
        <w:t>Step 7</w:t>
      </w:r>
      <w:r w:rsidRPr="009B4345">
        <w:t xml:space="preserve">:  </w:t>
      </w:r>
      <w:r w:rsidRPr="001D5BD1">
        <w:t xml:space="preserve">Add </w:t>
      </w:r>
      <w:r>
        <w:t>m</w:t>
      </w:r>
      <w:r w:rsidRPr="001D5BD1">
        <w:t xml:space="preserve">etal </w:t>
      </w:r>
      <w:r>
        <w:t>b</w:t>
      </w:r>
      <w:r w:rsidRPr="001D5BD1">
        <w:t xml:space="preserve">ound </w:t>
      </w:r>
      <w:r>
        <w:t>o</w:t>
      </w:r>
      <w:r w:rsidRPr="001D5BD1">
        <w:t>xygen, MO (SPECIES_ID = 2670)</w:t>
      </w:r>
      <w:r w:rsidR="00550C69">
        <w:t xml:space="preserve">, per methods outlined in Reff et. al., 2009. </w:t>
      </w:r>
    </w:p>
    <w:p w14:paraId="111AAF43" w14:textId="18D3B302" w:rsidR="00FA2511" w:rsidRPr="009B4345" w:rsidRDefault="00FA2511" w:rsidP="00FA2511">
      <w:pPr>
        <w:pStyle w:val="BodyText"/>
        <w:jc w:val="both"/>
      </w:pPr>
      <w:r w:rsidRPr="009B4345">
        <w:t>The approach stoichiometrically combine</w:t>
      </w:r>
      <w:r>
        <w:t>s</w:t>
      </w:r>
      <w:r w:rsidRPr="009B4345">
        <w:t xml:space="preserve"> oxygen with the </w:t>
      </w:r>
      <w:r>
        <w:t xml:space="preserve">measured </w:t>
      </w:r>
      <w:r w:rsidRPr="009B4345">
        <w:t>metals and then adjust</w:t>
      </w:r>
      <w:r w:rsidR="00394A17">
        <w:t>s</w:t>
      </w:r>
      <w:r w:rsidRPr="009B4345">
        <w:t xml:space="preserve"> the MO downward based on the amount of available sulfate in the profile. This approach assumes that the sulfates bind to the metals preferentially over the oxygen. A </w:t>
      </w:r>
      <w:r>
        <w:t xml:space="preserve">modest </w:t>
      </w:r>
      <w:r w:rsidRPr="009B4345">
        <w:t>change from Reff et. al.,</w:t>
      </w:r>
      <w:r>
        <w:t xml:space="preserve"> 2009 </w:t>
      </w:r>
      <w:r w:rsidRPr="009B4345">
        <w:t xml:space="preserve">is to only </w:t>
      </w:r>
      <w:r w:rsidR="00394A17">
        <w:t xml:space="preserve">use </w:t>
      </w:r>
      <w:r w:rsidRPr="009B4345">
        <w:t xml:space="preserve">the difference between the atomic and ionic masses for </w:t>
      </w:r>
      <w:r>
        <w:t>Na</w:t>
      </w:r>
      <w:r w:rsidRPr="009B4345">
        <w:t xml:space="preserve">, </w:t>
      </w:r>
      <w:r>
        <w:t>Ca</w:t>
      </w:r>
      <w:r w:rsidRPr="009B4345">
        <w:t xml:space="preserve">, </w:t>
      </w:r>
      <w:r>
        <w:t>Mg</w:t>
      </w:r>
      <w:r w:rsidRPr="009B4345">
        <w:t xml:space="preserve"> and </w:t>
      </w:r>
      <w:r>
        <w:t>K,</w:t>
      </w:r>
      <w:r w:rsidRPr="009B4345">
        <w:t xml:space="preserve"> since the ionic version would not be the portion bound to oxygen.</w:t>
      </w:r>
    </w:p>
    <w:p w14:paraId="5639F7C1" w14:textId="77777777" w:rsidR="000D3E7A" w:rsidRPr="009B4345" w:rsidRDefault="000D3E7A" w:rsidP="000D3E7A">
      <w:pPr>
        <w:pStyle w:val="BodyText"/>
        <w:jc w:val="both"/>
      </w:pPr>
      <w:r w:rsidRPr="009B4345">
        <w:t xml:space="preserve">Unadjusted MO is computed as </w:t>
      </w:r>
      <w:r>
        <w:t>follows:</w:t>
      </w:r>
    </w:p>
    <w:p w14:paraId="08E29CC1" w14:textId="49435DD9" w:rsidR="000D3E7A" w:rsidRPr="009B4345" w:rsidRDefault="00E9514D" w:rsidP="000D3E7A">
      <w:pPr>
        <w:pStyle w:val="BodyText"/>
        <w:jc w:val="both"/>
        <w:rPr>
          <w:rFonts w:eastAsiaTheme="minorEastAsia"/>
        </w:rPr>
      </w:pPr>
      <m:oMathPara>
        <m:oMathParaPr>
          <m:jc m:val="left"/>
        </m:oMathParaPr>
        <m:oMath>
          <m:eqArr>
            <m:eqArrPr>
              <m:maxDist m:val="1"/>
              <m:ctrlPr>
                <w:rPr>
                  <w:rFonts w:ascii="Cambria Math" w:hAnsi="Cambria Math"/>
                </w:rPr>
              </m:ctrlPr>
            </m:eqArrPr>
            <m:e>
              <m:sSub>
                <m:sSubPr>
                  <m:ctrlPr>
                    <w:rPr>
                      <w:rFonts w:ascii="Cambria Math" w:hAnsi="Cambria Math"/>
                    </w:rPr>
                  </m:ctrlPr>
                </m:sSubPr>
                <m:e>
                  <m:r>
                    <m:rPr>
                      <m:sty m:val="bi"/>
                    </m:rPr>
                    <w:rPr>
                      <w:rFonts w:ascii="Cambria Math" w:hAnsi="Cambria Math"/>
                    </w:rPr>
                    <m:t>MO</m:t>
                  </m:r>
                </m:e>
                <m:sub>
                  <m:r>
                    <m:rPr>
                      <m:sty m:val="bi"/>
                    </m:rPr>
                    <w:rPr>
                      <w:rFonts w:ascii="Cambria Math" w:hAnsi="Cambria Math"/>
                    </w:rPr>
                    <m:t>unadjusted</m:t>
                  </m:r>
                </m:sub>
              </m:sSub>
              <m:r>
                <m:rPr>
                  <m:sty m:val="p"/>
                </m:rPr>
                <w:rPr>
                  <w:rFonts w:ascii="Cambria Math" w:hAnsi="Cambria Math"/>
                </w:rPr>
                <m:t>=</m:t>
              </m:r>
              <m:nary>
                <m:naryPr>
                  <m:chr m:val="∑"/>
                  <m:limLoc m:val="undOvr"/>
                  <m:ctrlPr>
                    <w:rPr>
                      <w:rFonts w:ascii="Cambria Math" w:hAnsi="Cambria Math"/>
                    </w:rPr>
                  </m:ctrlPr>
                </m:naryPr>
                <m:sub>
                  <m:r>
                    <m:rPr>
                      <m:sty m:val="bi"/>
                    </m:rPr>
                    <w:rPr>
                      <w:rFonts w:ascii="Cambria Math" w:hAnsi="Cambria Math"/>
                    </w:rPr>
                    <m:t>i</m:t>
                  </m:r>
                </m:sub>
                <m:sup>
                  <m:r>
                    <m:rPr>
                      <m:sty m:val="bi"/>
                    </m:rPr>
                    <w:rPr>
                      <w:rFonts w:ascii="Cambria Math" w:hAnsi="Cambria Math"/>
                    </w:rPr>
                    <m:t>N</m:t>
                  </m:r>
                </m:sup>
                <m:e>
                  <m:sSub>
                    <m:sSubPr>
                      <m:ctrlPr>
                        <w:rPr>
                          <w:rFonts w:ascii="Cambria Math" w:hAnsi="Cambria Math"/>
                        </w:rPr>
                      </m:ctrlPr>
                    </m:sSubPr>
                    <m:e>
                      <m:r>
                        <m:rPr>
                          <m:sty m:val="bi"/>
                        </m:rPr>
                        <w:rPr>
                          <w:rFonts w:ascii="Cambria Math" w:hAnsi="Cambria Math"/>
                        </w:rPr>
                        <m:t>Ox</m:t>
                      </m:r>
                    </m:e>
                    <m:sub>
                      <m:r>
                        <m:rPr>
                          <m:sty m:val="bi"/>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i</m:t>
                      </m:r>
                    </m:sub>
                  </m:sSub>
                </m:e>
              </m:nary>
            </m:e>
          </m:eqArr>
        </m:oMath>
      </m:oMathPara>
    </w:p>
    <w:p w14:paraId="78A45254" w14:textId="7773C260" w:rsidR="000D3E7A" w:rsidRPr="009B4345" w:rsidRDefault="000D3E7A" w:rsidP="000D3E7A">
      <w:pPr>
        <w:pStyle w:val="BodyText"/>
        <w:jc w:val="both"/>
        <w:rPr>
          <w:rFonts w:eastAsia="SimSun"/>
        </w:rPr>
      </w:pPr>
      <w:r w:rsidRPr="009B4345">
        <w:t>where O</w:t>
      </w:r>
      <w:r w:rsidRPr="0046723D">
        <w:rPr>
          <w:i/>
        </w:rPr>
        <w:t>x</w:t>
      </w:r>
      <w:r>
        <w:rPr>
          <w:vertAlign w:val="subscript"/>
        </w:rPr>
        <w:t>i</w:t>
      </w:r>
      <w:r w:rsidRPr="009B4345">
        <w:t xml:space="preserve"> is the oxygen-to-metal ratio for metal </w:t>
      </w:r>
      <w:proofErr w:type="spellStart"/>
      <w:r w:rsidR="001D00DF">
        <w:rPr>
          <w:i/>
          <w:iCs/>
        </w:rPr>
        <w:t>i</w:t>
      </w:r>
      <w:proofErr w:type="spellEnd"/>
      <w:r w:rsidR="001D00DF">
        <w:t xml:space="preserve"> (see </w:t>
      </w:r>
      <w:r w:rsidR="001D00DF" w:rsidRPr="001D00DF">
        <w:fldChar w:fldCharType="begin"/>
      </w:r>
      <w:r w:rsidR="001D00DF" w:rsidRPr="001D00DF">
        <w:instrText xml:space="preserve"> REF _Ref115428829 \h  \* MERGEFORMAT </w:instrText>
      </w:r>
      <w:r w:rsidR="001D00DF" w:rsidRPr="001D00DF">
        <w:fldChar w:fldCharType="separate"/>
      </w:r>
      <w:r w:rsidR="00524E1B" w:rsidRPr="00524E1B">
        <w:rPr>
          <w:noProof/>
          <w:color w:val="000000" w:themeColor="text1"/>
        </w:rPr>
        <w:t>Table</w:t>
      </w:r>
      <w:r w:rsidR="00524E1B" w:rsidRPr="00F61BB1">
        <w:rPr>
          <w:b/>
          <w:bCs/>
          <w:color w:val="000000" w:themeColor="text1"/>
        </w:rPr>
        <w:t xml:space="preserve"> </w:t>
      </w:r>
      <w:r w:rsidR="00524E1B" w:rsidRPr="00524E1B">
        <w:rPr>
          <w:noProof/>
          <w:color w:val="000000" w:themeColor="text1"/>
        </w:rPr>
        <w:t>26</w:t>
      </w:r>
      <w:r w:rsidR="001D00DF" w:rsidRPr="001D00DF">
        <w:fldChar w:fldCharType="end"/>
      </w:r>
      <w:r w:rsidR="001D00DF" w:rsidRPr="001D00DF">
        <w:t>)</w:t>
      </w:r>
      <w:r w:rsidRPr="009B4345">
        <w:t xml:space="preserve"> and E</w:t>
      </w:r>
      <w:r>
        <w:rPr>
          <w:vertAlign w:val="subscript"/>
        </w:rPr>
        <w:t>i</w:t>
      </w:r>
      <w:r w:rsidRPr="009B4345">
        <w:rPr>
          <w:vertAlign w:val="subscript"/>
        </w:rPr>
        <w:t xml:space="preserve"> </w:t>
      </w:r>
      <w:r w:rsidRPr="009B4345">
        <w:t xml:space="preserve">is the </w:t>
      </w:r>
      <w:r>
        <w:t xml:space="preserve">weight percent </w:t>
      </w:r>
      <w:r w:rsidRPr="009B4345">
        <w:t xml:space="preserve">of metal </w:t>
      </w:r>
      <w:proofErr w:type="spellStart"/>
      <w:r w:rsidRPr="00E517D6">
        <w:rPr>
          <w:i/>
          <w:iCs/>
        </w:rPr>
        <w:t>i</w:t>
      </w:r>
      <w:proofErr w:type="spellEnd"/>
      <w:r w:rsidRPr="009B4345">
        <w:t xml:space="preserve">, </w:t>
      </w:r>
      <w:r w:rsidRPr="0081687B">
        <w:rPr>
          <w:bCs/>
        </w:rPr>
        <w:t>except for Na, Ca, Mg and K</w:t>
      </w:r>
      <w:r w:rsidRPr="009B4345">
        <w:t>. For these metals, the E</w:t>
      </w:r>
      <w:r>
        <w:rPr>
          <w:vertAlign w:val="subscript"/>
        </w:rPr>
        <w:t>i</w:t>
      </w:r>
      <w:r w:rsidRPr="009B4345">
        <w:rPr>
          <w:vertAlign w:val="subscript"/>
        </w:rPr>
        <w:t xml:space="preserve"> </w:t>
      </w:r>
      <w:r w:rsidRPr="009B4345">
        <w:t>should reflect the difference between the atom</w:t>
      </w:r>
      <w:r>
        <w:t>ic and ionic</w:t>
      </w:r>
      <w:r w:rsidRPr="009B4345">
        <w:t xml:space="preserve"> form</w:t>
      </w:r>
      <w:r>
        <w:t>s</w:t>
      </w:r>
      <w:r w:rsidRPr="009B4345">
        <w:t xml:space="preserve"> of the metal. If</w:t>
      </w:r>
      <w:r>
        <w:t xml:space="preserve"> a profile has only one reported </w:t>
      </w:r>
      <w:r w:rsidR="00894486">
        <w:t xml:space="preserve">(i.e., only </w:t>
      </w:r>
      <w:proofErr w:type="gramStart"/>
      <w:r w:rsidR="00894486">
        <w:t>atomic</w:t>
      </w:r>
      <w:proofErr w:type="gramEnd"/>
      <w:r w:rsidR="00894486">
        <w:t xml:space="preserve"> </w:t>
      </w:r>
      <w:r w:rsidR="00894486" w:rsidRPr="00894486">
        <w:rPr>
          <w:i/>
          <w:iCs/>
        </w:rPr>
        <w:t>or</w:t>
      </w:r>
      <w:r w:rsidR="00894486">
        <w:t xml:space="preserve"> ionic) value </w:t>
      </w:r>
      <w:r>
        <w:t>for of</w:t>
      </w:r>
      <w:r w:rsidRPr="009B4345">
        <w:t xml:space="preserve"> </w:t>
      </w:r>
      <w:r>
        <w:t>Na</w:t>
      </w:r>
      <w:r w:rsidRPr="009B4345">
        <w:t xml:space="preserve">, </w:t>
      </w:r>
      <w:r>
        <w:t>Ca</w:t>
      </w:r>
      <w:r w:rsidRPr="009B4345">
        <w:t xml:space="preserve">, </w:t>
      </w:r>
      <w:r>
        <w:t>Mg,</w:t>
      </w:r>
      <w:r w:rsidRPr="009B4345">
        <w:t xml:space="preserve"> </w:t>
      </w:r>
      <w:r>
        <w:t>or</w:t>
      </w:r>
      <w:r w:rsidRPr="009B4345">
        <w:t xml:space="preserve"> </w:t>
      </w:r>
      <w:r>
        <w:t>K</w:t>
      </w:r>
      <w:r w:rsidRPr="009B4345">
        <w:t>, then the E</w:t>
      </w:r>
      <w:r>
        <w:rPr>
          <w:vertAlign w:val="subscript"/>
        </w:rPr>
        <w:t>i</w:t>
      </w:r>
      <w:r w:rsidRPr="009B4345">
        <w:rPr>
          <w:vertAlign w:val="subscript"/>
        </w:rPr>
        <w:t xml:space="preserve"> </w:t>
      </w:r>
      <w:r w:rsidRPr="009B4345">
        <w:t xml:space="preserve">should be set to 0. </w:t>
      </w:r>
      <w:r>
        <w:t>In addition</w:t>
      </w:r>
      <w:r w:rsidRPr="009B4345">
        <w:t>, if the difference is negative, it should be set to 0.</w:t>
      </w:r>
    </w:p>
    <w:p w14:paraId="52F765E3" w14:textId="77777777" w:rsidR="000D3E7A" w:rsidRPr="009B4345" w:rsidRDefault="000D3E7A" w:rsidP="000D3E7A">
      <w:pPr>
        <w:pStyle w:val="BodyText"/>
        <w:jc w:val="both"/>
      </w:pPr>
      <w:r w:rsidRPr="009B4345">
        <w:t xml:space="preserve">To adjust MO based on </w:t>
      </w:r>
      <w:r>
        <w:t xml:space="preserve">the assumed </w:t>
      </w:r>
      <w:r w:rsidRPr="009B4345">
        <w:t xml:space="preserve">preferential </w:t>
      </w:r>
      <w:r>
        <w:t xml:space="preserve">binding to </w:t>
      </w:r>
      <w:r w:rsidRPr="009B4345">
        <w:t xml:space="preserve">sulfate over oxygen, </w:t>
      </w:r>
      <w:r>
        <w:t>the mass of SO</w:t>
      </w:r>
      <w:r w:rsidRPr="00E517D6">
        <w:rPr>
          <w:vertAlign w:val="subscript"/>
        </w:rPr>
        <w:t>4</w:t>
      </w:r>
      <w:r>
        <w:t xml:space="preserve"> in the profile following neutralization with </w:t>
      </w:r>
      <w:r w:rsidRPr="009B4345">
        <w:t>NH</w:t>
      </w:r>
      <w:r w:rsidRPr="009B4345">
        <w:rPr>
          <w:vertAlign w:val="subscript"/>
        </w:rPr>
        <w:t>4</w:t>
      </w:r>
      <w:r w:rsidRPr="009B4345">
        <w:t xml:space="preserve"> </w:t>
      </w:r>
      <w:r>
        <w:t>is calculated as follows:</w:t>
      </w:r>
    </w:p>
    <w:p w14:paraId="780C9B97" w14:textId="3A96E105" w:rsidR="000D3E7A" w:rsidRPr="009B4345" w:rsidRDefault="00E9514D" w:rsidP="000D3E7A">
      <w:pPr>
        <w:pStyle w:val="BodyText"/>
        <w:jc w:val="both"/>
        <w:rPr>
          <w:rFonts w:eastAsiaTheme="minorEastAsia" w:cs="Arial"/>
          <w:iCs/>
        </w:rPr>
      </w:pPr>
      <m:oMathPara>
        <m:oMathParaPr>
          <m:jc m:val="left"/>
        </m:oMathParaPr>
        <m:oMath>
          <m:eqArr>
            <m:eqArrPr>
              <m:maxDist m:val="1"/>
              <m:ctrlPr>
                <w:rPr>
                  <w:rFonts w:ascii="Cambria Math" w:hAnsi="Cambria Math"/>
                  <w:bCs/>
                </w:rPr>
              </m:ctrlPr>
            </m:eqArrPr>
            <m:e>
              <m:r>
                <m:rPr>
                  <m:sty m:val="bi"/>
                </m:rPr>
                <w:rPr>
                  <w:rFonts w:ascii="Cambria Math" w:hAnsi="Cambria Math"/>
                </w:rPr>
                <m:t>Neutralized</m:t>
              </m:r>
              <m:r>
                <m:rPr>
                  <m:sty m:val="p"/>
                </m:rPr>
                <w:rPr>
                  <w:rFonts w:ascii="Cambria Math" w:hAnsi="Cambria Math"/>
                </w:rPr>
                <m:t xml:space="preserve"> </m:t>
              </m:r>
              <m:sSub>
                <m:sSubPr>
                  <m:ctrlPr>
                    <w:rPr>
                      <w:rFonts w:ascii="Cambria Math" w:eastAsia="Times New Roman" w:hAnsi="Cambria Math" w:cs="Times New Roman"/>
                      <w:bCs/>
                      <w:szCs w:val="20"/>
                    </w:rPr>
                  </m:ctrlPr>
                </m:sSubPr>
                <m:e>
                  <m:r>
                    <m:rPr>
                      <m:sty m:val="bi"/>
                    </m:rPr>
                    <w:rPr>
                      <w:rFonts w:ascii="Cambria Math" w:hAnsi="Cambria Math"/>
                    </w:rPr>
                    <m:t>SO</m:t>
                  </m:r>
                </m:e>
                <m:sub>
                  <m:r>
                    <w:rPr>
                      <w:rFonts w:ascii="Cambria Math" w:hAnsi="Cambria Math"/>
                    </w:rPr>
                    <m:t>4</m:t>
                  </m:r>
                </m:sub>
              </m:sSub>
              <m:r>
                <m:rPr>
                  <m:sty m:val="p"/>
                </m:rPr>
                <w:rPr>
                  <w:rFonts w:ascii="Cambria Math" w:hAnsi="Cambria Math"/>
                </w:rPr>
                <m:t>=</m:t>
              </m:r>
              <m:f>
                <m:fPr>
                  <m:ctrlPr>
                    <w:rPr>
                      <w:rFonts w:ascii="Cambria Math" w:hAnsi="Cambria Math"/>
                      <w:bCs/>
                    </w:rPr>
                  </m:ctrlPr>
                </m:fPr>
                <m:num>
                  <m:r>
                    <m:rPr>
                      <m:sty m:val="b"/>
                    </m:rPr>
                    <w:rPr>
                      <w:rFonts w:ascii="Cambria Math" w:hAnsi="Cambria Math"/>
                    </w:rPr>
                    <m:t>0</m:t>
                  </m:r>
                  <m:r>
                    <m:rPr>
                      <m:sty m:val="p"/>
                    </m:rPr>
                    <w:rPr>
                      <w:rFonts w:ascii="Cambria Math" w:hAnsi="Cambria Math"/>
                    </w:rPr>
                    <m:t>.</m:t>
                  </m:r>
                  <m:r>
                    <m:rPr>
                      <m:sty m:val="b"/>
                    </m:rPr>
                    <w:rPr>
                      <w:rFonts w:ascii="Cambria Math" w:hAnsi="Cambria Math"/>
                    </w:rPr>
                    <m:t>5</m:t>
                  </m:r>
                  <m:r>
                    <m:rPr>
                      <m:sty m:val="p"/>
                    </m:rPr>
                    <w:rPr>
                      <w:rFonts w:ascii="Cambria Math" w:hAnsi="Cambria Math"/>
                    </w:rPr>
                    <m:t>*</m:t>
                  </m:r>
                  <m:r>
                    <m:rPr>
                      <m:sty m:val="b"/>
                    </m:rPr>
                    <w:rPr>
                      <w:rFonts w:ascii="Cambria Math" w:hAnsi="Cambria Math"/>
                    </w:rPr>
                    <m:t>96</m:t>
                  </m:r>
                </m:num>
                <m:den>
                  <m:r>
                    <m:rPr>
                      <m:sty m:val="b"/>
                    </m:rPr>
                    <w:rPr>
                      <w:rFonts w:ascii="Cambria Math" w:hAnsi="Cambria Math"/>
                    </w:rPr>
                    <m:t>18</m:t>
                  </m:r>
                </m:den>
              </m:f>
              <m:r>
                <m:rPr>
                  <m:sty m:val="p"/>
                </m:rPr>
                <w:rPr>
                  <w:rFonts w:ascii="Cambria Math" w:hAnsi="Cambria Math"/>
                </w:rPr>
                <m:t xml:space="preserve">×  </m:t>
              </m:r>
              <m:sSub>
                <m:sSubPr>
                  <m:ctrlPr>
                    <w:rPr>
                      <w:rFonts w:ascii="Cambria Math" w:hAnsi="Cambria Math"/>
                      <w:bCs/>
                    </w:rPr>
                  </m:ctrlPr>
                </m:sSubPr>
                <m:e>
                  <m:r>
                    <m:rPr>
                      <m:sty m:val="bi"/>
                    </m:rPr>
                    <w:rPr>
                      <w:rFonts w:ascii="Cambria Math" w:hAnsi="Cambria Math"/>
                    </w:rPr>
                    <m:t>E</m:t>
                  </m:r>
                </m:e>
                <m:sub>
                  <m:sSub>
                    <m:sSubPr>
                      <m:ctrlPr>
                        <w:rPr>
                          <w:rFonts w:ascii="Cambria Math" w:eastAsia="Times New Roman" w:hAnsi="Cambria Math" w:cs="Times New Roman"/>
                          <w:bCs/>
                          <w:i/>
                          <w:szCs w:val="20"/>
                        </w:rPr>
                      </m:ctrlPr>
                    </m:sSubPr>
                    <m:e>
                      <m:r>
                        <m:rPr>
                          <m:sty m:val="bi"/>
                        </m:rPr>
                        <w:rPr>
                          <w:rFonts w:ascii="Cambria Math" w:hAnsi="Cambria Math"/>
                        </w:rPr>
                        <m:t>NH</m:t>
                      </m:r>
                    </m:e>
                    <m:sub>
                      <m:r>
                        <w:rPr>
                          <w:rFonts w:ascii="Cambria Math" w:hAnsi="Cambria Math"/>
                        </w:rPr>
                        <m:t>4</m:t>
                      </m:r>
                    </m:sub>
                  </m:sSub>
                </m:sub>
              </m:sSub>
              <m:ctrlPr>
                <w:rPr>
                  <w:rFonts w:ascii="Cambria Math" w:hAnsi="Cambria Math"/>
                  <w:bCs/>
                  <w:i/>
                  <w:iCs/>
                </w:rPr>
              </m:ctrlPr>
            </m:e>
          </m:eqArr>
        </m:oMath>
      </m:oMathPara>
    </w:p>
    <w:p w14:paraId="73CB7D55" w14:textId="4AAAAAFD" w:rsidR="000D3E7A" w:rsidRPr="009B4345" w:rsidRDefault="000D3E7A" w:rsidP="000D3E7A">
      <w:pPr>
        <w:jc w:val="both"/>
      </w:pPr>
      <w:r>
        <w:t>w</w:t>
      </w:r>
      <w:r w:rsidRPr="009B4345">
        <w:t xml:space="preserve">here </w:t>
      </w:r>
      <m:oMath>
        <m:sSub>
          <m:sSubPr>
            <m:ctrlPr>
              <w:rPr>
                <w:rFonts w:ascii="Cambria Math" w:hAnsi="Cambria Math"/>
                <w:sz w:val="24"/>
                <w:szCs w:val="24"/>
                <w:lang w:eastAsia="zh-CN"/>
              </w:rPr>
            </m:ctrlPr>
          </m:sSubPr>
          <m:e>
            <m:r>
              <w:rPr>
                <w:rFonts w:ascii="Cambria Math" w:hAnsi="Cambria Math"/>
              </w:rPr>
              <m:t>E</m:t>
            </m:r>
          </m:e>
          <m:sub>
            <m:sSub>
              <m:sSubPr>
                <m:ctrlPr>
                  <w:rPr>
                    <w:rFonts w:ascii="Cambria Math" w:eastAsia="Times New Roman" w:hAnsi="Cambria Math" w:cs="Times New Roman"/>
                    <w:i/>
                    <w:sz w:val="24"/>
                    <w:szCs w:val="24"/>
                    <w:lang w:eastAsia="zh-CN"/>
                  </w:rPr>
                </m:ctrlPr>
              </m:sSubPr>
              <m:e>
                <m:r>
                  <w:rPr>
                    <w:rFonts w:ascii="Cambria Math" w:hAnsi="Cambria Math"/>
                    <w:sz w:val="24"/>
                    <w:szCs w:val="24"/>
                    <w:lang w:eastAsia="zh-CN"/>
                  </w:rPr>
                  <m:t>NH</m:t>
                </m:r>
              </m:e>
              <m:sub>
                <m:r>
                  <w:rPr>
                    <w:rFonts w:ascii="Cambria Math" w:hAnsi="Cambria Math"/>
                    <w:sz w:val="24"/>
                    <w:szCs w:val="24"/>
                    <w:lang w:eastAsia="zh-CN"/>
                  </w:rPr>
                  <m:t>4</m:t>
                </m:r>
              </m:sub>
            </m:sSub>
          </m:sub>
        </m:sSub>
      </m:oMath>
      <w:r w:rsidRPr="009B4345">
        <w:rPr>
          <w:rFonts w:eastAsiaTheme="minorEastAsia"/>
        </w:rPr>
        <w:t xml:space="preserve"> is the </w:t>
      </w:r>
      <w:r>
        <w:rPr>
          <w:rFonts w:eastAsiaTheme="minorEastAsia"/>
        </w:rPr>
        <w:t xml:space="preserve">weight percent </w:t>
      </w:r>
      <w:r w:rsidRPr="009B4345">
        <w:rPr>
          <w:rFonts w:eastAsiaTheme="minorEastAsia"/>
        </w:rPr>
        <w:t xml:space="preserve">of </w:t>
      </w:r>
      <w:r w:rsidRPr="009B4345">
        <w:t>NH</w:t>
      </w:r>
      <w:r w:rsidRPr="009B4345">
        <w:rPr>
          <w:vertAlign w:val="subscript"/>
        </w:rPr>
        <w:t>4</w:t>
      </w:r>
      <w:r w:rsidRPr="009B4345">
        <w:rPr>
          <w:vertAlign w:val="superscript"/>
        </w:rPr>
        <w:t xml:space="preserve"> </w:t>
      </w:r>
      <w:r w:rsidRPr="009B4345">
        <w:t>in the profile.</w:t>
      </w:r>
      <w:r w:rsidR="00AB33A4">
        <w:t xml:space="preserve"> </w:t>
      </w:r>
      <w:r w:rsidRPr="009B4345">
        <w:t>The non-neutralized sulfate is the</w:t>
      </w:r>
      <w:r>
        <w:t>n calculated as follows:</w:t>
      </w:r>
    </w:p>
    <w:p w14:paraId="6094191E" w14:textId="3962EB12" w:rsidR="000D3E7A" w:rsidRPr="009B4345" w:rsidRDefault="00E9514D" w:rsidP="000D3E7A">
      <w:pPr>
        <w:pStyle w:val="BodyText"/>
        <w:jc w:val="both"/>
        <w:rPr>
          <w:rFonts w:eastAsiaTheme="minorEastAsia" w:cs="Arial"/>
          <w:iCs/>
        </w:rPr>
      </w:pPr>
      <m:oMathPara>
        <m:oMath>
          <m:eqArr>
            <m:eqArrPr>
              <m:maxDist m:val="1"/>
              <m:ctrlPr>
                <w:rPr>
                  <w:rFonts w:ascii="Cambria Math" w:hAnsi="Cambria Math"/>
                  <w:bCs/>
                </w:rPr>
              </m:ctrlPr>
            </m:eqArrPr>
            <m:e>
              <m:r>
                <m:rPr>
                  <m:sty m:val="bi"/>
                </m:rPr>
                <w:rPr>
                  <w:rFonts w:ascii="Cambria Math" w:hAnsi="Cambria Math"/>
                </w:rPr>
                <m:t xml:space="preserve">Non-Neutralized </m:t>
              </m:r>
              <m:sSub>
                <m:sSubPr>
                  <m:ctrlPr>
                    <w:rPr>
                      <w:rFonts w:ascii="Cambria Math" w:eastAsia="Times New Roman" w:hAnsi="Cambria Math" w:cs="Times New Roman"/>
                      <w:b/>
                      <w:i/>
                      <w:szCs w:val="20"/>
                    </w:rPr>
                  </m:ctrlPr>
                </m:sSubPr>
                <m:e>
                  <m:r>
                    <m:rPr>
                      <m:sty m:val="bi"/>
                    </m:rPr>
                    <w:rPr>
                      <w:rFonts w:ascii="Cambria Math" w:hAnsi="Cambria Math"/>
                    </w:rPr>
                    <m:t>SO</m:t>
                  </m:r>
                </m:e>
                <m:sub>
                  <m:r>
                    <m:rPr>
                      <m:sty m:val="bi"/>
                    </m:rPr>
                    <w:rPr>
                      <w:rFonts w:ascii="Cambria Math" w:hAnsi="Cambria Math"/>
                    </w:rPr>
                    <m:t>4</m:t>
                  </m:r>
                </m:sub>
              </m:sSub>
              <m:r>
                <m:rPr>
                  <m:sty m:val="p"/>
                </m:rPr>
                <w:rPr>
                  <w:rFonts w:ascii="Cambria Math" w:hAnsi="Cambria Math"/>
                </w:rPr>
                <m:t xml:space="preserve">=  </m:t>
              </m:r>
              <m:sSub>
                <m:sSubPr>
                  <m:ctrlPr>
                    <w:rPr>
                      <w:rFonts w:ascii="Cambria Math" w:hAnsi="Cambria Math"/>
                      <w:bCs/>
                    </w:rPr>
                  </m:ctrlPr>
                </m:sSubPr>
                <m:e>
                  <m:r>
                    <m:rPr>
                      <m:sty m:val="bi"/>
                    </m:rPr>
                    <w:rPr>
                      <w:rFonts w:ascii="Cambria Math" w:hAnsi="Cambria Math"/>
                    </w:rPr>
                    <m:t>E</m:t>
                  </m:r>
                </m:e>
                <m:sub>
                  <m:sSub>
                    <m:sSubPr>
                      <m:ctrlPr>
                        <w:rPr>
                          <w:rFonts w:ascii="Cambria Math" w:eastAsia="Times New Roman" w:hAnsi="Cambria Math" w:cs="Times New Roman"/>
                          <w:bCs/>
                          <w:i/>
                          <w:szCs w:val="20"/>
                        </w:rPr>
                      </m:ctrlPr>
                    </m:sSubPr>
                    <m:e>
                      <m:r>
                        <m:rPr>
                          <m:sty m:val="bi"/>
                        </m:rPr>
                        <w:rPr>
                          <w:rFonts w:ascii="Cambria Math" w:hAnsi="Cambria Math"/>
                        </w:rPr>
                        <m:t>SO</m:t>
                      </m:r>
                    </m:e>
                    <m:sub>
                      <m:r>
                        <w:rPr>
                          <w:rFonts w:ascii="Cambria Math" w:hAnsi="Cambria Math"/>
                        </w:rPr>
                        <m:t>4</m:t>
                      </m:r>
                    </m:sub>
                  </m:sSub>
                </m:sub>
              </m:sSub>
              <m:r>
                <m:rPr>
                  <m:sty m:val="p"/>
                </m:rPr>
                <w:rPr>
                  <w:rFonts w:ascii="Cambria Math" w:hAnsi="Cambria Math"/>
                </w:rPr>
                <m:t xml:space="preserve">- </m:t>
              </m:r>
              <m:r>
                <m:rPr>
                  <m:sty m:val="bi"/>
                </m:rPr>
                <w:rPr>
                  <w:rFonts w:ascii="Cambria Math" w:hAnsi="Cambria Math"/>
                </w:rPr>
                <m:t>Neutralized</m:t>
              </m:r>
              <m:r>
                <m:rPr>
                  <m:sty m:val="p"/>
                </m:rPr>
                <w:rPr>
                  <w:rFonts w:ascii="Cambria Math" w:hAnsi="Cambria Math"/>
                </w:rPr>
                <m:t xml:space="preserve"> </m:t>
              </m:r>
              <m:sSub>
                <m:sSubPr>
                  <m:ctrlPr>
                    <w:rPr>
                      <w:rFonts w:ascii="Cambria Math" w:eastAsia="Times New Roman" w:hAnsi="Cambria Math" w:cs="Times New Roman"/>
                      <w:b/>
                      <w:i/>
                      <w:szCs w:val="20"/>
                    </w:rPr>
                  </m:ctrlPr>
                </m:sSubPr>
                <m:e>
                  <m:r>
                    <m:rPr>
                      <m:sty m:val="bi"/>
                    </m:rPr>
                    <w:rPr>
                      <w:rFonts w:ascii="Cambria Math" w:hAnsi="Cambria Math"/>
                    </w:rPr>
                    <m:t>SO</m:t>
                  </m:r>
                </m:e>
                <m:sub>
                  <m:r>
                    <m:rPr>
                      <m:sty m:val="bi"/>
                    </m:rPr>
                    <w:rPr>
                      <w:rFonts w:ascii="Cambria Math" w:hAnsi="Cambria Math"/>
                    </w:rPr>
                    <m:t>4</m:t>
                  </m:r>
                </m:sub>
              </m:sSub>
              <m:ctrlPr>
                <w:rPr>
                  <w:rFonts w:ascii="Cambria Math" w:hAnsi="Cambria Math"/>
                  <w:bCs/>
                  <w:iCs/>
                </w:rPr>
              </m:ctrlPr>
            </m:e>
          </m:eqArr>
        </m:oMath>
      </m:oMathPara>
    </w:p>
    <w:p w14:paraId="2C947BD3" w14:textId="77777777" w:rsidR="000D3E7A" w:rsidRPr="009B4345" w:rsidRDefault="000D3E7A" w:rsidP="000D3E7A">
      <w:pPr>
        <w:pStyle w:val="BodyText"/>
        <w:jc w:val="both"/>
        <w:rPr>
          <w:rFonts w:eastAsiaTheme="minorEastAsia"/>
        </w:rPr>
      </w:pPr>
      <w:r w:rsidRPr="009B4345">
        <w:t xml:space="preserve">If </w:t>
      </w:r>
      <m:oMath>
        <m:r>
          <m:rPr>
            <m:sty m:val="p"/>
          </m:rPr>
          <w:rPr>
            <w:rFonts w:ascii="Cambria Math" w:hAnsi="Cambria Math"/>
          </w:rPr>
          <m:t xml:space="preserve"> </m:t>
        </m:r>
        <m:r>
          <w:rPr>
            <w:rFonts w:ascii="Cambria Math" w:hAnsi="Cambria Math"/>
          </w:rPr>
          <m:t>Non</m:t>
        </m:r>
        <m:r>
          <m:rPr>
            <m:sty m:val="p"/>
          </m:rPr>
          <w:rPr>
            <w:rFonts w:ascii="Cambria Math" w:hAnsi="Cambria Math"/>
          </w:rPr>
          <m:t>-</m:t>
        </m:r>
        <m:r>
          <w:rPr>
            <w:rFonts w:ascii="Cambria Math" w:hAnsi="Cambria Math"/>
          </w:rPr>
          <m:t>Neutralized</m:t>
        </m:r>
        <m:r>
          <m:rPr>
            <m:sty m:val="p"/>
          </m:rPr>
          <w:rPr>
            <w:rFonts w:ascii="Cambria Math" w:hAnsi="Cambria Math"/>
          </w:rPr>
          <m:t xml:space="preserve"> </m:t>
        </m:r>
        <m:sSub>
          <m:sSubPr>
            <m:ctrlPr>
              <w:rPr>
                <w:rFonts w:ascii="Cambria Math" w:eastAsia="Times New Roman" w:hAnsi="Cambria Math" w:cs="Times New Roman"/>
                <w:bCs/>
                <w:i/>
                <w:szCs w:val="20"/>
              </w:rPr>
            </m:ctrlPr>
          </m:sSubPr>
          <m:e>
            <m:r>
              <w:rPr>
                <w:rFonts w:ascii="Cambria Math" w:hAnsi="Cambria Math"/>
              </w:rPr>
              <m:t>SO</m:t>
            </m:r>
          </m:e>
          <m:sub>
            <m:r>
              <w:rPr>
                <w:rFonts w:ascii="Cambria Math" w:hAnsi="Cambria Math"/>
              </w:rPr>
              <m:t>4</m:t>
            </m:r>
          </m:sub>
        </m:sSub>
        <m:r>
          <m:rPr>
            <m:sty m:val="p"/>
          </m:rPr>
          <w:rPr>
            <w:rFonts w:ascii="Cambria Math" w:hAnsi="Cambria Math"/>
          </w:rPr>
          <m:t>&lt;0,</m:t>
        </m:r>
      </m:oMath>
    </w:p>
    <w:p w14:paraId="575F2505" w14:textId="0164DF9B" w:rsidR="000D3E7A" w:rsidRPr="009B4345" w:rsidRDefault="00E9514D" w:rsidP="000D3E7A">
      <w:pPr>
        <w:pStyle w:val="BodyText"/>
        <w:jc w:val="both"/>
        <w:rPr>
          <w:rFonts w:eastAsiaTheme="minorEastAsia"/>
          <w:iCs/>
        </w:rPr>
      </w:pPr>
      <m:oMathPara>
        <m:oMath>
          <m:eqArr>
            <m:eqArrPr>
              <m:maxDist m:val="1"/>
              <m:ctrlPr>
                <w:rPr>
                  <w:rFonts w:ascii="Cambria Math" w:hAnsi="Cambria Math"/>
                  <w:bCs/>
                </w:rPr>
              </m:ctrlPr>
            </m:eqArrPr>
            <m:e>
              <m:sSub>
                <m:sSubPr>
                  <m:ctrlPr>
                    <w:rPr>
                      <w:rFonts w:ascii="Cambria Math" w:hAnsi="Cambria Math"/>
                      <w:bCs/>
                    </w:rPr>
                  </m:ctrlPr>
                </m:sSubPr>
                <m:e>
                  <m:r>
                    <m:rPr>
                      <m:sty m:val="bi"/>
                    </m:rPr>
                    <w:rPr>
                      <w:rFonts w:ascii="Cambria Math" w:hAnsi="Cambria Math"/>
                    </w:rPr>
                    <m:t>MO</m:t>
                  </m:r>
                </m:e>
                <m:sub>
                  <m:r>
                    <m:rPr>
                      <m:sty m:val="bi"/>
                    </m:rPr>
                    <w:rPr>
                      <w:rFonts w:ascii="Cambria Math" w:hAnsi="Cambria Math"/>
                    </w:rPr>
                    <m:t>adjusted</m:t>
                  </m:r>
                </m:sub>
              </m:sSub>
              <m:r>
                <m:rPr>
                  <m:sty m:val="p"/>
                </m:rPr>
                <w:rPr>
                  <w:rFonts w:ascii="Cambria Math" w:hAnsi="Cambria Math"/>
                </w:rPr>
                <m:t xml:space="preserve">=  </m:t>
              </m:r>
              <m:sSub>
                <m:sSubPr>
                  <m:ctrlPr>
                    <w:rPr>
                      <w:rFonts w:ascii="Cambria Math" w:hAnsi="Cambria Math"/>
                      <w:bCs/>
                    </w:rPr>
                  </m:ctrlPr>
                </m:sSubPr>
                <m:e>
                  <m:r>
                    <m:rPr>
                      <m:sty m:val="bi"/>
                    </m:rPr>
                    <w:rPr>
                      <w:rFonts w:ascii="Cambria Math" w:hAnsi="Cambria Math"/>
                    </w:rPr>
                    <m:t>MO</m:t>
                  </m:r>
                </m:e>
                <m:sub>
                  <m:r>
                    <m:rPr>
                      <m:sty m:val="bi"/>
                    </m:rPr>
                    <w:rPr>
                      <w:rFonts w:ascii="Cambria Math" w:hAnsi="Cambria Math"/>
                    </w:rPr>
                    <m:t>unadjusted</m:t>
                  </m:r>
                </m:sub>
              </m:sSub>
              <m:ctrlPr>
                <w:rPr>
                  <w:rFonts w:ascii="Cambria Math" w:hAnsi="Cambria Math"/>
                  <w:bCs/>
                  <w:iCs/>
                </w:rPr>
              </m:ctrlPr>
            </m:e>
          </m:eqArr>
        </m:oMath>
      </m:oMathPara>
    </w:p>
    <w:p w14:paraId="781C02B6" w14:textId="77777777" w:rsidR="000D3E7A" w:rsidRPr="009B4345" w:rsidRDefault="000D3E7A" w:rsidP="000D3E7A">
      <w:pPr>
        <w:pStyle w:val="BodyText"/>
        <w:jc w:val="both"/>
        <w:rPr>
          <w:rFonts w:eastAsiaTheme="minorEastAsia"/>
        </w:rPr>
      </w:pPr>
      <w:r w:rsidRPr="009B4345">
        <w:t xml:space="preserve">If </w:t>
      </w:r>
      <m:oMath>
        <m:r>
          <m:rPr>
            <m:sty m:val="p"/>
          </m:rPr>
          <w:rPr>
            <w:rFonts w:ascii="Cambria Math" w:hAnsi="Cambria Math"/>
          </w:rPr>
          <m:t xml:space="preserve"> </m:t>
        </m:r>
        <m:r>
          <w:rPr>
            <w:rFonts w:ascii="Cambria Math" w:hAnsi="Cambria Math"/>
          </w:rPr>
          <m:t>Non</m:t>
        </m:r>
        <m:r>
          <m:rPr>
            <m:sty m:val="p"/>
          </m:rPr>
          <w:rPr>
            <w:rFonts w:ascii="Cambria Math" w:hAnsi="Cambria Math"/>
          </w:rPr>
          <m:t>-</m:t>
        </m:r>
        <m:r>
          <w:rPr>
            <w:rFonts w:ascii="Cambria Math" w:hAnsi="Cambria Math"/>
          </w:rPr>
          <m:t>Neutralized</m:t>
        </m:r>
        <m:r>
          <m:rPr>
            <m:sty m:val="p"/>
          </m:rPr>
          <w:rPr>
            <w:rFonts w:ascii="Cambria Math" w:hAnsi="Cambria Math"/>
          </w:rPr>
          <m:t xml:space="preserve"> </m:t>
        </m:r>
        <m:sSub>
          <m:sSubPr>
            <m:ctrlPr>
              <w:rPr>
                <w:rFonts w:ascii="Cambria Math" w:eastAsia="Times New Roman" w:hAnsi="Cambria Math" w:cs="Times New Roman"/>
                <w:bCs/>
                <w:i/>
                <w:szCs w:val="20"/>
              </w:rPr>
            </m:ctrlPr>
          </m:sSubPr>
          <m:e>
            <m:r>
              <w:rPr>
                <w:rFonts w:ascii="Cambria Math" w:hAnsi="Cambria Math"/>
              </w:rPr>
              <m:t>SO</m:t>
            </m:r>
          </m:e>
          <m:sub>
            <m:r>
              <w:rPr>
                <w:rFonts w:ascii="Cambria Math" w:hAnsi="Cambria Math"/>
              </w:rPr>
              <m:t>4</m:t>
            </m:r>
          </m:sub>
        </m:sSub>
        <m:r>
          <m:rPr>
            <m:sty m:val="p"/>
          </m:rPr>
          <w:rPr>
            <w:rFonts w:ascii="Cambria Math" w:hAnsi="Cambria Math"/>
          </w:rPr>
          <m:t>&gt; 0</m:t>
        </m:r>
      </m:oMath>
      <w:r w:rsidRPr="009B4345">
        <w:rPr>
          <w:rFonts w:eastAsiaTheme="minorEastAsia"/>
        </w:rPr>
        <w:t xml:space="preserve"> </w:t>
      </w:r>
    </w:p>
    <w:p w14:paraId="65A0EE69" w14:textId="15E2DE0E" w:rsidR="000D3E7A" w:rsidRPr="009B4345" w:rsidRDefault="00E9514D" w:rsidP="000D3E7A">
      <w:pPr>
        <w:pStyle w:val="BodyText"/>
        <w:jc w:val="both"/>
        <w:rPr>
          <w:rFonts w:eastAsiaTheme="minorEastAsia" w:cs="Arial"/>
          <w:iCs/>
        </w:rPr>
      </w:pPr>
      <m:oMathPara>
        <m:oMathParaPr>
          <m:jc m:val="left"/>
        </m:oMathParaPr>
        <m:oMath>
          <m:eqArr>
            <m:eqArrPr>
              <m:maxDist m:val="1"/>
              <m:ctrlPr>
                <w:rPr>
                  <w:rFonts w:ascii="Cambria Math" w:hAnsi="Cambria Math"/>
                  <w:bCs/>
                </w:rPr>
              </m:ctrlPr>
            </m:eqArrPr>
            <m:e>
              <m:sSub>
                <m:sSubPr>
                  <m:ctrlPr>
                    <w:rPr>
                      <w:rFonts w:ascii="Cambria Math" w:hAnsi="Cambria Math"/>
                      <w:bCs/>
                    </w:rPr>
                  </m:ctrlPr>
                </m:sSubPr>
                <m:e>
                  <m:r>
                    <m:rPr>
                      <m:sty m:val="bi"/>
                    </m:rPr>
                    <w:rPr>
                      <w:rFonts w:ascii="Cambria Math" w:hAnsi="Cambria Math"/>
                    </w:rPr>
                    <m:t>MO</m:t>
                  </m:r>
                </m:e>
                <m:sub>
                  <m:r>
                    <m:rPr>
                      <m:sty m:val="bi"/>
                    </m:rPr>
                    <w:rPr>
                      <w:rFonts w:ascii="Cambria Math" w:hAnsi="Cambria Math"/>
                    </w:rPr>
                    <m:t>adjusted</m:t>
                  </m:r>
                </m:sub>
              </m:sSub>
              <m:r>
                <m:rPr>
                  <m:sty m:val="p"/>
                </m:rPr>
                <w:rPr>
                  <w:rFonts w:ascii="Cambria Math" w:hAnsi="Cambria Math"/>
                </w:rPr>
                <m:t xml:space="preserve">=  </m:t>
              </m:r>
              <m:sSub>
                <m:sSubPr>
                  <m:ctrlPr>
                    <w:rPr>
                      <w:rFonts w:ascii="Cambria Math" w:hAnsi="Cambria Math"/>
                      <w:bCs/>
                    </w:rPr>
                  </m:ctrlPr>
                </m:sSubPr>
                <m:e>
                  <m:r>
                    <m:rPr>
                      <m:sty m:val="bi"/>
                    </m:rPr>
                    <w:rPr>
                      <w:rFonts w:ascii="Cambria Math" w:hAnsi="Cambria Math"/>
                    </w:rPr>
                    <m:t>MO</m:t>
                  </m:r>
                </m:e>
                <m:sub>
                  <m:r>
                    <m:rPr>
                      <m:sty m:val="bi"/>
                    </m:rPr>
                    <w:rPr>
                      <w:rFonts w:ascii="Cambria Math" w:hAnsi="Cambria Math"/>
                    </w:rPr>
                    <m:t>unadjusted</m:t>
                  </m:r>
                </m:sub>
              </m:sSub>
              <m:r>
                <m:rPr>
                  <m:sty m:val="p"/>
                </m:rPr>
                <w:rPr>
                  <w:rFonts w:ascii="Cambria Math" w:hAnsi="Cambria Math"/>
                </w:rPr>
                <m:t xml:space="preserve">- </m:t>
              </m:r>
              <m:r>
                <m:rPr>
                  <m:sty m:val="bi"/>
                </m:rPr>
                <w:rPr>
                  <w:rFonts w:ascii="Cambria Math" w:hAnsi="Cambria Math"/>
                </w:rPr>
                <m:t>Non</m:t>
              </m:r>
              <m:r>
                <m:rPr>
                  <m:sty m:val="p"/>
                </m:rPr>
                <w:rPr>
                  <w:rFonts w:ascii="Cambria Math" w:hAnsi="Cambria Math"/>
                </w:rPr>
                <m:t>-</m:t>
              </m:r>
              <m:r>
                <m:rPr>
                  <m:sty m:val="bi"/>
                </m:rPr>
                <w:rPr>
                  <w:rFonts w:ascii="Cambria Math" w:hAnsi="Cambria Math"/>
                </w:rPr>
                <m:t>Neutralized</m:t>
              </m:r>
              <m:r>
                <m:rPr>
                  <m:sty m:val="p"/>
                </m:rPr>
                <w:rPr>
                  <w:rFonts w:ascii="Cambria Math" w:hAnsi="Cambria Math"/>
                </w:rPr>
                <m:t xml:space="preserve"> </m:t>
              </m:r>
              <m:sSub>
                <m:sSubPr>
                  <m:ctrlPr>
                    <w:rPr>
                      <w:rFonts w:ascii="Cambria Math" w:eastAsia="Times New Roman" w:hAnsi="Cambria Math" w:cs="Times New Roman"/>
                      <w:b/>
                      <w:i/>
                      <w:szCs w:val="20"/>
                    </w:rPr>
                  </m:ctrlPr>
                </m:sSubPr>
                <m:e>
                  <m:r>
                    <m:rPr>
                      <m:sty m:val="bi"/>
                    </m:rPr>
                    <w:rPr>
                      <w:rFonts w:ascii="Cambria Math" w:hAnsi="Cambria Math"/>
                    </w:rPr>
                    <m:t>SO</m:t>
                  </m:r>
                </m:e>
                <m:sub>
                  <m:r>
                    <m:rPr>
                      <m:sty m:val="bi"/>
                    </m:rPr>
                    <w:rPr>
                      <w:rFonts w:ascii="Cambria Math" w:hAnsi="Cambria Math"/>
                    </w:rPr>
                    <m:t>4</m:t>
                  </m:r>
                </m:sub>
              </m:sSub>
              <m:r>
                <m:rPr>
                  <m:sty m:val="p"/>
                </m:rPr>
                <w:rPr>
                  <w:rFonts w:ascii="Cambria Math" w:hAnsi="Cambria Math"/>
                </w:rPr>
                <m:t>×</m:t>
              </m:r>
              <m:f>
                <m:fPr>
                  <m:ctrlPr>
                    <w:rPr>
                      <w:rFonts w:ascii="Cambria Math" w:hAnsi="Cambria Math"/>
                      <w:bCs/>
                    </w:rPr>
                  </m:ctrlPr>
                </m:fPr>
                <m:num>
                  <m:r>
                    <m:rPr>
                      <m:sty m:val="b"/>
                    </m:rPr>
                    <w:rPr>
                      <w:rFonts w:ascii="Cambria Math" w:hAnsi="Cambria Math"/>
                    </w:rPr>
                    <m:t>16</m:t>
                  </m:r>
                </m:num>
                <m:den>
                  <m:r>
                    <m:rPr>
                      <m:sty m:val="b"/>
                    </m:rPr>
                    <w:rPr>
                      <w:rFonts w:ascii="Cambria Math" w:hAnsi="Cambria Math"/>
                    </w:rPr>
                    <m:t>96</m:t>
                  </m:r>
                </m:den>
              </m:f>
              <m:ctrlPr>
                <w:rPr>
                  <w:rFonts w:ascii="Cambria Math" w:hAnsi="Cambria Math"/>
                  <w:bCs/>
                  <w:iCs/>
                </w:rPr>
              </m:ctrlPr>
            </m:e>
          </m:eqArr>
        </m:oMath>
      </m:oMathPara>
    </w:p>
    <w:p w14:paraId="69E71A5E" w14:textId="3B6D8106" w:rsidR="000D3E7A" w:rsidRPr="009B4345" w:rsidRDefault="00E9514D" w:rsidP="000D3E7A">
      <w:pPr>
        <w:pStyle w:val="BodyText"/>
        <w:jc w:val="both"/>
        <w:rPr>
          <w:rFonts w:eastAsiaTheme="minorEastAsia"/>
          <w:iCs/>
        </w:rPr>
      </w:pPr>
      <m:oMathPara>
        <m:oMath>
          <m:eqArr>
            <m:eqArrPr>
              <m:maxDist m:val="1"/>
              <m:ctrlPr>
                <w:rPr>
                  <w:rFonts w:ascii="Cambria Math" w:hAnsi="Cambria Math"/>
                  <w:sz w:val="24"/>
                  <w:szCs w:val="24"/>
                  <w:lang w:eastAsia="zh-CN"/>
                </w:rPr>
              </m:ctrlPr>
            </m:eqArrPr>
            <m:e>
              <m:r>
                <m:rPr>
                  <m:sty m:val="p"/>
                </m:rPr>
                <w:rPr>
                  <w:rFonts w:ascii="Cambria Math" w:hAnsi="Cambria Math"/>
                </w:rPr>
                <m:t xml:space="preserve"> </m:t>
              </m:r>
              <m:r>
                <m:rPr>
                  <m:sty m:val="bi"/>
                </m:rPr>
                <w:rPr>
                  <w:rFonts w:ascii="Cambria Math" w:hAnsi="Cambria Math"/>
                </w:rPr>
                <m:t>If</m:t>
              </m:r>
              <m:r>
                <m:rPr>
                  <m:sty m:val="p"/>
                </m:rPr>
                <w:rPr>
                  <w:rFonts w:ascii="Cambria Math" w:hAnsi="Cambria Math"/>
                </w:rPr>
                <m:t xml:space="preserve"> </m:t>
              </m:r>
              <m:sSub>
                <m:sSubPr>
                  <m:ctrlPr>
                    <w:rPr>
                      <w:rFonts w:ascii="Cambria Math" w:hAnsi="Cambria Math"/>
                      <w:sz w:val="24"/>
                      <w:szCs w:val="24"/>
                      <w:lang w:eastAsia="zh-CN"/>
                    </w:rPr>
                  </m:ctrlPr>
                </m:sSubPr>
                <m:e>
                  <m:r>
                    <m:rPr>
                      <m:sty m:val="bi"/>
                    </m:rPr>
                    <w:rPr>
                      <w:rFonts w:ascii="Cambria Math" w:hAnsi="Cambria Math"/>
                    </w:rPr>
                    <m:t>MO</m:t>
                  </m:r>
                </m:e>
                <m:sub>
                  <m:r>
                    <m:rPr>
                      <m:sty m:val="bi"/>
                    </m:rPr>
                    <w:rPr>
                      <w:rFonts w:ascii="Cambria Math" w:hAnsi="Cambria Math"/>
                    </w:rPr>
                    <m:t>adjusted</m:t>
                  </m:r>
                </m:sub>
              </m:sSub>
              <m:r>
                <m:rPr>
                  <m:sty m:val="p"/>
                </m:rPr>
                <w:rPr>
                  <w:rFonts w:ascii="Cambria Math" w:hAnsi="Cambria Math"/>
                </w:rPr>
                <m:t>&lt;</m:t>
              </m:r>
              <m:r>
                <m:rPr>
                  <m:sty m:val="b"/>
                </m:rPr>
                <w:rPr>
                  <w:rFonts w:ascii="Cambria Math" w:hAnsi="Cambria Math"/>
                </w:rPr>
                <m:t>0</m:t>
              </m:r>
              <m:r>
                <m:rPr>
                  <m:sty m:val="p"/>
                </m:rPr>
                <w:rPr>
                  <w:rFonts w:ascii="Cambria Math" w:hAnsi="Cambria Math"/>
                </w:rPr>
                <m:t xml:space="preserve">,   </m:t>
              </m:r>
              <m:sSub>
                <m:sSubPr>
                  <m:ctrlPr>
                    <w:rPr>
                      <w:rFonts w:ascii="Cambria Math" w:hAnsi="Cambria Math"/>
                      <w:sz w:val="24"/>
                      <w:szCs w:val="24"/>
                      <w:lang w:eastAsia="zh-CN"/>
                    </w:rPr>
                  </m:ctrlPr>
                </m:sSubPr>
                <m:e>
                  <m:r>
                    <m:rPr>
                      <m:sty m:val="bi"/>
                    </m:rPr>
                    <w:rPr>
                      <w:rFonts w:ascii="Cambria Math" w:hAnsi="Cambria Math"/>
                    </w:rPr>
                    <m:t>MO</m:t>
                  </m:r>
                </m:e>
                <m:sub>
                  <m:r>
                    <m:rPr>
                      <m:sty m:val="bi"/>
                    </m:rPr>
                    <w:rPr>
                      <w:rFonts w:ascii="Cambria Math" w:hAnsi="Cambria Math"/>
                    </w:rPr>
                    <m:t>adjusted</m:t>
                  </m:r>
                </m:sub>
              </m:sSub>
              <m:r>
                <m:rPr>
                  <m:sty m:val="p"/>
                </m:rPr>
                <w:rPr>
                  <w:rFonts w:ascii="Cambria Math" w:hAnsi="Cambria Math"/>
                </w:rPr>
                <m:t>=</m:t>
              </m:r>
              <m:r>
                <m:rPr>
                  <m:sty m:val="b"/>
                </m:rPr>
                <w:rPr>
                  <w:rFonts w:ascii="Cambria Math" w:hAnsi="Cambria Math"/>
                </w:rPr>
                <m:t>0</m:t>
              </m:r>
              <m:ctrlPr>
                <w:rPr>
                  <w:rFonts w:ascii="Cambria Math" w:hAnsi="Cambria Math"/>
                  <w:iCs/>
                  <w:sz w:val="24"/>
                  <w:szCs w:val="24"/>
                  <w:lang w:eastAsia="zh-CN"/>
                </w:rPr>
              </m:ctrlPr>
            </m:e>
          </m:eqArr>
        </m:oMath>
      </m:oMathPara>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
        <w:gridCol w:w="774"/>
        <w:gridCol w:w="1326"/>
        <w:gridCol w:w="1326"/>
        <w:gridCol w:w="1326"/>
        <w:gridCol w:w="1902"/>
      </w:tblGrid>
      <w:tr w:rsidR="00625F24" w:rsidRPr="004A2FE2" w14:paraId="0093D388" w14:textId="701CAF2A" w:rsidTr="00625F24">
        <w:trPr>
          <w:trHeight w:val="148"/>
          <w:tblHeader/>
        </w:trPr>
        <w:tc>
          <w:tcPr>
            <w:tcW w:w="0" w:type="auto"/>
            <w:shd w:val="clear" w:color="auto" w:fill="D9D9D9" w:themeFill="background1" w:themeFillShade="D9"/>
            <w:vAlign w:val="center"/>
          </w:tcPr>
          <w:p w14:paraId="469D7492" w14:textId="5EBD28B7" w:rsidR="00625F24" w:rsidRPr="004A2FE2" w:rsidRDefault="00625F24" w:rsidP="00E517D6">
            <w:pPr>
              <w:spacing w:after="0"/>
              <w:jc w:val="center"/>
              <w:rPr>
                <w:rFonts w:cstheme="minorHAnsi"/>
                <w:b/>
                <w:sz w:val="20"/>
                <w:szCs w:val="20"/>
              </w:rPr>
            </w:pPr>
            <w:r>
              <w:rPr>
                <w:rFonts w:cstheme="minorHAnsi"/>
                <w:b/>
                <w:sz w:val="20"/>
                <w:szCs w:val="20"/>
              </w:rPr>
              <w:t xml:space="preserve">Species </w:t>
            </w:r>
          </w:p>
        </w:tc>
        <w:tc>
          <w:tcPr>
            <w:tcW w:w="0" w:type="auto"/>
            <w:shd w:val="clear" w:color="auto" w:fill="D9D9D9" w:themeFill="background1" w:themeFillShade="D9"/>
            <w:vAlign w:val="center"/>
          </w:tcPr>
          <w:p w14:paraId="218DF163" w14:textId="509DBCB6" w:rsidR="00625F24" w:rsidRPr="004A2FE2" w:rsidRDefault="00625F24" w:rsidP="00E517D6">
            <w:pPr>
              <w:spacing w:after="0"/>
              <w:jc w:val="center"/>
              <w:rPr>
                <w:rFonts w:cstheme="minorHAnsi"/>
                <w:b/>
                <w:sz w:val="20"/>
                <w:szCs w:val="20"/>
              </w:rPr>
            </w:pPr>
            <w:r>
              <w:rPr>
                <w:rFonts w:cstheme="minorHAnsi"/>
                <w:b/>
                <w:sz w:val="20"/>
                <w:szCs w:val="20"/>
              </w:rPr>
              <w:t>MW</w:t>
            </w:r>
          </w:p>
        </w:tc>
        <w:tc>
          <w:tcPr>
            <w:tcW w:w="0" w:type="auto"/>
            <w:shd w:val="clear" w:color="auto" w:fill="D9D9D9" w:themeFill="background1" w:themeFillShade="D9"/>
          </w:tcPr>
          <w:p w14:paraId="21F883D5" w14:textId="401F2B6A" w:rsidR="00625F24" w:rsidRDefault="00625F24" w:rsidP="00E517D6">
            <w:pPr>
              <w:spacing w:after="0"/>
              <w:jc w:val="center"/>
              <w:rPr>
                <w:rFonts w:cstheme="minorHAnsi"/>
                <w:b/>
                <w:sz w:val="20"/>
                <w:szCs w:val="20"/>
              </w:rPr>
            </w:pPr>
            <w:r>
              <w:rPr>
                <w:rFonts w:cstheme="minorHAnsi"/>
                <w:b/>
                <w:sz w:val="20"/>
                <w:szCs w:val="20"/>
              </w:rPr>
              <w:t>Oxide Form 1</w:t>
            </w:r>
          </w:p>
        </w:tc>
        <w:tc>
          <w:tcPr>
            <w:tcW w:w="0" w:type="auto"/>
            <w:shd w:val="clear" w:color="auto" w:fill="D9D9D9" w:themeFill="background1" w:themeFillShade="D9"/>
          </w:tcPr>
          <w:p w14:paraId="2E502BB5" w14:textId="3D46B819" w:rsidR="00625F24" w:rsidRDefault="00625F24" w:rsidP="00E517D6">
            <w:pPr>
              <w:spacing w:after="0"/>
              <w:jc w:val="center"/>
              <w:rPr>
                <w:rFonts w:cstheme="minorHAnsi"/>
                <w:b/>
                <w:sz w:val="20"/>
                <w:szCs w:val="20"/>
              </w:rPr>
            </w:pPr>
            <w:r>
              <w:rPr>
                <w:rFonts w:cstheme="minorHAnsi"/>
                <w:b/>
                <w:sz w:val="20"/>
                <w:szCs w:val="20"/>
              </w:rPr>
              <w:t>Oxide Form 2</w:t>
            </w:r>
          </w:p>
        </w:tc>
        <w:tc>
          <w:tcPr>
            <w:tcW w:w="0" w:type="auto"/>
            <w:shd w:val="clear" w:color="auto" w:fill="D9D9D9" w:themeFill="background1" w:themeFillShade="D9"/>
          </w:tcPr>
          <w:p w14:paraId="64A74FD0" w14:textId="346DCCE6" w:rsidR="00625F24" w:rsidRDefault="00625F24" w:rsidP="00E517D6">
            <w:pPr>
              <w:spacing w:after="0"/>
              <w:jc w:val="center"/>
              <w:rPr>
                <w:rFonts w:cstheme="minorHAnsi"/>
                <w:b/>
                <w:sz w:val="20"/>
                <w:szCs w:val="20"/>
              </w:rPr>
            </w:pPr>
            <w:r>
              <w:rPr>
                <w:rFonts w:cstheme="minorHAnsi"/>
                <w:b/>
                <w:sz w:val="20"/>
                <w:szCs w:val="20"/>
              </w:rPr>
              <w:t>Oxide Form 3</w:t>
            </w:r>
          </w:p>
        </w:tc>
        <w:tc>
          <w:tcPr>
            <w:tcW w:w="0" w:type="auto"/>
            <w:shd w:val="clear" w:color="auto" w:fill="D9D9D9" w:themeFill="background1" w:themeFillShade="D9"/>
          </w:tcPr>
          <w:p w14:paraId="3A8BF4B9" w14:textId="7BD947BB" w:rsidR="00625F24" w:rsidRDefault="00625F24" w:rsidP="00E517D6">
            <w:pPr>
              <w:spacing w:after="0"/>
              <w:jc w:val="center"/>
              <w:rPr>
                <w:rFonts w:cstheme="minorHAnsi"/>
                <w:b/>
                <w:sz w:val="20"/>
                <w:szCs w:val="20"/>
              </w:rPr>
            </w:pPr>
            <w:r>
              <w:rPr>
                <w:rFonts w:cstheme="minorHAnsi"/>
                <w:b/>
                <w:sz w:val="20"/>
                <w:szCs w:val="20"/>
              </w:rPr>
              <w:t>Oxygen/Metal Ratio</w:t>
            </w:r>
          </w:p>
        </w:tc>
      </w:tr>
      <w:tr w:rsidR="002A6148" w:rsidRPr="004A2FE2" w14:paraId="1166CE96" w14:textId="1ABB86E7" w:rsidTr="00625F24">
        <w:trPr>
          <w:trHeight w:val="148"/>
        </w:trPr>
        <w:tc>
          <w:tcPr>
            <w:tcW w:w="0" w:type="auto"/>
          </w:tcPr>
          <w:p w14:paraId="4226C014" w14:textId="41772E3A" w:rsidR="002A6148" w:rsidRPr="00625F24" w:rsidRDefault="002A6148" w:rsidP="002A6148">
            <w:pPr>
              <w:spacing w:after="0"/>
              <w:jc w:val="center"/>
              <w:rPr>
                <w:rFonts w:cstheme="minorHAnsi"/>
                <w:sz w:val="20"/>
                <w:szCs w:val="20"/>
              </w:rPr>
            </w:pPr>
            <w:r w:rsidRPr="00625F24">
              <w:rPr>
                <w:rFonts w:cstheme="minorHAnsi"/>
                <w:sz w:val="20"/>
                <w:szCs w:val="20"/>
              </w:rPr>
              <w:t xml:space="preserve">Na </w:t>
            </w:r>
          </w:p>
        </w:tc>
        <w:tc>
          <w:tcPr>
            <w:tcW w:w="0" w:type="auto"/>
          </w:tcPr>
          <w:p w14:paraId="63A39788" w14:textId="09EAB398" w:rsidR="002A6148" w:rsidRPr="00625F24" w:rsidRDefault="002A6148" w:rsidP="002A6148">
            <w:pPr>
              <w:spacing w:after="0"/>
              <w:jc w:val="center"/>
              <w:rPr>
                <w:rFonts w:cstheme="minorHAnsi"/>
                <w:sz w:val="20"/>
                <w:szCs w:val="20"/>
              </w:rPr>
            </w:pPr>
            <w:r w:rsidRPr="00625F24">
              <w:rPr>
                <w:rFonts w:cstheme="minorHAnsi"/>
                <w:sz w:val="20"/>
                <w:szCs w:val="20"/>
              </w:rPr>
              <w:t>22.99</w:t>
            </w:r>
          </w:p>
        </w:tc>
        <w:tc>
          <w:tcPr>
            <w:tcW w:w="0" w:type="auto"/>
          </w:tcPr>
          <w:p w14:paraId="4B232D1E" w14:textId="3E764140" w:rsidR="002A6148" w:rsidRPr="002A6148" w:rsidRDefault="002A6148" w:rsidP="002A6148">
            <w:pPr>
              <w:spacing w:after="0"/>
              <w:jc w:val="center"/>
              <w:rPr>
                <w:rFonts w:cstheme="minorHAnsi"/>
                <w:sz w:val="20"/>
                <w:szCs w:val="20"/>
              </w:rPr>
            </w:pPr>
            <w:r w:rsidRPr="002A6148">
              <w:rPr>
                <w:rFonts w:cstheme="minorHAnsi"/>
                <w:sz w:val="20"/>
                <w:szCs w:val="20"/>
              </w:rPr>
              <w:t>Na</w:t>
            </w:r>
            <w:r w:rsidRPr="002A6148">
              <w:rPr>
                <w:rFonts w:cstheme="minorHAnsi"/>
                <w:sz w:val="20"/>
                <w:szCs w:val="20"/>
                <w:vertAlign w:val="subscript"/>
              </w:rPr>
              <w:t>2</w:t>
            </w:r>
            <w:r w:rsidRPr="002A6148">
              <w:rPr>
                <w:rFonts w:cstheme="minorHAnsi"/>
                <w:sz w:val="20"/>
                <w:szCs w:val="20"/>
              </w:rPr>
              <w:t>O</w:t>
            </w:r>
          </w:p>
        </w:tc>
        <w:tc>
          <w:tcPr>
            <w:tcW w:w="0" w:type="auto"/>
          </w:tcPr>
          <w:p w14:paraId="7DCA20AB" w14:textId="59B205D7"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B73ECB8" w14:textId="1D96FA40"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300CBBBD" w14:textId="440B275E" w:rsidR="002A6148" w:rsidRPr="002A6148" w:rsidRDefault="002A6148" w:rsidP="002A6148">
            <w:pPr>
              <w:spacing w:after="0"/>
              <w:jc w:val="center"/>
              <w:rPr>
                <w:rFonts w:cstheme="minorHAnsi"/>
                <w:sz w:val="20"/>
                <w:szCs w:val="20"/>
              </w:rPr>
            </w:pPr>
            <w:r w:rsidRPr="002A6148">
              <w:rPr>
                <w:rFonts w:cstheme="minorHAnsi"/>
                <w:sz w:val="20"/>
                <w:szCs w:val="20"/>
              </w:rPr>
              <w:t>0.348</w:t>
            </w:r>
          </w:p>
        </w:tc>
      </w:tr>
      <w:tr w:rsidR="002A6148" w:rsidRPr="004A2FE2" w14:paraId="0EA4257A" w14:textId="37809FDB" w:rsidTr="00625F24">
        <w:trPr>
          <w:trHeight w:val="148"/>
        </w:trPr>
        <w:tc>
          <w:tcPr>
            <w:tcW w:w="0" w:type="auto"/>
          </w:tcPr>
          <w:p w14:paraId="30100624" w14:textId="14354F39" w:rsidR="002A6148" w:rsidRPr="00625F24" w:rsidRDefault="002A6148" w:rsidP="002A6148">
            <w:pPr>
              <w:spacing w:after="0"/>
              <w:jc w:val="center"/>
              <w:rPr>
                <w:rFonts w:cstheme="minorHAnsi"/>
                <w:sz w:val="20"/>
                <w:szCs w:val="20"/>
              </w:rPr>
            </w:pPr>
            <w:r w:rsidRPr="00625F24">
              <w:rPr>
                <w:rFonts w:cstheme="minorHAnsi"/>
                <w:sz w:val="20"/>
                <w:szCs w:val="20"/>
              </w:rPr>
              <w:t>Mg</w:t>
            </w:r>
          </w:p>
        </w:tc>
        <w:tc>
          <w:tcPr>
            <w:tcW w:w="0" w:type="auto"/>
          </w:tcPr>
          <w:p w14:paraId="71C86F03" w14:textId="3F806043" w:rsidR="002A6148" w:rsidRPr="00625F24" w:rsidRDefault="002A6148" w:rsidP="002A6148">
            <w:pPr>
              <w:spacing w:after="0"/>
              <w:jc w:val="center"/>
              <w:rPr>
                <w:rFonts w:cstheme="minorHAnsi"/>
                <w:sz w:val="20"/>
                <w:szCs w:val="20"/>
              </w:rPr>
            </w:pPr>
            <w:r w:rsidRPr="00625F24">
              <w:rPr>
                <w:rFonts w:cstheme="minorHAnsi"/>
                <w:sz w:val="20"/>
                <w:szCs w:val="20"/>
              </w:rPr>
              <w:t>24.31</w:t>
            </w:r>
          </w:p>
        </w:tc>
        <w:tc>
          <w:tcPr>
            <w:tcW w:w="0" w:type="auto"/>
          </w:tcPr>
          <w:p w14:paraId="0F3E8C21" w14:textId="7AF20AE0" w:rsidR="002A6148" w:rsidRPr="002A6148" w:rsidRDefault="002A6148" w:rsidP="002A6148">
            <w:pPr>
              <w:spacing w:after="0"/>
              <w:jc w:val="center"/>
              <w:rPr>
                <w:rFonts w:cstheme="minorHAnsi"/>
                <w:sz w:val="20"/>
                <w:szCs w:val="20"/>
              </w:rPr>
            </w:pPr>
            <w:r w:rsidRPr="002A6148">
              <w:rPr>
                <w:rFonts w:cstheme="minorHAnsi"/>
                <w:sz w:val="20"/>
                <w:szCs w:val="20"/>
              </w:rPr>
              <w:t>MgO</w:t>
            </w:r>
          </w:p>
        </w:tc>
        <w:tc>
          <w:tcPr>
            <w:tcW w:w="0" w:type="auto"/>
          </w:tcPr>
          <w:p w14:paraId="099A1013" w14:textId="32982963"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58F806F" w14:textId="1278981B"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420EC82" w14:textId="376FEED1" w:rsidR="002A6148" w:rsidRPr="002A6148" w:rsidRDefault="002A6148" w:rsidP="002A6148">
            <w:pPr>
              <w:spacing w:after="0"/>
              <w:jc w:val="center"/>
              <w:rPr>
                <w:rFonts w:cstheme="minorHAnsi"/>
                <w:sz w:val="20"/>
                <w:szCs w:val="20"/>
              </w:rPr>
            </w:pPr>
            <w:r w:rsidRPr="002A6148">
              <w:rPr>
                <w:rFonts w:cstheme="minorHAnsi"/>
                <w:sz w:val="20"/>
                <w:szCs w:val="20"/>
              </w:rPr>
              <w:t>0.658</w:t>
            </w:r>
          </w:p>
        </w:tc>
      </w:tr>
      <w:tr w:rsidR="002A6148" w:rsidRPr="004A2FE2" w14:paraId="7E824E41" w14:textId="526068A0" w:rsidTr="00625F24">
        <w:trPr>
          <w:trHeight w:val="148"/>
        </w:trPr>
        <w:tc>
          <w:tcPr>
            <w:tcW w:w="0" w:type="auto"/>
          </w:tcPr>
          <w:p w14:paraId="4A3E799C" w14:textId="1A2D12CB" w:rsidR="002A6148" w:rsidRPr="00625F24" w:rsidRDefault="002A6148" w:rsidP="002A6148">
            <w:pPr>
              <w:spacing w:after="0"/>
              <w:jc w:val="center"/>
              <w:rPr>
                <w:rFonts w:cstheme="minorHAnsi"/>
                <w:sz w:val="20"/>
                <w:szCs w:val="20"/>
              </w:rPr>
            </w:pPr>
            <w:r w:rsidRPr="00625F24">
              <w:rPr>
                <w:rFonts w:cstheme="minorHAnsi"/>
                <w:sz w:val="20"/>
                <w:szCs w:val="20"/>
              </w:rPr>
              <w:t>Al</w:t>
            </w:r>
          </w:p>
        </w:tc>
        <w:tc>
          <w:tcPr>
            <w:tcW w:w="0" w:type="auto"/>
          </w:tcPr>
          <w:p w14:paraId="59CC29AA" w14:textId="21DBA352" w:rsidR="002A6148" w:rsidRPr="00625F24" w:rsidRDefault="002A6148" w:rsidP="002A6148">
            <w:pPr>
              <w:spacing w:after="0"/>
              <w:jc w:val="center"/>
              <w:rPr>
                <w:rFonts w:cstheme="minorHAnsi"/>
                <w:sz w:val="20"/>
                <w:szCs w:val="20"/>
              </w:rPr>
            </w:pPr>
            <w:r w:rsidRPr="00625F24">
              <w:rPr>
                <w:rFonts w:cstheme="minorHAnsi"/>
                <w:sz w:val="20"/>
                <w:szCs w:val="20"/>
              </w:rPr>
              <w:t>26.98</w:t>
            </w:r>
          </w:p>
        </w:tc>
        <w:tc>
          <w:tcPr>
            <w:tcW w:w="0" w:type="auto"/>
          </w:tcPr>
          <w:p w14:paraId="303F720B" w14:textId="5C29ABCE" w:rsidR="002A6148" w:rsidRPr="002A6148" w:rsidRDefault="002A6148" w:rsidP="002A6148">
            <w:pPr>
              <w:spacing w:after="0"/>
              <w:jc w:val="center"/>
              <w:rPr>
                <w:rFonts w:cstheme="minorHAnsi"/>
                <w:sz w:val="20"/>
                <w:szCs w:val="20"/>
              </w:rPr>
            </w:pPr>
            <w:r w:rsidRPr="002A6148">
              <w:rPr>
                <w:rFonts w:cstheme="minorHAnsi"/>
                <w:sz w:val="20"/>
                <w:szCs w:val="20"/>
              </w:rPr>
              <w:t>Al</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3015FB28" w14:textId="45B0DC8C"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13C806EE" w14:textId="2D09B11D"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34965F2" w14:textId="67DC7F99" w:rsidR="002A6148" w:rsidRPr="002A6148" w:rsidRDefault="002A6148" w:rsidP="002A6148">
            <w:pPr>
              <w:spacing w:after="0"/>
              <w:jc w:val="center"/>
              <w:rPr>
                <w:rFonts w:cstheme="minorHAnsi"/>
                <w:sz w:val="20"/>
                <w:szCs w:val="20"/>
              </w:rPr>
            </w:pPr>
            <w:r w:rsidRPr="002A6148">
              <w:rPr>
                <w:rFonts w:cstheme="minorHAnsi"/>
                <w:sz w:val="20"/>
                <w:szCs w:val="20"/>
              </w:rPr>
              <w:t>0.889</w:t>
            </w:r>
          </w:p>
        </w:tc>
      </w:tr>
      <w:tr w:rsidR="002A6148" w:rsidRPr="004A2FE2" w14:paraId="46A763C6" w14:textId="6B7ADEFF" w:rsidTr="00625F24">
        <w:trPr>
          <w:trHeight w:val="148"/>
        </w:trPr>
        <w:tc>
          <w:tcPr>
            <w:tcW w:w="0" w:type="auto"/>
          </w:tcPr>
          <w:p w14:paraId="68011157" w14:textId="05F55EAD" w:rsidR="002A6148" w:rsidRPr="00625F24" w:rsidRDefault="002A6148" w:rsidP="002A6148">
            <w:pPr>
              <w:spacing w:after="0"/>
              <w:jc w:val="center"/>
              <w:rPr>
                <w:rFonts w:cstheme="minorHAnsi"/>
                <w:sz w:val="20"/>
                <w:szCs w:val="20"/>
              </w:rPr>
            </w:pPr>
            <w:r w:rsidRPr="00625F24">
              <w:rPr>
                <w:rFonts w:cstheme="minorHAnsi"/>
                <w:sz w:val="20"/>
                <w:szCs w:val="20"/>
              </w:rPr>
              <w:t>Si</w:t>
            </w:r>
          </w:p>
        </w:tc>
        <w:tc>
          <w:tcPr>
            <w:tcW w:w="0" w:type="auto"/>
          </w:tcPr>
          <w:p w14:paraId="0C032F05" w14:textId="29FCA62C" w:rsidR="002A6148" w:rsidRPr="00625F24" w:rsidRDefault="002A6148" w:rsidP="002A6148">
            <w:pPr>
              <w:spacing w:after="0"/>
              <w:jc w:val="center"/>
              <w:rPr>
                <w:rFonts w:cstheme="minorHAnsi"/>
                <w:sz w:val="20"/>
                <w:szCs w:val="20"/>
              </w:rPr>
            </w:pPr>
            <w:r w:rsidRPr="00625F24">
              <w:rPr>
                <w:rFonts w:cstheme="minorHAnsi"/>
                <w:sz w:val="20"/>
                <w:szCs w:val="20"/>
              </w:rPr>
              <w:t>28.09</w:t>
            </w:r>
          </w:p>
        </w:tc>
        <w:tc>
          <w:tcPr>
            <w:tcW w:w="0" w:type="auto"/>
          </w:tcPr>
          <w:p w14:paraId="44638667" w14:textId="1117F729" w:rsidR="002A6148" w:rsidRPr="002A6148" w:rsidRDefault="002A6148" w:rsidP="002A6148">
            <w:pPr>
              <w:spacing w:after="0"/>
              <w:jc w:val="center"/>
              <w:rPr>
                <w:rFonts w:cstheme="minorHAnsi"/>
                <w:sz w:val="20"/>
                <w:szCs w:val="20"/>
              </w:rPr>
            </w:pPr>
            <w:r w:rsidRPr="002A6148">
              <w:rPr>
                <w:rFonts w:cstheme="minorHAnsi"/>
                <w:sz w:val="20"/>
                <w:szCs w:val="20"/>
              </w:rPr>
              <w:t>SiO</w:t>
            </w:r>
            <w:r w:rsidRPr="002A6148">
              <w:rPr>
                <w:rFonts w:cstheme="minorHAnsi"/>
                <w:sz w:val="20"/>
                <w:szCs w:val="20"/>
                <w:vertAlign w:val="subscript"/>
              </w:rPr>
              <w:t>2</w:t>
            </w:r>
          </w:p>
        </w:tc>
        <w:tc>
          <w:tcPr>
            <w:tcW w:w="0" w:type="auto"/>
          </w:tcPr>
          <w:p w14:paraId="678DDA05" w14:textId="5F71ACEB"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3CE84740" w14:textId="2703A916"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32C3C7BB" w14:textId="527A722E" w:rsidR="002A6148" w:rsidRPr="002A6148" w:rsidRDefault="002A6148" w:rsidP="002A6148">
            <w:pPr>
              <w:spacing w:after="0"/>
              <w:jc w:val="center"/>
              <w:rPr>
                <w:rFonts w:cstheme="minorHAnsi"/>
                <w:sz w:val="20"/>
                <w:szCs w:val="20"/>
              </w:rPr>
            </w:pPr>
            <w:r w:rsidRPr="002A6148">
              <w:rPr>
                <w:rFonts w:cstheme="minorHAnsi"/>
                <w:sz w:val="20"/>
                <w:szCs w:val="20"/>
              </w:rPr>
              <w:t>1.139</w:t>
            </w:r>
          </w:p>
        </w:tc>
      </w:tr>
      <w:tr w:rsidR="002A6148" w:rsidRPr="004A2FE2" w14:paraId="6514D299" w14:textId="66D74EAD" w:rsidTr="00625F24">
        <w:trPr>
          <w:trHeight w:val="148"/>
        </w:trPr>
        <w:tc>
          <w:tcPr>
            <w:tcW w:w="0" w:type="auto"/>
          </w:tcPr>
          <w:p w14:paraId="1EAB70A2" w14:textId="2AE20F6B" w:rsidR="002A6148" w:rsidRPr="00625F24" w:rsidRDefault="002A6148" w:rsidP="002A6148">
            <w:pPr>
              <w:spacing w:after="0"/>
              <w:jc w:val="center"/>
              <w:rPr>
                <w:rFonts w:cstheme="minorHAnsi"/>
                <w:sz w:val="20"/>
                <w:szCs w:val="20"/>
              </w:rPr>
            </w:pPr>
            <w:r w:rsidRPr="00625F24">
              <w:rPr>
                <w:rFonts w:cstheme="minorHAnsi"/>
                <w:sz w:val="20"/>
                <w:szCs w:val="20"/>
              </w:rPr>
              <w:t>P</w:t>
            </w:r>
          </w:p>
        </w:tc>
        <w:tc>
          <w:tcPr>
            <w:tcW w:w="0" w:type="auto"/>
          </w:tcPr>
          <w:p w14:paraId="320CB831" w14:textId="7D13F7B2" w:rsidR="002A6148" w:rsidRPr="00625F24" w:rsidRDefault="002A6148" w:rsidP="002A6148">
            <w:pPr>
              <w:spacing w:after="0"/>
              <w:jc w:val="center"/>
              <w:rPr>
                <w:rFonts w:cstheme="minorHAnsi"/>
                <w:sz w:val="20"/>
                <w:szCs w:val="20"/>
              </w:rPr>
            </w:pPr>
            <w:r w:rsidRPr="00625F24">
              <w:rPr>
                <w:rFonts w:cstheme="minorHAnsi"/>
                <w:sz w:val="20"/>
                <w:szCs w:val="20"/>
              </w:rPr>
              <w:t>30.97</w:t>
            </w:r>
          </w:p>
        </w:tc>
        <w:tc>
          <w:tcPr>
            <w:tcW w:w="0" w:type="auto"/>
          </w:tcPr>
          <w:p w14:paraId="5694A4B8" w14:textId="3E7B2999" w:rsidR="002A6148" w:rsidRPr="002A6148" w:rsidRDefault="002A6148" w:rsidP="002A6148">
            <w:pPr>
              <w:spacing w:after="0"/>
              <w:jc w:val="center"/>
              <w:rPr>
                <w:rFonts w:cstheme="minorHAnsi"/>
                <w:sz w:val="20"/>
                <w:szCs w:val="20"/>
              </w:rPr>
            </w:pPr>
            <w:r w:rsidRPr="002A6148">
              <w:rPr>
                <w:rFonts w:cstheme="minorHAnsi"/>
                <w:sz w:val="20"/>
                <w:szCs w:val="20"/>
              </w:rPr>
              <w:t>P</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315669CF" w14:textId="15F7B916" w:rsidR="002A6148" w:rsidRPr="002A6148" w:rsidRDefault="002A6148" w:rsidP="002A6148">
            <w:pPr>
              <w:spacing w:after="0"/>
              <w:jc w:val="center"/>
              <w:rPr>
                <w:rFonts w:cstheme="minorHAnsi"/>
                <w:sz w:val="20"/>
                <w:szCs w:val="20"/>
              </w:rPr>
            </w:pPr>
            <w:r w:rsidRPr="002A6148">
              <w:rPr>
                <w:rFonts w:cstheme="minorHAnsi"/>
                <w:sz w:val="20"/>
                <w:szCs w:val="20"/>
              </w:rPr>
              <w:t>P</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5</w:t>
            </w:r>
          </w:p>
        </w:tc>
        <w:tc>
          <w:tcPr>
            <w:tcW w:w="0" w:type="auto"/>
          </w:tcPr>
          <w:p w14:paraId="3B7347C1" w14:textId="5B84470C"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269522A6" w14:textId="7CA69130" w:rsidR="002A6148" w:rsidRPr="002A6148" w:rsidRDefault="002A6148" w:rsidP="002A6148">
            <w:pPr>
              <w:spacing w:after="0"/>
              <w:jc w:val="center"/>
              <w:rPr>
                <w:rFonts w:cstheme="minorHAnsi"/>
                <w:sz w:val="20"/>
                <w:szCs w:val="20"/>
              </w:rPr>
            </w:pPr>
            <w:r w:rsidRPr="002A6148">
              <w:rPr>
                <w:rFonts w:cstheme="minorHAnsi"/>
                <w:sz w:val="20"/>
                <w:szCs w:val="20"/>
              </w:rPr>
              <w:t>1.033</w:t>
            </w:r>
          </w:p>
        </w:tc>
      </w:tr>
      <w:tr w:rsidR="002A6148" w:rsidRPr="004A2FE2" w14:paraId="3916C706" w14:textId="6876A887" w:rsidTr="00625F24">
        <w:trPr>
          <w:trHeight w:val="148"/>
        </w:trPr>
        <w:tc>
          <w:tcPr>
            <w:tcW w:w="0" w:type="auto"/>
          </w:tcPr>
          <w:p w14:paraId="6AE024C0" w14:textId="5C2D039D" w:rsidR="002A6148" w:rsidRPr="00625F24" w:rsidRDefault="002A6148" w:rsidP="002A6148">
            <w:pPr>
              <w:spacing w:after="0"/>
              <w:jc w:val="center"/>
              <w:rPr>
                <w:rFonts w:cstheme="minorHAnsi"/>
                <w:sz w:val="20"/>
                <w:szCs w:val="20"/>
              </w:rPr>
            </w:pPr>
            <w:r w:rsidRPr="00625F24">
              <w:rPr>
                <w:rFonts w:cstheme="minorHAnsi"/>
                <w:sz w:val="20"/>
                <w:szCs w:val="20"/>
              </w:rPr>
              <w:t>K</w:t>
            </w:r>
          </w:p>
        </w:tc>
        <w:tc>
          <w:tcPr>
            <w:tcW w:w="0" w:type="auto"/>
          </w:tcPr>
          <w:p w14:paraId="33EECC8B" w14:textId="67A36AA4" w:rsidR="002A6148" w:rsidRPr="00625F24" w:rsidRDefault="002A6148" w:rsidP="002A6148">
            <w:pPr>
              <w:spacing w:after="0"/>
              <w:jc w:val="center"/>
              <w:rPr>
                <w:rFonts w:cstheme="minorHAnsi"/>
                <w:sz w:val="20"/>
                <w:szCs w:val="20"/>
              </w:rPr>
            </w:pPr>
            <w:r w:rsidRPr="00625F24">
              <w:rPr>
                <w:rFonts w:cstheme="minorHAnsi"/>
                <w:sz w:val="20"/>
                <w:szCs w:val="20"/>
              </w:rPr>
              <w:t>39.10</w:t>
            </w:r>
          </w:p>
        </w:tc>
        <w:tc>
          <w:tcPr>
            <w:tcW w:w="0" w:type="auto"/>
          </w:tcPr>
          <w:p w14:paraId="588B295B" w14:textId="1D1CEBFB" w:rsidR="002A6148" w:rsidRPr="002A6148" w:rsidRDefault="002A6148" w:rsidP="002A6148">
            <w:pPr>
              <w:spacing w:after="0"/>
              <w:jc w:val="center"/>
              <w:rPr>
                <w:rFonts w:cstheme="minorHAnsi"/>
                <w:sz w:val="20"/>
                <w:szCs w:val="20"/>
              </w:rPr>
            </w:pPr>
            <w:r w:rsidRPr="002A6148">
              <w:rPr>
                <w:rFonts w:cstheme="minorHAnsi"/>
                <w:sz w:val="20"/>
                <w:szCs w:val="20"/>
              </w:rPr>
              <w:t>K</w:t>
            </w:r>
            <w:r w:rsidRPr="002A6148">
              <w:rPr>
                <w:rFonts w:cstheme="minorHAnsi"/>
                <w:sz w:val="20"/>
                <w:szCs w:val="20"/>
                <w:vertAlign w:val="subscript"/>
              </w:rPr>
              <w:t>2</w:t>
            </w:r>
            <w:r w:rsidRPr="002A6148">
              <w:rPr>
                <w:rFonts w:cstheme="minorHAnsi"/>
                <w:sz w:val="20"/>
                <w:szCs w:val="20"/>
              </w:rPr>
              <w:t>O</w:t>
            </w:r>
          </w:p>
        </w:tc>
        <w:tc>
          <w:tcPr>
            <w:tcW w:w="0" w:type="auto"/>
          </w:tcPr>
          <w:p w14:paraId="5422036D" w14:textId="7995B44D"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577DDF72" w14:textId="7F32F00B"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5121D57" w14:textId="602FE2C9" w:rsidR="002A6148" w:rsidRPr="002A6148" w:rsidRDefault="002A6148" w:rsidP="002A6148">
            <w:pPr>
              <w:spacing w:after="0"/>
              <w:jc w:val="center"/>
              <w:rPr>
                <w:rFonts w:cstheme="minorHAnsi"/>
                <w:sz w:val="20"/>
                <w:szCs w:val="20"/>
              </w:rPr>
            </w:pPr>
            <w:r w:rsidRPr="002A6148">
              <w:rPr>
                <w:rFonts w:cstheme="minorHAnsi"/>
                <w:sz w:val="20"/>
                <w:szCs w:val="20"/>
              </w:rPr>
              <w:t>0.205</w:t>
            </w:r>
          </w:p>
        </w:tc>
      </w:tr>
      <w:tr w:rsidR="002A6148" w:rsidRPr="004A2FE2" w14:paraId="7216D5D4" w14:textId="49D41673" w:rsidTr="00625F24">
        <w:trPr>
          <w:trHeight w:val="148"/>
        </w:trPr>
        <w:tc>
          <w:tcPr>
            <w:tcW w:w="0" w:type="auto"/>
          </w:tcPr>
          <w:p w14:paraId="39DE0939" w14:textId="45F089EF" w:rsidR="002A6148" w:rsidRPr="00625F24" w:rsidRDefault="002A6148" w:rsidP="002A6148">
            <w:pPr>
              <w:spacing w:after="0"/>
              <w:jc w:val="center"/>
              <w:rPr>
                <w:rFonts w:cstheme="minorHAnsi"/>
                <w:sz w:val="20"/>
                <w:szCs w:val="20"/>
              </w:rPr>
            </w:pPr>
            <w:r w:rsidRPr="00625F24">
              <w:rPr>
                <w:rFonts w:cstheme="minorHAnsi"/>
                <w:sz w:val="20"/>
                <w:szCs w:val="20"/>
              </w:rPr>
              <w:t>Ca</w:t>
            </w:r>
          </w:p>
        </w:tc>
        <w:tc>
          <w:tcPr>
            <w:tcW w:w="0" w:type="auto"/>
          </w:tcPr>
          <w:p w14:paraId="16149398" w14:textId="5FF43683" w:rsidR="002A6148" w:rsidRPr="00625F24" w:rsidRDefault="002A6148" w:rsidP="002A6148">
            <w:pPr>
              <w:spacing w:after="0"/>
              <w:jc w:val="center"/>
              <w:rPr>
                <w:rFonts w:cstheme="minorHAnsi"/>
                <w:sz w:val="20"/>
                <w:szCs w:val="20"/>
              </w:rPr>
            </w:pPr>
            <w:r w:rsidRPr="00625F24">
              <w:rPr>
                <w:rFonts w:cstheme="minorHAnsi"/>
                <w:sz w:val="20"/>
                <w:szCs w:val="20"/>
              </w:rPr>
              <w:t>40.08</w:t>
            </w:r>
          </w:p>
        </w:tc>
        <w:tc>
          <w:tcPr>
            <w:tcW w:w="0" w:type="auto"/>
          </w:tcPr>
          <w:p w14:paraId="523426AD" w14:textId="281C1E8D" w:rsidR="002A6148" w:rsidRPr="002A6148" w:rsidRDefault="002A6148" w:rsidP="002A6148">
            <w:pPr>
              <w:spacing w:after="0"/>
              <w:jc w:val="center"/>
              <w:rPr>
                <w:rFonts w:cstheme="minorHAnsi"/>
                <w:sz w:val="20"/>
                <w:szCs w:val="20"/>
              </w:rPr>
            </w:pPr>
            <w:proofErr w:type="spellStart"/>
            <w:r w:rsidRPr="002A6148">
              <w:rPr>
                <w:rFonts w:cstheme="minorHAnsi"/>
                <w:sz w:val="20"/>
                <w:szCs w:val="20"/>
              </w:rPr>
              <w:t>CaO</w:t>
            </w:r>
            <w:proofErr w:type="spellEnd"/>
          </w:p>
        </w:tc>
        <w:tc>
          <w:tcPr>
            <w:tcW w:w="0" w:type="auto"/>
          </w:tcPr>
          <w:p w14:paraId="4B9163EB" w14:textId="59CCBF6B"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1604311A" w14:textId="1ED84E8E"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79790BBD" w14:textId="6B4A5987" w:rsidR="002A6148" w:rsidRPr="002A6148" w:rsidRDefault="002A6148" w:rsidP="002A6148">
            <w:pPr>
              <w:spacing w:after="0"/>
              <w:jc w:val="center"/>
              <w:rPr>
                <w:rFonts w:cstheme="minorHAnsi"/>
                <w:sz w:val="20"/>
                <w:szCs w:val="20"/>
              </w:rPr>
            </w:pPr>
            <w:r w:rsidRPr="002A6148">
              <w:rPr>
                <w:rFonts w:cstheme="minorHAnsi"/>
                <w:sz w:val="20"/>
                <w:szCs w:val="20"/>
              </w:rPr>
              <w:t>0.399</w:t>
            </w:r>
          </w:p>
        </w:tc>
      </w:tr>
      <w:tr w:rsidR="002A6148" w:rsidRPr="004A2FE2" w14:paraId="52DEB37F" w14:textId="69C78DA6" w:rsidTr="00625F24">
        <w:trPr>
          <w:trHeight w:val="148"/>
        </w:trPr>
        <w:tc>
          <w:tcPr>
            <w:tcW w:w="0" w:type="auto"/>
          </w:tcPr>
          <w:p w14:paraId="71161FEC" w14:textId="3754E547" w:rsidR="002A6148" w:rsidRPr="00625F24" w:rsidRDefault="002A6148" w:rsidP="002A6148">
            <w:pPr>
              <w:spacing w:after="0"/>
              <w:jc w:val="center"/>
              <w:rPr>
                <w:rFonts w:cstheme="minorHAnsi"/>
                <w:sz w:val="20"/>
                <w:szCs w:val="20"/>
              </w:rPr>
            </w:pPr>
            <w:r w:rsidRPr="00625F24">
              <w:rPr>
                <w:rFonts w:cstheme="minorHAnsi"/>
                <w:sz w:val="20"/>
                <w:szCs w:val="20"/>
              </w:rPr>
              <w:t>Ti</w:t>
            </w:r>
          </w:p>
        </w:tc>
        <w:tc>
          <w:tcPr>
            <w:tcW w:w="0" w:type="auto"/>
          </w:tcPr>
          <w:p w14:paraId="78D38EF3" w14:textId="66ACC8C6" w:rsidR="002A6148" w:rsidRPr="00625F24" w:rsidRDefault="002A6148" w:rsidP="002A6148">
            <w:pPr>
              <w:spacing w:after="0"/>
              <w:jc w:val="center"/>
              <w:rPr>
                <w:rFonts w:cstheme="minorHAnsi"/>
                <w:sz w:val="20"/>
                <w:szCs w:val="20"/>
              </w:rPr>
            </w:pPr>
            <w:r w:rsidRPr="00625F24">
              <w:rPr>
                <w:rFonts w:cstheme="minorHAnsi"/>
                <w:sz w:val="20"/>
                <w:szCs w:val="20"/>
              </w:rPr>
              <w:t>47.87</w:t>
            </w:r>
          </w:p>
        </w:tc>
        <w:tc>
          <w:tcPr>
            <w:tcW w:w="0" w:type="auto"/>
          </w:tcPr>
          <w:p w14:paraId="488CC6B9" w14:textId="1E5975DF" w:rsidR="002A6148" w:rsidRPr="002A6148" w:rsidRDefault="002A6148" w:rsidP="002A6148">
            <w:pPr>
              <w:spacing w:after="0"/>
              <w:jc w:val="center"/>
              <w:rPr>
                <w:rFonts w:cstheme="minorHAnsi"/>
                <w:sz w:val="20"/>
                <w:szCs w:val="20"/>
              </w:rPr>
            </w:pPr>
            <w:r w:rsidRPr="002A6148">
              <w:rPr>
                <w:rFonts w:cstheme="minorHAnsi"/>
                <w:sz w:val="20"/>
                <w:szCs w:val="20"/>
              </w:rPr>
              <w:t>TiO</w:t>
            </w:r>
            <w:r w:rsidRPr="00BE3B75">
              <w:rPr>
                <w:rFonts w:cstheme="minorHAnsi"/>
                <w:sz w:val="20"/>
                <w:szCs w:val="20"/>
                <w:vertAlign w:val="subscript"/>
              </w:rPr>
              <w:t>2</w:t>
            </w:r>
          </w:p>
        </w:tc>
        <w:tc>
          <w:tcPr>
            <w:tcW w:w="0" w:type="auto"/>
          </w:tcPr>
          <w:p w14:paraId="482DE671" w14:textId="690BC027"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54B789E4" w14:textId="02D797B3"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7AF93E53" w14:textId="23E36759" w:rsidR="002A6148" w:rsidRPr="002A6148" w:rsidRDefault="002A6148" w:rsidP="002A6148">
            <w:pPr>
              <w:spacing w:after="0"/>
              <w:jc w:val="center"/>
              <w:rPr>
                <w:rFonts w:cstheme="minorHAnsi"/>
                <w:sz w:val="20"/>
                <w:szCs w:val="20"/>
              </w:rPr>
            </w:pPr>
            <w:r w:rsidRPr="002A6148">
              <w:rPr>
                <w:rFonts w:cstheme="minorHAnsi"/>
                <w:sz w:val="20"/>
                <w:szCs w:val="20"/>
              </w:rPr>
              <w:t>0.669</w:t>
            </w:r>
          </w:p>
        </w:tc>
      </w:tr>
      <w:tr w:rsidR="002A6148" w:rsidRPr="004A2FE2" w14:paraId="3383B4E4" w14:textId="2C58D185" w:rsidTr="00625F24">
        <w:trPr>
          <w:trHeight w:val="148"/>
        </w:trPr>
        <w:tc>
          <w:tcPr>
            <w:tcW w:w="0" w:type="auto"/>
          </w:tcPr>
          <w:p w14:paraId="4498F963" w14:textId="333D9B9B" w:rsidR="002A6148" w:rsidRPr="00625F24" w:rsidRDefault="002A6148" w:rsidP="002A6148">
            <w:pPr>
              <w:spacing w:after="0"/>
              <w:jc w:val="center"/>
              <w:rPr>
                <w:rFonts w:cstheme="minorHAnsi"/>
                <w:sz w:val="20"/>
                <w:szCs w:val="20"/>
              </w:rPr>
            </w:pPr>
            <w:r w:rsidRPr="00625F24">
              <w:rPr>
                <w:rFonts w:cstheme="minorHAnsi"/>
                <w:sz w:val="20"/>
                <w:szCs w:val="20"/>
              </w:rPr>
              <w:t>V</w:t>
            </w:r>
          </w:p>
        </w:tc>
        <w:tc>
          <w:tcPr>
            <w:tcW w:w="0" w:type="auto"/>
          </w:tcPr>
          <w:p w14:paraId="3BA4142C" w14:textId="29BD8AFA" w:rsidR="002A6148" w:rsidRPr="00625F24" w:rsidRDefault="002A6148" w:rsidP="002A6148">
            <w:pPr>
              <w:spacing w:after="0"/>
              <w:jc w:val="center"/>
              <w:rPr>
                <w:rFonts w:cstheme="minorHAnsi"/>
                <w:sz w:val="20"/>
                <w:szCs w:val="20"/>
              </w:rPr>
            </w:pPr>
            <w:r w:rsidRPr="00625F24">
              <w:rPr>
                <w:rFonts w:cstheme="minorHAnsi"/>
                <w:sz w:val="20"/>
                <w:szCs w:val="20"/>
              </w:rPr>
              <w:t>50.94</w:t>
            </w:r>
          </w:p>
        </w:tc>
        <w:tc>
          <w:tcPr>
            <w:tcW w:w="0" w:type="auto"/>
          </w:tcPr>
          <w:p w14:paraId="17119250" w14:textId="66009973" w:rsidR="002A6148" w:rsidRPr="002A6148" w:rsidRDefault="002A6148" w:rsidP="002A6148">
            <w:pPr>
              <w:spacing w:after="0"/>
              <w:jc w:val="center"/>
              <w:rPr>
                <w:rFonts w:cstheme="minorHAnsi"/>
                <w:sz w:val="20"/>
                <w:szCs w:val="20"/>
              </w:rPr>
            </w:pPr>
            <w:r w:rsidRPr="002A6148">
              <w:rPr>
                <w:rFonts w:cstheme="minorHAnsi"/>
                <w:sz w:val="20"/>
                <w:szCs w:val="20"/>
              </w:rPr>
              <w:t>V</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5</w:t>
            </w:r>
          </w:p>
        </w:tc>
        <w:tc>
          <w:tcPr>
            <w:tcW w:w="0" w:type="auto"/>
          </w:tcPr>
          <w:p w14:paraId="1808DE4C" w14:textId="400BB2A2"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700D83C" w14:textId="1BD0D33C"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7FFD32C4" w14:textId="35446B3B" w:rsidR="002A6148" w:rsidRPr="002A6148" w:rsidRDefault="002A6148" w:rsidP="002A6148">
            <w:pPr>
              <w:spacing w:after="0"/>
              <w:jc w:val="center"/>
              <w:rPr>
                <w:rFonts w:cstheme="minorHAnsi"/>
                <w:sz w:val="20"/>
                <w:szCs w:val="20"/>
              </w:rPr>
            </w:pPr>
            <w:r w:rsidRPr="002A6148">
              <w:rPr>
                <w:rFonts w:cstheme="minorHAnsi"/>
                <w:sz w:val="20"/>
                <w:szCs w:val="20"/>
              </w:rPr>
              <w:t>0.785</w:t>
            </w:r>
          </w:p>
        </w:tc>
      </w:tr>
      <w:tr w:rsidR="002A6148" w:rsidRPr="004A2FE2" w14:paraId="67C95E12" w14:textId="2F537377" w:rsidTr="00625F24">
        <w:trPr>
          <w:trHeight w:val="148"/>
        </w:trPr>
        <w:tc>
          <w:tcPr>
            <w:tcW w:w="0" w:type="auto"/>
          </w:tcPr>
          <w:p w14:paraId="5EBF569C" w14:textId="1AD05F4F" w:rsidR="002A6148" w:rsidRPr="00625F24" w:rsidRDefault="002A6148" w:rsidP="002A6148">
            <w:pPr>
              <w:spacing w:after="0"/>
              <w:jc w:val="center"/>
              <w:rPr>
                <w:rFonts w:cstheme="minorHAnsi"/>
                <w:sz w:val="20"/>
                <w:szCs w:val="20"/>
              </w:rPr>
            </w:pPr>
            <w:r w:rsidRPr="00625F24">
              <w:rPr>
                <w:rFonts w:cstheme="minorHAnsi"/>
                <w:sz w:val="20"/>
                <w:szCs w:val="20"/>
              </w:rPr>
              <w:t>Cr</w:t>
            </w:r>
          </w:p>
        </w:tc>
        <w:tc>
          <w:tcPr>
            <w:tcW w:w="0" w:type="auto"/>
          </w:tcPr>
          <w:p w14:paraId="6D6A78F5" w14:textId="5C8AA545" w:rsidR="002A6148" w:rsidRPr="00625F24" w:rsidRDefault="002A6148" w:rsidP="002A6148">
            <w:pPr>
              <w:spacing w:after="0"/>
              <w:jc w:val="center"/>
              <w:rPr>
                <w:rFonts w:cstheme="minorHAnsi"/>
                <w:sz w:val="20"/>
                <w:szCs w:val="20"/>
              </w:rPr>
            </w:pPr>
            <w:r w:rsidRPr="00625F24">
              <w:rPr>
                <w:rFonts w:cstheme="minorHAnsi"/>
                <w:sz w:val="20"/>
                <w:szCs w:val="20"/>
              </w:rPr>
              <w:t>52.00</w:t>
            </w:r>
          </w:p>
        </w:tc>
        <w:tc>
          <w:tcPr>
            <w:tcW w:w="0" w:type="auto"/>
          </w:tcPr>
          <w:p w14:paraId="542E48A0" w14:textId="1CD28662" w:rsidR="002A6148" w:rsidRPr="002A6148" w:rsidRDefault="002A6148" w:rsidP="002A6148">
            <w:pPr>
              <w:spacing w:after="0"/>
              <w:jc w:val="center"/>
              <w:rPr>
                <w:rFonts w:cstheme="minorHAnsi"/>
                <w:sz w:val="20"/>
                <w:szCs w:val="20"/>
              </w:rPr>
            </w:pPr>
            <w:r w:rsidRPr="002A6148">
              <w:rPr>
                <w:rFonts w:cstheme="minorHAnsi"/>
                <w:sz w:val="20"/>
                <w:szCs w:val="20"/>
              </w:rPr>
              <w:t>Cr</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6E0A10E1" w14:textId="537A302C" w:rsidR="002A6148" w:rsidRPr="002A6148" w:rsidRDefault="002A6148" w:rsidP="002A6148">
            <w:pPr>
              <w:spacing w:after="0"/>
              <w:jc w:val="center"/>
              <w:rPr>
                <w:rFonts w:cstheme="minorHAnsi"/>
                <w:sz w:val="20"/>
                <w:szCs w:val="20"/>
              </w:rPr>
            </w:pPr>
            <w:r w:rsidRPr="002A6148">
              <w:rPr>
                <w:rFonts w:cstheme="minorHAnsi"/>
                <w:sz w:val="20"/>
                <w:szCs w:val="20"/>
              </w:rPr>
              <w:t>CrO</w:t>
            </w:r>
            <w:r w:rsidRPr="002A6148">
              <w:rPr>
                <w:rFonts w:cstheme="minorHAnsi"/>
                <w:sz w:val="20"/>
                <w:szCs w:val="20"/>
                <w:vertAlign w:val="subscript"/>
              </w:rPr>
              <w:t>3</w:t>
            </w:r>
          </w:p>
        </w:tc>
        <w:tc>
          <w:tcPr>
            <w:tcW w:w="0" w:type="auto"/>
          </w:tcPr>
          <w:p w14:paraId="0FB766AC" w14:textId="1196E845"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EA62B31" w14:textId="65596233" w:rsidR="002A6148" w:rsidRPr="002A6148" w:rsidRDefault="002A6148" w:rsidP="002A6148">
            <w:pPr>
              <w:spacing w:after="0"/>
              <w:jc w:val="center"/>
              <w:rPr>
                <w:rFonts w:cstheme="minorHAnsi"/>
                <w:sz w:val="20"/>
                <w:szCs w:val="20"/>
              </w:rPr>
            </w:pPr>
            <w:r w:rsidRPr="002A6148">
              <w:rPr>
                <w:rFonts w:cstheme="minorHAnsi"/>
                <w:sz w:val="20"/>
                <w:szCs w:val="20"/>
              </w:rPr>
              <w:t>0.692</w:t>
            </w:r>
          </w:p>
        </w:tc>
      </w:tr>
      <w:tr w:rsidR="002A6148" w:rsidRPr="004A2FE2" w14:paraId="3FAEBDF7" w14:textId="35DB7CC1" w:rsidTr="00625F24">
        <w:trPr>
          <w:trHeight w:val="148"/>
        </w:trPr>
        <w:tc>
          <w:tcPr>
            <w:tcW w:w="0" w:type="auto"/>
          </w:tcPr>
          <w:p w14:paraId="332ACF60" w14:textId="02ADBB5D" w:rsidR="002A6148" w:rsidRPr="00625F24" w:rsidRDefault="002A6148" w:rsidP="002A6148">
            <w:pPr>
              <w:spacing w:after="0"/>
              <w:jc w:val="center"/>
              <w:rPr>
                <w:rFonts w:cstheme="minorHAnsi"/>
                <w:sz w:val="20"/>
                <w:szCs w:val="20"/>
              </w:rPr>
            </w:pPr>
            <w:r w:rsidRPr="00625F24">
              <w:rPr>
                <w:rFonts w:cstheme="minorHAnsi"/>
                <w:sz w:val="20"/>
                <w:szCs w:val="20"/>
              </w:rPr>
              <w:t>Mn</w:t>
            </w:r>
          </w:p>
        </w:tc>
        <w:tc>
          <w:tcPr>
            <w:tcW w:w="0" w:type="auto"/>
          </w:tcPr>
          <w:p w14:paraId="0C6272DD" w14:textId="4A41C7F4" w:rsidR="002A6148" w:rsidRPr="00625F24" w:rsidRDefault="002A6148" w:rsidP="002A6148">
            <w:pPr>
              <w:spacing w:after="0"/>
              <w:jc w:val="center"/>
              <w:rPr>
                <w:rFonts w:cstheme="minorHAnsi"/>
                <w:sz w:val="20"/>
                <w:szCs w:val="20"/>
              </w:rPr>
            </w:pPr>
            <w:r w:rsidRPr="00625F24">
              <w:rPr>
                <w:rFonts w:cstheme="minorHAnsi"/>
                <w:sz w:val="20"/>
                <w:szCs w:val="20"/>
              </w:rPr>
              <w:t>54.94</w:t>
            </w:r>
          </w:p>
        </w:tc>
        <w:tc>
          <w:tcPr>
            <w:tcW w:w="0" w:type="auto"/>
          </w:tcPr>
          <w:p w14:paraId="57071F93" w14:textId="31193524" w:rsidR="002A6148" w:rsidRPr="002A6148" w:rsidRDefault="002A6148" w:rsidP="002A6148">
            <w:pPr>
              <w:spacing w:after="0"/>
              <w:jc w:val="center"/>
              <w:rPr>
                <w:rFonts w:cstheme="minorHAnsi"/>
                <w:sz w:val="20"/>
                <w:szCs w:val="20"/>
              </w:rPr>
            </w:pPr>
            <w:proofErr w:type="spellStart"/>
            <w:r w:rsidRPr="002A6148">
              <w:rPr>
                <w:rFonts w:cstheme="minorHAnsi"/>
                <w:sz w:val="20"/>
                <w:szCs w:val="20"/>
              </w:rPr>
              <w:t>MnO</w:t>
            </w:r>
            <w:proofErr w:type="spellEnd"/>
          </w:p>
        </w:tc>
        <w:tc>
          <w:tcPr>
            <w:tcW w:w="0" w:type="auto"/>
          </w:tcPr>
          <w:p w14:paraId="48A42388" w14:textId="2F186E29" w:rsidR="002A6148" w:rsidRPr="002A6148" w:rsidRDefault="002A6148" w:rsidP="002A6148">
            <w:pPr>
              <w:spacing w:after="0"/>
              <w:jc w:val="center"/>
              <w:rPr>
                <w:rFonts w:cstheme="minorHAnsi"/>
                <w:sz w:val="20"/>
                <w:szCs w:val="20"/>
              </w:rPr>
            </w:pPr>
            <w:r w:rsidRPr="002A6148">
              <w:rPr>
                <w:rFonts w:cstheme="minorHAnsi"/>
                <w:sz w:val="20"/>
                <w:szCs w:val="20"/>
              </w:rPr>
              <w:t>MnO</w:t>
            </w:r>
            <w:r w:rsidRPr="002A6148">
              <w:rPr>
                <w:rFonts w:cstheme="minorHAnsi"/>
                <w:sz w:val="20"/>
                <w:szCs w:val="20"/>
                <w:vertAlign w:val="subscript"/>
              </w:rPr>
              <w:t>2</w:t>
            </w:r>
          </w:p>
        </w:tc>
        <w:tc>
          <w:tcPr>
            <w:tcW w:w="0" w:type="auto"/>
          </w:tcPr>
          <w:p w14:paraId="05DC95DC" w14:textId="5746EAB1" w:rsidR="002A6148" w:rsidRPr="002A6148" w:rsidRDefault="002A6148" w:rsidP="002A6148">
            <w:pPr>
              <w:spacing w:after="0"/>
              <w:jc w:val="center"/>
              <w:rPr>
                <w:rFonts w:cstheme="minorHAnsi"/>
                <w:sz w:val="20"/>
                <w:szCs w:val="20"/>
              </w:rPr>
            </w:pPr>
            <w:r w:rsidRPr="002A6148">
              <w:rPr>
                <w:rFonts w:cstheme="minorHAnsi"/>
                <w:sz w:val="20"/>
                <w:szCs w:val="20"/>
              </w:rPr>
              <w:t>Mn</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7</w:t>
            </w:r>
          </w:p>
        </w:tc>
        <w:tc>
          <w:tcPr>
            <w:tcW w:w="0" w:type="auto"/>
          </w:tcPr>
          <w:p w14:paraId="611AEC47" w14:textId="56A6734C" w:rsidR="002A6148" w:rsidRPr="002A6148" w:rsidRDefault="002A6148" w:rsidP="002A6148">
            <w:pPr>
              <w:spacing w:after="0"/>
              <w:jc w:val="center"/>
              <w:rPr>
                <w:rFonts w:cstheme="minorHAnsi"/>
                <w:sz w:val="20"/>
                <w:szCs w:val="20"/>
              </w:rPr>
            </w:pPr>
            <w:r w:rsidRPr="002A6148">
              <w:rPr>
                <w:rFonts w:cstheme="minorHAnsi"/>
                <w:sz w:val="20"/>
                <w:szCs w:val="20"/>
              </w:rPr>
              <w:t>0.631</w:t>
            </w:r>
          </w:p>
        </w:tc>
      </w:tr>
      <w:tr w:rsidR="002A6148" w:rsidRPr="004A2FE2" w14:paraId="6BAF279A" w14:textId="652D25F4" w:rsidTr="00625F24">
        <w:trPr>
          <w:trHeight w:val="148"/>
        </w:trPr>
        <w:tc>
          <w:tcPr>
            <w:tcW w:w="0" w:type="auto"/>
          </w:tcPr>
          <w:p w14:paraId="2DBA8AB1" w14:textId="2984342A" w:rsidR="002A6148" w:rsidRPr="00625F24" w:rsidRDefault="002A6148" w:rsidP="002A6148">
            <w:pPr>
              <w:spacing w:after="0"/>
              <w:jc w:val="center"/>
              <w:rPr>
                <w:rFonts w:cstheme="minorHAnsi"/>
                <w:sz w:val="20"/>
                <w:szCs w:val="20"/>
              </w:rPr>
            </w:pPr>
            <w:r w:rsidRPr="00625F24">
              <w:rPr>
                <w:rFonts w:cstheme="minorHAnsi"/>
                <w:sz w:val="20"/>
                <w:szCs w:val="20"/>
              </w:rPr>
              <w:t>Fe</w:t>
            </w:r>
          </w:p>
        </w:tc>
        <w:tc>
          <w:tcPr>
            <w:tcW w:w="0" w:type="auto"/>
          </w:tcPr>
          <w:p w14:paraId="68677999" w14:textId="47E1D3AF" w:rsidR="002A6148" w:rsidRPr="00625F24" w:rsidRDefault="002A6148" w:rsidP="002A6148">
            <w:pPr>
              <w:spacing w:after="0"/>
              <w:jc w:val="center"/>
              <w:rPr>
                <w:rFonts w:cstheme="minorHAnsi"/>
                <w:sz w:val="20"/>
                <w:szCs w:val="20"/>
              </w:rPr>
            </w:pPr>
            <w:r w:rsidRPr="00625F24">
              <w:rPr>
                <w:rFonts w:cstheme="minorHAnsi"/>
                <w:sz w:val="20"/>
                <w:szCs w:val="20"/>
              </w:rPr>
              <w:t>55.85</w:t>
            </w:r>
          </w:p>
        </w:tc>
        <w:tc>
          <w:tcPr>
            <w:tcW w:w="0" w:type="auto"/>
          </w:tcPr>
          <w:p w14:paraId="2FB45CBD" w14:textId="4AA21322" w:rsidR="002A6148" w:rsidRPr="002A6148" w:rsidRDefault="002A6148" w:rsidP="002A6148">
            <w:pPr>
              <w:spacing w:after="0"/>
              <w:jc w:val="center"/>
              <w:rPr>
                <w:rFonts w:cstheme="minorHAnsi"/>
                <w:sz w:val="20"/>
                <w:szCs w:val="20"/>
              </w:rPr>
            </w:pPr>
            <w:proofErr w:type="spellStart"/>
            <w:r w:rsidRPr="002A6148">
              <w:rPr>
                <w:rFonts w:cstheme="minorHAnsi"/>
                <w:sz w:val="20"/>
                <w:szCs w:val="20"/>
              </w:rPr>
              <w:t>FeO</w:t>
            </w:r>
            <w:proofErr w:type="spellEnd"/>
          </w:p>
        </w:tc>
        <w:tc>
          <w:tcPr>
            <w:tcW w:w="0" w:type="auto"/>
          </w:tcPr>
          <w:p w14:paraId="1288B2DF" w14:textId="46C4E81A" w:rsidR="002A6148" w:rsidRPr="002A6148" w:rsidRDefault="002A6148" w:rsidP="002A6148">
            <w:pPr>
              <w:spacing w:after="0"/>
              <w:jc w:val="center"/>
              <w:rPr>
                <w:rFonts w:cstheme="minorHAnsi"/>
                <w:sz w:val="20"/>
                <w:szCs w:val="20"/>
              </w:rPr>
            </w:pPr>
            <w:r w:rsidRPr="002A6148">
              <w:rPr>
                <w:rFonts w:cstheme="minorHAnsi"/>
                <w:sz w:val="20"/>
                <w:szCs w:val="20"/>
              </w:rPr>
              <w:t>Fe</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19B79676" w14:textId="0B0904BE"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4AFB876A" w14:textId="74079196" w:rsidR="002A6148" w:rsidRPr="002A6148" w:rsidRDefault="002A6148" w:rsidP="002A6148">
            <w:pPr>
              <w:spacing w:after="0"/>
              <w:jc w:val="center"/>
              <w:rPr>
                <w:rFonts w:cstheme="minorHAnsi"/>
                <w:sz w:val="20"/>
                <w:szCs w:val="20"/>
              </w:rPr>
            </w:pPr>
            <w:r w:rsidRPr="002A6148">
              <w:rPr>
                <w:rFonts w:cstheme="minorHAnsi"/>
                <w:sz w:val="20"/>
                <w:szCs w:val="20"/>
              </w:rPr>
              <w:t>0.358</w:t>
            </w:r>
          </w:p>
        </w:tc>
      </w:tr>
      <w:tr w:rsidR="002A6148" w:rsidRPr="004A2FE2" w14:paraId="51AF3FEF" w14:textId="69755C43" w:rsidTr="00625F24">
        <w:trPr>
          <w:trHeight w:val="148"/>
        </w:trPr>
        <w:tc>
          <w:tcPr>
            <w:tcW w:w="0" w:type="auto"/>
          </w:tcPr>
          <w:p w14:paraId="398F2F30" w14:textId="5CC2F455" w:rsidR="002A6148" w:rsidRPr="00625F24" w:rsidRDefault="002A6148" w:rsidP="002A6148">
            <w:pPr>
              <w:spacing w:after="0"/>
              <w:jc w:val="center"/>
              <w:rPr>
                <w:rFonts w:cstheme="minorHAnsi"/>
                <w:sz w:val="20"/>
                <w:szCs w:val="20"/>
              </w:rPr>
            </w:pPr>
            <w:r w:rsidRPr="00625F24">
              <w:rPr>
                <w:rFonts w:cstheme="minorHAnsi"/>
                <w:sz w:val="20"/>
                <w:szCs w:val="20"/>
              </w:rPr>
              <w:t>Co</w:t>
            </w:r>
          </w:p>
        </w:tc>
        <w:tc>
          <w:tcPr>
            <w:tcW w:w="0" w:type="auto"/>
          </w:tcPr>
          <w:p w14:paraId="4512222C" w14:textId="0FDEEBA8" w:rsidR="002A6148" w:rsidRPr="00625F24" w:rsidRDefault="002A6148" w:rsidP="002A6148">
            <w:pPr>
              <w:spacing w:after="0"/>
              <w:jc w:val="center"/>
              <w:rPr>
                <w:rFonts w:cstheme="minorHAnsi"/>
                <w:sz w:val="20"/>
                <w:szCs w:val="20"/>
              </w:rPr>
            </w:pPr>
            <w:r w:rsidRPr="00625F24">
              <w:rPr>
                <w:rFonts w:cstheme="minorHAnsi"/>
                <w:sz w:val="20"/>
                <w:szCs w:val="20"/>
              </w:rPr>
              <w:t>58.93</w:t>
            </w:r>
          </w:p>
        </w:tc>
        <w:tc>
          <w:tcPr>
            <w:tcW w:w="0" w:type="auto"/>
          </w:tcPr>
          <w:p w14:paraId="61E1691A" w14:textId="616919E8" w:rsidR="002A6148" w:rsidRPr="002A6148" w:rsidRDefault="002A6148" w:rsidP="002A6148">
            <w:pPr>
              <w:spacing w:after="0"/>
              <w:jc w:val="center"/>
              <w:rPr>
                <w:rFonts w:cstheme="minorHAnsi"/>
                <w:sz w:val="20"/>
                <w:szCs w:val="20"/>
              </w:rPr>
            </w:pPr>
            <w:proofErr w:type="spellStart"/>
            <w:r w:rsidRPr="002A6148">
              <w:rPr>
                <w:rFonts w:cstheme="minorHAnsi"/>
                <w:sz w:val="20"/>
                <w:szCs w:val="20"/>
              </w:rPr>
              <w:t>CoO</w:t>
            </w:r>
            <w:proofErr w:type="spellEnd"/>
          </w:p>
        </w:tc>
        <w:tc>
          <w:tcPr>
            <w:tcW w:w="0" w:type="auto"/>
          </w:tcPr>
          <w:p w14:paraId="1697A31D" w14:textId="1813C136" w:rsidR="002A6148" w:rsidRPr="002A6148" w:rsidRDefault="002A6148" w:rsidP="002A6148">
            <w:pPr>
              <w:spacing w:after="0"/>
              <w:jc w:val="center"/>
              <w:rPr>
                <w:rFonts w:cstheme="minorHAnsi"/>
                <w:sz w:val="20"/>
                <w:szCs w:val="20"/>
              </w:rPr>
            </w:pPr>
            <w:r w:rsidRPr="002A6148">
              <w:rPr>
                <w:rFonts w:cstheme="minorHAnsi"/>
                <w:sz w:val="20"/>
                <w:szCs w:val="20"/>
              </w:rPr>
              <w:t>Co</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062D46B0" w14:textId="48E7E59F"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725E36EF" w14:textId="0360D6AA" w:rsidR="002A6148" w:rsidRPr="002A6148" w:rsidRDefault="002A6148" w:rsidP="002A6148">
            <w:pPr>
              <w:spacing w:after="0"/>
              <w:jc w:val="center"/>
              <w:rPr>
                <w:rFonts w:cstheme="minorHAnsi"/>
                <w:sz w:val="20"/>
                <w:szCs w:val="20"/>
              </w:rPr>
            </w:pPr>
            <w:r w:rsidRPr="002A6148">
              <w:rPr>
                <w:rFonts w:cstheme="minorHAnsi"/>
                <w:sz w:val="20"/>
                <w:szCs w:val="20"/>
              </w:rPr>
              <w:t>0.339</w:t>
            </w:r>
          </w:p>
        </w:tc>
      </w:tr>
      <w:tr w:rsidR="002A6148" w:rsidRPr="004A2FE2" w14:paraId="724BB535" w14:textId="5610E394" w:rsidTr="00625F24">
        <w:trPr>
          <w:trHeight w:val="148"/>
        </w:trPr>
        <w:tc>
          <w:tcPr>
            <w:tcW w:w="0" w:type="auto"/>
          </w:tcPr>
          <w:p w14:paraId="4B349588" w14:textId="75747239" w:rsidR="002A6148" w:rsidRPr="00625F24" w:rsidRDefault="002A6148" w:rsidP="002A6148">
            <w:pPr>
              <w:spacing w:after="0"/>
              <w:jc w:val="center"/>
              <w:rPr>
                <w:rFonts w:cstheme="minorHAnsi"/>
                <w:sz w:val="20"/>
                <w:szCs w:val="20"/>
              </w:rPr>
            </w:pPr>
            <w:r w:rsidRPr="00625F24">
              <w:rPr>
                <w:rFonts w:cstheme="minorHAnsi"/>
                <w:sz w:val="20"/>
                <w:szCs w:val="20"/>
              </w:rPr>
              <w:t>Ni</w:t>
            </w:r>
          </w:p>
        </w:tc>
        <w:tc>
          <w:tcPr>
            <w:tcW w:w="0" w:type="auto"/>
          </w:tcPr>
          <w:p w14:paraId="3B5956DA" w14:textId="62A36590" w:rsidR="002A6148" w:rsidRPr="00625F24" w:rsidRDefault="002A6148" w:rsidP="002A6148">
            <w:pPr>
              <w:spacing w:after="0"/>
              <w:jc w:val="center"/>
              <w:rPr>
                <w:rFonts w:cstheme="minorHAnsi"/>
                <w:sz w:val="20"/>
                <w:szCs w:val="20"/>
              </w:rPr>
            </w:pPr>
            <w:r w:rsidRPr="00625F24">
              <w:rPr>
                <w:rFonts w:cstheme="minorHAnsi"/>
                <w:sz w:val="20"/>
                <w:szCs w:val="20"/>
              </w:rPr>
              <w:t>58.69</w:t>
            </w:r>
          </w:p>
        </w:tc>
        <w:tc>
          <w:tcPr>
            <w:tcW w:w="0" w:type="auto"/>
          </w:tcPr>
          <w:p w14:paraId="455897E7" w14:textId="3517D954" w:rsidR="002A6148" w:rsidRPr="002A6148" w:rsidRDefault="002A6148" w:rsidP="002A6148">
            <w:pPr>
              <w:spacing w:after="0"/>
              <w:jc w:val="center"/>
              <w:rPr>
                <w:rFonts w:cstheme="minorHAnsi"/>
                <w:sz w:val="20"/>
                <w:szCs w:val="20"/>
              </w:rPr>
            </w:pPr>
            <w:proofErr w:type="spellStart"/>
            <w:r w:rsidRPr="002A6148">
              <w:rPr>
                <w:rFonts w:cstheme="minorHAnsi"/>
                <w:sz w:val="20"/>
                <w:szCs w:val="20"/>
              </w:rPr>
              <w:t>NiO</w:t>
            </w:r>
            <w:proofErr w:type="spellEnd"/>
          </w:p>
        </w:tc>
        <w:tc>
          <w:tcPr>
            <w:tcW w:w="0" w:type="auto"/>
          </w:tcPr>
          <w:p w14:paraId="485115BD" w14:textId="6EF92D60"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414A88F0" w14:textId="684EAF1D"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3AB20B10" w14:textId="2DA0D376" w:rsidR="002A6148" w:rsidRPr="002A6148" w:rsidRDefault="002A6148" w:rsidP="002A6148">
            <w:pPr>
              <w:spacing w:after="0"/>
              <w:jc w:val="center"/>
              <w:rPr>
                <w:rFonts w:cstheme="minorHAnsi"/>
                <w:sz w:val="20"/>
                <w:szCs w:val="20"/>
              </w:rPr>
            </w:pPr>
            <w:r w:rsidRPr="002A6148">
              <w:rPr>
                <w:rFonts w:cstheme="minorHAnsi"/>
                <w:sz w:val="20"/>
                <w:szCs w:val="20"/>
              </w:rPr>
              <w:t>0.273</w:t>
            </w:r>
          </w:p>
        </w:tc>
      </w:tr>
      <w:tr w:rsidR="002A6148" w:rsidRPr="004A2FE2" w14:paraId="06F7E960" w14:textId="6665EF7C" w:rsidTr="00625F24">
        <w:trPr>
          <w:trHeight w:val="148"/>
        </w:trPr>
        <w:tc>
          <w:tcPr>
            <w:tcW w:w="0" w:type="auto"/>
          </w:tcPr>
          <w:p w14:paraId="5D73B24E" w14:textId="0472EDEF" w:rsidR="002A6148" w:rsidRPr="00625F24" w:rsidRDefault="002A6148" w:rsidP="002A6148">
            <w:pPr>
              <w:spacing w:after="0"/>
              <w:jc w:val="center"/>
              <w:rPr>
                <w:rFonts w:cstheme="minorHAnsi"/>
                <w:sz w:val="20"/>
                <w:szCs w:val="20"/>
              </w:rPr>
            </w:pPr>
            <w:r w:rsidRPr="00625F24">
              <w:rPr>
                <w:rFonts w:cstheme="minorHAnsi"/>
                <w:sz w:val="20"/>
                <w:szCs w:val="20"/>
              </w:rPr>
              <w:t>Cu</w:t>
            </w:r>
          </w:p>
        </w:tc>
        <w:tc>
          <w:tcPr>
            <w:tcW w:w="0" w:type="auto"/>
          </w:tcPr>
          <w:p w14:paraId="3A8C4483" w14:textId="5B542FD2" w:rsidR="002A6148" w:rsidRPr="00625F24" w:rsidRDefault="002A6148" w:rsidP="002A6148">
            <w:pPr>
              <w:spacing w:after="0"/>
              <w:jc w:val="center"/>
              <w:rPr>
                <w:rFonts w:cstheme="minorHAnsi"/>
                <w:sz w:val="20"/>
                <w:szCs w:val="20"/>
              </w:rPr>
            </w:pPr>
            <w:r w:rsidRPr="00625F24">
              <w:rPr>
                <w:rFonts w:cstheme="minorHAnsi"/>
                <w:sz w:val="20"/>
                <w:szCs w:val="20"/>
              </w:rPr>
              <w:t>63.55</w:t>
            </w:r>
          </w:p>
        </w:tc>
        <w:tc>
          <w:tcPr>
            <w:tcW w:w="0" w:type="auto"/>
          </w:tcPr>
          <w:p w14:paraId="6207115A" w14:textId="0DDD2D3D" w:rsidR="002A6148" w:rsidRPr="002A6148" w:rsidRDefault="002A6148" w:rsidP="002A6148">
            <w:pPr>
              <w:spacing w:after="0"/>
              <w:jc w:val="center"/>
              <w:rPr>
                <w:rFonts w:cstheme="minorHAnsi"/>
                <w:sz w:val="20"/>
                <w:szCs w:val="20"/>
              </w:rPr>
            </w:pPr>
            <w:proofErr w:type="spellStart"/>
            <w:r w:rsidRPr="002A6148">
              <w:rPr>
                <w:rFonts w:cstheme="minorHAnsi"/>
                <w:sz w:val="20"/>
                <w:szCs w:val="20"/>
              </w:rPr>
              <w:t>CuO</w:t>
            </w:r>
            <w:proofErr w:type="spellEnd"/>
          </w:p>
        </w:tc>
        <w:tc>
          <w:tcPr>
            <w:tcW w:w="0" w:type="auto"/>
          </w:tcPr>
          <w:p w14:paraId="6054C58D" w14:textId="791D28B1"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2ABB14DE" w14:textId="6EAEFC98"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78934D5C" w14:textId="4A1D3B72" w:rsidR="002A6148" w:rsidRPr="002A6148" w:rsidRDefault="002A6148" w:rsidP="002A6148">
            <w:pPr>
              <w:spacing w:after="0"/>
              <w:jc w:val="center"/>
              <w:rPr>
                <w:rFonts w:cstheme="minorHAnsi"/>
                <w:sz w:val="20"/>
                <w:szCs w:val="20"/>
              </w:rPr>
            </w:pPr>
            <w:r w:rsidRPr="002A6148">
              <w:rPr>
                <w:rFonts w:cstheme="minorHAnsi"/>
                <w:sz w:val="20"/>
                <w:szCs w:val="20"/>
              </w:rPr>
              <w:t>0.252</w:t>
            </w:r>
          </w:p>
        </w:tc>
      </w:tr>
      <w:tr w:rsidR="002A6148" w:rsidRPr="004A2FE2" w14:paraId="14F8322F" w14:textId="138416D8" w:rsidTr="00625F24">
        <w:trPr>
          <w:trHeight w:val="148"/>
        </w:trPr>
        <w:tc>
          <w:tcPr>
            <w:tcW w:w="0" w:type="auto"/>
          </w:tcPr>
          <w:p w14:paraId="6FC0B4AE" w14:textId="7F1FE6BF" w:rsidR="002A6148" w:rsidRPr="00625F24" w:rsidRDefault="002A6148" w:rsidP="002A6148">
            <w:pPr>
              <w:spacing w:after="0"/>
              <w:jc w:val="center"/>
              <w:rPr>
                <w:rFonts w:cstheme="minorHAnsi"/>
                <w:sz w:val="20"/>
                <w:szCs w:val="20"/>
              </w:rPr>
            </w:pPr>
            <w:r w:rsidRPr="00625F24">
              <w:rPr>
                <w:rFonts w:cstheme="minorHAnsi"/>
                <w:sz w:val="20"/>
                <w:szCs w:val="20"/>
              </w:rPr>
              <w:t>Zn</w:t>
            </w:r>
          </w:p>
        </w:tc>
        <w:tc>
          <w:tcPr>
            <w:tcW w:w="0" w:type="auto"/>
          </w:tcPr>
          <w:p w14:paraId="4EE068E0" w14:textId="1CDE353B" w:rsidR="002A6148" w:rsidRPr="00625F24" w:rsidRDefault="002A6148" w:rsidP="002A6148">
            <w:pPr>
              <w:spacing w:after="0"/>
              <w:jc w:val="center"/>
              <w:rPr>
                <w:rFonts w:cstheme="minorHAnsi"/>
                <w:sz w:val="20"/>
                <w:szCs w:val="20"/>
              </w:rPr>
            </w:pPr>
            <w:r w:rsidRPr="00625F24">
              <w:rPr>
                <w:rFonts w:cstheme="minorHAnsi"/>
                <w:sz w:val="20"/>
                <w:szCs w:val="20"/>
              </w:rPr>
              <w:t>65.39</w:t>
            </w:r>
          </w:p>
        </w:tc>
        <w:tc>
          <w:tcPr>
            <w:tcW w:w="0" w:type="auto"/>
          </w:tcPr>
          <w:p w14:paraId="61EBC039" w14:textId="5E7E515D" w:rsidR="002A6148" w:rsidRPr="002A6148" w:rsidRDefault="002A6148" w:rsidP="002A6148">
            <w:pPr>
              <w:spacing w:after="0"/>
              <w:jc w:val="center"/>
              <w:rPr>
                <w:rFonts w:cstheme="minorHAnsi"/>
                <w:sz w:val="20"/>
                <w:szCs w:val="20"/>
              </w:rPr>
            </w:pPr>
            <w:proofErr w:type="spellStart"/>
            <w:r w:rsidRPr="002A6148">
              <w:rPr>
                <w:rFonts w:cstheme="minorHAnsi"/>
                <w:sz w:val="20"/>
                <w:szCs w:val="20"/>
              </w:rPr>
              <w:t>ZnO</w:t>
            </w:r>
            <w:proofErr w:type="spellEnd"/>
          </w:p>
        </w:tc>
        <w:tc>
          <w:tcPr>
            <w:tcW w:w="0" w:type="auto"/>
          </w:tcPr>
          <w:p w14:paraId="490B6C98" w14:textId="2F044B88"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66C5DCF" w14:textId="52D265B7"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52009FB2" w14:textId="6C94F7FE" w:rsidR="002A6148" w:rsidRPr="002A6148" w:rsidRDefault="002A6148" w:rsidP="002A6148">
            <w:pPr>
              <w:spacing w:after="0"/>
              <w:jc w:val="center"/>
              <w:rPr>
                <w:rFonts w:cstheme="minorHAnsi"/>
                <w:sz w:val="20"/>
                <w:szCs w:val="20"/>
              </w:rPr>
            </w:pPr>
            <w:r w:rsidRPr="002A6148">
              <w:rPr>
                <w:rFonts w:cstheme="minorHAnsi"/>
                <w:sz w:val="20"/>
                <w:szCs w:val="20"/>
              </w:rPr>
              <w:t>0.245</w:t>
            </w:r>
          </w:p>
        </w:tc>
      </w:tr>
      <w:tr w:rsidR="002A6148" w:rsidRPr="004A2FE2" w14:paraId="4583768A" w14:textId="3865FE3E" w:rsidTr="00625F24">
        <w:trPr>
          <w:trHeight w:val="148"/>
        </w:trPr>
        <w:tc>
          <w:tcPr>
            <w:tcW w:w="0" w:type="auto"/>
          </w:tcPr>
          <w:p w14:paraId="10AA033A" w14:textId="67599857" w:rsidR="002A6148" w:rsidRPr="00625F24" w:rsidRDefault="002A6148" w:rsidP="002A6148">
            <w:pPr>
              <w:spacing w:after="0"/>
              <w:jc w:val="center"/>
              <w:rPr>
                <w:rFonts w:cstheme="minorHAnsi"/>
                <w:sz w:val="20"/>
                <w:szCs w:val="20"/>
              </w:rPr>
            </w:pPr>
            <w:r w:rsidRPr="00625F24">
              <w:rPr>
                <w:rFonts w:cstheme="minorHAnsi"/>
                <w:sz w:val="20"/>
                <w:szCs w:val="20"/>
              </w:rPr>
              <w:t>Ga</w:t>
            </w:r>
          </w:p>
        </w:tc>
        <w:tc>
          <w:tcPr>
            <w:tcW w:w="0" w:type="auto"/>
          </w:tcPr>
          <w:p w14:paraId="654A8CDA" w14:textId="00C173D2" w:rsidR="002A6148" w:rsidRPr="00625F24" w:rsidRDefault="002A6148" w:rsidP="002A6148">
            <w:pPr>
              <w:spacing w:after="0"/>
              <w:jc w:val="center"/>
              <w:rPr>
                <w:rFonts w:cstheme="minorHAnsi"/>
                <w:sz w:val="20"/>
                <w:szCs w:val="20"/>
              </w:rPr>
            </w:pPr>
            <w:r w:rsidRPr="00625F24">
              <w:rPr>
                <w:rFonts w:cstheme="minorHAnsi"/>
                <w:sz w:val="20"/>
                <w:szCs w:val="20"/>
              </w:rPr>
              <w:t>69.72</w:t>
            </w:r>
          </w:p>
        </w:tc>
        <w:tc>
          <w:tcPr>
            <w:tcW w:w="0" w:type="auto"/>
          </w:tcPr>
          <w:p w14:paraId="02D6B4EE" w14:textId="29FAB54C" w:rsidR="002A6148" w:rsidRPr="002A6148" w:rsidRDefault="002A6148" w:rsidP="002A6148">
            <w:pPr>
              <w:spacing w:after="0"/>
              <w:jc w:val="center"/>
              <w:rPr>
                <w:rFonts w:cstheme="minorHAnsi"/>
                <w:sz w:val="20"/>
                <w:szCs w:val="20"/>
              </w:rPr>
            </w:pPr>
            <w:r w:rsidRPr="002A6148">
              <w:rPr>
                <w:rFonts w:cstheme="minorHAnsi"/>
                <w:sz w:val="20"/>
                <w:szCs w:val="20"/>
              </w:rPr>
              <w:t>Ga</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28FA80E0" w14:textId="1209FF5A"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67C6682" w14:textId="2495D1E6"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539A9CB4" w14:textId="22A232DB" w:rsidR="002A6148" w:rsidRPr="002A6148" w:rsidRDefault="002A6148" w:rsidP="002A6148">
            <w:pPr>
              <w:spacing w:after="0"/>
              <w:jc w:val="center"/>
              <w:rPr>
                <w:rFonts w:cstheme="minorHAnsi"/>
                <w:sz w:val="20"/>
                <w:szCs w:val="20"/>
              </w:rPr>
            </w:pPr>
            <w:r w:rsidRPr="002A6148">
              <w:rPr>
                <w:rFonts w:cstheme="minorHAnsi"/>
                <w:sz w:val="20"/>
                <w:szCs w:val="20"/>
              </w:rPr>
              <w:t>0.344</w:t>
            </w:r>
          </w:p>
        </w:tc>
      </w:tr>
      <w:tr w:rsidR="002A6148" w:rsidRPr="004A2FE2" w14:paraId="63F03C98" w14:textId="384A768D" w:rsidTr="00625F24">
        <w:trPr>
          <w:trHeight w:val="148"/>
        </w:trPr>
        <w:tc>
          <w:tcPr>
            <w:tcW w:w="0" w:type="auto"/>
          </w:tcPr>
          <w:p w14:paraId="5F67642C" w14:textId="3CA4BA6F" w:rsidR="002A6148" w:rsidRPr="00625F24" w:rsidRDefault="002A6148" w:rsidP="002A6148">
            <w:pPr>
              <w:spacing w:after="0"/>
              <w:jc w:val="center"/>
              <w:rPr>
                <w:rFonts w:cstheme="minorHAnsi"/>
                <w:sz w:val="20"/>
                <w:szCs w:val="20"/>
              </w:rPr>
            </w:pPr>
            <w:r w:rsidRPr="00625F24">
              <w:rPr>
                <w:rFonts w:cstheme="minorHAnsi"/>
                <w:sz w:val="20"/>
                <w:szCs w:val="20"/>
              </w:rPr>
              <w:t>As</w:t>
            </w:r>
          </w:p>
        </w:tc>
        <w:tc>
          <w:tcPr>
            <w:tcW w:w="0" w:type="auto"/>
          </w:tcPr>
          <w:p w14:paraId="1C7AD63C" w14:textId="52F7E423" w:rsidR="002A6148" w:rsidRPr="00625F24" w:rsidRDefault="002A6148" w:rsidP="002A6148">
            <w:pPr>
              <w:spacing w:after="0"/>
              <w:jc w:val="center"/>
              <w:rPr>
                <w:rFonts w:cstheme="minorHAnsi"/>
                <w:sz w:val="20"/>
                <w:szCs w:val="20"/>
              </w:rPr>
            </w:pPr>
            <w:r w:rsidRPr="00625F24">
              <w:rPr>
                <w:rFonts w:cstheme="minorHAnsi"/>
                <w:sz w:val="20"/>
                <w:szCs w:val="20"/>
              </w:rPr>
              <w:t>74.92</w:t>
            </w:r>
          </w:p>
        </w:tc>
        <w:tc>
          <w:tcPr>
            <w:tcW w:w="0" w:type="auto"/>
          </w:tcPr>
          <w:p w14:paraId="2E80D1FF" w14:textId="4385CE48" w:rsidR="002A6148" w:rsidRPr="002A6148" w:rsidRDefault="002A6148" w:rsidP="002A6148">
            <w:pPr>
              <w:spacing w:after="0"/>
              <w:jc w:val="center"/>
              <w:rPr>
                <w:rFonts w:cstheme="minorHAnsi"/>
                <w:sz w:val="20"/>
                <w:szCs w:val="20"/>
              </w:rPr>
            </w:pPr>
            <w:r w:rsidRPr="002A6148">
              <w:rPr>
                <w:rFonts w:cstheme="minorHAnsi"/>
                <w:sz w:val="20"/>
                <w:szCs w:val="20"/>
              </w:rPr>
              <w:t>As</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16D2281A" w14:textId="7F476802" w:rsidR="002A6148" w:rsidRPr="002A6148" w:rsidRDefault="002A6148" w:rsidP="002A6148">
            <w:pPr>
              <w:spacing w:after="0"/>
              <w:jc w:val="center"/>
              <w:rPr>
                <w:rFonts w:cstheme="minorHAnsi"/>
                <w:sz w:val="20"/>
                <w:szCs w:val="20"/>
              </w:rPr>
            </w:pPr>
            <w:r w:rsidRPr="002A6148">
              <w:rPr>
                <w:rFonts w:cstheme="minorHAnsi"/>
                <w:sz w:val="20"/>
                <w:szCs w:val="20"/>
              </w:rPr>
              <w:t>As</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5</w:t>
            </w:r>
          </w:p>
        </w:tc>
        <w:tc>
          <w:tcPr>
            <w:tcW w:w="0" w:type="auto"/>
          </w:tcPr>
          <w:p w14:paraId="622427CC" w14:textId="716E1C58"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47DAB66D" w14:textId="2842537B" w:rsidR="002A6148" w:rsidRPr="002A6148" w:rsidRDefault="002A6148" w:rsidP="002A6148">
            <w:pPr>
              <w:spacing w:after="0"/>
              <w:jc w:val="center"/>
              <w:rPr>
                <w:rFonts w:cstheme="minorHAnsi"/>
                <w:sz w:val="20"/>
                <w:szCs w:val="20"/>
              </w:rPr>
            </w:pPr>
            <w:r w:rsidRPr="002A6148">
              <w:rPr>
                <w:rFonts w:cstheme="minorHAnsi"/>
                <w:sz w:val="20"/>
                <w:szCs w:val="20"/>
              </w:rPr>
              <w:t>0.427</w:t>
            </w:r>
          </w:p>
        </w:tc>
      </w:tr>
      <w:tr w:rsidR="002A6148" w:rsidRPr="004A2FE2" w14:paraId="69EB2BAD" w14:textId="262CCF92" w:rsidTr="00625F24">
        <w:trPr>
          <w:trHeight w:val="148"/>
        </w:trPr>
        <w:tc>
          <w:tcPr>
            <w:tcW w:w="0" w:type="auto"/>
          </w:tcPr>
          <w:p w14:paraId="12518D21" w14:textId="67DE2B5B" w:rsidR="002A6148" w:rsidRPr="00625F24" w:rsidRDefault="002A6148" w:rsidP="002A6148">
            <w:pPr>
              <w:spacing w:after="0"/>
              <w:jc w:val="center"/>
              <w:rPr>
                <w:rFonts w:cstheme="minorHAnsi"/>
                <w:sz w:val="20"/>
                <w:szCs w:val="20"/>
              </w:rPr>
            </w:pPr>
            <w:r w:rsidRPr="00625F24">
              <w:rPr>
                <w:rFonts w:cstheme="minorHAnsi"/>
                <w:sz w:val="20"/>
                <w:szCs w:val="20"/>
              </w:rPr>
              <w:t>Se</w:t>
            </w:r>
          </w:p>
        </w:tc>
        <w:tc>
          <w:tcPr>
            <w:tcW w:w="0" w:type="auto"/>
          </w:tcPr>
          <w:p w14:paraId="5D9FF2C5" w14:textId="0B734C13" w:rsidR="002A6148" w:rsidRPr="00625F24" w:rsidRDefault="002A6148" w:rsidP="002A6148">
            <w:pPr>
              <w:spacing w:after="0"/>
              <w:jc w:val="center"/>
              <w:rPr>
                <w:rFonts w:cstheme="minorHAnsi"/>
                <w:sz w:val="20"/>
                <w:szCs w:val="20"/>
              </w:rPr>
            </w:pPr>
            <w:r w:rsidRPr="00625F24">
              <w:rPr>
                <w:rFonts w:cstheme="minorHAnsi"/>
                <w:sz w:val="20"/>
                <w:szCs w:val="20"/>
              </w:rPr>
              <w:t>78.96</w:t>
            </w:r>
          </w:p>
        </w:tc>
        <w:tc>
          <w:tcPr>
            <w:tcW w:w="0" w:type="auto"/>
          </w:tcPr>
          <w:p w14:paraId="3D28345E" w14:textId="138964BC" w:rsidR="002A6148" w:rsidRPr="002A6148" w:rsidRDefault="002A6148" w:rsidP="002A6148">
            <w:pPr>
              <w:spacing w:after="0"/>
              <w:jc w:val="center"/>
              <w:rPr>
                <w:rFonts w:cstheme="minorHAnsi"/>
                <w:sz w:val="20"/>
                <w:szCs w:val="20"/>
              </w:rPr>
            </w:pPr>
            <w:proofErr w:type="spellStart"/>
            <w:r w:rsidRPr="002A6148">
              <w:rPr>
                <w:rFonts w:cstheme="minorHAnsi"/>
                <w:sz w:val="20"/>
                <w:szCs w:val="20"/>
              </w:rPr>
              <w:t>SeO</w:t>
            </w:r>
            <w:proofErr w:type="spellEnd"/>
          </w:p>
        </w:tc>
        <w:tc>
          <w:tcPr>
            <w:tcW w:w="0" w:type="auto"/>
          </w:tcPr>
          <w:p w14:paraId="336620AC" w14:textId="18EA4BFA" w:rsidR="002A6148" w:rsidRPr="002A6148" w:rsidRDefault="002A6148" w:rsidP="002A6148">
            <w:pPr>
              <w:spacing w:after="0"/>
              <w:jc w:val="center"/>
              <w:rPr>
                <w:rFonts w:cstheme="minorHAnsi"/>
                <w:sz w:val="20"/>
                <w:szCs w:val="20"/>
              </w:rPr>
            </w:pPr>
            <w:r w:rsidRPr="002A6148">
              <w:rPr>
                <w:rFonts w:cstheme="minorHAnsi"/>
                <w:sz w:val="20"/>
                <w:szCs w:val="20"/>
              </w:rPr>
              <w:t>SeO</w:t>
            </w:r>
            <w:r w:rsidRPr="002A6148">
              <w:rPr>
                <w:rFonts w:cstheme="minorHAnsi"/>
                <w:sz w:val="20"/>
                <w:szCs w:val="20"/>
                <w:vertAlign w:val="subscript"/>
              </w:rPr>
              <w:t>2</w:t>
            </w:r>
          </w:p>
        </w:tc>
        <w:tc>
          <w:tcPr>
            <w:tcW w:w="0" w:type="auto"/>
          </w:tcPr>
          <w:p w14:paraId="45383F15" w14:textId="6F717AD4" w:rsidR="002A6148" w:rsidRPr="002A6148" w:rsidRDefault="002A6148" w:rsidP="002A6148">
            <w:pPr>
              <w:spacing w:after="0"/>
              <w:jc w:val="center"/>
              <w:rPr>
                <w:rFonts w:cstheme="minorHAnsi"/>
                <w:sz w:val="20"/>
                <w:szCs w:val="20"/>
              </w:rPr>
            </w:pPr>
            <w:r w:rsidRPr="002A6148">
              <w:rPr>
                <w:rFonts w:cstheme="minorHAnsi"/>
                <w:sz w:val="20"/>
                <w:szCs w:val="20"/>
              </w:rPr>
              <w:t>SeO</w:t>
            </w:r>
            <w:r w:rsidRPr="002A6148">
              <w:rPr>
                <w:rFonts w:cstheme="minorHAnsi"/>
                <w:sz w:val="20"/>
                <w:szCs w:val="20"/>
                <w:vertAlign w:val="subscript"/>
              </w:rPr>
              <w:t>3</w:t>
            </w:r>
          </w:p>
        </w:tc>
        <w:tc>
          <w:tcPr>
            <w:tcW w:w="0" w:type="auto"/>
          </w:tcPr>
          <w:p w14:paraId="0F4E095F" w14:textId="6F81FC04" w:rsidR="002A6148" w:rsidRPr="002A6148" w:rsidRDefault="002A6148" w:rsidP="002A6148">
            <w:pPr>
              <w:spacing w:after="0"/>
              <w:jc w:val="center"/>
              <w:rPr>
                <w:rFonts w:cstheme="minorHAnsi"/>
                <w:sz w:val="20"/>
                <w:szCs w:val="20"/>
              </w:rPr>
            </w:pPr>
            <w:r w:rsidRPr="002A6148">
              <w:rPr>
                <w:rFonts w:cstheme="minorHAnsi"/>
                <w:sz w:val="20"/>
                <w:szCs w:val="20"/>
              </w:rPr>
              <w:t>0.405</w:t>
            </w:r>
          </w:p>
        </w:tc>
      </w:tr>
      <w:tr w:rsidR="002A6148" w:rsidRPr="004A2FE2" w14:paraId="68009B77" w14:textId="41F07C55" w:rsidTr="00625F24">
        <w:trPr>
          <w:trHeight w:val="148"/>
        </w:trPr>
        <w:tc>
          <w:tcPr>
            <w:tcW w:w="0" w:type="auto"/>
          </w:tcPr>
          <w:p w14:paraId="7DF772DF" w14:textId="0E8AEA28" w:rsidR="002A6148" w:rsidRPr="00625F24" w:rsidRDefault="002A6148" w:rsidP="002A6148">
            <w:pPr>
              <w:spacing w:after="0"/>
              <w:jc w:val="center"/>
              <w:rPr>
                <w:rFonts w:cstheme="minorHAnsi"/>
                <w:sz w:val="20"/>
                <w:szCs w:val="20"/>
              </w:rPr>
            </w:pPr>
            <w:r w:rsidRPr="00625F24">
              <w:rPr>
                <w:rFonts w:cstheme="minorHAnsi"/>
                <w:sz w:val="20"/>
                <w:szCs w:val="20"/>
              </w:rPr>
              <w:t>Rb</w:t>
            </w:r>
          </w:p>
        </w:tc>
        <w:tc>
          <w:tcPr>
            <w:tcW w:w="0" w:type="auto"/>
          </w:tcPr>
          <w:p w14:paraId="18FECBDA" w14:textId="471D4224" w:rsidR="002A6148" w:rsidRPr="00625F24" w:rsidRDefault="002A6148" w:rsidP="002A6148">
            <w:pPr>
              <w:spacing w:after="0"/>
              <w:jc w:val="center"/>
              <w:rPr>
                <w:rFonts w:cstheme="minorHAnsi"/>
                <w:sz w:val="20"/>
                <w:szCs w:val="20"/>
              </w:rPr>
            </w:pPr>
            <w:r w:rsidRPr="00625F24">
              <w:rPr>
                <w:rFonts w:cstheme="minorHAnsi"/>
                <w:sz w:val="20"/>
                <w:szCs w:val="20"/>
              </w:rPr>
              <w:t>85.47</w:t>
            </w:r>
          </w:p>
        </w:tc>
        <w:tc>
          <w:tcPr>
            <w:tcW w:w="0" w:type="auto"/>
          </w:tcPr>
          <w:p w14:paraId="50090AC9" w14:textId="68AE1FF5" w:rsidR="002A6148" w:rsidRPr="002A6148" w:rsidRDefault="002A6148" w:rsidP="002A6148">
            <w:pPr>
              <w:spacing w:after="0"/>
              <w:jc w:val="center"/>
              <w:rPr>
                <w:rFonts w:cstheme="minorHAnsi"/>
                <w:sz w:val="20"/>
                <w:szCs w:val="20"/>
              </w:rPr>
            </w:pPr>
            <w:r w:rsidRPr="002A6148">
              <w:rPr>
                <w:rFonts w:cstheme="minorHAnsi"/>
                <w:sz w:val="20"/>
                <w:szCs w:val="20"/>
              </w:rPr>
              <w:t>Rb</w:t>
            </w:r>
            <w:r w:rsidRPr="002A6148">
              <w:rPr>
                <w:rFonts w:cstheme="minorHAnsi"/>
                <w:sz w:val="20"/>
                <w:szCs w:val="20"/>
                <w:vertAlign w:val="subscript"/>
              </w:rPr>
              <w:t>2</w:t>
            </w:r>
            <w:r w:rsidRPr="002A6148">
              <w:rPr>
                <w:rFonts w:cstheme="minorHAnsi"/>
                <w:sz w:val="20"/>
                <w:szCs w:val="20"/>
              </w:rPr>
              <w:t>O</w:t>
            </w:r>
          </w:p>
        </w:tc>
        <w:tc>
          <w:tcPr>
            <w:tcW w:w="0" w:type="auto"/>
          </w:tcPr>
          <w:p w14:paraId="1B0E0543" w14:textId="7B0CF99A"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D6CF4F5" w14:textId="3BD095F6"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2F38551D" w14:textId="4C15D283" w:rsidR="002A6148" w:rsidRPr="002A6148" w:rsidRDefault="002A6148" w:rsidP="002A6148">
            <w:pPr>
              <w:spacing w:after="0"/>
              <w:jc w:val="center"/>
              <w:rPr>
                <w:rFonts w:cstheme="minorHAnsi"/>
                <w:sz w:val="20"/>
                <w:szCs w:val="20"/>
              </w:rPr>
            </w:pPr>
            <w:r w:rsidRPr="002A6148">
              <w:rPr>
                <w:rFonts w:cstheme="minorHAnsi"/>
                <w:sz w:val="20"/>
                <w:szCs w:val="20"/>
              </w:rPr>
              <w:t>0.094</w:t>
            </w:r>
          </w:p>
        </w:tc>
      </w:tr>
      <w:tr w:rsidR="002A6148" w:rsidRPr="004A2FE2" w14:paraId="79A4196C" w14:textId="0DCF6E02" w:rsidTr="00625F24">
        <w:trPr>
          <w:trHeight w:val="148"/>
        </w:trPr>
        <w:tc>
          <w:tcPr>
            <w:tcW w:w="0" w:type="auto"/>
          </w:tcPr>
          <w:p w14:paraId="7A59081C" w14:textId="526A070C" w:rsidR="002A6148" w:rsidRPr="00625F24" w:rsidRDefault="002A6148" w:rsidP="002A6148">
            <w:pPr>
              <w:spacing w:after="0"/>
              <w:jc w:val="center"/>
              <w:rPr>
                <w:rFonts w:cstheme="minorHAnsi"/>
                <w:sz w:val="20"/>
                <w:szCs w:val="20"/>
              </w:rPr>
            </w:pPr>
            <w:r w:rsidRPr="00625F24">
              <w:rPr>
                <w:rFonts w:cstheme="minorHAnsi"/>
                <w:sz w:val="20"/>
                <w:szCs w:val="20"/>
              </w:rPr>
              <w:t>Sr</w:t>
            </w:r>
          </w:p>
        </w:tc>
        <w:tc>
          <w:tcPr>
            <w:tcW w:w="0" w:type="auto"/>
          </w:tcPr>
          <w:p w14:paraId="44990FE2" w14:textId="52AE951A" w:rsidR="002A6148" w:rsidRPr="00625F24" w:rsidRDefault="002A6148" w:rsidP="002A6148">
            <w:pPr>
              <w:spacing w:after="0"/>
              <w:jc w:val="center"/>
              <w:rPr>
                <w:rFonts w:cstheme="minorHAnsi"/>
                <w:sz w:val="20"/>
                <w:szCs w:val="20"/>
              </w:rPr>
            </w:pPr>
            <w:r w:rsidRPr="00625F24">
              <w:rPr>
                <w:rFonts w:cstheme="minorHAnsi"/>
                <w:sz w:val="20"/>
                <w:szCs w:val="20"/>
              </w:rPr>
              <w:t>87.62</w:t>
            </w:r>
          </w:p>
        </w:tc>
        <w:tc>
          <w:tcPr>
            <w:tcW w:w="0" w:type="auto"/>
          </w:tcPr>
          <w:p w14:paraId="6D1FD698" w14:textId="7C39C4C0" w:rsidR="002A6148" w:rsidRPr="002A6148" w:rsidRDefault="002A6148" w:rsidP="002A6148">
            <w:pPr>
              <w:spacing w:after="0"/>
              <w:jc w:val="center"/>
              <w:rPr>
                <w:rFonts w:cstheme="minorHAnsi"/>
                <w:sz w:val="20"/>
                <w:szCs w:val="20"/>
              </w:rPr>
            </w:pPr>
            <w:proofErr w:type="spellStart"/>
            <w:r w:rsidRPr="002A6148">
              <w:rPr>
                <w:rFonts w:cstheme="minorHAnsi"/>
                <w:sz w:val="20"/>
                <w:szCs w:val="20"/>
              </w:rPr>
              <w:t>SrO</w:t>
            </w:r>
            <w:proofErr w:type="spellEnd"/>
          </w:p>
        </w:tc>
        <w:tc>
          <w:tcPr>
            <w:tcW w:w="0" w:type="auto"/>
          </w:tcPr>
          <w:p w14:paraId="52184731" w14:textId="4F3DFFCC"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07C2811" w14:textId="188B0D4D"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4D760EB5" w14:textId="298A14CC" w:rsidR="002A6148" w:rsidRPr="002A6148" w:rsidRDefault="002A6148" w:rsidP="002A6148">
            <w:pPr>
              <w:spacing w:after="0"/>
              <w:jc w:val="center"/>
              <w:rPr>
                <w:rFonts w:cstheme="minorHAnsi"/>
                <w:sz w:val="20"/>
                <w:szCs w:val="20"/>
              </w:rPr>
            </w:pPr>
            <w:r w:rsidRPr="002A6148">
              <w:rPr>
                <w:rFonts w:cstheme="minorHAnsi"/>
                <w:sz w:val="20"/>
                <w:szCs w:val="20"/>
              </w:rPr>
              <w:t>0.183</w:t>
            </w:r>
          </w:p>
        </w:tc>
      </w:tr>
      <w:tr w:rsidR="002A6148" w:rsidRPr="004A2FE2" w14:paraId="5F6832CB" w14:textId="555F6DE1" w:rsidTr="00625F24">
        <w:trPr>
          <w:trHeight w:val="148"/>
        </w:trPr>
        <w:tc>
          <w:tcPr>
            <w:tcW w:w="0" w:type="auto"/>
          </w:tcPr>
          <w:p w14:paraId="27704CFB" w14:textId="68362FB2" w:rsidR="002A6148" w:rsidRPr="00625F24" w:rsidRDefault="002A6148" w:rsidP="002A6148">
            <w:pPr>
              <w:spacing w:after="0"/>
              <w:jc w:val="center"/>
              <w:rPr>
                <w:rFonts w:cstheme="minorHAnsi"/>
                <w:sz w:val="20"/>
                <w:szCs w:val="20"/>
              </w:rPr>
            </w:pPr>
            <w:r w:rsidRPr="00625F24">
              <w:rPr>
                <w:rFonts w:cstheme="minorHAnsi"/>
                <w:sz w:val="20"/>
                <w:szCs w:val="20"/>
              </w:rPr>
              <w:t>Zr</w:t>
            </w:r>
          </w:p>
        </w:tc>
        <w:tc>
          <w:tcPr>
            <w:tcW w:w="0" w:type="auto"/>
          </w:tcPr>
          <w:p w14:paraId="1A45FFB2" w14:textId="3E387206" w:rsidR="002A6148" w:rsidRPr="00625F24" w:rsidRDefault="002A6148" w:rsidP="002A6148">
            <w:pPr>
              <w:spacing w:after="0"/>
              <w:jc w:val="center"/>
              <w:rPr>
                <w:rFonts w:cstheme="minorHAnsi"/>
                <w:sz w:val="20"/>
                <w:szCs w:val="20"/>
              </w:rPr>
            </w:pPr>
            <w:r w:rsidRPr="00625F24">
              <w:rPr>
                <w:rFonts w:cstheme="minorHAnsi"/>
                <w:sz w:val="20"/>
                <w:szCs w:val="20"/>
              </w:rPr>
              <w:t>91.22</w:t>
            </w:r>
          </w:p>
        </w:tc>
        <w:tc>
          <w:tcPr>
            <w:tcW w:w="0" w:type="auto"/>
          </w:tcPr>
          <w:p w14:paraId="0379E869" w14:textId="314C9713" w:rsidR="002A6148" w:rsidRPr="002A6148" w:rsidRDefault="002A6148" w:rsidP="002A6148">
            <w:pPr>
              <w:spacing w:after="0"/>
              <w:jc w:val="center"/>
              <w:rPr>
                <w:rFonts w:cstheme="minorHAnsi"/>
                <w:sz w:val="20"/>
                <w:szCs w:val="20"/>
              </w:rPr>
            </w:pPr>
            <w:r w:rsidRPr="002A6148">
              <w:rPr>
                <w:rFonts w:cstheme="minorHAnsi"/>
                <w:sz w:val="20"/>
                <w:szCs w:val="20"/>
              </w:rPr>
              <w:t>ZrO</w:t>
            </w:r>
            <w:r w:rsidRPr="002A6148">
              <w:rPr>
                <w:rFonts w:cstheme="minorHAnsi"/>
                <w:sz w:val="20"/>
                <w:szCs w:val="20"/>
                <w:vertAlign w:val="subscript"/>
              </w:rPr>
              <w:t>2</w:t>
            </w:r>
          </w:p>
        </w:tc>
        <w:tc>
          <w:tcPr>
            <w:tcW w:w="0" w:type="auto"/>
          </w:tcPr>
          <w:p w14:paraId="2BF4C603" w14:textId="624C79E2"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14700B90" w14:textId="2AECC5F8"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750322A3" w14:textId="58738007" w:rsidR="002A6148" w:rsidRPr="002A6148" w:rsidRDefault="002A6148" w:rsidP="002A6148">
            <w:pPr>
              <w:spacing w:after="0"/>
              <w:jc w:val="center"/>
              <w:rPr>
                <w:rFonts w:cstheme="minorHAnsi"/>
                <w:sz w:val="20"/>
                <w:szCs w:val="20"/>
              </w:rPr>
            </w:pPr>
            <w:r w:rsidRPr="002A6148">
              <w:rPr>
                <w:rFonts w:cstheme="minorHAnsi"/>
                <w:sz w:val="20"/>
                <w:szCs w:val="20"/>
              </w:rPr>
              <w:t>0.351</w:t>
            </w:r>
          </w:p>
        </w:tc>
      </w:tr>
      <w:tr w:rsidR="002A6148" w:rsidRPr="004A2FE2" w14:paraId="4B541BFB" w14:textId="5026975E" w:rsidTr="00625F24">
        <w:trPr>
          <w:trHeight w:val="148"/>
        </w:trPr>
        <w:tc>
          <w:tcPr>
            <w:tcW w:w="0" w:type="auto"/>
          </w:tcPr>
          <w:p w14:paraId="3B717667" w14:textId="0B30AB37" w:rsidR="002A6148" w:rsidRPr="00625F24" w:rsidRDefault="002A6148" w:rsidP="002A6148">
            <w:pPr>
              <w:spacing w:after="0"/>
              <w:jc w:val="center"/>
              <w:rPr>
                <w:rFonts w:cstheme="minorHAnsi"/>
                <w:sz w:val="20"/>
                <w:szCs w:val="20"/>
              </w:rPr>
            </w:pPr>
            <w:r w:rsidRPr="00625F24">
              <w:rPr>
                <w:rFonts w:cstheme="minorHAnsi"/>
                <w:sz w:val="20"/>
                <w:szCs w:val="20"/>
              </w:rPr>
              <w:t>Mo</w:t>
            </w:r>
          </w:p>
        </w:tc>
        <w:tc>
          <w:tcPr>
            <w:tcW w:w="0" w:type="auto"/>
          </w:tcPr>
          <w:p w14:paraId="0AD83366" w14:textId="598DAED5" w:rsidR="002A6148" w:rsidRPr="00625F24" w:rsidRDefault="002A6148" w:rsidP="002A6148">
            <w:pPr>
              <w:spacing w:after="0"/>
              <w:jc w:val="center"/>
              <w:rPr>
                <w:rFonts w:cstheme="minorHAnsi"/>
                <w:sz w:val="20"/>
                <w:szCs w:val="20"/>
              </w:rPr>
            </w:pPr>
            <w:r w:rsidRPr="00625F24">
              <w:rPr>
                <w:rFonts w:cstheme="minorHAnsi"/>
                <w:sz w:val="20"/>
                <w:szCs w:val="20"/>
              </w:rPr>
              <w:t>95.94</w:t>
            </w:r>
          </w:p>
        </w:tc>
        <w:tc>
          <w:tcPr>
            <w:tcW w:w="0" w:type="auto"/>
          </w:tcPr>
          <w:p w14:paraId="6FF2CA8D" w14:textId="62036A94" w:rsidR="002A6148" w:rsidRPr="002A6148" w:rsidRDefault="002A6148" w:rsidP="002A6148">
            <w:pPr>
              <w:spacing w:after="0"/>
              <w:jc w:val="center"/>
              <w:rPr>
                <w:rFonts w:cstheme="minorHAnsi"/>
                <w:sz w:val="20"/>
                <w:szCs w:val="20"/>
              </w:rPr>
            </w:pPr>
            <w:r w:rsidRPr="002A6148">
              <w:rPr>
                <w:rFonts w:cstheme="minorHAnsi"/>
                <w:sz w:val="20"/>
                <w:szCs w:val="20"/>
              </w:rPr>
              <w:t>MoO</w:t>
            </w:r>
            <w:r w:rsidRPr="002A6148">
              <w:rPr>
                <w:rFonts w:cstheme="minorHAnsi"/>
                <w:sz w:val="20"/>
                <w:szCs w:val="20"/>
                <w:vertAlign w:val="subscript"/>
              </w:rPr>
              <w:t>2</w:t>
            </w:r>
          </w:p>
        </w:tc>
        <w:tc>
          <w:tcPr>
            <w:tcW w:w="0" w:type="auto"/>
          </w:tcPr>
          <w:p w14:paraId="4DF7C068" w14:textId="381C8808" w:rsidR="002A6148" w:rsidRPr="002A6148" w:rsidRDefault="002A6148" w:rsidP="002A6148">
            <w:pPr>
              <w:spacing w:after="0"/>
              <w:jc w:val="center"/>
              <w:rPr>
                <w:rFonts w:cstheme="minorHAnsi"/>
                <w:sz w:val="20"/>
                <w:szCs w:val="20"/>
              </w:rPr>
            </w:pPr>
            <w:r w:rsidRPr="002A6148">
              <w:rPr>
                <w:rFonts w:cstheme="minorHAnsi"/>
                <w:sz w:val="20"/>
                <w:szCs w:val="20"/>
              </w:rPr>
              <w:t>MoO</w:t>
            </w:r>
            <w:r w:rsidRPr="002A6148">
              <w:rPr>
                <w:rFonts w:cstheme="minorHAnsi"/>
                <w:sz w:val="20"/>
                <w:szCs w:val="20"/>
                <w:vertAlign w:val="subscript"/>
              </w:rPr>
              <w:t>3</w:t>
            </w:r>
          </w:p>
        </w:tc>
        <w:tc>
          <w:tcPr>
            <w:tcW w:w="0" w:type="auto"/>
          </w:tcPr>
          <w:p w14:paraId="116EA71E" w14:textId="399B73B2"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1D11587" w14:textId="1BB256DF" w:rsidR="002A6148" w:rsidRPr="002A6148" w:rsidRDefault="002A6148" w:rsidP="002A6148">
            <w:pPr>
              <w:spacing w:after="0"/>
              <w:jc w:val="center"/>
              <w:rPr>
                <w:rFonts w:cstheme="minorHAnsi"/>
                <w:sz w:val="20"/>
                <w:szCs w:val="20"/>
              </w:rPr>
            </w:pPr>
            <w:r w:rsidRPr="002A6148">
              <w:rPr>
                <w:rFonts w:cstheme="minorHAnsi"/>
                <w:sz w:val="20"/>
                <w:szCs w:val="20"/>
              </w:rPr>
              <w:t>0.417</w:t>
            </w:r>
          </w:p>
        </w:tc>
      </w:tr>
      <w:tr w:rsidR="002A6148" w:rsidRPr="004A2FE2" w14:paraId="3B42F696" w14:textId="59EBD1E0" w:rsidTr="00625F24">
        <w:trPr>
          <w:trHeight w:val="148"/>
        </w:trPr>
        <w:tc>
          <w:tcPr>
            <w:tcW w:w="0" w:type="auto"/>
          </w:tcPr>
          <w:p w14:paraId="74C250BC" w14:textId="5A75AE96" w:rsidR="002A6148" w:rsidRPr="00625F24" w:rsidRDefault="002A6148" w:rsidP="002A6148">
            <w:pPr>
              <w:spacing w:after="0"/>
              <w:jc w:val="center"/>
              <w:rPr>
                <w:rFonts w:cstheme="minorHAnsi"/>
                <w:sz w:val="20"/>
                <w:szCs w:val="20"/>
              </w:rPr>
            </w:pPr>
            <w:r w:rsidRPr="00625F24">
              <w:rPr>
                <w:rFonts w:cstheme="minorHAnsi"/>
                <w:sz w:val="20"/>
                <w:szCs w:val="20"/>
              </w:rPr>
              <w:t>Pd</w:t>
            </w:r>
          </w:p>
        </w:tc>
        <w:tc>
          <w:tcPr>
            <w:tcW w:w="0" w:type="auto"/>
          </w:tcPr>
          <w:p w14:paraId="5DA0335B" w14:textId="6EE6B4B0" w:rsidR="002A6148" w:rsidRPr="00625F24" w:rsidRDefault="002A6148" w:rsidP="002A6148">
            <w:pPr>
              <w:spacing w:after="0"/>
              <w:jc w:val="center"/>
              <w:rPr>
                <w:rFonts w:cstheme="minorHAnsi"/>
                <w:sz w:val="20"/>
                <w:szCs w:val="20"/>
              </w:rPr>
            </w:pPr>
            <w:r w:rsidRPr="00625F24">
              <w:rPr>
                <w:rFonts w:cstheme="minorHAnsi"/>
                <w:sz w:val="20"/>
                <w:szCs w:val="20"/>
              </w:rPr>
              <w:t>106.42</w:t>
            </w:r>
          </w:p>
        </w:tc>
        <w:tc>
          <w:tcPr>
            <w:tcW w:w="0" w:type="auto"/>
          </w:tcPr>
          <w:p w14:paraId="0F61F372" w14:textId="23BB6F5F" w:rsidR="002A6148" w:rsidRPr="002A6148" w:rsidRDefault="002A6148" w:rsidP="002A6148">
            <w:pPr>
              <w:spacing w:after="0"/>
              <w:jc w:val="center"/>
              <w:rPr>
                <w:rFonts w:cstheme="minorHAnsi"/>
                <w:sz w:val="20"/>
                <w:szCs w:val="20"/>
              </w:rPr>
            </w:pPr>
            <w:proofErr w:type="spellStart"/>
            <w:r w:rsidRPr="002A6148">
              <w:rPr>
                <w:rFonts w:cstheme="minorHAnsi"/>
                <w:sz w:val="20"/>
                <w:szCs w:val="20"/>
              </w:rPr>
              <w:t>PdO</w:t>
            </w:r>
            <w:proofErr w:type="spellEnd"/>
          </w:p>
        </w:tc>
        <w:tc>
          <w:tcPr>
            <w:tcW w:w="0" w:type="auto"/>
          </w:tcPr>
          <w:p w14:paraId="766203B1" w14:textId="68AC587D" w:rsidR="002A6148" w:rsidRPr="002A6148" w:rsidRDefault="002A6148" w:rsidP="002A6148">
            <w:pPr>
              <w:spacing w:after="0"/>
              <w:jc w:val="center"/>
              <w:rPr>
                <w:rFonts w:cstheme="minorHAnsi"/>
                <w:sz w:val="20"/>
                <w:szCs w:val="20"/>
              </w:rPr>
            </w:pPr>
            <w:r w:rsidRPr="002A6148">
              <w:rPr>
                <w:rFonts w:cstheme="minorHAnsi"/>
                <w:sz w:val="20"/>
                <w:szCs w:val="20"/>
              </w:rPr>
              <w:t>PdO</w:t>
            </w:r>
            <w:r w:rsidRPr="002A6148">
              <w:rPr>
                <w:rFonts w:cstheme="minorHAnsi"/>
                <w:sz w:val="20"/>
                <w:szCs w:val="20"/>
                <w:vertAlign w:val="subscript"/>
              </w:rPr>
              <w:t>2</w:t>
            </w:r>
          </w:p>
        </w:tc>
        <w:tc>
          <w:tcPr>
            <w:tcW w:w="0" w:type="auto"/>
          </w:tcPr>
          <w:p w14:paraId="3933CB5D" w14:textId="36CBB077"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16BE9F90" w14:textId="3F3DA524" w:rsidR="002A6148" w:rsidRPr="002A6148" w:rsidRDefault="002A6148" w:rsidP="002A6148">
            <w:pPr>
              <w:spacing w:after="0"/>
              <w:jc w:val="center"/>
              <w:rPr>
                <w:rFonts w:cstheme="minorHAnsi"/>
                <w:sz w:val="20"/>
                <w:szCs w:val="20"/>
              </w:rPr>
            </w:pPr>
            <w:r w:rsidRPr="002A6148">
              <w:rPr>
                <w:rFonts w:cstheme="minorHAnsi"/>
                <w:sz w:val="20"/>
                <w:szCs w:val="20"/>
              </w:rPr>
              <w:t>0.226</w:t>
            </w:r>
          </w:p>
        </w:tc>
      </w:tr>
      <w:tr w:rsidR="002A6148" w:rsidRPr="004A2FE2" w14:paraId="10A3A0D0" w14:textId="2B5F6E5F" w:rsidTr="00625F24">
        <w:trPr>
          <w:trHeight w:val="148"/>
        </w:trPr>
        <w:tc>
          <w:tcPr>
            <w:tcW w:w="0" w:type="auto"/>
          </w:tcPr>
          <w:p w14:paraId="12FA9B42" w14:textId="7F601096" w:rsidR="002A6148" w:rsidRPr="00625F24" w:rsidRDefault="002A6148" w:rsidP="002A6148">
            <w:pPr>
              <w:spacing w:after="0"/>
              <w:jc w:val="center"/>
              <w:rPr>
                <w:rFonts w:cstheme="minorHAnsi"/>
                <w:sz w:val="20"/>
                <w:szCs w:val="20"/>
              </w:rPr>
            </w:pPr>
            <w:r w:rsidRPr="00625F24">
              <w:rPr>
                <w:rFonts w:cstheme="minorHAnsi"/>
                <w:sz w:val="20"/>
                <w:szCs w:val="20"/>
              </w:rPr>
              <w:t>Ag</w:t>
            </w:r>
          </w:p>
        </w:tc>
        <w:tc>
          <w:tcPr>
            <w:tcW w:w="0" w:type="auto"/>
          </w:tcPr>
          <w:p w14:paraId="3322E062" w14:textId="16BA1F24" w:rsidR="002A6148" w:rsidRPr="00625F24" w:rsidRDefault="002A6148" w:rsidP="002A6148">
            <w:pPr>
              <w:spacing w:after="0"/>
              <w:jc w:val="center"/>
              <w:rPr>
                <w:rFonts w:cstheme="minorHAnsi"/>
                <w:sz w:val="20"/>
                <w:szCs w:val="20"/>
              </w:rPr>
            </w:pPr>
            <w:r w:rsidRPr="00625F24">
              <w:rPr>
                <w:rFonts w:cstheme="minorHAnsi"/>
                <w:sz w:val="20"/>
                <w:szCs w:val="20"/>
              </w:rPr>
              <w:t>107.87</w:t>
            </w:r>
          </w:p>
        </w:tc>
        <w:tc>
          <w:tcPr>
            <w:tcW w:w="0" w:type="auto"/>
          </w:tcPr>
          <w:p w14:paraId="689C85C7" w14:textId="3AF51CBC" w:rsidR="002A6148" w:rsidRPr="002A6148" w:rsidRDefault="002A6148" w:rsidP="002A6148">
            <w:pPr>
              <w:spacing w:after="0"/>
              <w:jc w:val="center"/>
              <w:rPr>
                <w:rFonts w:cstheme="minorHAnsi"/>
                <w:sz w:val="20"/>
                <w:szCs w:val="20"/>
              </w:rPr>
            </w:pPr>
            <w:r w:rsidRPr="002A6148">
              <w:rPr>
                <w:rFonts w:cstheme="minorHAnsi"/>
                <w:sz w:val="20"/>
                <w:szCs w:val="20"/>
              </w:rPr>
              <w:t>Ag</w:t>
            </w:r>
            <w:r w:rsidRPr="002A6148">
              <w:rPr>
                <w:rFonts w:cstheme="minorHAnsi"/>
                <w:sz w:val="20"/>
                <w:szCs w:val="20"/>
                <w:vertAlign w:val="subscript"/>
              </w:rPr>
              <w:t>2</w:t>
            </w:r>
            <w:r w:rsidRPr="002A6148">
              <w:rPr>
                <w:rFonts w:cstheme="minorHAnsi"/>
                <w:sz w:val="20"/>
                <w:szCs w:val="20"/>
              </w:rPr>
              <w:t>O</w:t>
            </w:r>
          </w:p>
        </w:tc>
        <w:tc>
          <w:tcPr>
            <w:tcW w:w="0" w:type="auto"/>
          </w:tcPr>
          <w:p w14:paraId="7C3D97B8" w14:textId="685C3D26"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5D47954" w14:textId="35A2C760"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A13DB77" w14:textId="40C78F48" w:rsidR="002A6148" w:rsidRPr="002A6148" w:rsidRDefault="002A6148" w:rsidP="002A6148">
            <w:pPr>
              <w:spacing w:after="0"/>
              <w:jc w:val="center"/>
              <w:rPr>
                <w:rFonts w:cstheme="minorHAnsi"/>
                <w:sz w:val="20"/>
                <w:szCs w:val="20"/>
              </w:rPr>
            </w:pPr>
            <w:r w:rsidRPr="002A6148">
              <w:rPr>
                <w:rFonts w:cstheme="minorHAnsi"/>
                <w:sz w:val="20"/>
                <w:szCs w:val="20"/>
              </w:rPr>
              <w:t>0.074</w:t>
            </w:r>
          </w:p>
        </w:tc>
      </w:tr>
      <w:tr w:rsidR="002A6148" w:rsidRPr="004A2FE2" w14:paraId="3E32BCCE" w14:textId="1C80264A" w:rsidTr="00625F24">
        <w:trPr>
          <w:trHeight w:val="148"/>
        </w:trPr>
        <w:tc>
          <w:tcPr>
            <w:tcW w:w="0" w:type="auto"/>
          </w:tcPr>
          <w:p w14:paraId="705CFB70" w14:textId="013354CE" w:rsidR="002A6148" w:rsidRPr="00625F24" w:rsidRDefault="002A6148" w:rsidP="002A6148">
            <w:pPr>
              <w:spacing w:after="0"/>
              <w:jc w:val="center"/>
              <w:rPr>
                <w:rFonts w:cstheme="minorHAnsi"/>
                <w:sz w:val="20"/>
                <w:szCs w:val="20"/>
              </w:rPr>
            </w:pPr>
            <w:r w:rsidRPr="00625F24">
              <w:rPr>
                <w:rFonts w:cstheme="minorHAnsi"/>
                <w:sz w:val="20"/>
                <w:szCs w:val="20"/>
              </w:rPr>
              <w:t>Cd</w:t>
            </w:r>
          </w:p>
        </w:tc>
        <w:tc>
          <w:tcPr>
            <w:tcW w:w="0" w:type="auto"/>
          </w:tcPr>
          <w:p w14:paraId="3A26FA83" w14:textId="76457193" w:rsidR="002A6148" w:rsidRPr="00625F24" w:rsidRDefault="002A6148" w:rsidP="002A6148">
            <w:pPr>
              <w:spacing w:after="0"/>
              <w:jc w:val="center"/>
              <w:rPr>
                <w:rFonts w:cstheme="minorHAnsi"/>
                <w:sz w:val="20"/>
                <w:szCs w:val="20"/>
              </w:rPr>
            </w:pPr>
            <w:r w:rsidRPr="00625F24">
              <w:rPr>
                <w:rFonts w:cstheme="minorHAnsi"/>
                <w:sz w:val="20"/>
                <w:szCs w:val="20"/>
              </w:rPr>
              <w:t>112.41</w:t>
            </w:r>
          </w:p>
        </w:tc>
        <w:tc>
          <w:tcPr>
            <w:tcW w:w="0" w:type="auto"/>
          </w:tcPr>
          <w:p w14:paraId="676A471B" w14:textId="42D09C17" w:rsidR="002A6148" w:rsidRPr="002A6148" w:rsidRDefault="002A6148" w:rsidP="002A6148">
            <w:pPr>
              <w:spacing w:after="0"/>
              <w:jc w:val="center"/>
              <w:rPr>
                <w:rFonts w:cstheme="minorHAnsi"/>
                <w:sz w:val="20"/>
                <w:szCs w:val="20"/>
              </w:rPr>
            </w:pPr>
            <w:proofErr w:type="spellStart"/>
            <w:r w:rsidRPr="002A6148">
              <w:rPr>
                <w:rFonts w:cstheme="minorHAnsi"/>
                <w:sz w:val="20"/>
                <w:szCs w:val="20"/>
              </w:rPr>
              <w:t>CdO</w:t>
            </w:r>
            <w:proofErr w:type="spellEnd"/>
          </w:p>
        </w:tc>
        <w:tc>
          <w:tcPr>
            <w:tcW w:w="0" w:type="auto"/>
          </w:tcPr>
          <w:p w14:paraId="334C4F88" w14:textId="5800FD83"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354D0AF" w14:textId="390A7EA8"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CB3C2C4" w14:textId="62A9B45E" w:rsidR="002A6148" w:rsidRPr="002A6148" w:rsidRDefault="002A6148" w:rsidP="002A6148">
            <w:pPr>
              <w:spacing w:after="0"/>
              <w:jc w:val="center"/>
              <w:rPr>
                <w:rFonts w:cstheme="minorHAnsi"/>
                <w:sz w:val="20"/>
                <w:szCs w:val="20"/>
              </w:rPr>
            </w:pPr>
            <w:r w:rsidRPr="002A6148">
              <w:rPr>
                <w:rFonts w:cstheme="minorHAnsi"/>
                <w:sz w:val="20"/>
                <w:szCs w:val="20"/>
              </w:rPr>
              <w:t>0.142</w:t>
            </w:r>
          </w:p>
        </w:tc>
      </w:tr>
      <w:tr w:rsidR="002A6148" w:rsidRPr="004A2FE2" w14:paraId="612148BA" w14:textId="6552E10B" w:rsidTr="00625F24">
        <w:trPr>
          <w:trHeight w:val="148"/>
        </w:trPr>
        <w:tc>
          <w:tcPr>
            <w:tcW w:w="0" w:type="auto"/>
          </w:tcPr>
          <w:p w14:paraId="3B81FDEF" w14:textId="184C3202" w:rsidR="002A6148" w:rsidRPr="00625F24" w:rsidRDefault="002A6148" w:rsidP="002A6148">
            <w:pPr>
              <w:spacing w:after="0"/>
              <w:jc w:val="center"/>
              <w:rPr>
                <w:rFonts w:cstheme="minorHAnsi"/>
                <w:sz w:val="20"/>
                <w:szCs w:val="20"/>
              </w:rPr>
            </w:pPr>
            <w:r w:rsidRPr="00625F24">
              <w:rPr>
                <w:rFonts w:cstheme="minorHAnsi"/>
                <w:sz w:val="20"/>
                <w:szCs w:val="20"/>
              </w:rPr>
              <w:t>In</w:t>
            </w:r>
          </w:p>
        </w:tc>
        <w:tc>
          <w:tcPr>
            <w:tcW w:w="0" w:type="auto"/>
          </w:tcPr>
          <w:p w14:paraId="04F77E2A" w14:textId="0056F562" w:rsidR="002A6148" w:rsidRPr="00625F24" w:rsidRDefault="002A6148" w:rsidP="002A6148">
            <w:pPr>
              <w:spacing w:after="0"/>
              <w:jc w:val="center"/>
              <w:rPr>
                <w:rFonts w:cstheme="minorHAnsi"/>
                <w:sz w:val="20"/>
                <w:szCs w:val="20"/>
              </w:rPr>
            </w:pPr>
            <w:r w:rsidRPr="00625F24">
              <w:rPr>
                <w:rFonts w:cstheme="minorHAnsi"/>
                <w:sz w:val="20"/>
                <w:szCs w:val="20"/>
              </w:rPr>
              <w:t>114.82</w:t>
            </w:r>
          </w:p>
        </w:tc>
        <w:tc>
          <w:tcPr>
            <w:tcW w:w="0" w:type="auto"/>
          </w:tcPr>
          <w:p w14:paraId="682D090D" w14:textId="237962FA" w:rsidR="002A6148" w:rsidRPr="002A6148" w:rsidRDefault="002A6148" w:rsidP="002A6148">
            <w:pPr>
              <w:spacing w:after="0"/>
              <w:jc w:val="center"/>
              <w:rPr>
                <w:rFonts w:cstheme="minorHAnsi"/>
                <w:sz w:val="20"/>
                <w:szCs w:val="20"/>
              </w:rPr>
            </w:pPr>
            <w:r w:rsidRPr="002A6148">
              <w:rPr>
                <w:rFonts w:cstheme="minorHAnsi"/>
                <w:sz w:val="20"/>
                <w:szCs w:val="20"/>
              </w:rPr>
              <w:t>In</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43C306AF" w14:textId="02D6C8B9"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123C9BC6" w14:textId="04DF01A8"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3C45EA3E" w14:textId="7A4F3018" w:rsidR="002A6148" w:rsidRPr="002A6148" w:rsidRDefault="002A6148" w:rsidP="002A6148">
            <w:pPr>
              <w:spacing w:after="0"/>
              <w:jc w:val="center"/>
              <w:rPr>
                <w:rFonts w:cstheme="minorHAnsi"/>
                <w:sz w:val="20"/>
                <w:szCs w:val="20"/>
              </w:rPr>
            </w:pPr>
            <w:r w:rsidRPr="002A6148">
              <w:rPr>
                <w:rFonts w:cstheme="minorHAnsi"/>
                <w:sz w:val="20"/>
                <w:szCs w:val="20"/>
              </w:rPr>
              <w:t>0.209</w:t>
            </w:r>
          </w:p>
        </w:tc>
      </w:tr>
      <w:tr w:rsidR="002A6148" w:rsidRPr="004A2FE2" w14:paraId="03092786" w14:textId="11607EBC" w:rsidTr="00625F24">
        <w:trPr>
          <w:trHeight w:val="148"/>
        </w:trPr>
        <w:tc>
          <w:tcPr>
            <w:tcW w:w="0" w:type="auto"/>
          </w:tcPr>
          <w:p w14:paraId="54F003BA" w14:textId="48EFED03" w:rsidR="002A6148" w:rsidRPr="00625F24" w:rsidRDefault="002A6148" w:rsidP="002A6148">
            <w:pPr>
              <w:spacing w:after="0"/>
              <w:jc w:val="center"/>
              <w:rPr>
                <w:rFonts w:cstheme="minorHAnsi"/>
                <w:sz w:val="20"/>
                <w:szCs w:val="20"/>
              </w:rPr>
            </w:pPr>
            <w:r w:rsidRPr="00625F24">
              <w:rPr>
                <w:rFonts w:cstheme="minorHAnsi"/>
                <w:sz w:val="20"/>
                <w:szCs w:val="20"/>
              </w:rPr>
              <w:t>Sn</w:t>
            </w:r>
          </w:p>
        </w:tc>
        <w:tc>
          <w:tcPr>
            <w:tcW w:w="0" w:type="auto"/>
          </w:tcPr>
          <w:p w14:paraId="16CBCF97" w14:textId="2478ACAD" w:rsidR="002A6148" w:rsidRPr="00625F24" w:rsidRDefault="002A6148" w:rsidP="002A6148">
            <w:pPr>
              <w:spacing w:after="0"/>
              <w:jc w:val="center"/>
              <w:rPr>
                <w:rFonts w:cstheme="minorHAnsi"/>
                <w:sz w:val="20"/>
                <w:szCs w:val="20"/>
              </w:rPr>
            </w:pPr>
            <w:r w:rsidRPr="00625F24">
              <w:rPr>
                <w:rFonts w:cstheme="minorHAnsi"/>
                <w:sz w:val="20"/>
                <w:szCs w:val="20"/>
              </w:rPr>
              <w:t>118.71</w:t>
            </w:r>
          </w:p>
        </w:tc>
        <w:tc>
          <w:tcPr>
            <w:tcW w:w="0" w:type="auto"/>
          </w:tcPr>
          <w:p w14:paraId="67591EE0" w14:textId="4AF5040B" w:rsidR="002A6148" w:rsidRPr="002A6148" w:rsidRDefault="002A6148" w:rsidP="002A6148">
            <w:pPr>
              <w:spacing w:after="0"/>
              <w:jc w:val="center"/>
              <w:rPr>
                <w:rFonts w:cstheme="minorHAnsi"/>
                <w:sz w:val="20"/>
                <w:szCs w:val="20"/>
              </w:rPr>
            </w:pPr>
            <w:proofErr w:type="spellStart"/>
            <w:r w:rsidRPr="002A6148">
              <w:rPr>
                <w:rFonts w:cstheme="minorHAnsi"/>
                <w:sz w:val="20"/>
                <w:szCs w:val="20"/>
              </w:rPr>
              <w:t>SnO</w:t>
            </w:r>
            <w:proofErr w:type="spellEnd"/>
          </w:p>
        </w:tc>
        <w:tc>
          <w:tcPr>
            <w:tcW w:w="0" w:type="auto"/>
          </w:tcPr>
          <w:p w14:paraId="3963EF14" w14:textId="34A8E3F4" w:rsidR="002A6148" w:rsidRPr="002A6148" w:rsidRDefault="002A6148" w:rsidP="002A6148">
            <w:pPr>
              <w:spacing w:after="0"/>
              <w:jc w:val="center"/>
              <w:rPr>
                <w:rFonts w:cstheme="minorHAnsi"/>
                <w:sz w:val="20"/>
                <w:szCs w:val="20"/>
              </w:rPr>
            </w:pPr>
            <w:r w:rsidRPr="002A6148">
              <w:rPr>
                <w:rFonts w:cstheme="minorHAnsi"/>
                <w:sz w:val="20"/>
                <w:szCs w:val="20"/>
              </w:rPr>
              <w:t>SnO</w:t>
            </w:r>
            <w:r w:rsidRPr="002A6148">
              <w:rPr>
                <w:rFonts w:cstheme="minorHAnsi"/>
                <w:sz w:val="20"/>
                <w:szCs w:val="20"/>
                <w:vertAlign w:val="subscript"/>
              </w:rPr>
              <w:t>2</w:t>
            </w:r>
          </w:p>
        </w:tc>
        <w:tc>
          <w:tcPr>
            <w:tcW w:w="0" w:type="auto"/>
          </w:tcPr>
          <w:p w14:paraId="4380AE37" w14:textId="4E3DC5D5"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F99C931" w14:textId="32DB4D14" w:rsidR="002A6148" w:rsidRPr="002A6148" w:rsidRDefault="002A6148" w:rsidP="002A6148">
            <w:pPr>
              <w:spacing w:after="0"/>
              <w:jc w:val="center"/>
              <w:rPr>
                <w:rFonts w:cstheme="minorHAnsi"/>
                <w:sz w:val="20"/>
                <w:szCs w:val="20"/>
              </w:rPr>
            </w:pPr>
            <w:r w:rsidRPr="002A6148">
              <w:rPr>
                <w:rFonts w:cstheme="minorHAnsi"/>
                <w:sz w:val="20"/>
                <w:szCs w:val="20"/>
              </w:rPr>
              <w:t>0.202</w:t>
            </w:r>
          </w:p>
        </w:tc>
      </w:tr>
      <w:tr w:rsidR="002A6148" w:rsidRPr="004A2FE2" w14:paraId="2B2AE919" w14:textId="326CD783" w:rsidTr="00625F24">
        <w:trPr>
          <w:trHeight w:val="148"/>
        </w:trPr>
        <w:tc>
          <w:tcPr>
            <w:tcW w:w="0" w:type="auto"/>
          </w:tcPr>
          <w:p w14:paraId="113DE36C" w14:textId="41C1CC25" w:rsidR="002A6148" w:rsidRPr="00625F24" w:rsidRDefault="002A6148" w:rsidP="002A6148">
            <w:pPr>
              <w:spacing w:after="0"/>
              <w:jc w:val="center"/>
              <w:rPr>
                <w:rFonts w:cstheme="minorHAnsi"/>
                <w:sz w:val="20"/>
                <w:szCs w:val="20"/>
              </w:rPr>
            </w:pPr>
            <w:r w:rsidRPr="00625F24">
              <w:rPr>
                <w:rFonts w:cstheme="minorHAnsi"/>
                <w:sz w:val="20"/>
                <w:szCs w:val="20"/>
              </w:rPr>
              <w:t>Sb</w:t>
            </w:r>
          </w:p>
        </w:tc>
        <w:tc>
          <w:tcPr>
            <w:tcW w:w="0" w:type="auto"/>
          </w:tcPr>
          <w:p w14:paraId="0E4A725E" w14:textId="1230B3DC" w:rsidR="002A6148" w:rsidRPr="00625F24" w:rsidRDefault="002A6148" w:rsidP="002A6148">
            <w:pPr>
              <w:spacing w:after="0"/>
              <w:jc w:val="center"/>
              <w:rPr>
                <w:rFonts w:cstheme="minorHAnsi"/>
                <w:sz w:val="20"/>
                <w:szCs w:val="20"/>
              </w:rPr>
            </w:pPr>
            <w:r w:rsidRPr="00625F24">
              <w:rPr>
                <w:rFonts w:cstheme="minorHAnsi"/>
                <w:sz w:val="20"/>
                <w:szCs w:val="20"/>
              </w:rPr>
              <w:t>121.76</w:t>
            </w:r>
          </w:p>
        </w:tc>
        <w:tc>
          <w:tcPr>
            <w:tcW w:w="0" w:type="auto"/>
          </w:tcPr>
          <w:p w14:paraId="06A60F78" w14:textId="2228C3CC" w:rsidR="002A6148" w:rsidRPr="002A6148" w:rsidRDefault="002A6148" w:rsidP="002A6148">
            <w:pPr>
              <w:spacing w:after="0"/>
              <w:jc w:val="center"/>
              <w:rPr>
                <w:rFonts w:cstheme="minorHAnsi"/>
                <w:sz w:val="20"/>
                <w:szCs w:val="20"/>
              </w:rPr>
            </w:pPr>
            <w:r w:rsidRPr="002A6148">
              <w:rPr>
                <w:rFonts w:cstheme="minorHAnsi"/>
                <w:sz w:val="20"/>
                <w:szCs w:val="20"/>
              </w:rPr>
              <w:t>Sb</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49422F43" w14:textId="10EC202F" w:rsidR="002A6148" w:rsidRPr="002A6148" w:rsidRDefault="002A6148" w:rsidP="002A6148">
            <w:pPr>
              <w:spacing w:after="0"/>
              <w:jc w:val="center"/>
              <w:rPr>
                <w:rFonts w:cstheme="minorHAnsi"/>
                <w:sz w:val="20"/>
                <w:szCs w:val="20"/>
              </w:rPr>
            </w:pPr>
            <w:r w:rsidRPr="002A6148">
              <w:rPr>
                <w:rFonts w:cstheme="minorHAnsi"/>
                <w:sz w:val="20"/>
                <w:szCs w:val="20"/>
              </w:rPr>
              <w:t>Sb</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5</w:t>
            </w:r>
          </w:p>
        </w:tc>
        <w:tc>
          <w:tcPr>
            <w:tcW w:w="0" w:type="auto"/>
          </w:tcPr>
          <w:p w14:paraId="773021A8" w14:textId="4D9B71F5"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9B52E9A" w14:textId="5F6F9766" w:rsidR="002A6148" w:rsidRPr="002A6148" w:rsidRDefault="002A6148" w:rsidP="002A6148">
            <w:pPr>
              <w:spacing w:after="0"/>
              <w:jc w:val="center"/>
              <w:rPr>
                <w:rFonts w:cstheme="minorHAnsi"/>
                <w:sz w:val="20"/>
                <w:szCs w:val="20"/>
              </w:rPr>
            </w:pPr>
            <w:r w:rsidRPr="002A6148">
              <w:rPr>
                <w:rFonts w:cstheme="minorHAnsi"/>
                <w:sz w:val="20"/>
                <w:szCs w:val="20"/>
              </w:rPr>
              <w:t>0.263</w:t>
            </w:r>
          </w:p>
        </w:tc>
      </w:tr>
      <w:tr w:rsidR="002A6148" w:rsidRPr="004A2FE2" w14:paraId="1DD4DA1D" w14:textId="55D3FA7A" w:rsidTr="00625F24">
        <w:trPr>
          <w:trHeight w:val="148"/>
        </w:trPr>
        <w:tc>
          <w:tcPr>
            <w:tcW w:w="0" w:type="auto"/>
          </w:tcPr>
          <w:p w14:paraId="283D3B4D" w14:textId="0DFF87A2" w:rsidR="002A6148" w:rsidRPr="00625F24" w:rsidRDefault="002A6148" w:rsidP="002A6148">
            <w:pPr>
              <w:spacing w:after="0"/>
              <w:jc w:val="center"/>
              <w:rPr>
                <w:rFonts w:cstheme="minorHAnsi"/>
                <w:sz w:val="20"/>
                <w:szCs w:val="20"/>
              </w:rPr>
            </w:pPr>
            <w:r w:rsidRPr="00625F24">
              <w:rPr>
                <w:rFonts w:cstheme="minorHAnsi"/>
                <w:sz w:val="20"/>
                <w:szCs w:val="20"/>
              </w:rPr>
              <w:t>Ba</w:t>
            </w:r>
          </w:p>
        </w:tc>
        <w:tc>
          <w:tcPr>
            <w:tcW w:w="0" w:type="auto"/>
          </w:tcPr>
          <w:p w14:paraId="5018BCEF" w14:textId="50E7C516" w:rsidR="002A6148" w:rsidRPr="00625F24" w:rsidRDefault="002A6148" w:rsidP="002A6148">
            <w:pPr>
              <w:spacing w:after="0"/>
              <w:jc w:val="center"/>
              <w:rPr>
                <w:rFonts w:cstheme="minorHAnsi"/>
                <w:sz w:val="20"/>
                <w:szCs w:val="20"/>
              </w:rPr>
            </w:pPr>
            <w:r w:rsidRPr="00625F24">
              <w:rPr>
                <w:rFonts w:cstheme="minorHAnsi"/>
                <w:sz w:val="20"/>
                <w:szCs w:val="20"/>
              </w:rPr>
              <w:t>137.33</w:t>
            </w:r>
          </w:p>
        </w:tc>
        <w:tc>
          <w:tcPr>
            <w:tcW w:w="0" w:type="auto"/>
          </w:tcPr>
          <w:p w14:paraId="216DE752" w14:textId="57100443" w:rsidR="002A6148" w:rsidRPr="002A6148" w:rsidRDefault="002A6148" w:rsidP="002A6148">
            <w:pPr>
              <w:spacing w:after="0"/>
              <w:jc w:val="center"/>
              <w:rPr>
                <w:rFonts w:cstheme="minorHAnsi"/>
                <w:sz w:val="20"/>
                <w:szCs w:val="20"/>
              </w:rPr>
            </w:pPr>
            <w:proofErr w:type="spellStart"/>
            <w:r w:rsidRPr="002A6148">
              <w:rPr>
                <w:rFonts w:cstheme="minorHAnsi"/>
                <w:sz w:val="20"/>
                <w:szCs w:val="20"/>
              </w:rPr>
              <w:t>BaO</w:t>
            </w:r>
            <w:proofErr w:type="spellEnd"/>
          </w:p>
        </w:tc>
        <w:tc>
          <w:tcPr>
            <w:tcW w:w="0" w:type="auto"/>
          </w:tcPr>
          <w:p w14:paraId="2D7BD627" w14:textId="1C8060DF"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CD4115E" w14:textId="04111F63"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DF42A67" w14:textId="1FEDBA4F" w:rsidR="002A6148" w:rsidRPr="002A6148" w:rsidRDefault="002A6148" w:rsidP="002A6148">
            <w:pPr>
              <w:spacing w:after="0"/>
              <w:jc w:val="center"/>
              <w:rPr>
                <w:rFonts w:cstheme="minorHAnsi"/>
                <w:sz w:val="20"/>
                <w:szCs w:val="20"/>
              </w:rPr>
            </w:pPr>
            <w:r w:rsidRPr="002A6148">
              <w:rPr>
                <w:rFonts w:cstheme="minorHAnsi"/>
                <w:sz w:val="20"/>
                <w:szCs w:val="20"/>
              </w:rPr>
              <w:t>0.117</w:t>
            </w:r>
          </w:p>
        </w:tc>
      </w:tr>
      <w:tr w:rsidR="002A6148" w:rsidRPr="004A2FE2" w14:paraId="0BED7176" w14:textId="79AB5243" w:rsidTr="00625F24">
        <w:trPr>
          <w:trHeight w:val="148"/>
        </w:trPr>
        <w:tc>
          <w:tcPr>
            <w:tcW w:w="0" w:type="auto"/>
          </w:tcPr>
          <w:p w14:paraId="09C05E75" w14:textId="72352395" w:rsidR="002A6148" w:rsidRPr="00625F24" w:rsidRDefault="002A6148" w:rsidP="002A6148">
            <w:pPr>
              <w:spacing w:after="0"/>
              <w:jc w:val="center"/>
              <w:rPr>
                <w:rFonts w:cstheme="minorHAnsi"/>
                <w:sz w:val="20"/>
                <w:szCs w:val="20"/>
              </w:rPr>
            </w:pPr>
            <w:r w:rsidRPr="00625F24">
              <w:rPr>
                <w:rFonts w:cstheme="minorHAnsi"/>
                <w:sz w:val="20"/>
                <w:szCs w:val="20"/>
              </w:rPr>
              <w:t>La</w:t>
            </w:r>
          </w:p>
        </w:tc>
        <w:tc>
          <w:tcPr>
            <w:tcW w:w="0" w:type="auto"/>
          </w:tcPr>
          <w:p w14:paraId="33F472C4" w14:textId="39698874" w:rsidR="002A6148" w:rsidRPr="00625F24" w:rsidRDefault="002A6148" w:rsidP="002A6148">
            <w:pPr>
              <w:spacing w:after="0"/>
              <w:jc w:val="center"/>
              <w:rPr>
                <w:rFonts w:cstheme="minorHAnsi"/>
                <w:sz w:val="20"/>
                <w:szCs w:val="20"/>
              </w:rPr>
            </w:pPr>
            <w:r w:rsidRPr="00625F24">
              <w:rPr>
                <w:rFonts w:cstheme="minorHAnsi"/>
                <w:sz w:val="20"/>
                <w:szCs w:val="20"/>
              </w:rPr>
              <w:t>138.91</w:t>
            </w:r>
          </w:p>
        </w:tc>
        <w:tc>
          <w:tcPr>
            <w:tcW w:w="0" w:type="auto"/>
          </w:tcPr>
          <w:p w14:paraId="7D0158D1" w14:textId="7E113C04" w:rsidR="002A6148" w:rsidRPr="002A6148" w:rsidRDefault="002A6148" w:rsidP="002A6148">
            <w:pPr>
              <w:spacing w:after="0"/>
              <w:jc w:val="center"/>
              <w:rPr>
                <w:rFonts w:cstheme="minorHAnsi"/>
                <w:sz w:val="20"/>
                <w:szCs w:val="20"/>
              </w:rPr>
            </w:pPr>
            <w:r w:rsidRPr="002A6148">
              <w:rPr>
                <w:rFonts w:cstheme="minorHAnsi"/>
                <w:sz w:val="20"/>
                <w:szCs w:val="20"/>
              </w:rPr>
              <w:t>La</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32DB4DC9" w14:textId="7638650E"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D049741" w14:textId="6C89B0CF"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5385D65B" w14:textId="7950F699" w:rsidR="002A6148" w:rsidRPr="002A6148" w:rsidRDefault="002A6148" w:rsidP="002A6148">
            <w:pPr>
              <w:spacing w:after="0"/>
              <w:jc w:val="center"/>
              <w:rPr>
                <w:rFonts w:cstheme="minorHAnsi"/>
                <w:sz w:val="20"/>
                <w:szCs w:val="20"/>
              </w:rPr>
            </w:pPr>
            <w:r w:rsidRPr="002A6148">
              <w:rPr>
                <w:rFonts w:cstheme="minorHAnsi"/>
                <w:sz w:val="20"/>
                <w:szCs w:val="20"/>
              </w:rPr>
              <w:t>0.173</w:t>
            </w:r>
          </w:p>
        </w:tc>
      </w:tr>
      <w:tr w:rsidR="002A6148" w:rsidRPr="004A2FE2" w14:paraId="6BDBAC81" w14:textId="66B16DAC" w:rsidTr="00625F24">
        <w:trPr>
          <w:trHeight w:val="148"/>
        </w:trPr>
        <w:tc>
          <w:tcPr>
            <w:tcW w:w="0" w:type="auto"/>
          </w:tcPr>
          <w:p w14:paraId="2F266AEC" w14:textId="667BAE21" w:rsidR="002A6148" w:rsidRPr="00625F24" w:rsidRDefault="002A6148" w:rsidP="002A6148">
            <w:pPr>
              <w:spacing w:after="0"/>
              <w:jc w:val="center"/>
              <w:rPr>
                <w:rFonts w:cstheme="minorHAnsi"/>
                <w:sz w:val="20"/>
                <w:szCs w:val="20"/>
              </w:rPr>
            </w:pPr>
            <w:r w:rsidRPr="00625F24">
              <w:rPr>
                <w:rFonts w:cstheme="minorHAnsi"/>
                <w:sz w:val="20"/>
                <w:szCs w:val="20"/>
              </w:rPr>
              <w:t>Ce</w:t>
            </w:r>
          </w:p>
        </w:tc>
        <w:tc>
          <w:tcPr>
            <w:tcW w:w="0" w:type="auto"/>
          </w:tcPr>
          <w:p w14:paraId="6FE0BC45" w14:textId="324D7A87" w:rsidR="002A6148" w:rsidRPr="00625F24" w:rsidRDefault="002A6148" w:rsidP="002A6148">
            <w:pPr>
              <w:spacing w:after="0"/>
              <w:jc w:val="center"/>
              <w:rPr>
                <w:rFonts w:cstheme="minorHAnsi"/>
                <w:sz w:val="20"/>
                <w:szCs w:val="20"/>
              </w:rPr>
            </w:pPr>
            <w:r w:rsidRPr="00625F24">
              <w:rPr>
                <w:rFonts w:cstheme="minorHAnsi"/>
                <w:sz w:val="20"/>
                <w:szCs w:val="20"/>
              </w:rPr>
              <w:t>140.12</w:t>
            </w:r>
          </w:p>
        </w:tc>
        <w:tc>
          <w:tcPr>
            <w:tcW w:w="0" w:type="auto"/>
          </w:tcPr>
          <w:p w14:paraId="1B5D798A" w14:textId="32114019" w:rsidR="002A6148" w:rsidRPr="002A6148" w:rsidRDefault="002A6148" w:rsidP="002A6148">
            <w:pPr>
              <w:spacing w:after="0"/>
              <w:jc w:val="center"/>
              <w:rPr>
                <w:rFonts w:cstheme="minorHAnsi"/>
                <w:sz w:val="20"/>
                <w:szCs w:val="20"/>
              </w:rPr>
            </w:pPr>
            <w:r w:rsidRPr="002A6148">
              <w:rPr>
                <w:rFonts w:cstheme="minorHAnsi"/>
                <w:sz w:val="20"/>
                <w:szCs w:val="20"/>
              </w:rPr>
              <w:t>Ce</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6FA15007" w14:textId="5AD4C3F1" w:rsidR="002A6148" w:rsidRPr="002A6148" w:rsidRDefault="002A6148" w:rsidP="002A6148">
            <w:pPr>
              <w:spacing w:after="0"/>
              <w:jc w:val="center"/>
              <w:rPr>
                <w:rFonts w:cstheme="minorHAnsi"/>
                <w:sz w:val="20"/>
                <w:szCs w:val="20"/>
              </w:rPr>
            </w:pPr>
            <w:r w:rsidRPr="002A6148">
              <w:rPr>
                <w:rFonts w:cstheme="minorHAnsi"/>
                <w:sz w:val="20"/>
                <w:szCs w:val="20"/>
              </w:rPr>
              <w:t>CeO</w:t>
            </w:r>
            <w:r w:rsidRPr="002A6148">
              <w:rPr>
                <w:rFonts w:cstheme="minorHAnsi"/>
                <w:sz w:val="20"/>
                <w:szCs w:val="20"/>
                <w:vertAlign w:val="subscript"/>
              </w:rPr>
              <w:t>2</w:t>
            </w:r>
          </w:p>
        </w:tc>
        <w:tc>
          <w:tcPr>
            <w:tcW w:w="0" w:type="auto"/>
          </w:tcPr>
          <w:p w14:paraId="456A8B9B" w14:textId="2F6DCB9E"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42B71BF9" w14:textId="222948CA" w:rsidR="002A6148" w:rsidRPr="002A6148" w:rsidRDefault="002A6148" w:rsidP="002A6148">
            <w:pPr>
              <w:spacing w:after="0"/>
              <w:jc w:val="center"/>
              <w:rPr>
                <w:rFonts w:cstheme="minorHAnsi"/>
                <w:sz w:val="20"/>
                <w:szCs w:val="20"/>
              </w:rPr>
            </w:pPr>
            <w:r w:rsidRPr="002A6148">
              <w:rPr>
                <w:rFonts w:cstheme="minorHAnsi"/>
                <w:sz w:val="20"/>
                <w:szCs w:val="20"/>
              </w:rPr>
              <w:t>0.200</w:t>
            </w:r>
          </w:p>
        </w:tc>
      </w:tr>
      <w:tr w:rsidR="002A6148" w:rsidRPr="004A2FE2" w14:paraId="75A51FD4" w14:textId="01B74B5A" w:rsidTr="00625F24">
        <w:trPr>
          <w:trHeight w:val="148"/>
        </w:trPr>
        <w:tc>
          <w:tcPr>
            <w:tcW w:w="0" w:type="auto"/>
          </w:tcPr>
          <w:p w14:paraId="6575BA83" w14:textId="143D5E5E" w:rsidR="002A6148" w:rsidRPr="00625F24" w:rsidRDefault="002A6148" w:rsidP="002A6148">
            <w:pPr>
              <w:spacing w:after="0"/>
              <w:jc w:val="center"/>
              <w:rPr>
                <w:rFonts w:cstheme="minorHAnsi"/>
                <w:sz w:val="20"/>
                <w:szCs w:val="20"/>
              </w:rPr>
            </w:pPr>
            <w:r w:rsidRPr="00625F24">
              <w:rPr>
                <w:rFonts w:cstheme="minorHAnsi"/>
                <w:sz w:val="20"/>
                <w:szCs w:val="20"/>
              </w:rPr>
              <w:t>Hg</w:t>
            </w:r>
          </w:p>
        </w:tc>
        <w:tc>
          <w:tcPr>
            <w:tcW w:w="0" w:type="auto"/>
          </w:tcPr>
          <w:p w14:paraId="708111EC" w14:textId="42A0DAEB" w:rsidR="002A6148" w:rsidRPr="00625F24" w:rsidRDefault="002A6148" w:rsidP="002A6148">
            <w:pPr>
              <w:spacing w:after="0"/>
              <w:jc w:val="center"/>
              <w:rPr>
                <w:rFonts w:cstheme="minorHAnsi"/>
                <w:sz w:val="20"/>
                <w:szCs w:val="20"/>
              </w:rPr>
            </w:pPr>
            <w:r w:rsidRPr="00625F24">
              <w:rPr>
                <w:rFonts w:cstheme="minorHAnsi"/>
                <w:sz w:val="20"/>
                <w:szCs w:val="20"/>
              </w:rPr>
              <w:t>200.59</w:t>
            </w:r>
          </w:p>
        </w:tc>
        <w:tc>
          <w:tcPr>
            <w:tcW w:w="0" w:type="auto"/>
          </w:tcPr>
          <w:p w14:paraId="21B821FF" w14:textId="24DA1F70" w:rsidR="002A6148" w:rsidRPr="002A6148" w:rsidRDefault="002A6148" w:rsidP="002A6148">
            <w:pPr>
              <w:spacing w:after="0"/>
              <w:jc w:val="center"/>
              <w:rPr>
                <w:rFonts w:cstheme="minorHAnsi"/>
                <w:sz w:val="20"/>
                <w:szCs w:val="20"/>
              </w:rPr>
            </w:pPr>
            <w:r w:rsidRPr="002A6148">
              <w:rPr>
                <w:rFonts w:cstheme="minorHAnsi"/>
                <w:sz w:val="20"/>
                <w:szCs w:val="20"/>
              </w:rPr>
              <w:t>Hg</w:t>
            </w:r>
            <w:r w:rsidRPr="00BE3B75">
              <w:rPr>
                <w:rFonts w:cstheme="minorHAnsi"/>
                <w:sz w:val="20"/>
                <w:szCs w:val="20"/>
                <w:vertAlign w:val="subscript"/>
              </w:rPr>
              <w:t>2</w:t>
            </w:r>
            <w:r w:rsidRPr="002A6148">
              <w:rPr>
                <w:rFonts w:cstheme="minorHAnsi"/>
                <w:sz w:val="20"/>
                <w:szCs w:val="20"/>
              </w:rPr>
              <w:t>O</w:t>
            </w:r>
          </w:p>
        </w:tc>
        <w:tc>
          <w:tcPr>
            <w:tcW w:w="0" w:type="auto"/>
          </w:tcPr>
          <w:p w14:paraId="2FF41C57" w14:textId="5EF4CC0D" w:rsidR="002A6148" w:rsidRPr="002A6148" w:rsidRDefault="002A6148" w:rsidP="002A6148">
            <w:pPr>
              <w:spacing w:after="0"/>
              <w:jc w:val="center"/>
              <w:rPr>
                <w:rFonts w:cstheme="minorHAnsi"/>
                <w:sz w:val="20"/>
                <w:szCs w:val="20"/>
              </w:rPr>
            </w:pPr>
            <w:proofErr w:type="spellStart"/>
            <w:r w:rsidRPr="002A6148">
              <w:rPr>
                <w:rFonts w:cstheme="minorHAnsi"/>
                <w:sz w:val="20"/>
                <w:szCs w:val="20"/>
              </w:rPr>
              <w:t>HgO</w:t>
            </w:r>
            <w:proofErr w:type="spellEnd"/>
          </w:p>
        </w:tc>
        <w:tc>
          <w:tcPr>
            <w:tcW w:w="0" w:type="auto"/>
          </w:tcPr>
          <w:p w14:paraId="7EF604E8" w14:textId="7044E9AF"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234DB3A7" w14:textId="1EC5CC0C" w:rsidR="002A6148" w:rsidRPr="002A6148" w:rsidRDefault="002A6148" w:rsidP="002A6148">
            <w:pPr>
              <w:spacing w:after="0"/>
              <w:jc w:val="center"/>
              <w:rPr>
                <w:rFonts w:cstheme="minorHAnsi"/>
                <w:sz w:val="20"/>
                <w:szCs w:val="20"/>
              </w:rPr>
            </w:pPr>
            <w:r w:rsidRPr="002A6148">
              <w:rPr>
                <w:rFonts w:cstheme="minorHAnsi"/>
                <w:sz w:val="20"/>
                <w:szCs w:val="20"/>
              </w:rPr>
              <w:t>0.060</w:t>
            </w:r>
          </w:p>
        </w:tc>
      </w:tr>
      <w:tr w:rsidR="002A6148" w:rsidRPr="004A2FE2" w14:paraId="682843C6" w14:textId="57D65C20" w:rsidTr="00625F24">
        <w:trPr>
          <w:trHeight w:val="148"/>
        </w:trPr>
        <w:tc>
          <w:tcPr>
            <w:tcW w:w="0" w:type="auto"/>
          </w:tcPr>
          <w:p w14:paraId="5AC2FAA8" w14:textId="53F54FCF" w:rsidR="002A6148" w:rsidRPr="00625F24" w:rsidRDefault="002A6148" w:rsidP="002A6148">
            <w:pPr>
              <w:spacing w:after="0"/>
              <w:jc w:val="center"/>
              <w:rPr>
                <w:rFonts w:cstheme="minorHAnsi"/>
                <w:sz w:val="20"/>
                <w:szCs w:val="20"/>
              </w:rPr>
            </w:pPr>
            <w:r w:rsidRPr="00625F24">
              <w:rPr>
                <w:rFonts w:cstheme="minorHAnsi"/>
                <w:sz w:val="20"/>
                <w:szCs w:val="20"/>
              </w:rPr>
              <w:t>Pb</w:t>
            </w:r>
          </w:p>
        </w:tc>
        <w:tc>
          <w:tcPr>
            <w:tcW w:w="0" w:type="auto"/>
          </w:tcPr>
          <w:p w14:paraId="0516D594" w14:textId="74542352" w:rsidR="002A6148" w:rsidRPr="00625F24" w:rsidRDefault="002A6148" w:rsidP="002A6148">
            <w:pPr>
              <w:spacing w:after="0"/>
              <w:jc w:val="center"/>
              <w:rPr>
                <w:rFonts w:cstheme="minorHAnsi"/>
                <w:sz w:val="20"/>
                <w:szCs w:val="20"/>
              </w:rPr>
            </w:pPr>
            <w:r w:rsidRPr="00625F24">
              <w:rPr>
                <w:rFonts w:cstheme="minorHAnsi"/>
                <w:sz w:val="20"/>
                <w:szCs w:val="20"/>
              </w:rPr>
              <w:t>207.20</w:t>
            </w:r>
          </w:p>
        </w:tc>
        <w:tc>
          <w:tcPr>
            <w:tcW w:w="0" w:type="auto"/>
          </w:tcPr>
          <w:p w14:paraId="02BAEC09" w14:textId="2531AA60" w:rsidR="002A6148" w:rsidRPr="002A6148" w:rsidRDefault="002A6148" w:rsidP="002A6148">
            <w:pPr>
              <w:spacing w:after="0"/>
              <w:jc w:val="center"/>
              <w:rPr>
                <w:rFonts w:cstheme="minorHAnsi"/>
                <w:sz w:val="20"/>
                <w:szCs w:val="20"/>
              </w:rPr>
            </w:pPr>
            <w:proofErr w:type="spellStart"/>
            <w:r w:rsidRPr="002A6148">
              <w:rPr>
                <w:rFonts w:cstheme="minorHAnsi"/>
                <w:sz w:val="20"/>
                <w:szCs w:val="20"/>
              </w:rPr>
              <w:t>PbO</w:t>
            </w:r>
            <w:proofErr w:type="spellEnd"/>
          </w:p>
        </w:tc>
        <w:tc>
          <w:tcPr>
            <w:tcW w:w="0" w:type="auto"/>
          </w:tcPr>
          <w:p w14:paraId="65AB2B6C" w14:textId="7D61D952" w:rsidR="002A6148" w:rsidRPr="002A6148" w:rsidRDefault="002A6148" w:rsidP="002A6148">
            <w:pPr>
              <w:spacing w:after="0"/>
              <w:jc w:val="center"/>
              <w:rPr>
                <w:rFonts w:cstheme="minorHAnsi"/>
                <w:sz w:val="20"/>
                <w:szCs w:val="20"/>
              </w:rPr>
            </w:pPr>
            <w:r w:rsidRPr="002A6148">
              <w:rPr>
                <w:rFonts w:cstheme="minorHAnsi"/>
                <w:sz w:val="20"/>
                <w:szCs w:val="20"/>
              </w:rPr>
              <w:t>PbO</w:t>
            </w:r>
            <w:r w:rsidRPr="002A6148">
              <w:rPr>
                <w:rFonts w:cstheme="minorHAnsi"/>
                <w:sz w:val="20"/>
                <w:szCs w:val="20"/>
                <w:vertAlign w:val="subscript"/>
              </w:rPr>
              <w:t>2</w:t>
            </w:r>
          </w:p>
        </w:tc>
        <w:tc>
          <w:tcPr>
            <w:tcW w:w="0" w:type="auto"/>
          </w:tcPr>
          <w:p w14:paraId="33A2254A" w14:textId="2DDB24B0"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549B6DBF" w14:textId="4B1B3E31" w:rsidR="002A6148" w:rsidRPr="002A6148" w:rsidRDefault="002A6148" w:rsidP="002A6148">
            <w:pPr>
              <w:spacing w:after="0"/>
              <w:jc w:val="center"/>
              <w:rPr>
                <w:rFonts w:cstheme="minorHAnsi"/>
                <w:sz w:val="20"/>
                <w:szCs w:val="20"/>
              </w:rPr>
            </w:pPr>
            <w:r w:rsidRPr="002A6148">
              <w:rPr>
                <w:rFonts w:cstheme="minorHAnsi"/>
                <w:sz w:val="20"/>
                <w:szCs w:val="20"/>
              </w:rPr>
              <w:t>0.116</w:t>
            </w:r>
          </w:p>
        </w:tc>
      </w:tr>
    </w:tbl>
    <w:p w14:paraId="64123BD1" w14:textId="63D1D039" w:rsidR="00625F24" w:rsidRDefault="00625F24" w:rsidP="00625F24">
      <w:pPr>
        <w:pStyle w:val="Caption"/>
        <w:spacing w:after="0"/>
        <w:rPr>
          <w:b/>
          <w:bCs/>
          <w:i w:val="0"/>
          <w:iCs w:val="0"/>
          <w:color w:val="000000" w:themeColor="text1"/>
        </w:rPr>
      </w:pPr>
      <w:bookmarkStart w:id="5107" w:name="_Ref115428829"/>
      <w:r w:rsidRPr="00F61BB1">
        <w:rPr>
          <w:b/>
          <w:bCs/>
          <w:i w:val="0"/>
          <w:iCs w:val="0"/>
          <w:color w:val="000000" w:themeColor="text1"/>
        </w:rPr>
        <w:t xml:space="preserve">Table </w:t>
      </w:r>
      <w:ins w:id="5108" w:author="Seltzer, Karl" w:date="2024-08-12T11:33:00Z">
        <w:r w:rsidR="00AE789A">
          <w:rPr>
            <w:b/>
            <w:bCs/>
            <w:i w:val="0"/>
            <w:iCs w:val="0"/>
            <w:color w:val="000000" w:themeColor="text1"/>
          </w:rPr>
          <w:fldChar w:fldCharType="begin"/>
        </w:r>
        <w:r w:rsidR="00AE789A">
          <w:rPr>
            <w:b/>
            <w:bCs/>
            <w:i w:val="0"/>
            <w:iCs w:val="0"/>
            <w:color w:val="000000" w:themeColor="text1"/>
          </w:rPr>
          <w:instrText xml:space="preserve"> SEQ Table \* ARABIC </w:instrText>
        </w:r>
      </w:ins>
      <w:r w:rsidR="00AE789A">
        <w:rPr>
          <w:b/>
          <w:bCs/>
          <w:i w:val="0"/>
          <w:iCs w:val="0"/>
          <w:color w:val="000000" w:themeColor="text1"/>
        </w:rPr>
        <w:fldChar w:fldCharType="separate"/>
      </w:r>
      <w:ins w:id="5109" w:author="Seltzer, Karl" w:date="2024-08-12T11:33:00Z">
        <w:r w:rsidR="00AE789A">
          <w:rPr>
            <w:b/>
            <w:bCs/>
            <w:i w:val="0"/>
            <w:iCs w:val="0"/>
            <w:noProof/>
            <w:color w:val="000000" w:themeColor="text1"/>
          </w:rPr>
          <w:t>28</w:t>
        </w:r>
        <w:r w:rsidR="00AE789A">
          <w:rPr>
            <w:b/>
            <w:bCs/>
            <w:i w:val="0"/>
            <w:iCs w:val="0"/>
            <w:color w:val="000000" w:themeColor="text1"/>
          </w:rPr>
          <w:fldChar w:fldCharType="end"/>
        </w:r>
      </w:ins>
      <w:del w:id="5110" w:author="Seltzer, Karl" w:date="2024-08-12T11:33:00Z">
        <w:r w:rsidRPr="00F61BB1" w:rsidDel="00AE789A">
          <w:rPr>
            <w:b/>
            <w:bCs/>
            <w:i w:val="0"/>
            <w:iCs w:val="0"/>
            <w:color w:val="000000" w:themeColor="text1"/>
          </w:rPr>
          <w:fldChar w:fldCharType="begin"/>
        </w:r>
        <w:r w:rsidRPr="00F61BB1" w:rsidDel="00AE789A">
          <w:rPr>
            <w:b/>
            <w:bCs/>
            <w:i w:val="0"/>
            <w:iCs w:val="0"/>
            <w:color w:val="000000" w:themeColor="text1"/>
          </w:rPr>
          <w:delInstrText xml:space="preserve"> SEQ Table \* ARABIC </w:delInstrText>
        </w:r>
        <w:r w:rsidRPr="00F61BB1" w:rsidDel="00AE789A">
          <w:rPr>
            <w:b/>
            <w:bCs/>
            <w:i w:val="0"/>
            <w:iCs w:val="0"/>
            <w:color w:val="000000" w:themeColor="text1"/>
          </w:rPr>
          <w:fldChar w:fldCharType="separate"/>
        </w:r>
        <w:r w:rsidR="00524E1B" w:rsidDel="00AE789A">
          <w:rPr>
            <w:b/>
            <w:bCs/>
            <w:i w:val="0"/>
            <w:iCs w:val="0"/>
            <w:noProof/>
            <w:color w:val="000000" w:themeColor="text1"/>
          </w:rPr>
          <w:delText>26</w:delText>
        </w:r>
        <w:r w:rsidRPr="00F61BB1" w:rsidDel="00AE789A">
          <w:rPr>
            <w:b/>
            <w:bCs/>
            <w:i w:val="0"/>
            <w:iCs w:val="0"/>
            <w:color w:val="000000" w:themeColor="text1"/>
          </w:rPr>
          <w:fldChar w:fldCharType="end"/>
        </w:r>
      </w:del>
      <w:r w:rsidRPr="00F61BB1">
        <w:rPr>
          <w:b/>
          <w:bCs/>
          <w:i w:val="0"/>
          <w:iCs w:val="0"/>
          <w:color w:val="000000" w:themeColor="text1"/>
        </w:rPr>
        <w:t xml:space="preserve">: </w:t>
      </w:r>
      <w:r w:rsidR="00FD234B">
        <w:rPr>
          <w:b/>
          <w:bCs/>
          <w:i w:val="0"/>
          <w:iCs w:val="0"/>
          <w:color w:val="000000" w:themeColor="text1"/>
        </w:rPr>
        <w:t xml:space="preserve">Oxygen-to-metal ratio for </w:t>
      </w:r>
      <w:r>
        <w:rPr>
          <w:b/>
          <w:bCs/>
          <w:i w:val="0"/>
          <w:iCs w:val="0"/>
          <w:color w:val="000000" w:themeColor="text1"/>
        </w:rPr>
        <w:t xml:space="preserve">“PM-Ready” </w:t>
      </w:r>
      <w:r w:rsidR="00FD234B">
        <w:rPr>
          <w:b/>
          <w:bCs/>
          <w:i w:val="0"/>
          <w:iCs w:val="0"/>
          <w:color w:val="000000" w:themeColor="text1"/>
        </w:rPr>
        <w:t>metals</w:t>
      </w:r>
      <w:r>
        <w:rPr>
          <w:b/>
          <w:bCs/>
          <w:i w:val="0"/>
          <w:iCs w:val="0"/>
          <w:color w:val="000000" w:themeColor="text1"/>
        </w:rPr>
        <w:t>.</w:t>
      </w:r>
      <w:bookmarkEnd w:id="5107"/>
      <w:r>
        <w:rPr>
          <w:b/>
          <w:bCs/>
          <w:i w:val="0"/>
          <w:iCs w:val="0"/>
          <w:color w:val="000000" w:themeColor="text1"/>
        </w:rPr>
        <w:t xml:space="preserve"> </w:t>
      </w:r>
    </w:p>
    <w:p w14:paraId="150170B9" w14:textId="5EA4A894" w:rsidR="0074261B" w:rsidRDefault="0074261B" w:rsidP="0074261B"/>
    <w:p w14:paraId="60B904AB" w14:textId="1FCAB723" w:rsidR="006A1D98" w:rsidRPr="009B4345" w:rsidRDefault="006A1D98" w:rsidP="006A1D98">
      <w:pPr>
        <w:jc w:val="both"/>
      </w:pPr>
      <w:r w:rsidRPr="009B4345">
        <w:rPr>
          <w:b/>
        </w:rPr>
        <w:t xml:space="preserve">Step 8: </w:t>
      </w:r>
      <w:r w:rsidRPr="00E517D6">
        <w:rPr>
          <w:bCs/>
        </w:rPr>
        <w:t xml:space="preserve">If </w:t>
      </w:r>
      <w:r>
        <w:t>the profile has POC, a</w:t>
      </w:r>
      <w:r w:rsidRPr="00E517D6">
        <w:t>dd particulate non-carbon organic matter (PNCOM)</w:t>
      </w:r>
      <w:r>
        <w:t xml:space="preserve">. </w:t>
      </w:r>
      <w:r w:rsidR="006437DD">
        <w:t xml:space="preserve">If available, </w:t>
      </w:r>
      <w:r>
        <w:t>the value reported in the reference paper</w:t>
      </w:r>
      <w:r w:rsidR="006437DD">
        <w:t xml:space="preserve"> should be used</w:t>
      </w:r>
      <w:r>
        <w:t xml:space="preserve">. </w:t>
      </w:r>
      <w:r w:rsidRPr="009B4345">
        <w:t xml:space="preserve">Otherwise, </w:t>
      </w:r>
      <w:r w:rsidR="006437DD">
        <w:t xml:space="preserve">“engineering </w:t>
      </w:r>
      <w:r w:rsidR="006437DD" w:rsidRPr="009B4345">
        <w:t>judgement</w:t>
      </w:r>
      <w:r w:rsidR="006437DD">
        <w:t>” may be used</w:t>
      </w:r>
      <w:r w:rsidR="006437DD" w:rsidRPr="009B4345">
        <w:t xml:space="preserve"> to estimate </w:t>
      </w:r>
      <w:r w:rsidR="006437DD">
        <w:t>the OM/OC ratio or the user can apply</w:t>
      </w:r>
      <w:r w:rsidRPr="009B4345">
        <w:t xml:space="preserve"> the default values provided below. </w:t>
      </w:r>
      <w:r>
        <w:t xml:space="preserve">This value should propagate to the </w:t>
      </w:r>
      <w:r w:rsidRPr="009B4345">
        <w:t xml:space="preserve">ORGANIC_MATTER_to_ORGANIC_CARBON_RATIO field in SPECIATE. </w:t>
      </w:r>
      <w:r>
        <w:t>In addition</w:t>
      </w:r>
      <w:r w:rsidRPr="009B4345">
        <w:t>, indicate in the NOTES field how PNCOM was computed.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2880"/>
        <w:gridCol w:w="1620"/>
      </w:tblGrid>
      <w:tr w:rsidR="006A1D98" w:rsidRPr="004A2FE2" w14:paraId="7AE1A467" w14:textId="77777777" w:rsidTr="00FD0911">
        <w:trPr>
          <w:trHeight w:val="148"/>
          <w:tblHeader/>
        </w:trPr>
        <w:tc>
          <w:tcPr>
            <w:tcW w:w="3595" w:type="dxa"/>
            <w:shd w:val="clear" w:color="auto" w:fill="D9D9D9" w:themeFill="background1" w:themeFillShade="D9"/>
            <w:vAlign w:val="center"/>
          </w:tcPr>
          <w:p w14:paraId="343D6F11" w14:textId="01CBBC9F" w:rsidR="006A1D98" w:rsidRPr="004A2FE2" w:rsidRDefault="00FD0911" w:rsidP="00FD0911">
            <w:pPr>
              <w:spacing w:after="0"/>
              <w:jc w:val="center"/>
              <w:rPr>
                <w:rFonts w:cstheme="minorHAnsi"/>
                <w:b/>
                <w:sz w:val="20"/>
                <w:szCs w:val="20"/>
              </w:rPr>
            </w:pPr>
            <w:r>
              <w:rPr>
                <w:rFonts w:cstheme="minorHAnsi"/>
                <w:b/>
                <w:sz w:val="20"/>
                <w:szCs w:val="20"/>
              </w:rPr>
              <w:t>Source Type</w:t>
            </w:r>
          </w:p>
        </w:tc>
        <w:tc>
          <w:tcPr>
            <w:tcW w:w="2880" w:type="dxa"/>
            <w:shd w:val="clear" w:color="auto" w:fill="D9D9D9" w:themeFill="background1" w:themeFillShade="D9"/>
            <w:vAlign w:val="center"/>
          </w:tcPr>
          <w:p w14:paraId="7C31DDC4" w14:textId="774FB714" w:rsidR="006A1D98" w:rsidRDefault="00FD0911" w:rsidP="00FD0911">
            <w:pPr>
              <w:spacing w:after="0"/>
              <w:jc w:val="center"/>
              <w:rPr>
                <w:rFonts w:cstheme="minorHAnsi"/>
                <w:b/>
                <w:sz w:val="20"/>
                <w:szCs w:val="20"/>
              </w:rPr>
            </w:pPr>
            <w:r>
              <w:rPr>
                <w:rFonts w:cstheme="minorHAnsi"/>
                <w:b/>
                <w:sz w:val="20"/>
                <w:szCs w:val="20"/>
              </w:rPr>
              <w:t>PNCOM Computation</w:t>
            </w:r>
          </w:p>
        </w:tc>
        <w:tc>
          <w:tcPr>
            <w:tcW w:w="1620" w:type="dxa"/>
            <w:shd w:val="clear" w:color="auto" w:fill="D9D9D9" w:themeFill="background1" w:themeFillShade="D9"/>
            <w:vAlign w:val="center"/>
          </w:tcPr>
          <w:p w14:paraId="2015AEDA" w14:textId="6857CB0E" w:rsidR="006A1D98" w:rsidRDefault="00FD0911" w:rsidP="00FD0911">
            <w:pPr>
              <w:spacing w:after="0"/>
              <w:jc w:val="center"/>
              <w:rPr>
                <w:rFonts w:cstheme="minorHAnsi"/>
                <w:b/>
                <w:sz w:val="20"/>
                <w:szCs w:val="20"/>
              </w:rPr>
            </w:pPr>
            <w:r>
              <w:rPr>
                <w:rFonts w:cstheme="minorHAnsi"/>
                <w:b/>
                <w:sz w:val="20"/>
                <w:szCs w:val="20"/>
              </w:rPr>
              <w:t>OM-to-OC Ratio</w:t>
            </w:r>
          </w:p>
        </w:tc>
      </w:tr>
      <w:tr w:rsidR="00FD0911" w:rsidRPr="004A2FE2" w14:paraId="002E4D5F" w14:textId="77777777" w:rsidTr="00FD0911">
        <w:trPr>
          <w:trHeight w:val="148"/>
        </w:trPr>
        <w:tc>
          <w:tcPr>
            <w:tcW w:w="3595" w:type="dxa"/>
            <w:vAlign w:val="center"/>
          </w:tcPr>
          <w:p w14:paraId="3D6D0100" w14:textId="000FC42E" w:rsidR="00FD0911" w:rsidRPr="00FD0911" w:rsidRDefault="00FD0911" w:rsidP="00FD0911">
            <w:pPr>
              <w:spacing w:after="0"/>
              <w:jc w:val="center"/>
              <w:rPr>
                <w:rFonts w:cstheme="minorHAnsi"/>
                <w:sz w:val="20"/>
                <w:szCs w:val="20"/>
              </w:rPr>
            </w:pPr>
            <w:r w:rsidRPr="00FD0911">
              <w:rPr>
                <w:rFonts w:cstheme="minorHAnsi"/>
                <w:sz w:val="20"/>
                <w:szCs w:val="20"/>
              </w:rPr>
              <w:t>Onroad and Nonroad motor vehicle exhaust profiles.</w:t>
            </w:r>
          </w:p>
        </w:tc>
        <w:tc>
          <w:tcPr>
            <w:tcW w:w="2880" w:type="dxa"/>
            <w:vAlign w:val="center"/>
          </w:tcPr>
          <w:p w14:paraId="662BCA97" w14:textId="65B53563" w:rsidR="00FD0911" w:rsidRPr="00FD0911" w:rsidRDefault="00FD0911" w:rsidP="00FD0911">
            <w:pPr>
              <w:spacing w:after="0"/>
              <w:jc w:val="center"/>
              <w:rPr>
                <w:rFonts w:cstheme="minorHAnsi"/>
                <w:sz w:val="20"/>
                <w:szCs w:val="20"/>
              </w:rPr>
            </w:pPr>
            <m:oMathPara>
              <m:oMath>
                <m:r>
                  <w:rPr>
                    <w:rFonts w:ascii="Cambria Math" w:hAnsi="Cambria Math" w:cstheme="minorHAnsi"/>
                    <w:sz w:val="20"/>
                    <w:szCs w:val="20"/>
                  </w:rPr>
                  <m:t>PNCOM</m:t>
                </m:r>
                <m:r>
                  <m:rPr>
                    <m:sty m:val="p"/>
                  </m:rPr>
                  <w:rPr>
                    <w:rFonts w:ascii="Cambria Math" w:hAnsi="Cambria Math" w:cstheme="minorHAnsi"/>
                    <w:sz w:val="20"/>
                    <w:szCs w:val="20"/>
                  </w:rPr>
                  <m:t>=0.25*</m:t>
                </m:r>
                <m:r>
                  <w:rPr>
                    <w:rFonts w:ascii="Cambria Math" w:hAnsi="Cambria Math" w:cstheme="minorHAnsi"/>
                    <w:sz w:val="20"/>
                    <w:szCs w:val="20"/>
                  </w:rPr>
                  <m:t>POC</m:t>
                </m:r>
              </m:oMath>
            </m:oMathPara>
          </w:p>
        </w:tc>
        <w:tc>
          <w:tcPr>
            <w:tcW w:w="1620" w:type="dxa"/>
            <w:vAlign w:val="center"/>
          </w:tcPr>
          <w:p w14:paraId="3907ED7B" w14:textId="41F19A19" w:rsidR="00FD0911" w:rsidRPr="00FD0911" w:rsidRDefault="00FD0911" w:rsidP="00FD0911">
            <w:pPr>
              <w:spacing w:after="0"/>
              <w:jc w:val="center"/>
              <w:rPr>
                <w:rFonts w:cstheme="minorHAnsi"/>
                <w:sz w:val="20"/>
                <w:szCs w:val="20"/>
              </w:rPr>
            </w:pPr>
            <w:r w:rsidRPr="00FD0911">
              <w:rPr>
                <w:rFonts w:eastAsia="Calibri" w:cstheme="minorHAnsi"/>
                <w:sz w:val="20"/>
                <w:szCs w:val="20"/>
              </w:rPr>
              <w:t>1.25</w:t>
            </w:r>
          </w:p>
        </w:tc>
      </w:tr>
      <w:tr w:rsidR="00FD0911" w:rsidRPr="004A2FE2" w14:paraId="2DF180E1" w14:textId="77777777" w:rsidTr="00FD0911">
        <w:trPr>
          <w:trHeight w:val="148"/>
        </w:trPr>
        <w:tc>
          <w:tcPr>
            <w:tcW w:w="3595" w:type="dxa"/>
            <w:vAlign w:val="center"/>
          </w:tcPr>
          <w:p w14:paraId="0B5AE625" w14:textId="72A9CBB7" w:rsidR="00FD0911" w:rsidRPr="00FD0911" w:rsidRDefault="00FD0911" w:rsidP="00FD0911">
            <w:pPr>
              <w:spacing w:after="0"/>
              <w:jc w:val="center"/>
              <w:rPr>
                <w:rFonts w:cstheme="minorHAnsi"/>
                <w:sz w:val="20"/>
                <w:szCs w:val="20"/>
              </w:rPr>
            </w:pPr>
            <w:r w:rsidRPr="00FD0911">
              <w:rPr>
                <w:rFonts w:cstheme="minorHAnsi"/>
                <w:sz w:val="20"/>
                <w:szCs w:val="20"/>
              </w:rPr>
              <w:t>Wood combustion sources other than wood-fired boilers (e.g., wildfires).</w:t>
            </w:r>
          </w:p>
        </w:tc>
        <w:tc>
          <w:tcPr>
            <w:tcW w:w="2880" w:type="dxa"/>
            <w:vAlign w:val="center"/>
          </w:tcPr>
          <w:p w14:paraId="7A8FE20B" w14:textId="4BD4DAF2" w:rsidR="00FD0911" w:rsidRPr="00FD0911" w:rsidRDefault="00FD0911" w:rsidP="00FD0911">
            <w:pPr>
              <w:spacing w:after="0"/>
              <w:jc w:val="center"/>
              <w:rPr>
                <w:rFonts w:cstheme="minorHAnsi"/>
                <w:sz w:val="20"/>
                <w:szCs w:val="20"/>
              </w:rPr>
            </w:pPr>
            <m:oMathPara>
              <m:oMath>
                <m:r>
                  <w:rPr>
                    <w:rFonts w:ascii="Cambria Math" w:hAnsi="Cambria Math" w:cstheme="minorHAnsi"/>
                    <w:sz w:val="20"/>
                    <w:szCs w:val="20"/>
                  </w:rPr>
                  <m:t>PNCOM</m:t>
                </m:r>
                <m:r>
                  <m:rPr>
                    <m:sty m:val="p"/>
                  </m:rPr>
                  <w:rPr>
                    <w:rFonts w:ascii="Cambria Math" w:hAnsi="Cambria Math" w:cstheme="minorHAnsi"/>
                    <w:sz w:val="20"/>
                    <w:szCs w:val="20"/>
                  </w:rPr>
                  <m:t>=0.7*</m:t>
                </m:r>
                <m:r>
                  <w:rPr>
                    <w:rFonts w:ascii="Cambria Math" w:hAnsi="Cambria Math" w:cstheme="minorHAnsi"/>
                    <w:sz w:val="20"/>
                    <w:szCs w:val="20"/>
                  </w:rPr>
                  <m:t>POC</m:t>
                </m:r>
              </m:oMath>
            </m:oMathPara>
          </w:p>
        </w:tc>
        <w:tc>
          <w:tcPr>
            <w:tcW w:w="1620" w:type="dxa"/>
            <w:vAlign w:val="center"/>
          </w:tcPr>
          <w:p w14:paraId="7CDFBA0D" w14:textId="1E9C4B8B" w:rsidR="00FD0911" w:rsidRPr="00FD0911" w:rsidRDefault="00FD0911" w:rsidP="00FD0911">
            <w:pPr>
              <w:spacing w:after="0"/>
              <w:jc w:val="center"/>
              <w:rPr>
                <w:rFonts w:cstheme="minorHAnsi"/>
                <w:sz w:val="20"/>
                <w:szCs w:val="20"/>
              </w:rPr>
            </w:pPr>
            <w:r w:rsidRPr="00FD0911">
              <w:rPr>
                <w:rFonts w:cstheme="minorHAnsi"/>
                <w:sz w:val="20"/>
                <w:szCs w:val="20"/>
              </w:rPr>
              <w:t>1.7</w:t>
            </w:r>
          </w:p>
        </w:tc>
      </w:tr>
      <w:tr w:rsidR="00FD0911" w:rsidRPr="004A2FE2" w14:paraId="380B7E28" w14:textId="77777777" w:rsidTr="00FD0911">
        <w:trPr>
          <w:trHeight w:val="148"/>
        </w:trPr>
        <w:tc>
          <w:tcPr>
            <w:tcW w:w="3595" w:type="dxa"/>
            <w:vAlign w:val="center"/>
          </w:tcPr>
          <w:p w14:paraId="24EA10D4" w14:textId="51CACCC4" w:rsidR="00FD0911" w:rsidRPr="00FD0911" w:rsidRDefault="00FD0911" w:rsidP="00FD0911">
            <w:pPr>
              <w:spacing w:after="0"/>
              <w:jc w:val="center"/>
              <w:rPr>
                <w:rFonts w:cstheme="minorHAnsi"/>
                <w:sz w:val="20"/>
                <w:szCs w:val="20"/>
              </w:rPr>
            </w:pPr>
            <w:r w:rsidRPr="00FD0911">
              <w:rPr>
                <w:rFonts w:cstheme="minorHAnsi"/>
                <w:sz w:val="20"/>
                <w:szCs w:val="20"/>
              </w:rPr>
              <w:t>All other sources, including wood-fired boilers.</w:t>
            </w:r>
          </w:p>
        </w:tc>
        <w:tc>
          <w:tcPr>
            <w:tcW w:w="2880" w:type="dxa"/>
            <w:vAlign w:val="center"/>
          </w:tcPr>
          <w:p w14:paraId="0AB6CAD7" w14:textId="63D0CBBC" w:rsidR="00FD0911" w:rsidRPr="00FD0911" w:rsidRDefault="00FD0911" w:rsidP="00FD0911">
            <w:pPr>
              <w:spacing w:after="0"/>
              <w:jc w:val="center"/>
              <w:rPr>
                <w:rFonts w:cstheme="minorHAnsi"/>
                <w:sz w:val="20"/>
                <w:szCs w:val="20"/>
              </w:rPr>
            </w:pPr>
            <m:oMathPara>
              <m:oMath>
                <m:r>
                  <w:rPr>
                    <w:rFonts w:ascii="Cambria Math" w:hAnsi="Cambria Math" w:cstheme="minorHAnsi"/>
                    <w:sz w:val="20"/>
                    <w:szCs w:val="20"/>
                  </w:rPr>
                  <m:t>PNCOM</m:t>
                </m:r>
                <m:r>
                  <m:rPr>
                    <m:sty m:val="p"/>
                  </m:rPr>
                  <w:rPr>
                    <w:rFonts w:ascii="Cambria Math" w:hAnsi="Cambria Math" w:cstheme="minorHAnsi"/>
                    <w:sz w:val="20"/>
                    <w:szCs w:val="20"/>
                  </w:rPr>
                  <m:t>=0.4*</m:t>
                </m:r>
                <m:r>
                  <w:rPr>
                    <w:rFonts w:ascii="Cambria Math" w:hAnsi="Cambria Math" w:cstheme="minorHAnsi"/>
                    <w:sz w:val="20"/>
                    <w:szCs w:val="20"/>
                  </w:rPr>
                  <m:t>POC</m:t>
                </m:r>
              </m:oMath>
            </m:oMathPara>
          </w:p>
        </w:tc>
        <w:tc>
          <w:tcPr>
            <w:tcW w:w="1620" w:type="dxa"/>
            <w:vAlign w:val="center"/>
          </w:tcPr>
          <w:p w14:paraId="21904DF5" w14:textId="0B1B90D6" w:rsidR="00FD0911" w:rsidRPr="00FD0911" w:rsidRDefault="00FD0911" w:rsidP="00FD0911">
            <w:pPr>
              <w:spacing w:after="0"/>
              <w:jc w:val="center"/>
              <w:rPr>
                <w:rFonts w:cstheme="minorHAnsi"/>
                <w:sz w:val="20"/>
                <w:szCs w:val="20"/>
              </w:rPr>
            </w:pPr>
            <w:r w:rsidRPr="00FD0911">
              <w:rPr>
                <w:rFonts w:cstheme="minorHAnsi"/>
                <w:sz w:val="20"/>
                <w:szCs w:val="20"/>
              </w:rPr>
              <w:t>1.4</w:t>
            </w:r>
          </w:p>
        </w:tc>
      </w:tr>
    </w:tbl>
    <w:p w14:paraId="4B014DD9" w14:textId="4B6D9682" w:rsidR="006A1D98" w:rsidRDefault="006A1D98" w:rsidP="006A1D98">
      <w:pPr>
        <w:pStyle w:val="Caption"/>
        <w:spacing w:after="0"/>
        <w:rPr>
          <w:b/>
          <w:bCs/>
          <w:i w:val="0"/>
          <w:iCs w:val="0"/>
          <w:color w:val="000000" w:themeColor="text1"/>
        </w:rPr>
      </w:pPr>
      <w:r w:rsidRPr="00F61BB1">
        <w:rPr>
          <w:b/>
          <w:bCs/>
          <w:i w:val="0"/>
          <w:iCs w:val="0"/>
          <w:color w:val="000000" w:themeColor="text1"/>
        </w:rPr>
        <w:t xml:space="preserve">Table </w:t>
      </w:r>
      <w:ins w:id="5111" w:author="Seltzer, Karl" w:date="2024-08-12T11:33:00Z">
        <w:r w:rsidR="00AE789A">
          <w:rPr>
            <w:b/>
            <w:bCs/>
            <w:i w:val="0"/>
            <w:iCs w:val="0"/>
            <w:color w:val="000000" w:themeColor="text1"/>
          </w:rPr>
          <w:fldChar w:fldCharType="begin"/>
        </w:r>
        <w:r w:rsidR="00AE789A">
          <w:rPr>
            <w:b/>
            <w:bCs/>
            <w:i w:val="0"/>
            <w:iCs w:val="0"/>
            <w:color w:val="000000" w:themeColor="text1"/>
          </w:rPr>
          <w:instrText xml:space="preserve"> SEQ Table \* ARABIC </w:instrText>
        </w:r>
      </w:ins>
      <w:r w:rsidR="00AE789A">
        <w:rPr>
          <w:b/>
          <w:bCs/>
          <w:i w:val="0"/>
          <w:iCs w:val="0"/>
          <w:color w:val="000000" w:themeColor="text1"/>
        </w:rPr>
        <w:fldChar w:fldCharType="separate"/>
      </w:r>
      <w:ins w:id="5112" w:author="Seltzer, Karl" w:date="2024-08-12T11:33:00Z">
        <w:r w:rsidR="00AE789A">
          <w:rPr>
            <w:b/>
            <w:bCs/>
            <w:i w:val="0"/>
            <w:iCs w:val="0"/>
            <w:noProof/>
            <w:color w:val="000000" w:themeColor="text1"/>
          </w:rPr>
          <w:t>29</w:t>
        </w:r>
        <w:r w:rsidR="00AE789A">
          <w:rPr>
            <w:b/>
            <w:bCs/>
            <w:i w:val="0"/>
            <w:iCs w:val="0"/>
            <w:color w:val="000000" w:themeColor="text1"/>
          </w:rPr>
          <w:fldChar w:fldCharType="end"/>
        </w:r>
      </w:ins>
      <w:del w:id="5113" w:author="Seltzer, Karl" w:date="2024-08-12T11:33:00Z">
        <w:r w:rsidRPr="00F61BB1" w:rsidDel="00AE789A">
          <w:rPr>
            <w:b/>
            <w:bCs/>
            <w:i w:val="0"/>
            <w:iCs w:val="0"/>
            <w:color w:val="000000" w:themeColor="text1"/>
          </w:rPr>
          <w:fldChar w:fldCharType="begin"/>
        </w:r>
        <w:r w:rsidRPr="00F61BB1" w:rsidDel="00AE789A">
          <w:rPr>
            <w:b/>
            <w:bCs/>
            <w:i w:val="0"/>
            <w:iCs w:val="0"/>
            <w:color w:val="000000" w:themeColor="text1"/>
          </w:rPr>
          <w:delInstrText xml:space="preserve"> SEQ Table \* ARABIC </w:delInstrText>
        </w:r>
        <w:r w:rsidRPr="00F61BB1" w:rsidDel="00AE789A">
          <w:rPr>
            <w:b/>
            <w:bCs/>
            <w:i w:val="0"/>
            <w:iCs w:val="0"/>
            <w:color w:val="000000" w:themeColor="text1"/>
          </w:rPr>
          <w:fldChar w:fldCharType="separate"/>
        </w:r>
        <w:r w:rsidR="00524E1B" w:rsidDel="00AE789A">
          <w:rPr>
            <w:b/>
            <w:bCs/>
            <w:i w:val="0"/>
            <w:iCs w:val="0"/>
            <w:noProof/>
            <w:color w:val="000000" w:themeColor="text1"/>
          </w:rPr>
          <w:delText>27</w:delText>
        </w:r>
        <w:r w:rsidRPr="00F61BB1" w:rsidDel="00AE789A">
          <w:rPr>
            <w:b/>
            <w:bCs/>
            <w:i w:val="0"/>
            <w:iCs w:val="0"/>
            <w:color w:val="000000" w:themeColor="text1"/>
          </w:rPr>
          <w:fldChar w:fldCharType="end"/>
        </w:r>
      </w:del>
      <w:r w:rsidRPr="00F61BB1">
        <w:rPr>
          <w:b/>
          <w:bCs/>
          <w:i w:val="0"/>
          <w:iCs w:val="0"/>
          <w:color w:val="000000" w:themeColor="text1"/>
        </w:rPr>
        <w:t xml:space="preserve">: </w:t>
      </w:r>
      <w:r w:rsidR="00524B3E">
        <w:rPr>
          <w:b/>
          <w:bCs/>
          <w:i w:val="0"/>
          <w:iCs w:val="0"/>
          <w:color w:val="000000" w:themeColor="text1"/>
        </w:rPr>
        <w:t>Source-specific, default OM-to-OC ratios</w:t>
      </w:r>
      <w:r>
        <w:rPr>
          <w:b/>
          <w:bCs/>
          <w:i w:val="0"/>
          <w:iCs w:val="0"/>
          <w:color w:val="000000" w:themeColor="text1"/>
        </w:rPr>
        <w:t xml:space="preserve">. </w:t>
      </w:r>
    </w:p>
    <w:p w14:paraId="1A2F71FC" w14:textId="2E1635CB" w:rsidR="002E2243" w:rsidRPr="002E2243" w:rsidRDefault="002E2243" w:rsidP="002E2243">
      <w:pPr>
        <w:pStyle w:val="BodyTextAfterTable"/>
        <w:jc w:val="both"/>
        <w:rPr>
          <w:rFonts w:asciiTheme="minorHAnsi" w:hAnsiTheme="minorHAnsi" w:cstheme="minorHAnsi"/>
        </w:rPr>
      </w:pPr>
      <w:r w:rsidRPr="002E2243">
        <w:rPr>
          <w:rFonts w:asciiTheme="minorHAnsi" w:hAnsiTheme="minorHAnsi" w:cstheme="minorHAnsi"/>
          <w:b/>
          <w:lang w:val="en-US"/>
        </w:rPr>
        <w:t>Step 9:</w:t>
      </w:r>
      <w:r w:rsidRPr="002E2243">
        <w:rPr>
          <w:rFonts w:asciiTheme="minorHAnsi" w:hAnsiTheme="minorHAnsi" w:cstheme="minorHAnsi"/>
          <w:lang w:val="en-US"/>
        </w:rPr>
        <w:t xml:space="preserve"> Sum all </w:t>
      </w:r>
      <w:r w:rsidR="00F904B5">
        <w:rPr>
          <w:rFonts w:asciiTheme="minorHAnsi" w:hAnsiTheme="minorHAnsi" w:cstheme="minorHAnsi"/>
          <w:lang w:val="en-US"/>
        </w:rPr>
        <w:t>“PM</w:t>
      </w:r>
      <w:r w:rsidR="00F904B5" w:rsidRPr="0080132A">
        <w:rPr>
          <w:rFonts w:asciiTheme="minorHAnsi" w:hAnsiTheme="minorHAnsi" w:cstheme="minorHAnsi"/>
          <w:lang w:val="en-US"/>
        </w:rPr>
        <w:t xml:space="preserve">-ready” species (see </w:t>
      </w:r>
      <w:r w:rsidR="00F904B5" w:rsidRPr="0080132A">
        <w:rPr>
          <w:rFonts w:asciiTheme="minorHAnsi" w:hAnsiTheme="minorHAnsi" w:cstheme="minorHAnsi"/>
          <w:lang w:val="en-US"/>
        </w:rPr>
        <w:fldChar w:fldCharType="begin"/>
      </w:r>
      <w:r w:rsidR="00F904B5" w:rsidRPr="0080132A">
        <w:rPr>
          <w:rFonts w:asciiTheme="minorHAnsi" w:hAnsiTheme="minorHAnsi" w:cstheme="minorHAnsi"/>
          <w:lang w:val="en-US"/>
        </w:rPr>
        <w:instrText xml:space="preserve"> REF _Ref119507876 \h  \* MERGEFORMAT </w:instrText>
      </w:r>
      <w:r w:rsidR="00F904B5" w:rsidRPr="0080132A">
        <w:rPr>
          <w:rFonts w:asciiTheme="minorHAnsi" w:hAnsiTheme="minorHAnsi" w:cstheme="minorHAnsi"/>
          <w:lang w:val="en-US"/>
        </w:rPr>
      </w:r>
      <w:r w:rsidR="00F904B5" w:rsidRPr="0080132A">
        <w:rPr>
          <w:rFonts w:asciiTheme="minorHAnsi" w:hAnsiTheme="minorHAnsi" w:cstheme="minorHAnsi"/>
          <w:lang w:val="en-US"/>
        </w:rPr>
        <w:fldChar w:fldCharType="separate"/>
      </w:r>
      <w:r w:rsidR="00524E1B" w:rsidRPr="00524E1B">
        <w:rPr>
          <w:rFonts w:asciiTheme="minorHAnsi" w:hAnsiTheme="minorHAnsi" w:cstheme="minorHAnsi"/>
          <w:color w:val="000000" w:themeColor="text1"/>
        </w:rPr>
        <w:t xml:space="preserve">Table </w:t>
      </w:r>
      <w:r w:rsidR="00524E1B" w:rsidRPr="00524E1B">
        <w:rPr>
          <w:rFonts w:asciiTheme="minorHAnsi" w:hAnsiTheme="minorHAnsi" w:cstheme="minorHAnsi"/>
          <w:noProof/>
          <w:color w:val="000000" w:themeColor="text1"/>
        </w:rPr>
        <w:t>24</w:t>
      </w:r>
      <w:r w:rsidR="00F904B5" w:rsidRPr="0080132A">
        <w:rPr>
          <w:rFonts w:asciiTheme="minorHAnsi" w:hAnsiTheme="minorHAnsi" w:cstheme="minorHAnsi"/>
          <w:lang w:val="en-US"/>
        </w:rPr>
        <w:fldChar w:fldCharType="end"/>
      </w:r>
      <w:r w:rsidR="00F904B5" w:rsidRPr="0080132A">
        <w:rPr>
          <w:rFonts w:asciiTheme="minorHAnsi" w:hAnsiTheme="minorHAnsi" w:cstheme="minorHAnsi"/>
          <w:lang w:val="en-US"/>
        </w:rPr>
        <w:t>)</w:t>
      </w:r>
      <w:r w:rsidRPr="0080132A">
        <w:rPr>
          <w:rFonts w:asciiTheme="minorHAnsi" w:hAnsiTheme="minorHAnsi" w:cstheme="minorHAnsi"/>
          <w:lang w:val="en-US"/>
        </w:rPr>
        <w:t>. If summation is less than 10</w:t>
      </w:r>
      <w:r w:rsidR="00C361A9">
        <w:rPr>
          <w:rFonts w:asciiTheme="minorHAnsi" w:hAnsiTheme="minorHAnsi" w:cstheme="minorHAnsi"/>
          <w:lang w:val="en-US"/>
        </w:rPr>
        <w:t>0</w:t>
      </w:r>
      <w:r w:rsidRPr="0080132A">
        <w:rPr>
          <w:rFonts w:asciiTheme="minorHAnsi" w:hAnsiTheme="minorHAnsi" w:cstheme="minorHAnsi"/>
          <w:lang w:val="en-US"/>
        </w:rPr>
        <w:t xml:space="preserve">%, </w:t>
      </w:r>
      <w:r w:rsidR="00C361A9">
        <w:rPr>
          <w:rFonts w:asciiTheme="minorHAnsi" w:hAnsiTheme="minorHAnsi" w:cstheme="minorHAnsi"/>
          <w:lang w:val="en-US"/>
        </w:rPr>
        <w:t xml:space="preserve">assign all remaining mass to PMOTHR (SPECIES_ID = 2671). If summation is 100%, </w:t>
      </w:r>
      <w:r w:rsidRPr="0080132A">
        <w:rPr>
          <w:rFonts w:asciiTheme="minorHAnsi" w:hAnsiTheme="minorHAnsi" w:cstheme="minorHAnsi"/>
          <w:lang w:val="en-US"/>
        </w:rPr>
        <w:t xml:space="preserve">no adjustments are necessary. If </w:t>
      </w:r>
      <w:r w:rsidR="00C361A9">
        <w:rPr>
          <w:rFonts w:asciiTheme="minorHAnsi" w:hAnsiTheme="minorHAnsi" w:cstheme="minorHAnsi"/>
          <w:lang w:val="en-US"/>
        </w:rPr>
        <w:t xml:space="preserve">the </w:t>
      </w:r>
      <w:r w:rsidRPr="0080132A">
        <w:rPr>
          <w:rFonts w:asciiTheme="minorHAnsi" w:hAnsiTheme="minorHAnsi" w:cstheme="minorHAnsi"/>
          <w:lang w:val="en-US"/>
        </w:rPr>
        <w:t>summation is greater than 10</w:t>
      </w:r>
      <w:r w:rsidR="001F1F92">
        <w:rPr>
          <w:rFonts w:asciiTheme="minorHAnsi" w:hAnsiTheme="minorHAnsi" w:cstheme="minorHAnsi"/>
          <w:lang w:val="en-US"/>
        </w:rPr>
        <w:t>0</w:t>
      </w:r>
      <w:r w:rsidRPr="0080132A">
        <w:rPr>
          <w:rFonts w:asciiTheme="minorHAnsi" w:hAnsiTheme="minorHAnsi" w:cstheme="minorHAnsi"/>
          <w:lang w:val="en-US"/>
        </w:rPr>
        <w:t>%, then the following steps should be</w:t>
      </w:r>
      <w:r w:rsidRPr="002E2243">
        <w:rPr>
          <w:rFonts w:asciiTheme="minorHAnsi" w:hAnsiTheme="minorHAnsi" w:cstheme="minorHAnsi"/>
          <w:lang w:val="en-US"/>
        </w:rPr>
        <w:t xml:space="preserve"> completed.</w:t>
      </w:r>
    </w:p>
    <w:p w14:paraId="293491D0" w14:textId="3DFBA736" w:rsidR="002E2243" w:rsidRPr="007447FD" w:rsidRDefault="002E2243" w:rsidP="000B38DB">
      <w:pPr>
        <w:pStyle w:val="ListParagraph"/>
        <w:numPr>
          <w:ilvl w:val="0"/>
          <w:numId w:val="27"/>
        </w:numPr>
        <w:autoSpaceDE w:val="0"/>
        <w:autoSpaceDN w:val="0"/>
        <w:adjustRightInd w:val="0"/>
        <w:spacing w:after="120" w:line="240" w:lineRule="auto"/>
        <w:contextualSpacing w:val="0"/>
        <w:jc w:val="both"/>
        <w:rPr>
          <w:rFonts w:cstheme="minorHAnsi"/>
          <w:b/>
        </w:rPr>
      </w:pPr>
      <w:r w:rsidRPr="007447FD">
        <w:rPr>
          <w:rFonts w:cstheme="minorHAnsi"/>
        </w:rPr>
        <w:t xml:space="preserve">Double check the paper to see if there are reported POC artifacts. If the paper does not quantitatively report this information, </w:t>
      </w:r>
      <w:r w:rsidRPr="007447FD">
        <w:rPr>
          <w:rFonts w:cstheme="minorHAnsi"/>
          <w:bCs/>
        </w:rPr>
        <w:t>adjust POC and PNCOM down by the same multiplier until the sum of weight fractions is 100%.</w:t>
      </w:r>
      <w:r w:rsidR="007447FD" w:rsidRPr="007447FD">
        <w:rPr>
          <w:rFonts w:cstheme="minorHAnsi"/>
          <w:bCs/>
        </w:rPr>
        <w:t xml:space="preserve"> </w:t>
      </w:r>
      <w:r w:rsidR="007447FD" w:rsidRPr="007447FD">
        <w:rPr>
          <w:rFonts w:cstheme="minorHAnsi"/>
        </w:rPr>
        <w:t>If POC and PNCOM are scaled to zero and the profiles is still greater than 100%, then adjust all species down to get the sum to be 100%.</w:t>
      </w:r>
    </w:p>
    <w:p w14:paraId="60CA940E" w14:textId="2A454238" w:rsidR="002E2243" w:rsidRPr="001F1F92" w:rsidRDefault="007447FD" w:rsidP="002E2243">
      <w:pPr>
        <w:pStyle w:val="ListParagraph"/>
        <w:numPr>
          <w:ilvl w:val="0"/>
          <w:numId w:val="27"/>
        </w:numPr>
        <w:autoSpaceDE w:val="0"/>
        <w:autoSpaceDN w:val="0"/>
        <w:adjustRightInd w:val="0"/>
        <w:spacing w:after="120" w:line="240" w:lineRule="auto"/>
        <w:contextualSpacing w:val="0"/>
        <w:jc w:val="both"/>
        <w:rPr>
          <w:rFonts w:cstheme="minorHAnsi"/>
          <w:b/>
        </w:rPr>
      </w:pPr>
      <w:r>
        <w:rPr>
          <w:rFonts w:cstheme="minorHAnsi"/>
        </w:rPr>
        <w:t>I</w:t>
      </w:r>
      <w:r w:rsidR="002E2243" w:rsidRPr="002E2243">
        <w:rPr>
          <w:rFonts w:cstheme="minorHAnsi"/>
        </w:rPr>
        <w:t>f POC artifacts have already been corrected for, then adjust all species down (i.e., normalize all weight percents) to get the sum to be 100%.</w:t>
      </w:r>
    </w:p>
    <w:p w14:paraId="3E0A1771" w14:textId="7A637C13" w:rsidR="001F1F92" w:rsidRPr="001F1F92" w:rsidRDefault="001F1F92" w:rsidP="001F1F92">
      <w:pPr>
        <w:autoSpaceDE w:val="0"/>
        <w:autoSpaceDN w:val="0"/>
        <w:adjustRightInd w:val="0"/>
        <w:spacing w:after="120" w:line="240" w:lineRule="auto"/>
        <w:jc w:val="both"/>
        <w:rPr>
          <w:rFonts w:cstheme="minorHAnsi"/>
          <w:b/>
        </w:rPr>
      </w:pPr>
      <w:r w:rsidRPr="0080132A">
        <w:rPr>
          <w:rFonts w:cstheme="minorHAnsi"/>
        </w:rPr>
        <w:t>Note that sulfur should not be included in th</w:t>
      </w:r>
      <w:r w:rsidR="0011104C">
        <w:rPr>
          <w:rFonts w:cstheme="minorHAnsi"/>
        </w:rPr>
        <w:t xml:space="preserve">e above </w:t>
      </w:r>
      <w:r w:rsidRPr="0080132A">
        <w:rPr>
          <w:rFonts w:cstheme="minorHAnsi"/>
        </w:rPr>
        <w:t>calculation</w:t>
      </w:r>
      <w:r w:rsidR="0011104C">
        <w:rPr>
          <w:rFonts w:cstheme="minorHAnsi"/>
        </w:rPr>
        <w:t>s</w:t>
      </w:r>
      <w:r w:rsidRPr="0080132A">
        <w:rPr>
          <w:rFonts w:cstheme="minorHAnsi"/>
        </w:rPr>
        <w:t xml:space="preserve"> if sulfate is available.</w:t>
      </w:r>
    </w:p>
    <w:p w14:paraId="2C176FF9" w14:textId="38680432" w:rsidR="002E2243" w:rsidRPr="0061048E" w:rsidRDefault="00153BBC" w:rsidP="008010EA">
      <w:pPr>
        <w:autoSpaceDE w:val="0"/>
        <w:autoSpaceDN w:val="0"/>
        <w:adjustRightInd w:val="0"/>
        <w:spacing w:after="120" w:line="240" w:lineRule="auto"/>
        <w:jc w:val="both"/>
      </w:pPr>
      <w:r w:rsidRPr="00153BBC">
        <w:rPr>
          <w:b/>
        </w:rPr>
        <w:t>Step 10:</w:t>
      </w:r>
      <w:r w:rsidRPr="009B4345">
        <w:t xml:space="preserve"> </w:t>
      </w:r>
      <w:r w:rsidRPr="00153BBC">
        <w:rPr>
          <w:bCs/>
        </w:rPr>
        <w:t xml:space="preserve">If </w:t>
      </w:r>
      <w:r>
        <w:t xml:space="preserve">the profile has POC and this mass </w:t>
      </w:r>
      <w:r w:rsidR="00352A80">
        <w:t xml:space="preserve">can be resolved by </w:t>
      </w:r>
      <w:r>
        <w:t xml:space="preserve">volatility, the mass assigned to POC and PNCOM should be summed and reallocated to the appropriate volatility-resolved species. Preferentially, this mass should be allocated to SPECIES_ID species 3394 – 3398, </w:t>
      </w:r>
      <w:ins w:id="5114" w:author="Seltzer, Karl" w:date="2024-08-09T12:32:00Z">
        <w:r w:rsidR="006A064F">
          <w:t xml:space="preserve">and the </w:t>
        </w:r>
      </w:ins>
      <w:del w:id="5115" w:author="Seltzer, Karl" w:date="2024-08-09T12:32:00Z">
        <w:r w:rsidDel="006A064F">
          <w:delText xml:space="preserve">which would make the </w:delText>
        </w:r>
      </w:del>
      <w:r>
        <w:t>PROFILE_TYPE</w:t>
      </w:r>
      <w:ins w:id="5116" w:author="Seltzer, Karl" w:date="2024-08-09T12:32:00Z">
        <w:r w:rsidR="006A064F">
          <w:t xml:space="preserve"> should be assigned to</w:t>
        </w:r>
      </w:ins>
      <w:del w:id="5117" w:author="Seltzer, Karl" w:date="2024-08-09T12:32:00Z">
        <w:r w:rsidDel="006A064F">
          <w:delText xml:space="preserve"> =</w:delText>
        </w:r>
      </w:del>
      <w:r>
        <w:t xml:space="preserve"> PM-CR1.</w:t>
      </w:r>
      <w:ins w:id="5118" w:author="Seltzer, Karl" w:date="2024-08-09T12:33:00Z">
        <w:r w:rsidR="006A064F">
          <w:t xml:space="preserve"> </w:t>
        </w:r>
        <w:r w:rsidR="006A064F" w:rsidRPr="00153BBC">
          <w:rPr>
            <w:bCs/>
          </w:rPr>
          <w:t xml:space="preserve">If </w:t>
        </w:r>
        <w:r w:rsidR="006A064F">
          <w:t>the profile has POC and this mass can be resolved by volatility and level of oxygenation, the mass assigned to POC and PNCOM should be summed and reallocated to the appropriate volatility-</w:t>
        </w:r>
        <w:r w:rsidR="00ED31FA">
          <w:t xml:space="preserve"> and oxygenation-</w:t>
        </w:r>
        <w:r w:rsidR="006A064F">
          <w:t>resolved species. Preferentially, this mass should be allocated to SPECIES_ID species 3394 – 3398</w:t>
        </w:r>
        <w:r w:rsidR="00E13D44">
          <w:t xml:space="preserve"> and 3522 – 3533, </w:t>
        </w:r>
        <w:r w:rsidR="006A064F">
          <w:t>and the PROFILE_TYPE should be assigned to PM-CR</w:t>
        </w:r>
        <w:r w:rsidR="00E13D44">
          <w:t>2</w:t>
        </w:r>
        <w:r w:rsidR="006A064F">
          <w:t>.</w:t>
        </w:r>
      </w:ins>
    </w:p>
    <w:sectPr w:rsidR="002E2243" w:rsidRPr="0061048E" w:rsidSect="00E543D8">
      <w:endnotePr>
        <w:numFmt w:val="decimal"/>
      </w:endnotePr>
      <w:type w:val="continuous"/>
      <w:pgSz w:w="12240" w:h="15840"/>
      <w:pgMar w:top="1440" w:right="1440" w:bottom="1440" w:left="1440" w:header="720" w:footer="288" w:gutter="0"/>
      <w:cols w:space="1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C8249" w14:textId="77777777" w:rsidR="00804100" w:rsidRDefault="00804100" w:rsidP="002D1409">
      <w:pPr>
        <w:spacing w:after="0" w:line="240" w:lineRule="auto"/>
      </w:pPr>
      <w:r>
        <w:separator/>
      </w:r>
    </w:p>
  </w:endnote>
  <w:endnote w:type="continuationSeparator" w:id="0">
    <w:p w14:paraId="316C7DF8" w14:textId="77777777" w:rsidR="00804100" w:rsidRDefault="00804100" w:rsidP="002D1409">
      <w:pPr>
        <w:spacing w:after="0" w:line="240" w:lineRule="auto"/>
      </w:pPr>
      <w:r>
        <w:continuationSeparator/>
      </w:r>
    </w:p>
  </w:endnote>
  <w:endnote w:type="continuationNotice" w:id="1">
    <w:p w14:paraId="0E7C2A15" w14:textId="77777777" w:rsidR="00804100" w:rsidRDefault="008041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6575014"/>
      <w:docPartObj>
        <w:docPartGallery w:val="Page Numbers (Bottom of Page)"/>
        <w:docPartUnique/>
      </w:docPartObj>
    </w:sdtPr>
    <w:sdtEndPr>
      <w:rPr>
        <w:noProof/>
      </w:rPr>
    </w:sdtEndPr>
    <w:sdtContent>
      <w:p w14:paraId="6425F81E" w14:textId="37A13AFC" w:rsidR="00836F34" w:rsidRDefault="00836F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0433B3" w14:textId="77777777" w:rsidR="00836F34" w:rsidRDefault="00836F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75F8E" w14:textId="77777777" w:rsidR="00804100" w:rsidRDefault="00804100" w:rsidP="002D1409">
      <w:pPr>
        <w:spacing w:after="0" w:line="240" w:lineRule="auto"/>
      </w:pPr>
      <w:r>
        <w:separator/>
      </w:r>
    </w:p>
  </w:footnote>
  <w:footnote w:type="continuationSeparator" w:id="0">
    <w:p w14:paraId="5229C9CF" w14:textId="77777777" w:rsidR="00804100" w:rsidRDefault="00804100" w:rsidP="002D1409">
      <w:pPr>
        <w:spacing w:after="0" w:line="240" w:lineRule="auto"/>
      </w:pPr>
      <w:r>
        <w:continuationSeparator/>
      </w:r>
    </w:p>
  </w:footnote>
  <w:footnote w:type="continuationNotice" w:id="1">
    <w:p w14:paraId="5317E51A" w14:textId="77777777" w:rsidR="00804100" w:rsidRDefault="00804100">
      <w:pPr>
        <w:spacing w:after="0" w:line="240" w:lineRule="auto"/>
      </w:pPr>
    </w:p>
  </w:footnote>
  <w:footnote w:id="2">
    <w:p w14:paraId="30CA7DC6" w14:textId="1D0FE753" w:rsidR="004D78EA" w:rsidRDefault="004D78EA">
      <w:pPr>
        <w:pStyle w:val="FootnoteText"/>
      </w:pPr>
      <w:r>
        <w:rPr>
          <w:rStyle w:val="FootnoteReference"/>
        </w:rPr>
        <w:footnoteRef/>
      </w:r>
      <w:r>
        <w:t xml:space="preserve"> </w:t>
      </w:r>
      <w:r w:rsidRPr="00082CBD">
        <w:t>https://www.epa.gov/air-emissions-inventories/national-emissions-inventory-nei</w:t>
      </w:r>
    </w:p>
  </w:footnote>
  <w:footnote w:id="3">
    <w:p w14:paraId="120CC42C" w14:textId="10D7AC67" w:rsidR="00082CBD" w:rsidRDefault="00082CBD">
      <w:pPr>
        <w:pStyle w:val="FootnoteText"/>
      </w:pPr>
      <w:r>
        <w:rPr>
          <w:rStyle w:val="FootnoteReference"/>
        </w:rPr>
        <w:footnoteRef/>
      </w:r>
      <w:r>
        <w:t xml:space="preserve"> </w:t>
      </w:r>
      <w:r w:rsidRPr="00082CBD">
        <w:t>https://sor-scc-api.epa.gov/sccwebservices/sccsearch/docs/SCC-IntroToSCCs_2021.pdf</w:t>
      </w:r>
    </w:p>
  </w:footnote>
  <w:footnote w:id="4">
    <w:p w14:paraId="6BE784C7" w14:textId="5E4DC784" w:rsidR="00082CBD" w:rsidRDefault="00082CBD">
      <w:pPr>
        <w:pStyle w:val="FootnoteText"/>
      </w:pPr>
      <w:r>
        <w:rPr>
          <w:rStyle w:val="FootnoteReference"/>
        </w:rPr>
        <w:footnoteRef/>
      </w:r>
      <w:r>
        <w:t xml:space="preserve"> </w:t>
      </w:r>
      <w:r w:rsidRPr="00082CBD">
        <w:t>https://www.epa.gov/ground-level-ozone-pollution/complete-list-voc-exemption-rules</w:t>
      </w:r>
    </w:p>
  </w:footnote>
  <w:footnote w:id="5">
    <w:p w14:paraId="400D92EE" w14:textId="7ECE62A1" w:rsidR="003E2629" w:rsidRDefault="003E2629">
      <w:pPr>
        <w:pStyle w:val="FootnoteText"/>
      </w:pPr>
      <w:r>
        <w:rPr>
          <w:rStyle w:val="FootnoteReference"/>
        </w:rPr>
        <w:footnoteRef/>
      </w:r>
      <w:r>
        <w:t xml:space="preserve"> </w:t>
      </w:r>
      <w:r w:rsidRPr="00C15B8D">
        <w:t>https://www.epa.gov/air-emissions-modeling/speciate</w:t>
      </w:r>
    </w:p>
  </w:footnote>
  <w:footnote w:id="6">
    <w:p w14:paraId="6BA311DC" w14:textId="2D4D0E03" w:rsidR="003E2629" w:rsidRDefault="003E2629">
      <w:pPr>
        <w:pStyle w:val="FootnoteText"/>
      </w:pPr>
      <w:r>
        <w:rPr>
          <w:rStyle w:val="FootnoteReference"/>
        </w:rPr>
        <w:footnoteRef/>
      </w:r>
      <w:r>
        <w:t xml:space="preserve"> </w:t>
      </w:r>
      <w:r w:rsidRPr="003E2629">
        <w:t>https://www.cmascenter.org/smoke/</w:t>
      </w:r>
    </w:p>
  </w:footnote>
  <w:footnote w:id="7">
    <w:p w14:paraId="38A66213" w14:textId="1624E875" w:rsidR="002357C3" w:rsidDel="00827CEB" w:rsidRDefault="002357C3">
      <w:pPr>
        <w:pStyle w:val="FootnoteText"/>
        <w:rPr>
          <w:del w:id="411" w:author="Seltzer, Karl" w:date="2024-04-05T15:25:00Z"/>
        </w:rPr>
      </w:pPr>
      <w:del w:id="412" w:author="Seltzer, Karl" w:date="2024-04-05T15:25:00Z">
        <w:r w:rsidDel="00827CEB">
          <w:rPr>
            <w:rStyle w:val="FootnoteReference"/>
          </w:rPr>
          <w:footnoteRef/>
        </w:r>
        <w:r w:rsidDel="00827CEB">
          <w:delText xml:space="preserve"> </w:delText>
        </w:r>
        <w:r w:rsidRPr="002357C3" w:rsidDel="00827CEB">
          <w:delText>https://github.com/CMASCenter/Speciation-Tool</w:delText>
        </w:r>
      </w:del>
    </w:p>
  </w:footnote>
  <w:footnote w:id="8">
    <w:p w14:paraId="6918B15B" w14:textId="1ECACF04" w:rsidR="00F31316" w:rsidRDefault="00F31316">
      <w:pPr>
        <w:pStyle w:val="FootnoteText"/>
      </w:pPr>
      <w:r>
        <w:rPr>
          <w:rStyle w:val="FootnoteReference"/>
        </w:rPr>
        <w:footnoteRef/>
      </w:r>
      <w:r>
        <w:t xml:space="preserve"> </w:t>
      </w:r>
      <w:r w:rsidRPr="00F31316">
        <w:t>https://www.epa.gov/ground-level-ozone-pollution/complete-list-voc-exemption-rules</w:t>
      </w:r>
    </w:p>
  </w:footnote>
  <w:footnote w:id="9">
    <w:p w14:paraId="089C37E3" w14:textId="696C105A" w:rsidR="00993971" w:rsidDel="00DF5DAB" w:rsidRDefault="00993971">
      <w:pPr>
        <w:pStyle w:val="FootnoteText"/>
        <w:rPr>
          <w:del w:id="1311" w:author="Seltzer, Karl" w:date="2024-04-05T15:24:00Z"/>
        </w:rPr>
      </w:pPr>
      <w:del w:id="1312" w:author="Seltzer, Karl" w:date="2024-04-05T15:24:00Z">
        <w:r w:rsidDel="00DF5DAB">
          <w:rPr>
            <w:rStyle w:val="FootnoteReference"/>
          </w:rPr>
          <w:footnoteRef/>
        </w:r>
        <w:r w:rsidDel="00DF5DAB">
          <w:delText xml:space="preserve"> </w:delText>
        </w:r>
        <w:r w:rsidRPr="00993971" w:rsidDel="00DF5DAB">
          <w:delText>https://github.com/USEPA/CRACMM</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1F193" w14:textId="77777777" w:rsidR="009131CD" w:rsidRDefault="009131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10A"/>
    <w:multiLevelType w:val="hybridMultilevel"/>
    <w:tmpl w:val="56F21098"/>
    <w:lvl w:ilvl="0" w:tplc="04090011">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761FD5"/>
    <w:multiLevelType w:val="hybridMultilevel"/>
    <w:tmpl w:val="5BCC3AD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B4F7CC8"/>
    <w:multiLevelType w:val="hybridMultilevel"/>
    <w:tmpl w:val="B0320E88"/>
    <w:lvl w:ilvl="0" w:tplc="174E822A">
      <w:start w:val="2"/>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CA548F"/>
    <w:multiLevelType w:val="hybridMultilevel"/>
    <w:tmpl w:val="3FA03864"/>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13D129A"/>
    <w:multiLevelType w:val="hybridMultilevel"/>
    <w:tmpl w:val="663ED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07F10"/>
    <w:multiLevelType w:val="hybridMultilevel"/>
    <w:tmpl w:val="902C8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913DF"/>
    <w:multiLevelType w:val="hybridMultilevel"/>
    <w:tmpl w:val="F79803E4"/>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9640EA"/>
    <w:multiLevelType w:val="hybridMultilevel"/>
    <w:tmpl w:val="90CA3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76624"/>
    <w:multiLevelType w:val="hybridMultilevel"/>
    <w:tmpl w:val="83D85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C111DC"/>
    <w:multiLevelType w:val="hybridMultilevel"/>
    <w:tmpl w:val="90CA3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A75DAE"/>
    <w:multiLevelType w:val="hybridMultilevel"/>
    <w:tmpl w:val="5BCC3AD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E066953"/>
    <w:multiLevelType w:val="hybridMultilevel"/>
    <w:tmpl w:val="E892C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710C2D"/>
    <w:multiLevelType w:val="hybridMultilevel"/>
    <w:tmpl w:val="BDA63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AA3856"/>
    <w:multiLevelType w:val="hybridMultilevel"/>
    <w:tmpl w:val="DFC8B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0D1229"/>
    <w:multiLevelType w:val="hybridMultilevel"/>
    <w:tmpl w:val="D2C67812"/>
    <w:lvl w:ilvl="0" w:tplc="338AC008">
      <w:start w:val="3"/>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303068"/>
    <w:multiLevelType w:val="hybridMultilevel"/>
    <w:tmpl w:val="D2C67812"/>
    <w:lvl w:ilvl="0" w:tplc="338AC008">
      <w:start w:val="3"/>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6C4025"/>
    <w:multiLevelType w:val="hybridMultilevel"/>
    <w:tmpl w:val="27E4B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B545B8"/>
    <w:multiLevelType w:val="hybridMultilevel"/>
    <w:tmpl w:val="D100A47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9AB3E86"/>
    <w:multiLevelType w:val="hybridMultilevel"/>
    <w:tmpl w:val="42A04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4671F5"/>
    <w:multiLevelType w:val="hybridMultilevel"/>
    <w:tmpl w:val="44CA7666"/>
    <w:lvl w:ilvl="0" w:tplc="941680DA">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B101FC"/>
    <w:multiLevelType w:val="hybridMultilevel"/>
    <w:tmpl w:val="5BCC3AD2"/>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B0D4AFB"/>
    <w:multiLevelType w:val="hybridMultilevel"/>
    <w:tmpl w:val="6C70902C"/>
    <w:lvl w:ilvl="0" w:tplc="CA523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191272"/>
    <w:multiLevelType w:val="hybridMultilevel"/>
    <w:tmpl w:val="B8F666E2"/>
    <w:lvl w:ilvl="0" w:tplc="0AB89EDC">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45070D"/>
    <w:multiLevelType w:val="hybridMultilevel"/>
    <w:tmpl w:val="7C904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7B2927"/>
    <w:multiLevelType w:val="multilevel"/>
    <w:tmpl w:val="691A9CDE"/>
    <w:lvl w:ilvl="0">
      <w:start w:val="1"/>
      <w:numFmt w:val="decimal"/>
      <w:pStyle w:val="Heading1"/>
      <w:lvlText w:val="%1"/>
      <w:lvlJc w:val="left"/>
      <w:pPr>
        <w:ind w:left="432" w:hanging="432"/>
      </w:pPr>
    </w:lvl>
    <w:lvl w:ilvl="1">
      <w:start w:val="1"/>
      <w:numFmt w:val="decimal"/>
      <w:pStyle w:val="Heading2"/>
      <w:lvlText w:val="%1.%2"/>
      <w:lvlJc w:val="left"/>
      <w:pPr>
        <w:ind w:left="3996" w:hanging="576"/>
      </w:p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43A5D03"/>
    <w:multiLevelType w:val="hybridMultilevel"/>
    <w:tmpl w:val="3FA0386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86C3AFE"/>
    <w:multiLevelType w:val="hybridMultilevel"/>
    <w:tmpl w:val="3FA0386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6E5B5D10"/>
    <w:multiLevelType w:val="hybridMultilevel"/>
    <w:tmpl w:val="171CE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6B5DF7"/>
    <w:multiLevelType w:val="hybridMultilevel"/>
    <w:tmpl w:val="10B098BE"/>
    <w:lvl w:ilvl="0" w:tplc="EF24B80A">
      <w:start w:val="7"/>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8B7123"/>
    <w:multiLevelType w:val="hybridMultilevel"/>
    <w:tmpl w:val="730886DA"/>
    <w:lvl w:ilvl="0" w:tplc="3E709FD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F81FD8"/>
    <w:multiLevelType w:val="hybridMultilevel"/>
    <w:tmpl w:val="902C8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8986449">
    <w:abstractNumId w:val="23"/>
  </w:num>
  <w:num w:numId="2" w16cid:durableId="1708993486">
    <w:abstractNumId w:val="24"/>
  </w:num>
  <w:num w:numId="3" w16cid:durableId="2044400222">
    <w:abstractNumId w:val="18"/>
  </w:num>
  <w:num w:numId="4" w16cid:durableId="1535538982">
    <w:abstractNumId w:val="27"/>
  </w:num>
  <w:num w:numId="5" w16cid:durableId="754665240">
    <w:abstractNumId w:val="30"/>
  </w:num>
  <w:num w:numId="6" w16cid:durableId="227614590">
    <w:abstractNumId w:val="5"/>
  </w:num>
  <w:num w:numId="7" w16cid:durableId="759444267">
    <w:abstractNumId w:val="12"/>
  </w:num>
  <w:num w:numId="8" w16cid:durableId="339159670">
    <w:abstractNumId w:val="4"/>
  </w:num>
  <w:num w:numId="9" w16cid:durableId="1939830397">
    <w:abstractNumId w:val="13"/>
  </w:num>
  <w:num w:numId="10" w16cid:durableId="435562211">
    <w:abstractNumId w:val="17"/>
  </w:num>
  <w:num w:numId="11" w16cid:durableId="436994957">
    <w:abstractNumId w:val="16"/>
  </w:num>
  <w:num w:numId="12" w16cid:durableId="987973427">
    <w:abstractNumId w:val="21"/>
  </w:num>
  <w:num w:numId="13" w16cid:durableId="2048336996">
    <w:abstractNumId w:val="7"/>
  </w:num>
  <w:num w:numId="14" w16cid:durableId="522327528">
    <w:abstractNumId w:val="9"/>
  </w:num>
  <w:num w:numId="15" w16cid:durableId="1865171118">
    <w:abstractNumId w:val="3"/>
  </w:num>
  <w:num w:numId="16" w16cid:durableId="481892269">
    <w:abstractNumId w:val="14"/>
  </w:num>
  <w:num w:numId="17" w16cid:durableId="244219709">
    <w:abstractNumId w:val="6"/>
  </w:num>
  <w:num w:numId="18" w16cid:durableId="1295212910">
    <w:abstractNumId w:val="20"/>
  </w:num>
  <w:num w:numId="19" w16cid:durableId="677542148">
    <w:abstractNumId w:val="15"/>
  </w:num>
  <w:num w:numId="20" w16cid:durableId="858084116">
    <w:abstractNumId w:val="8"/>
  </w:num>
  <w:num w:numId="21" w16cid:durableId="534776037">
    <w:abstractNumId w:val="2"/>
  </w:num>
  <w:num w:numId="22" w16cid:durableId="1789467599">
    <w:abstractNumId w:val="28"/>
  </w:num>
  <w:num w:numId="23" w16cid:durableId="265387464">
    <w:abstractNumId w:val="25"/>
  </w:num>
  <w:num w:numId="24" w16cid:durableId="207649444">
    <w:abstractNumId w:val="22"/>
  </w:num>
  <w:num w:numId="25" w16cid:durableId="767895444">
    <w:abstractNumId w:val="19"/>
  </w:num>
  <w:num w:numId="26" w16cid:durableId="106000578">
    <w:abstractNumId w:val="1"/>
  </w:num>
  <w:num w:numId="27" w16cid:durableId="21289668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35200975">
    <w:abstractNumId w:val="0"/>
  </w:num>
  <w:num w:numId="29" w16cid:durableId="274874873">
    <w:abstractNumId w:val="11"/>
  </w:num>
  <w:num w:numId="30" w16cid:durableId="1454905202">
    <w:abstractNumId w:val="29"/>
  </w:num>
  <w:num w:numId="31" w16cid:durableId="724983784">
    <w:abstractNumId w:val="10"/>
  </w:num>
  <w:num w:numId="32" w16cid:durableId="1360398552">
    <w:abstractNumId w:val="26"/>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ltzer, Karl">
    <w15:presenceInfo w15:providerId="AD" w15:userId="S::Seltzer.Karl@epa.gov::edd99a79-8cbe-43ea-a0d5-19cae1f00f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revisionView w:markup="0"/>
  <w:trackRevisions/>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325"/>
    <w:rsid w:val="00000886"/>
    <w:rsid w:val="00000A8D"/>
    <w:rsid w:val="00000CA4"/>
    <w:rsid w:val="00000E72"/>
    <w:rsid w:val="00001567"/>
    <w:rsid w:val="0000157D"/>
    <w:rsid w:val="00001992"/>
    <w:rsid w:val="00001F0D"/>
    <w:rsid w:val="00002715"/>
    <w:rsid w:val="00002BDC"/>
    <w:rsid w:val="0000319A"/>
    <w:rsid w:val="00003451"/>
    <w:rsid w:val="0000356C"/>
    <w:rsid w:val="00003C38"/>
    <w:rsid w:val="000045B9"/>
    <w:rsid w:val="00004690"/>
    <w:rsid w:val="00004884"/>
    <w:rsid w:val="00004B71"/>
    <w:rsid w:val="00004E95"/>
    <w:rsid w:val="000057A5"/>
    <w:rsid w:val="00005934"/>
    <w:rsid w:val="00005D6E"/>
    <w:rsid w:val="000060E6"/>
    <w:rsid w:val="000066B0"/>
    <w:rsid w:val="00007F91"/>
    <w:rsid w:val="00010185"/>
    <w:rsid w:val="0001020B"/>
    <w:rsid w:val="00010782"/>
    <w:rsid w:val="00011064"/>
    <w:rsid w:val="0001146E"/>
    <w:rsid w:val="000116D9"/>
    <w:rsid w:val="0001176E"/>
    <w:rsid w:val="00012343"/>
    <w:rsid w:val="00012AA8"/>
    <w:rsid w:val="00012B92"/>
    <w:rsid w:val="00014AEC"/>
    <w:rsid w:val="00014F1D"/>
    <w:rsid w:val="000156A2"/>
    <w:rsid w:val="00015E3C"/>
    <w:rsid w:val="000163F3"/>
    <w:rsid w:val="00017274"/>
    <w:rsid w:val="00017C2D"/>
    <w:rsid w:val="000203B1"/>
    <w:rsid w:val="00020427"/>
    <w:rsid w:val="00020909"/>
    <w:rsid w:val="00021B22"/>
    <w:rsid w:val="00021BB9"/>
    <w:rsid w:val="000222B8"/>
    <w:rsid w:val="00024142"/>
    <w:rsid w:val="0002531A"/>
    <w:rsid w:val="00025725"/>
    <w:rsid w:val="000257B4"/>
    <w:rsid w:val="0002637B"/>
    <w:rsid w:val="0002696E"/>
    <w:rsid w:val="00026DA7"/>
    <w:rsid w:val="00027371"/>
    <w:rsid w:val="00027EB6"/>
    <w:rsid w:val="00027FA8"/>
    <w:rsid w:val="0003005C"/>
    <w:rsid w:val="0003135F"/>
    <w:rsid w:val="00031B25"/>
    <w:rsid w:val="0003219E"/>
    <w:rsid w:val="000333D1"/>
    <w:rsid w:val="00033B0C"/>
    <w:rsid w:val="00033BB0"/>
    <w:rsid w:val="0003406F"/>
    <w:rsid w:val="00034153"/>
    <w:rsid w:val="0003420C"/>
    <w:rsid w:val="0003504B"/>
    <w:rsid w:val="00035410"/>
    <w:rsid w:val="00035E74"/>
    <w:rsid w:val="00036065"/>
    <w:rsid w:val="00037034"/>
    <w:rsid w:val="000370BB"/>
    <w:rsid w:val="000373BE"/>
    <w:rsid w:val="00037715"/>
    <w:rsid w:val="00037F7B"/>
    <w:rsid w:val="000400F5"/>
    <w:rsid w:val="00041B55"/>
    <w:rsid w:val="000422D2"/>
    <w:rsid w:val="00042FD0"/>
    <w:rsid w:val="00043AD4"/>
    <w:rsid w:val="000443D2"/>
    <w:rsid w:val="00044668"/>
    <w:rsid w:val="00044C0B"/>
    <w:rsid w:val="00045611"/>
    <w:rsid w:val="000466CB"/>
    <w:rsid w:val="00046871"/>
    <w:rsid w:val="00047BCB"/>
    <w:rsid w:val="00047D27"/>
    <w:rsid w:val="00050B59"/>
    <w:rsid w:val="000514D5"/>
    <w:rsid w:val="000520D9"/>
    <w:rsid w:val="00052135"/>
    <w:rsid w:val="00052A92"/>
    <w:rsid w:val="00052C6F"/>
    <w:rsid w:val="00054016"/>
    <w:rsid w:val="00054167"/>
    <w:rsid w:val="00055997"/>
    <w:rsid w:val="000559A0"/>
    <w:rsid w:val="00056CD1"/>
    <w:rsid w:val="0005775A"/>
    <w:rsid w:val="00060299"/>
    <w:rsid w:val="00062247"/>
    <w:rsid w:val="000627AD"/>
    <w:rsid w:val="00063A38"/>
    <w:rsid w:val="00063E82"/>
    <w:rsid w:val="00063F51"/>
    <w:rsid w:val="00064D6B"/>
    <w:rsid w:val="00064DEC"/>
    <w:rsid w:val="00064F37"/>
    <w:rsid w:val="00064FC1"/>
    <w:rsid w:val="0006587F"/>
    <w:rsid w:val="0006621B"/>
    <w:rsid w:val="00066E26"/>
    <w:rsid w:val="0006706E"/>
    <w:rsid w:val="0006729A"/>
    <w:rsid w:val="000677F6"/>
    <w:rsid w:val="00067834"/>
    <w:rsid w:val="000704AA"/>
    <w:rsid w:val="0007192D"/>
    <w:rsid w:val="00071AAE"/>
    <w:rsid w:val="00072044"/>
    <w:rsid w:val="0007223A"/>
    <w:rsid w:val="00072F14"/>
    <w:rsid w:val="0007310E"/>
    <w:rsid w:val="0007405F"/>
    <w:rsid w:val="00074A0C"/>
    <w:rsid w:val="000763C9"/>
    <w:rsid w:val="000771EE"/>
    <w:rsid w:val="00077786"/>
    <w:rsid w:val="00077BFE"/>
    <w:rsid w:val="00080033"/>
    <w:rsid w:val="00081291"/>
    <w:rsid w:val="00081D8F"/>
    <w:rsid w:val="00081D9F"/>
    <w:rsid w:val="00081F91"/>
    <w:rsid w:val="00082A38"/>
    <w:rsid w:val="00082CBD"/>
    <w:rsid w:val="000830B4"/>
    <w:rsid w:val="000834BA"/>
    <w:rsid w:val="0008374A"/>
    <w:rsid w:val="00083B0D"/>
    <w:rsid w:val="00083EB5"/>
    <w:rsid w:val="00084DDB"/>
    <w:rsid w:val="000852AD"/>
    <w:rsid w:val="000859E5"/>
    <w:rsid w:val="00085FBD"/>
    <w:rsid w:val="00086BBD"/>
    <w:rsid w:val="00087E2D"/>
    <w:rsid w:val="000900CC"/>
    <w:rsid w:val="0009166B"/>
    <w:rsid w:val="00091B77"/>
    <w:rsid w:val="0009231B"/>
    <w:rsid w:val="0009282D"/>
    <w:rsid w:val="0009613D"/>
    <w:rsid w:val="00096209"/>
    <w:rsid w:val="0009664F"/>
    <w:rsid w:val="000974FC"/>
    <w:rsid w:val="00097C3F"/>
    <w:rsid w:val="000A0900"/>
    <w:rsid w:val="000A0C32"/>
    <w:rsid w:val="000A0C3D"/>
    <w:rsid w:val="000A1835"/>
    <w:rsid w:val="000A2B12"/>
    <w:rsid w:val="000A3451"/>
    <w:rsid w:val="000A3839"/>
    <w:rsid w:val="000A4708"/>
    <w:rsid w:val="000A4BDE"/>
    <w:rsid w:val="000A53A0"/>
    <w:rsid w:val="000A5602"/>
    <w:rsid w:val="000A5899"/>
    <w:rsid w:val="000A5C59"/>
    <w:rsid w:val="000A69C4"/>
    <w:rsid w:val="000A69F4"/>
    <w:rsid w:val="000A6ADD"/>
    <w:rsid w:val="000A6D67"/>
    <w:rsid w:val="000B1143"/>
    <w:rsid w:val="000B1F79"/>
    <w:rsid w:val="000B1F94"/>
    <w:rsid w:val="000B241E"/>
    <w:rsid w:val="000B272F"/>
    <w:rsid w:val="000B2B21"/>
    <w:rsid w:val="000B396C"/>
    <w:rsid w:val="000B433D"/>
    <w:rsid w:val="000B4956"/>
    <w:rsid w:val="000B4A81"/>
    <w:rsid w:val="000B4D06"/>
    <w:rsid w:val="000B4F08"/>
    <w:rsid w:val="000B57AD"/>
    <w:rsid w:val="000B6167"/>
    <w:rsid w:val="000B6EAD"/>
    <w:rsid w:val="000B6F9A"/>
    <w:rsid w:val="000B78D7"/>
    <w:rsid w:val="000B7FCF"/>
    <w:rsid w:val="000C04A1"/>
    <w:rsid w:val="000C05B4"/>
    <w:rsid w:val="000C1C9C"/>
    <w:rsid w:val="000C31AC"/>
    <w:rsid w:val="000C3646"/>
    <w:rsid w:val="000C36E7"/>
    <w:rsid w:val="000C3A7C"/>
    <w:rsid w:val="000C3BC3"/>
    <w:rsid w:val="000C3EBF"/>
    <w:rsid w:val="000C4F67"/>
    <w:rsid w:val="000C5BED"/>
    <w:rsid w:val="000C69E8"/>
    <w:rsid w:val="000C710E"/>
    <w:rsid w:val="000C74A9"/>
    <w:rsid w:val="000C7692"/>
    <w:rsid w:val="000C79ED"/>
    <w:rsid w:val="000D1C9D"/>
    <w:rsid w:val="000D3875"/>
    <w:rsid w:val="000D3D91"/>
    <w:rsid w:val="000D3E7A"/>
    <w:rsid w:val="000D4624"/>
    <w:rsid w:val="000D4D72"/>
    <w:rsid w:val="000D56E1"/>
    <w:rsid w:val="000D71E6"/>
    <w:rsid w:val="000D7349"/>
    <w:rsid w:val="000D7BE8"/>
    <w:rsid w:val="000E0167"/>
    <w:rsid w:val="000E0E5D"/>
    <w:rsid w:val="000E166A"/>
    <w:rsid w:val="000E212F"/>
    <w:rsid w:val="000E2B7C"/>
    <w:rsid w:val="000E3004"/>
    <w:rsid w:val="000E33AD"/>
    <w:rsid w:val="000E35E8"/>
    <w:rsid w:val="000E395F"/>
    <w:rsid w:val="000E42F1"/>
    <w:rsid w:val="000E63A1"/>
    <w:rsid w:val="000E7594"/>
    <w:rsid w:val="000E7CCF"/>
    <w:rsid w:val="000F0746"/>
    <w:rsid w:val="000F1030"/>
    <w:rsid w:val="000F1558"/>
    <w:rsid w:val="000F2C75"/>
    <w:rsid w:val="000F2D65"/>
    <w:rsid w:val="000F3568"/>
    <w:rsid w:val="000F5029"/>
    <w:rsid w:val="000F5492"/>
    <w:rsid w:val="000F55A0"/>
    <w:rsid w:val="000F637F"/>
    <w:rsid w:val="000F69F6"/>
    <w:rsid w:val="000F7B8B"/>
    <w:rsid w:val="0010072B"/>
    <w:rsid w:val="00100744"/>
    <w:rsid w:val="00100EFB"/>
    <w:rsid w:val="00101270"/>
    <w:rsid w:val="001014F6"/>
    <w:rsid w:val="00102E2C"/>
    <w:rsid w:val="00103CB0"/>
    <w:rsid w:val="001052C9"/>
    <w:rsid w:val="001052FE"/>
    <w:rsid w:val="00105A25"/>
    <w:rsid w:val="0011104C"/>
    <w:rsid w:val="00111378"/>
    <w:rsid w:val="001121BA"/>
    <w:rsid w:val="001124ED"/>
    <w:rsid w:val="00114F43"/>
    <w:rsid w:val="00115549"/>
    <w:rsid w:val="00115759"/>
    <w:rsid w:val="00116557"/>
    <w:rsid w:val="00116F52"/>
    <w:rsid w:val="001171D5"/>
    <w:rsid w:val="00117AE0"/>
    <w:rsid w:val="00117E89"/>
    <w:rsid w:val="001202FE"/>
    <w:rsid w:val="00120C1E"/>
    <w:rsid w:val="00120E24"/>
    <w:rsid w:val="0012244B"/>
    <w:rsid w:val="00122773"/>
    <w:rsid w:val="00126149"/>
    <w:rsid w:val="00126B94"/>
    <w:rsid w:val="00131546"/>
    <w:rsid w:val="00131FF2"/>
    <w:rsid w:val="00132B26"/>
    <w:rsid w:val="00132EFE"/>
    <w:rsid w:val="001344A1"/>
    <w:rsid w:val="0013456D"/>
    <w:rsid w:val="00134B3D"/>
    <w:rsid w:val="00135321"/>
    <w:rsid w:val="00135A7E"/>
    <w:rsid w:val="0013668B"/>
    <w:rsid w:val="001367E4"/>
    <w:rsid w:val="00136C87"/>
    <w:rsid w:val="00137393"/>
    <w:rsid w:val="00141C5E"/>
    <w:rsid w:val="00142320"/>
    <w:rsid w:val="00142AA9"/>
    <w:rsid w:val="00143C54"/>
    <w:rsid w:val="00143DB7"/>
    <w:rsid w:val="00144ACC"/>
    <w:rsid w:val="00144B6F"/>
    <w:rsid w:val="00145B0D"/>
    <w:rsid w:val="00145CF0"/>
    <w:rsid w:val="001467B2"/>
    <w:rsid w:val="001468A9"/>
    <w:rsid w:val="00146B7E"/>
    <w:rsid w:val="00147410"/>
    <w:rsid w:val="001477D5"/>
    <w:rsid w:val="00147931"/>
    <w:rsid w:val="00147F54"/>
    <w:rsid w:val="001505CE"/>
    <w:rsid w:val="00151375"/>
    <w:rsid w:val="00152C1C"/>
    <w:rsid w:val="00153B48"/>
    <w:rsid w:val="00153BBC"/>
    <w:rsid w:val="00153F94"/>
    <w:rsid w:val="0015421F"/>
    <w:rsid w:val="00155C43"/>
    <w:rsid w:val="00155D4A"/>
    <w:rsid w:val="00156626"/>
    <w:rsid w:val="001566A9"/>
    <w:rsid w:val="00156974"/>
    <w:rsid w:val="001602A0"/>
    <w:rsid w:val="00160313"/>
    <w:rsid w:val="0016142B"/>
    <w:rsid w:val="0016183B"/>
    <w:rsid w:val="00162335"/>
    <w:rsid w:val="001628B0"/>
    <w:rsid w:val="00162ABF"/>
    <w:rsid w:val="00162B3F"/>
    <w:rsid w:val="001630BD"/>
    <w:rsid w:val="00163CC5"/>
    <w:rsid w:val="00166265"/>
    <w:rsid w:val="001669CD"/>
    <w:rsid w:val="00172306"/>
    <w:rsid w:val="00174DA1"/>
    <w:rsid w:val="00175459"/>
    <w:rsid w:val="00175632"/>
    <w:rsid w:val="00175CEE"/>
    <w:rsid w:val="00176586"/>
    <w:rsid w:val="00176B05"/>
    <w:rsid w:val="00176B13"/>
    <w:rsid w:val="00176D66"/>
    <w:rsid w:val="00177426"/>
    <w:rsid w:val="001808A7"/>
    <w:rsid w:val="00180B5D"/>
    <w:rsid w:val="001812CB"/>
    <w:rsid w:val="0018165A"/>
    <w:rsid w:val="001835A6"/>
    <w:rsid w:val="001837E6"/>
    <w:rsid w:val="00183B0A"/>
    <w:rsid w:val="00184AF0"/>
    <w:rsid w:val="00184F96"/>
    <w:rsid w:val="00185879"/>
    <w:rsid w:val="00185910"/>
    <w:rsid w:val="00185971"/>
    <w:rsid w:val="00185D9C"/>
    <w:rsid w:val="0018690E"/>
    <w:rsid w:val="00187463"/>
    <w:rsid w:val="0018792D"/>
    <w:rsid w:val="00192F62"/>
    <w:rsid w:val="001944C7"/>
    <w:rsid w:val="00195094"/>
    <w:rsid w:val="0019577E"/>
    <w:rsid w:val="001959DE"/>
    <w:rsid w:val="00195CA6"/>
    <w:rsid w:val="00196187"/>
    <w:rsid w:val="001967A0"/>
    <w:rsid w:val="00196827"/>
    <w:rsid w:val="001979C7"/>
    <w:rsid w:val="001A115C"/>
    <w:rsid w:val="001A1936"/>
    <w:rsid w:val="001A30C9"/>
    <w:rsid w:val="001A4203"/>
    <w:rsid w:val="001A47C5"/>
    <w:rsid w:val="001A5156"/>
    <w:rsid w:val="001A5426"/>
    <w:rsid w:val="001A5B78"/>
    <w:rsid w:val="001A7720"/>
    <w:rsid w:val="001A7797"/>
    <w:rsid w:val="001A79FE"/>
    <w:rsid w:val="001B06CC"/>
    <w:rsid w:val="001B0B29"/>
    <w:rsid w:val="001B1CF8"/>
    <w:rsid w:val="001B29CC"/>
    <w:rsid w:val="001B2D7E"/>
    <w:rsid w:val="001B2D8F"/>
    <w:rsid w:val="001B4C05"/>
    <w:rsid w:val="001B51E6"/>
    <w:rsid w:val="001B591D"/>
    <w:rsid w:val="001B61F6"/>
    <w:rsid w:val="001C0455"/>
    <w:rsid w:val="001C1182"/>
    <w:rsid w:val="001C174F"/>
    <w:rsid w:val="001C17D2"/>
    <w:rsid w:val="001C1B16"/>
    <w:rsid w:val="001C3152"/>
    <w:rsid w:val="001C3814"/>
    <w:rsid w:val="001C44E5"/>
    <w:rsid w:val="001C48EA"/>
    <w:rsid w:val="001C51B0"/>
    <w:rsid w:val="001C566F"/>
    <w:rsid w:val="001C578B"/>
    <w:rsid w:val="001D00DF"/>
    <w:rsid w:val="001D07A3"/>
    <w:rsid w:val="001D07BD"/>
    <w:rsid w:val="001D0ED9"/>
    <w:rsid w:val="001D15BE"/>
    <w:rsid w:val="001D1B76"/>
    <w:rsid w:val="001D1D18"/>
    <w:rsid w:val="001D30C2"/>
    <w:rsid w:val="001D3CBB"/>
    <w:rsid w:val="001D497B"/>
    <w:rsid w:val="001D51D8"/>
    <w:rsid w:val="001D5495"/>
    <w:rsid w:val="001D54F7"/>
    <w:rsid w:val="001D5BD1"/>
    <w:rsid w:val="001D6E4A"/>
    <w:rsid w:val="001D772C"/>
    <w:rsid w:val="001D7A2F"/>
    <w:rsid w:val="001E0333"/>
    <w:rsid w:val="001E0A6D"/>
    <w:rsid w:val="001E0E68"/>
    <w:rsid w:val="001E204D"/>
    <w:rsid w:val="001E23EE"/>
    <w:rsid w:val="001E335E"/>
    <w:rsid w:val="001E51DA"/>
    <w:rsid w:val="001E638C"/>
    <w:rsid w:val="001E783A"/>
    <w:rsid w:val="001E7ACE"/>
    <w:rsid w:val="001F0178"/>
    <w:rsid w:val="001F1DE1"/>
    <w:rsid w:val="001F1F92"/>
    <w:rsid w:val="001F2BAE"/>
    <w:rsid w:val="001F2BF8"/>
    <w:rsid w:val="001F2D2D"/>
    <w:rsid w:val="001F4919"/>
    <w:rsid w:val="001F4B4D"/>
    <w:rsid w:val="001F55D3"/>
    <w:rsid w:val="001F56D1"/>
    <w:rsid w:val="001F585C"/>
    <w:rsid w:val="001F5B42"/>
    <w:rsid w:val="001F61AF"/>
    <w:rsid w:val="001F7EC1"/>
    <w:rsid w:val="002001CF"/>
    <w:rsid w:val="00200255"/>
    <w:rsid w:val="00200AFE"/>
    <w:rsid w:val="00201553"/>
    <w:rsid w:val="00202E30"/>
    <w:rsid w:val="00202ED5"/>
    <w:rsid w:val="002034FC"/>
    <w:rsid w:val="00206035"/>
    <w:rsid w:val="002061A5"/>
    <w:rsid w:val="00206631"/>
    <w:rsid w:val="00206BF4"/>
    <w:rsid w:val="00207886"/>
    <w:rsid w:val="002100C4"/>
    <w:rsid w:val="00210F16"/>
    <w:rsid w:val="00211AE3"/>
    <w:rsid w:val="00212444"/>
    <w:rsid w:val="00213791"/>
    <w:rsid w:val="00214661"/>
    <w:rsid w:val="00214CA2"/>
    <w:rsid w:val="00214DB2"/>
    <w:rsid w:val="00214E68"/>
    <w:rsid w:val="00215DDA"/>
    <w:rsid w:val="00215E65"/>
    <w:rsid w:val="0021635C"/>
    <w:rsid w:val="002167B5"/>
    <w:rsid w:val="00216943"/>
    <w:rsid w:val="00216E38"/>
    <w:rsid w:val="002173E4"/>
    <w:rsid w:val="00217521"/>
    <w:rsid w:val="0021791B"/>
    <w:rsid w:val="0022007E"/>
    <w:rsid w:val="002210CD"/>
    <w:rsid w:val="00221B1F"/>
    <w:rsid w:val="00221D59"/>
    <w:rsid w:val="0022201A"/>
    <w:rsid w:val="00222259"/>
    <w:rsid w:val="002226A3"/>
    <w:rsid w:val="00222A28"/>
    <w:rsid w:val="0022362D"/>
    <w:rsid w:val="00224256"/>
    <w:rsid w:val="00225466"/>
    <w:rsid w:val="0022559B"/>
    <w:rsid w:val="00225D5A"/>
    <w:rsid w:val="00226433"/>
    <w:rsid w:val="002264F3"/>
    <w:rsid w:val="002267BE"/>
    <w:rsid w:val="00226A3F"/>
    <w:rsid w:val="00226B73"/>
    <w:rsid w:val="00227931"/>
    <w:rsid w:val="002304FF"/>
    <w:rsid w:val="0023211C"/>
    <w:rsid w:val="002323E7"/>
    <w:rsid w:val="002335EF"/>
    <w:rsid w:val="002344A0"/>
    <w:rsid w:val="002345D0"/>
    <w:rsid w:val="002352A9"/>
    <w:rsid w:val="0023543B"/>
    <w:rsid w:val="002357C3"/>
    <w:rsid w:val="00235D97"/>
    <w:rsid w:val="00235ED6"/>
    <w:rsid w:val="00236B6F"/>
    <w:rsid w:val="00237230"/>
    <w:rsid w:val="00237500"/>
    <w:rsid w:val="00237A3E"/>
    <w:rsid w:val="00240A4C"/>
    <w:rsid w:val="0024125D"/>
    <w:rsid w:val="00241B1D"/>
    <w:rsid w:val="002426AF"/>
    <w:rsid w:val="00242719"/>
    <w:rsid w:val="00243559"/>
    <w:rsid w:val="00244249"/>
    <w:rsid w:val="00244C8E"/>
    <w:rsid w:val="00245D75"/>
    <w:rsid w:val="00246EBC"/>
    <w:rsid w:val="002477D3"/>
    <w:rsid w:val="00247CD1"/>
    <w:rsid w:val="00250D00"/>
    <w:rsid w:val="00251D1C"/>
    <w:rsid w:val="002526A8"/>
    <w:rsid w:val="0025284D"/>
    <w:rsid w:val="0025292F"/>
    <w:rsid w:val="00252B66"/>
    <w:rsid w:val="0025305B"/>
    <w:rsid w:val="00254CEB"/>
    <w:rsid w:val="002553FF"/>
    <w:rsid w:val="00255A2A"/>
    <w:rsid w:val="00255BB1"/>
    <w:rsid w:val="00255CDE"/>
    <w:rsid w:val="002564FF"/>
    <w:rsid w:val="00256F74"/>
    <w:rsid w:val="002573F3"/>
    <w:rsid w:val="00257F32"/>
    <w:rsid w:val="0026005B"/>
    <w:rsid w:val="00260769"/>
    <w:rsid w:val="00260C70"/>
    <w:rsid w:val="00260C74"/>
    <w:rsid w:val="002615E7"/>
    <w:rsid w:val="00261C9D"/>
    <w:rsid w:val="00263072"/>
    <w:rsid w:val="002636D6"/>
    <w:rsid w:val="00263DB9"/>
    <w:rsid w:val="00263F5C"/>
    <w:rsid w:val="0026451F"/>
    <w:rsid w:val="00264BED"/>
    <w:rsid w:val="00264E8B"/>
    <w:rsid w:val="00264F4F"/>
    <w:rsid w:val="00265607"/>
    <w:rsid w:val="00265929"/>
    <w:rsid w:val="002663C3"/>
    <w:rsid w:val="0026644A"/>
    <w:rsid w:val="00266749"/>
    <w:rsid w:val="00266945"/>
    <w:rsid w:val="00266C27"/>
    <w:rsid w:val="00267B3C"/>
    <w:rsid w:val="00267FCC"/>
    <w:rsid w:val="00271170"/>
    <w:rsid w:val="002719F9"/>
    <w:rsid w:val="00272C79"/>
    <w:rsid w:val="0027335A"/>
    <w:rsid w:val="00273FFA"/>
    <w:rsid w:val="00274AB3"/>
    <w:rsid w:val="00274FE0"/>
    <w:rsid w:val="00275B74"/>
    <w:rsid w:val="00275B7F"/>
    <w:rsid w:val="00276171"/>
    <w:rsid w:val="002762B9"/>
    <w:rsid w:val="002764E6"/>
    <w:rsid w:val="00276F19"/>
    <w:rsid w:val="002777AF"/>
    <w:rsid w:val="002778ED"/>
    <w:rsid w:val="00280822"/>
    <w:rsid w:val="002811B8"/>
    <w:rsid w:val="00281D8F"/>
    <w:rsid w:val="0028229C"/>
    <w:rsid w:val="00282C7A"/>
    <w:rsid w:val="00283286"/>
    <w:rsid w:val="00283551"/>
    <w:rsid w:val="00283A6F"/>
    <w:rsid w:val="00283AFD"/>
    <w:rsid w:val="00283ECA"/>
    <w:rsid w:val="002848FC"/>
    <w:rsid w:val="00284DAD"/>
    <w:rsid w:val="0028641F"/>
    <w:rsid w:val="002864D5"/>
    <w:rsid w:val="00286F84"/>
    <w:rsid w:val="0028748B"/>
    <w:rsid w:val="0029005F"/>
    <w:rsid w:val="00290247"/>
    <w:rsid w:val="0029058A"/>
    <w:rsid w:val="00290BD7"/>
    <w:rsid w:val="0029159E"/>
    <w:rsid w:val="00291777"/>
    <w:rsid w:val="002928F4"/>
    <w:rsid w:val="00292D1C"/>
    <w:rsid w:val="002935EA"/>
    <w:rsid w:val="00293E26"/>
    <w:rsid w:val="00295162"/>
    <w:rsid w:val="0029521D"/>
    <w:rsid w:val="00295910"/>
    <w:rsid w:val="00295C49"/>
    <w:rsid w:val="00295EE9"/>
    <w:rsid w:val="0029641C"/>
    <w:rsid w:val="0029711D"/>
    <w:rsid w:val="002972B0"/>
    <w:rsid w:val="002A0593"/>
    <w:rsid w:val="002A0D85"/>
    <w:rsid w:val="002A10D4"/>
    <w:rsid w:val="002A17C2"/>
    <w:rsid w:val="002A18EE"/>
    <w:rsid w:val="002A2536"/>
    <w:rsid w:val="002A35D5"/>
    <w:rsid w:val="002A5211"/>
    <w:rsid w:val="002A54E3"/>
    <w:rsid w:val="002A58FB"/>
    <w:rsid w:val="002A6148"/>
    <w:rsid w:val="002A6313"/>
    <w:rsid w:val="002A72D3"/>
    <w:rsid w:val="002A75DB"/>
    <w:rsid w:val="002A77AD"/>
    <w:rsid w:val="002B07E5"/>
    <w:rsid w:val="002B0B79"/>
    <w:rsid w:val="002B2752"/>
    <w:rsid w:val="002B389D"/>
    <w:rsid w:val="002B42BF"/>
    <w:rsid w:val="002B543A"/>
    <w:rsid w:val="002B5479"/>
    <w:rsid w:val="002B58B8"/>
    <w:rsid w:val="002B66F3"/>
    <w:rsid w:val="002B69A5"/>
    <w:rsid w:val="002B77D9"/>
    <w:rsid w:val="002B78BD"/>
    <w:rsid w:val="002C0075"/>
    <w:rsid w:val="002C032A"/>
    <w:rsid w:val="002C0561"/>
    <w:rsid w:val="002C0697"/>
    <w:rsid w:val="002C1076"/>
    <w:rsid w:val="002C118A"/>
    <w:rsid w:val="002C12DB"/>
    <w:rsid w:val="002C198C"/>
    <w:rsid w:val="002C19CF"/>
    <w:rsid w:val="002C31FA"/>
    <w:rsid w:val="002C34FA"/>
    <w:rsid w:val="002C4717"/>
    <w:rsid w:val="002C62FC"/>
    <w:rsid w:val="002C6307"/>
    <w:rsid w:val="002C68A7"/>
    <w:rsid w:val="002C7365"/>
    <w:rsid w:val="002D02EF"/>
    <w:rsid w:val="002D09CE"/>
    <w:rsid w:val="002D0A6F"/>
    <w:rsid w:val="002D0F02"/>
    <w:rsid w:val="002D101E"/>
    <w:rsid w:val="002D1409"/>
    <w:rsid w:val="002D17B0"/>
    <w:rsid w:val="002D185B"/>
    <w:rsid w:val="002D33B4"/>
    <w:rsid w:val="002D37DA"/>
    <w:rsid w:val="002D42BC"/>
    <w:rsid w:val="002D66C6"/>
    <w:rsid w:val="002D67EE"/>
    <w:rsid w:val="002D7B09"/>
    <w:rsid w:val="002D7E63"/>
    <w:rsid w:val="002E0006"/>
    <w:rsid w:val="002E0102"/>
    <w:rsid w:val="002E1542"/>
    <w:rsid w:val="002E1AD2"/>
    <w:rsid w:val="002E2243"/>
    <w:rsid w:val="002E2788"/>
    <w:rsid w:val="002E2EB3"/>
    <w:rsid w:val="002E37EE"/>
    <w:rsid w:val="002E4320"/>
    <w:rsid w:val="002E4BAC"/>
    <w:rsid w:val="002E4E5A"/>
    <w:rsid w:val="002E5191"/>
    <w:rsid w:val="002E5288"/>
    <w:rsid w:val="002E6368"/>
    <w:rsid w:val="002E68C3"/>
    <w:rsid w:val="002E6AE7"/>
    <w:rsid w:val="002E7153"/>
    <w:rsid w:val="002E76E5"/>
    <w:rsid w:val="002E7709"/>
    <w:rsid w:val="002E7776"/>
    <w:rsid w:val="002E78B3"/>
    <w:rsid w:val="002E7905"/>
    <w:rsid w:val="002E7C6E"/>
    <w:rsid w:val="002E7D22"/>
    <w:rsid w:val="002F06A0"/>
    <w:rsid w:val="002F09DE"/>
    <w:rsid w:val="002F0AE1"/>
    <w:rsid w:val="002F0FA7"/>
    <w:rsid w:val="002F27E1"/>
    <w:rsid w:val="002F3109"/>
    <w:rsid w:val="002F36CB"/>
    <w:rsid w:val="002F3822"/>
    <w:rsid w:val="002F47CF"/>
    <w:rsid w:val="002F5048"/>
    <w:rsid w:val="002F51C6"/>
    <w:rsid w:val="002F5C70"/>
    <w:rsid w:val="002F6723"/>
    <w:rsid w:val="002F6F15"/>
    <w:rsid w:val="002F6F18"/>
    <w:rsid w:val="002F7B4A"/>
    <w:rsid w:val="00300F33"/>
    <w:rsid w:val="00301C3B"/>
    <w:rsid w:val="003023A8"/>
    <w:rsid w:val="00302796"/>
    <w:rsid w:val="003027E0"/>
    <w:rsid w:val="00303074"/>
    <w:rsid w:val="003035CD"/>
    <w:rsid w:val="003045A0"/>
    <w:rsid w:val="00304A68"/>
    <w:rsid w:val="00305176"/>
    <w:rsid w:val="00305EEF"/>
    <w:rsid w:val="00307480"/>
    <w:rsid w:val="0031018D"/>
    <w:rsid w:val="003102EC"/>
    <w:rsid w:val="0031125C"/>
    <w:rsid w:val="0031153C"/>
    <w:rsid w:val="00311CE1"/>
    <w:rsid w:val="00311E24"/>
    <w:rsid w:val="003128FC"/>
    <w:rsid w:val="003158F2"/>
    <w:rsid w:val="0031644B"/>
    <w:rsid w:val="00317C0F"/>
    <w:rsid w:val="00317EFB"/>
    <w:rsid w:val="00322D2D"/>
    <w:rsid w:val="00323017"/>
    <w:rsid w:val="00323CE7"/>
    <w:rsid w:val="00324290"/>
    <w:rsid w:val="003242BF"/>
    <w:rsid w:val="0032447F"/>
    <w:rsid w:val="0032555B"/>
    <w:rsid w:val="0032614F"/>
    <w:rsid w:val="0032724D"/>
    <w:rsid w:val="00327B09"/>
    <w:rsid w:val="00327FC9"/>
    <w:rsid w:val="00333276"/>
    <w:rsid w:val="003334E7"/>
    <w:rsid w:val="00333606"/>
    <w:rsid w:val="00333996"/>
    <w:rsid w:val="00333D72"/>
    <w:rsid w:val="00333DBE"/>
    <w:rsid w:val="00334F1C"/>
    <w:rsid w:val="0033512E"/>
    <w:rsid w:val="00335A8F"/>
    <w:rsid w:val="00336C0F"/>
    <w:rsid w:val="0033700A"/>
    <w:rsid w:val="003371C4"/>
    <w:rsid w:val="0034094F"/>
    <w:rsid w:val="00340AA2"/>
    <w:rsid w:val="00341A0D"/>
    <w:rsid w:val="00342252"/>
    <w:rsid w:val="003428FC"/>
    <w:rsid w:val="003429F7"/>
    <w:rsid w:val="0034302E"/>
    <w:rsid w:val="0034333A"/>
    <w:rsid w:val="0034361C"/>
    <w:rsid w:val="00343673"/>
    <w:rsid w:val="00343773"/>
    <w:rsid w:val="00343894"/>
    <w:rsid w:val="00343A56"/>
    <w:rsid w:val="00344476"/>
    <w:rsid w:val="0034564B"/>
    <w:rsid w:val="00346247"/>
    <w:rsid w:val="003468F7"/>
    <w:rsid w:val="00350365"/>
    <w:rsid w:val="00350BF5"/>
    <w:rsid w:val="00350DDA"/>
    <w:rsid w:val="003523AE"/>
    <w:rsid w:val="003529C8"/>
    <w:rsid w:val="00352A80"/>
    <w:rsid w:val="00353CBD"/>
    <w:rsid w:val="00354E88"/>
    <w:rsid w:val="003551CC"/>
    <w:rsid w:val="003556CF"/>
    <w:rsid w:val="00355E10"/>
    <w:rsid w:val="00356E7E"/>
    <w:rsid w:val="00356F6C"/>
    <w:rsid w:val="0035758E"/>
    <w:rsid w:val="00357C48"/>
    <w:rsid w:val="00360554"/>
    <w:rsid w:val="0036071A"/>
    <w:rsid w:val="003612AC"/>
    <w:rsid w:val="0036202E"/>
    <w:rsid w:val="00362AA9"/>
    <w:rsid w:val="00363DC6"/>
    <w:rsid w:val="00364676"/>
    <w:rsid w:val="0036491D"/>
    <w:rsid w:val="00364D82"/>
    <w:rsid w:val="00365656"/>
    <w:rsid w:val="00367744"/>
    <w:rsid w:val="003679BF"/>
    <w:rsid w:val="00367FEC"/>
    <w:rsid w:val="0037013C"/>
    <w:rsid w:val="00371080"/>
    <w:rsid w:val="00371BEE"/>
    <w:rsid w:val="00372006"/>
    <w:rsid w:val="00372CB8"/>
    <w:rsid w:val="0037312E"/>
    <w:rsid w:val="003741B0"/>
    <w:rsid w:val="0037432D"/>
    <w:rsid w:val="00375F90"/>
    <w:rsid w:val="003765AE"/>
    <w:rsid w:val="00376874"/>
    <w:rsid w:val="0037764B"/>
    <w:rsid w:val="0038171D"/>
    <w:rsid w:val="0038193A"/>
    <w:rsid w:val="00381BCD"/>
    <w:rsid w:val="00381C61"/>
    <w:rsid w:val="00382515"/>
    <w:rsid w:val="00382672"/>
    <w:rsid w:val="00382F29"/>
    <w:rsid w:val="0038373D"/>
    <w:rsid w:val="00383E40"/>
    <w:rsid w:val="003841C3"/>
    <w:rsid w:val="00384744"/>
    <w:rsid w:val="00385684"/>
    <w:rsid w:val="00385A60"/>
    <w:rsid w:val="00385F51"/>
    <w:rsid w:val="0038643F"/>
    <w:rsid w:val="00387272"/>
    <w:rsid w:val="00387544"/>
    <w:rsid w:val="00390072"/>
    <w:rsid w:val="003912E8"/>
    <w:rsid w:val="0039141A"/>
    <w:rsid w:val="0039155F"/>
    <w:rsid w:val="00391D5E"/>
    <w:rsid w:val="00392293"/>
    <w:rsid w:val="00392505"/>
    <w:rsid w:val="00392891"/>
    <w:rsid w:val="003938D7"/>
    <w:rsid w:val="003939C9"/>
    <w:rsid w:val="00393D8C"/>
    <w:rsid w:val="00394705"/>
    <w:rsid w:val="00394A17"/>
    <w:rsid w:val="00396A0E"/>
    <w:rsid w:val="00396A37"/>
    <w:rsid w:val="003974CE"/>
    <w:rsid w:val="00397AC3"/>
    <w:rsid w:val="003A047E"/>
    <w:rsid w:val="003A07AF"/>
    <w:rsid w:val="003A1382"/>
    <w:rsid w:val="003A1618"/>
    <w:rsid w:val="003A2130"/>
    <w:rsid w:val="003A23FB"/>
    <w:rsid w:val="003A2BA4"/>
    <w:rsid w:val="003A2DAD"/>
    <w:rsid w:val="003A2FEB"/>
    <w:rsid w:val="003A3713"/>
    <w:rsid w:val="003A39BF"/>
    <w:rsid w:val="003A47DF"/>
    <w:rsid w:val="003A569F"/>
    <w:rsid w:val="003A5745"/>
    <w:rsid w:val="003A5E7F"/>
    <w:rsid w:val="003A5FD5"/>
    <w:rsid w:val="003A69F3"/>
    <w:rsid w:val="003A716A"/>
    <w:rsid w:val="003A7E46"/>
    <w:rsid w:val="003A7EC3"/>
    <w:rsid w:val="003B0AD6"/>
    <w:rsid w:val="003B0E96"/>
    <w:rsid w:val="003B1153"/>
    <w:rsid w:val="003B1930"/>
    <w:rsid w:val="003B26B6"/>
    <w:rsid w:val="003B3BCB"/>
    <w:rsid w:val="003B3C46"/>
    <w:rsid w:val="003B4D6D"/>
    <w:rsid w:val="003B57E7"/>
    <w:rsid w:val="003B5DB7"/>
    <w:rsid w:val="003B6A53"/>
    <w:rsid w:val="003B6CF6"/>
    <w:rsid w:val="003B7240"/>
    <w:rsid w:val="003B77D7"/>
    <w:rsid w:val="003C0ADA"/>
    <w:rsid w:val="003C32C2"/>
    <w:rsid w:val="003C38E8"/>
    <w:rsid w:val="003C3956"/>
    <w:rsid w:val="003C3F83"/>
    <w:rsid w:val="003C4A5E"/>
    <w:rsid w:val="003C58D8"/>
    <w:rsid w:val="003C5F11"/>
    <w:rsid w:val="003C6259"/>
    <w:rsid w:val="003C6BD2"/>
    <w:rsid w:val="003C749B"/>
    <w:rsid w:val="003C7B5B"/>
    <w:rsid w:val="003C7DE0"/>
    <w:rsid w:val="003D0F76"/>
    <w:rsid w:val="003D1281"/>
    <w:rsid w:val="003D12F0"/>
    <w:rsid w:val="003D17A5"/>
    <w:rsid w:val="003D1A1E"/>
    <w:rsid w:val="003D1BEF"/>
    <w:rsid w:val="003D209E"/>
    <w:rsid w:val="003D24B6"/>
    <w:rsid w:val="003D2AA4"/>
    <w:rsid w:val="003D3393"/>
    <w:rsid w:val="003D3581"/>
    <w:rsid w:val="003D3E9F"/>
    <w:rsid w:val="003D54D1"/>
    <w:rsid w:val="003D5714"/>
    <w:rsid w:val="003D60B8"/>
    <w:rsid w:val="003D61FE"/>
    <w:rsid w:val="003D6574"/>
    <w:rsid w:val="003D7911"/>
    <w:rsid w:val="003D7AC8"/>
    <w:rsid w:val="003D7D19"/>
    <w:rsid w:val="003E0E12"/>
    <w:rsid w:val="003E116E"/>
    <w:rsid w:val="003E1606"/>
    <w:rsid w:val="003E1B03"/>
    <w:rsid w:val="003E2369"/>
    <w:rsid w:val="003E2629"/>
    <w:rsid w:val="003E41DB"/>
    <w:rsid w:val="003E429F"/>
    <w:rsid w:val="003E4D0F"/>
    <w:rsid w:val="003E593B"/>
    <w:rsid w:val="003E5E36"/>
    <w:rsid w:val="003E620C"/>
    <w:rsid w:val="003E65C6"/>
    <w:rsid w:val="003E6884"/>
    <w:rsid w:val="003E6C49"/>
    <w:rsid w:val="003E735A"/>
    <w:rsid w:val="003E7537"/>
    <w:rsid w:val="003E7E15"/>
    <w:rsid w:val="003F0725"/>
    <w:rsid w:val="003F0F6C"/>
    <w:rsid w:val="003F1142"/>
    <w:rsid w:val="003F17CF"/>
    <w:rsid w:val="003F2429"/>
    <w:rsid w:val="003F2672"/>
    <w:rsid w:val="003F2942"/>
    <w:rsid w:val="003F2952"/>
    <w:rsid w:val="003F2EC1"/>
    <w:rsid w:val="003F34CD"/>
    <w:rsid w:val="003F472E"/>
    <w:rsid w:val="003F4814"/>
    <w:rsid w:val="003F4D63"/>
    <w:rsid w:val="003F4D6C"/>
    <w:rsid w:val="003F55A8"/>
    <w:rsid w:val="003F750D"/>
    <w:rsid w:val="004008AD"/>
    <w:rsid w:val="00400CA2"/>
    <w:rsid w:val="00401461"/>
    <w:rsid w:val="00401A00"/>
    <w:rsid w:val="004021E0"/>
    <w:rsid w:val="00402930"/>
    <w:rsid w:val="00403788"/>
    <w:rsid w:val="00403C55"/>
    <w:rsid w:val="00403D43"/>
    <w:rsid w:val="004052EB"/>
    <w:rsid w:val="00405457"/>
    <w:rsid w:val="00405501"/>
    <w:rsid w:val="00405DBE"/>
    <w:rsid w:val="00406F41"/>
    <w:rsid w:val="004101AC"/>
    <w:rsid w:val="0041047C"/>
    <w:rsid w:val="00411191"/>
    <w:rsid w:val="004116B1"/>
    <w:rsid w:val="00411981"/>
    <w:rsid w:val="00412AB0"/>
    <w:rsid w:val="00412CF1"/>
    <w:rsid w:val="00412CF3"/>
    <w:rsid w:val="00412FBC"/>
    <w:rsid w:val="004133C2"/>
    <w:rsid w:val="004136F0"/>
    <w:rsid w:val="00413B5C"/>
    <w:rsid w:val="0041437C"/>
    <w:rsid w:val="0041474B"/>
    <w:rsid w:val="004168A0"/>
    <w:rsid w:val="00417278"/>
    <w:rsid w:val="00417CFB"/>
    <w:rsid w:val="0042196E"/>
    <w:rsid w:val="00422AAE"/>
    <w:rsid w:val="004233A7"/>
    <w:rsid w:val="00424B2F"/>
    <w:rsid w:val="00424B74"/>
    <w:rsid w:val="004251F1"/>
    <w:rsid w:val="004258B3"/>
    <w:rsid w:val="004258EB"/>
    <w:rsid w:val="004261D6"/>
    <w:rsid w:val="00426236"/>
    <w:rsid w:val="004265F2"/>
    <w:rsid w:val="004278F3"/>
    <w:rsid w:val="00430026"/>
    <w:rsid w:val="0043067B"/>
    <w:rsid w:val="00430F6E"/>
    <w:rsid w:val="00431119"/>
    <w:rsid w:val="00431146"/>
    <w:rsid w:val="00431727"/>
    <w:rsid w:val="00431D2D"/>
    <w:rsid w:val="00431D42"/>
    <w:rsid w:val="00432C2B"/>
    <w:rsid w:val="00432DB6"/>
    <w:rsid w:val="004331C8"/>
    <w:rsid w:val="00434426"/>
    <w:rsid w:val="00434A1E"/>
    <w:rsid w:val="00437088"/>
    <w:rsid w:val="00437F7B"/>
    <w:rsid w:val="0044027D"/>
    <w:rsid w:val="0044181B"/>
    <w:rsid w:val="00441DF7"/>
    <w:rsid w:val="004424E7"/>
    <w:rsid w:val="004431A7"/>
    <w:rsid w:val="00443374"/>
    <w:rsid w:val="00443553"/>
    <w:rsid w:val="004437CA"/>
    <w:rsid w:val="004439C0"/>
    <w:rsid w:val="00443B29"/>
    <w:rsid w:val="00444C8E"/>
    <w:rsid w:val="00444CCB"/>
    <w:rsid w:val="00444EC4"/>
    <w:rsid w:val="00445091"/>
    <w:rsid w:val="0044571D"/>
    <w:rsid w:val="00445753"/>
    <w:rsid w:val="00445AB6"/>
    <w:rsid w:val="004460D5"/>
    <w:rsid w:val="004502AC"/>
    <w:rsid w:val="00450382"/>
    <w:rsid w:val="0045094E"/>
    <w:rsid w:val="00450BA3"/>
    <w:rsid w:val="00450E3E"/>
    <w:rsid w:val="0045101D"/>
    <w:rsid w:val="00451270"/>
    <w:rsid w:val="00451533"/>
    <w:rsid w:val="004526B8"/>
    <w:rsid w:val="00452E33"/>
    <w:rsid w:val="00452EC3"/>
    <w:rsid w:val="00453543"/>
    <w:rsid w:val="004546BA"/>
    <w:rsid w:val="004546F3"/>
    <w:rsid w:val="00455625"/>
    <w:rsid w:val="00455D3E"/>
    <w:rsid w:val="00456EC9"/>
    <w:rsid w:val="00457991"/>
    <w:rsid w:val="00457C2B"/>
    <w:rsid w:val="00457CDF"/>
    <w:rsid w:val="00457E3C"/>
    <w:rsid w:val="0046060B"/>
    <w:rsid w:val="00460CBE"/>
    <w:rsid w:val="00460EC2"/>
    <w:rsid w:val="00461300"/>
    <w:rsid w:val="004615C6"/>
    <w:rsid w:val="00461B90"/>
    <w:rsid w:val="00462119"/>
    <w:rsid w:val="00462387"/>
    <w:rsid w:val="004624A1"/>
    <w:rsid w:val="00463147"/>
    <w:rsid w:val="00463963"/>
    <w:rsid w:val="00463F7A"/>
    <w:rsid w:val="004657FC"/>
    <w:rsid w:val="0046632A"/>
    <w:rsid w:val="004667C8"/>
    <w:rsid w:val="00466C8D"/>
    <w:rsid w:val="00466D7B"/>
    <w:rsid w:val="00466F1A"/>
    <w:rsid w:val="00467F19"/>
    <w:rsid w:val="00470507"/>
    <w:rsid w:val="00471B6F"/>
    <w:rsid w:val="00472B85"/>
    <w:rsid w:val="004734B1"/>
    <w:rsid w:val="004736F5"/>
    <w:rsid w:val="00473EEF"/>
    <w:rsid w:val="004740D5"/>
    <w:rsid w:val="00474168"/>
    <w:rsid w:val="0047416F"/>
    <w:rsid w:val="0047424D"/>
    <w:rsid w:val="004744D8"/>
    <w:rsid w:val="0047502E"/>
    <w:rsid w:val="004752FE"/>
    <w:rsid w:val="00475701"/>
    <w:rsid w:val="00475EE0"/>
    <w:rsid w:val="00476128"/>
    <w:rsid w:val="004773F6"/>
    <w:rsid w:val="004807F8"/>
    <w:rsid w:val="00480995"/>
    <w:rsid w:val="004815DF"/>
    <w:rsid w:val="004821EA"/>
    <w:rsid w:val="004830F6"/>
    <w:rsid w:val="004833CF"/>
    <w:rsid w:val="00484195"/>
    <w:rsid w:val="00484682"/>
    <w:rsid w:val="00484789"/>
    <w:rsid w:val="00484AFC"/>
    <w:rsid w:val="00484EB2"/>
    <w:rsid w:val="00485905"/>
    <w:rsid w:val="00486F6B"/>
    <w:rsid w:val="0048752E"/>
    <w:rsid w:val="00487912"/>
    <w:rsid w:val="004879C6"/>
    <w:rsid w:val="0049002D"/>
    <w:rsid w:val="004902BA"/>
    <w:rsid w:val="00490EC9"/>
    <w:rsid w:val="0049144A"/>
    <w:rsid w:val="00491946"/>
    <w:rsid w:val="004929C1"/>
    <w:rsid w:val="004929DC"/>
    <w:rsid w:val="00492E74"/>
    <w:rsid w:val="00492ED2"/>
    <w:rsid w:val="00493016"/>
    <w:rsid w:val="004931E9"/>
    <w:rsid w:val="00493767"/>
    <w:rsid w:val="00493977"/>
    <w:rsid w:val="00493D1C"/>
    <w:rsid w:val="00493D8C"/>
    <w:rsid w:val="0049409E"/>
    <w:rsid w:val="00494358"/>
    <w:rsid w:val="0049510E"/>
    <w:rsid w:val="00495FBE"/>
    <w:rsid w:val="004960F3"/>
    <w:rsid w:val="0049634F"/>
    <w:rsid w:val="00496A39"/>
    <w:rsid w:val="00496AA0"/>
    <w:rsid w:val="00497006"/>
    <w:rsid w:val="00497042"/>
    <w:rsid w:val="004970F2"/>
    <w:rsid w:val="004A01A9"/>
    <w:rsid w:val="004A0336"/>
    <w:rsid w:val="004A0A8C"/>
    <w:rsid w:val="004A0ACB"/>
    <w:rsid w:val="004A14B4"/>
    <w:rsid w:val="004A1636"/>
    <w:rsid w:val="004A1E21"/>
    <w:rsid w:val="004A2047"/>
    <w:rsid w:val="004A2FE2"/>
    <w:rsid w:val="004A40AB"/>
    <w:rsid w:val="004A4448"/>
    <w:rsid w:val="004A6077"/>
    <w:rsid w:val="004A6EDC"/>
    <w:rsid w:val="004A71A9"/>
    <w:rsid w:val="004A7F28"/>
    <w:rsid w:val="004A7FD2"/>
    <w:rsid w:val="004B0BB8"/>
    <w:rsid w:val="004B0E22"/>
    <w:rsid w:val="004B1BE8"/>
    <w:rsid w:val="004B2385"/>
    <w:rsid w:val="004B3084"/>
    <w:rsid w:val="004B30D4"/>
    <w:rsid w:val="004B3CA7"/>
    <w:rsid w:val="004B3D0D"/>
    <w:rsid w:val="004B3D8F"/>
    <w:rsid w:val="004B4F1F"/>
    <w:rsid w:val="004B528D"/>
    <w:rsid w:val="004B5740"/>
    <w:rsid w:val="004B587D"/>
    <w:rsid w:val="004B69B9"/>
    <w:rsid w:val="004B6C53"/>
    <w:rsid w:val="004B6D71"/>
    <w:rsid w:val="004B71D9"/>
    <w:rsid w:val="004B7447"/>
    <w:rsid w:val="004B7865"/>
    <w:rsid w:val="004B7E32"/>
    <w:rsid w:val="004C04DC"/>
    <w:rsid w:val="004C095D"/>
    <w:rsid w:val="004C18C8"/>
    <w:rsid w:val="004C1F38"/>
    <w:rsid w:val="004C42F4"/>
    <w:rsid w:val="004C444B"/>
    <w:rsid w:val="004C53AC"/>
    <w:rsid w:val="004C6E50"/>
    <w:rsid w:val="004C7DB2"/>
    <w:rsid w:val="004D05BF"/>
    <w:rsid w:val="004D151F"/>
    <w:rsid w:val="004D29AA"/>
    <w:rsid w:val="004D32A2"/>
    <w:rsid w:val="004D468E"/>
    <w:rsid w:val="004D46C9"/>
    <w:rsid w:val="004D4C13"/>
    <w:rsid w:val="004D663B"/>
    <w:rsid w:val="004D6A42"/>
    <w:rsid w:val="004D6CAE"/>
    <w:rsid w:val="004D771B"/>
    <w:rsid w:val="004D78EA"/>
    <w:rsid w:val="004E0A8C"/>
    <w:rsid w:val="004E185F"/>
    <w:rsid w:val="004E2F6F"/>
    <w:rsid w:val="004E30B5"/>
    <w:rsid w:val="004E368A"/>
    <w:rsid w:val="004E3B05"/>
    <w:rsid w:val="004E442E"/>
    <w:rsid w:val="004E4C8A"/>
    <w:rsid w:val="004E5265"/>
    <w:rsid w:val="004E5E01"/>
    <w:rsid w:val="004E630D"/>
    <w:rsid w:val="004E6784"/>
    <w:rsid w:val="004E678C"/>
    <w:rsid w:val="004E695A"/>
    <w:rsid w:val="004F01ED"/>
    <w:rsid w:val="004F0454"/>
    <w:rsid w:val="004F0757"/>
    <w:rsid w:val="004F0D9E"/>
    <w:rsid w:val="004F17F3"/>
    <w:rsid w:val="004F1CDC"/>
    <w:rsid w:val="004F33C2"/>
    <w:rsid w:val="004F3C8C"/>
    <w:rsid w:val="004F3D34"/>
    <w:rsid w:val="004F3DB3"/>
    <w:rsid w:val="004F44A5"/>
    <w:rsid w:val="004F59EA"/>
    <w:rsid w:val="004F5A7B"/>
    <w:rsid w:val="004F5D69"/>
    <w:rsid w:val="004F6666"/>
    <w:rsid w:val="004F6A39"/>
    <w:rsid w:val="004F6BE4"/>
    <w:rsid w:val="004F6C25"/>
    <w:rsid w:val="004F7799"/>
    <w:rsid w:val="004F7D7E"/>
    <w:rsid w:val="00501AAB"/>
    <w:rsid w:val="00501E2C"/>
    <w:rsid w:val="00502FCA"/>
    <w:rsid w:val="00502FD8"/>
    <w:rsid w:val="005030B7"/>
    <w:rsid w:val="0050354E"/>
    <w:rsid w:val="0050360B"/>
    <w:rsid w:val="00503676"/>
    <w:rsid w:val="00503F6A"/>
    <w:rsid w:val="00504B13"/>
    <w:rsid w:val="0050588A"/>
    <w:rsid w:val="00506309"/>
    <w:rsid w:val="00506AB7"/>
    <w:rsid w:val="0050737F"/>
    <w:rsid w:val="005112BC"/>
    <w:rsid w:val="005118C1"/>
    <w:rsid w:val="00511B39"/>
    <w:rsid w:val="00512464"/>
    <w:rsid w:val="0051249E"/>
    <w:rsid w:val="00512BBB"/>
    <w:rsid w:val="00512D7F"/>
    <w:rsid w:val="00513A3E"/>
    <w:rsid w:val="00513A98"/>
    <w:rsid w:val="0051463D"/>
    <w:rsid w:val="00514ED7"/>
    <w:rsid w:val="005154A2"/>
    <w:rsid w:val="0051550B"/>
    <w:rsid w:val="005165FE"/>
    <w:rsid w:val="00517361"/>
    <w:rsid w:val="00517481"/>
    <w:rsid w:val="00517980"/>
    <w:rsid w:val="00520677"/>
    <w:rsid w:val="00520942"/>
    <w:rsid w:val="005213FA"/>
    <w:rsid w:val="00521566"/>
    <w:rsid w:val="005226D4"/>
    <w:rsid w:val="0052271D"/>
    <w:rsid w:val="00522E83"/>
    <w:rsid w:val="00522F38"/>
    <w:rsid w:val="005239B7"/>
    <w:rsid w:val="00523D17"/>
    <w:rsid w:val="00524B3E"/>
    <w:rsid w:val="00524E1B"/>
    <w:rsid w:val="00524F7B"/>
    <w:rsid w:val="0052511C"/>
    <w:rsid w:val="00525A6A"/>
    <w:rsid w:val="00526A60"/>
    <w:rsid w:val="00526B91"/>
    <w:rsid w:val="0052761B"/>
    <w:rsid w:val="005311DC"/>
    <w:rsid w:val="00531D5D"/>
    <w:rsid w:val="005329C9"/>
    <w:rsid w:val="00533AA1"/>
    <w:rsid w:val="005345E2"/>
    <w:rsid w:val="00535468"/>
    <w:rsid w:val="005355D0"/>
    <w:rsid w:val="00535B71"/>
    <w:rsid w:val="0053634D"/>
    <w:rsid w:val="00536575"/>
    <w:rsid w:val="00536AB3"/>
    <w:rsid w:val="0053716E"/>
    <w:rsid w:val="0053767C"/>
    <w:rsid w:val="00537876"/>
    <w:rsid w:val="005407EF"/>
    <w:rsid w:val="00540E40"/>
    <w:rsid w:val="00543BFD"/>
    <w:rsid w:val="0054456C"/>
    <w:rsid w:val="005445C6"/>
    <w:rsid w:val="00544C44"/>
    <w:rsid w:val="00545BDE"/>
    <w:rsid w:val="00545F15"/>
    <w:rsid w:val="00546076"/>
    <w:rsid w:val="0054639D"/>
    <w:rsid w:val="0054644C"/>
    <w:rsid w:val="005469A2"/>
    <w:rsid w:val="005470D4"/>
    <w:rsid w:val="00547F9F"/>
    <w:rsid w:val="00550C69"/>
    <w:rsid w:val="00552B07"/>
    <w:rsid w:val="00553C69"/>
    <w:rsid w:val="0055413D"/>
    <w:rsid w:val="0055424C"/>
    <w:rsid w:val="005568DD"/>
    <w:rsid w:val="00560455"/>
    <w:rsid w:val="0056065B"/>
    <w:rsid w:val="00561410"/>
    <w:rsid w:val="00562E39"/>
    <w:rsid w:val="00563A57"/>
    <w:rsid w:val="00563B66"/>
    <w:rsid w:val="00563F6B"/>
    <w:rsid w:val="00564684"/>
    <w:rsid w:val="00565D24"/>
    <w:rsid w:val="005665FD"/>
    <w:rsid w:val="00566C2D"/>
    <w:rsid w:val="00566C61"/>
    <w:rsid w:val="00566E21"/>
    <w:rsid w:val="00567085"/>
    <w:rsid w:val="00567631"/>
    <w:rsid w:val="00570048"/>
    <w:rsid w:val="00571190"/>
    <w:rsid w:val="005712A4"/>
    <w:rsid w:val="00571EC0"/>
    <w:rsid w:val="00572493"/>
    <w:rsid w:val="00572676"/>
    <w:rsid w:val="005728B6"/>
    <w:rsid w:val="00574C20"/>
    <w:rsid w:val="005753AA"/>
    <w:rsid w:val="005756A6"/>
    <w:rsid w:val="00575D92"/>
    <w:rsid w:val="005776FB"/>
    <w:rsid w:val="00577F35"/>
    <w:rsid w:val="005802E5"/>
    <w:rsid w:val="00580D0F"/>
    <w:rsid w:val="00581016"/>
    <w:rsid w:val="0058102B"/>
    <w:rsid w:val="00581B94"/>
    <w:rsid w:val="0058318F"/>
    <w:rsid w:val="005834DD"/>
    <w:rsid w:val="0058404F"/>
    <w:rsid w:val="00584E5E"/>
    <w:rsid w:val="00585EAD"/>
    <w:rsid w:val="005860B6"/>
    <w:rsid w:val="00586323"/>
    <w:rsid w:val="0058633B"/>
    <w:rsid w:val="00587565"/>
    <w:rsid w:val="00590F38"/>
    <w:rsid w:val="00590FAA"/>
    <w:rsid w:val="0059157B"/>
    <w:rsid w:val="0059239E"/>
    <w:rsid w:val="00595A3E"/>
    <w:rsid w:val="00595B27"/>
    <w:rsid w:val="00595E45"/>
    <w:rsid w:val="00596CC2"/>
    <w:rsid w:val="005976D5"/>
    <w:rsid w:val="00597D0D"/>
    <w:rsid w:val="00597E4C"/>
    <w:rsid w:val="00597F9D"/>
    <w:rsid w:val="005A014C"/>
    <w:rsid w:val="005A0F88"/>
    <w:rsid w:val="005A1AC5"/>
    <w:rsid w:val="005A254F"/>
    <w:rsid w:val="005A26CB"/>
    <w:rsid w:val="005A332C"/>
    <w:rsid w:val="005A3743"/>
    <w:rsid w:val="005A3842"/>
    <w:rsid w:val="005A3AF9"/>
    <w:rsid w:val="005A4909"/>
    <w:rsid w:val="005A49F0"/>
    <w:rsid w:val="005A4B73"/>
    <w:rsid w:val="005A5C14"/>
    <w:rsid w:val="005A6B0C"/>
    <w:rsid w:val="005A6E92"/>
    <w:rsid w:val="005A7051"/>
    <w:rsid w:val="005A72ED"/>
    <w:rsid w:val="005A7417"/>
    <w:rsid w:val="005A7D03"/>
    <w:rsid w:val="005B0824"/>
    <w:rsid w:val="005B0963"/>
    <w:rsid w:val="005B0FF0"/>
    <w:rsid w:val="005B1118"/>
    <w:rsid w:val="005B126B"/>
    <w:rsid w:val="005B1547"/>
    <w:rsid w:val="005B223F"/>
    <w:rsid w:val="005B5080"/>
    <w:rsid w:val="005B5823"/>
    <w:rsid w:val="005B5F75"/>
    <w:rsid w:val="005B62E4"/>
    <w:rsid w:val="005B6A8E"/>
    <w:rsid w:val="005B6B17"/>
    <w:rsid w:val="005B6DE7"/>
    <w:rsid w:val="005B7ADC"/>
    <w:rsid w:val="005C1ACC"/>
    <w:rsid w:val="005C1B73"/>
    <w:rsid w:val="005C2955"/>
    <w:rsid w:val="005C2AB7"/>
    <w:rsid w:val="005C387A"/>
    <w:rsid w:val="005C3DAE"/>
    <w:rsid w:val="005C43C4"/>
    <w:rsid w:val="005C4BA6"/>
    <w:rsid w:val="005C5624"/>
    <w:rsid w:val="005C5C27"/>
    <w:rsid w:val="005C6772"/>
    <w:rsid w:val="005C703E"/>
    <w:rsid w:val="005C73C3"/>
    <w:rsid w:val="005C7472"/>
    <w:rsid w:val="005C78A3"/>
    <w:rsid w:val="005C7BB1"/>
    <w:rsid w:val="005D14B3"/>
    <w:rsid w:val="005D190A"/>
    <w:rsid w:val="005D1FEA"/>
    <w:rsid w:val="005D2178"/>
    <w:rsid w:val="005D2265"/>
    <w:rsid w:val="005D2C7A"/>
    <w:rsid w:val="005D3E62"/>
    <w:rsid w:val="005D448C"/>
    <w:rsid w:val="005D60B3"/>
    <w:rsid w:val="005D6263"/>
    <w:rsid w:val="005D655D"/>
    <w:rsid w:val="005D69A0"/>
    <w:rsid w:val="005D7029"/>
    <w:rsid w:val="005D7604"/>
    <w:rsid w:val="005E04B5"/>
    <w:rsid w:val="005E2164"/>
    <w:rsid w:val="005E2250"/>
    <w:rsid w:val="005E3D15"/>
    <w:rsid w:val="005E4141"/>
    <w:rsid w:val="005E4601"/>
    <w:rsid w:val="005E59B4"/>
    <w:rsid w:val="005E5CE1"/>
    <w:rsid w:val="005E71A1"/>
    <w:rsid w:val="005E72F5"/>
    <w:rsid w:val="005E7974"/>
    <w:rsid w:val="005E7D8B"/>
    <w:rsid w:val="005F0061"/>
    <w:rsid w:val="005F06DE"/>
    <w:rsid w:val="005F0E60"/>
    <w:rsid w:val="005F1403"/>
    <w:rsid w:val="005F241C"/>
    <w:rsid w:val="005F2CE7"/>
    <w:rsid w:val="005F3186"/>
    <w:rsid w:val="005F3489"/>
    <w:rsid w:val="005F37B7"/>
    <w:rsid w:val="005F3989"/>
    <w:rsid w:val="005F3E20"/>
    <w:rsid w:val="005F431A"/>
    <w:rsid w:val="005F4964"/>
    <w:rsid w:val="005F5B2A"/>
    <w:rsid w:val="005F5FF7"/>
    <w:rsid w:val="005F67B2"/>
    <w:rsid w:val="005F6A95"/>
    <w:rsid w:val="005F6E1F"/>
    <w:rsid w:val="00600161"/>
    <w:rsid w:val="00601FF0"/>
    <w:rsid w:val="00602595"/>
    <w:rsid w:val="00602756"/>
    <w:rsid w:val="00603DDB"/>
    <w:rsid w:val="006041B1"/>
    <w:rsid w:val="0060485C"/>
    <w:rsid w:val="00605B22"/>
    <w:rsid w:val="00606AAD"/>
    <w:rsid w:val="00606F26"/>
    <w:rsid w:val="0060713A"/>
    <w:rsid w:val="0060757C"/>
    <w:rsid w:val="0060765A"/>
    <w:rsid w:val="00607E5A"/>
    <w:rsid w:val="00607F55"/>
    <w:rsid w:val="0061001A"/>
    <w:rsid w:val="0061032F"/>
    <w:rsid w:val="00610431"/>
    <w:rsid w:val="0061048E"/>
    <w:rsid w:val="006117A1"/>
    <w:rsid w:val="00611B9F"/>
    <w:rsid w:val="00611F8B"/>
    <w:rsid w:val="006125C8"/>
    <w:rsid w:val="00612737"/>
    <w:rsid w:val="00613312"/>
    <w:rsid w:val="006139CB"/>
    <w:rsid w:val="00613DB2"/>
    <w:rsid w:val="0061451E"/>
    <w:rsid w:val="006147A7"/>
    <w:rsid w:val="00614ED0"/>
    <w:rsid w:val="00615424"/>
    <w:rsid w:val="006159BB"/>
    <w:rsid w:val="0061724E"/>
    <w:rsid w:val="00617392"/>
    <w:rsid w:val="00617D54"/>
    <w:rsid w:val="00617E87"/>
    <w:rsid w:val="0062079A"/>
    <w:rsid w:val="0062137C"/>
    <w:rsid w:val="00621941"/>
    <w:rsid w:val="00622807"/>
    <w:rsid w:val="006229C1"/>
    <w:rsid w:val="0062377B"/>
    <w:rsid w:val="00623E47"/>
    <w:rsid w:val="006249D0"/>
    <w:rsid w:val="00625F24"/>
    <w:rsid w:val="006260EF"/>
    <w:rsid w:val="00626370"/>
    <w:rsid w:val="00626FD7"/>
    <w:rsid w:val="00627F97"/>
    <w:rsid w:val="006303DB"/>
    <w:rsid w:val="006309DD"/>
    <w:rsid w:val="00631A70"/>
    <w:rsid w:val="00632FF3"/>
    <w:rsid w:val="00634031"/>
    <w:rsid w:val="006344B0"/>
    <w:rsid w:val="00635F5F"/>
    <w:rsid w:val="00636053"/>
    <w:rsid w:val="00637C5E"/>
    <w:rsid w:val="00637E11"/>
    <w:rsid w:val="00640AD6"/>
    <w:rsid w:val="00640E84"/>
    <w:rsid w:val="00641149"/>
    <w:rsid w:val="006418F3"/>
    <w:rsid w:val="0064196A"/>
    <w:rsid w:val="0064259A"/>
    <w:rsid w:val="0064343C"/>
    <w:rsid w:val="006437DD"/>
    <w:rsid w:val="00644794"/>
    <w:rsid w:val="00646831"/>
    <w:rsid w:val="00647DD8"/>
    <w:rsid w:val="00647E5E"/>
    <w:rsid w:val="0065013F"/>
    <w:rsid w:val="006507D4"/>
    <w:rsid w:val="00651EF6"/>
    <w:rsid w:val="00652BF0"/>
    <w:rsid w:val="006530EF"/>
    <w:rsid w:val="00654655"/>
    <w:rsid w:val="006546CE"/>
    <w:rsid w:val="00655100"/>
    <w:rsid w:val="00655111"/>
    <w:rsid w:val="00655475"/>
    <w:rsid w:val="00655BA0"/>
    <w:rsid w:val="00656B22"/>
    <w:rsid w:val="00656C13"/>
    <w:rsid w:val="00656CDD"/>
    <w:rsid w:val="00657B66"/>
    <w:rsid w:val="00657E2C"/>
    <w:rsid w:val="006615AB"/>
    <w:rsid w:val="0066162E"/>
    <w:rsid w:val="00661DAA"/>
    <w:rsid w:val="00663127"/>
    <w:rsid w:val="00663345"/>
    <w:rsid w:val="00663B31"/>
    <w:rsid w:val="00663D59"/>
    <w:rsid w:val="0066428C"/>
    <w:rsid w:val="00664460"/>
    <w:rsid w:val="00665CE1"/>
    <w:rsid w:val="00666775"/>
    <w:rsid w:val="00667029"/>
    <w:rsid w:val="006670B4"/>
    <w:rsid w:val="006674B6"/>
    <w:rsid w:val="006679D6"/>
    <w:rsid w:val="00667E18"/>
    <w:rsid w:val="00670517"/>
    <w:rsid w:val="00670A81"/>
    <w:rsid w:val="00671165"/>
    <w:rsid w:val="00671905"/>
    <w:rsid w:val="00671ADE"/>
    <w:rsid w:val="00671D06"/>
    <w:rsid w:val="0067238E"/>
    <w:rsid w:val="006724C4"/>
    <w:rsid w:val="006728D6"/>
    <w:rsid w:val="006733DA"/>
    <w:rsid w:val="00673789"/>
    <w:rsid w:val="00673BBB"/>
    <w:rsid w:val="00674311"/>
    <w:rsid w:val="006743AB"/>
    <w:rsid w:val="00674E05"/>
    <w:rsid w:val="00674FB9"/>
    <w:rsid w:val="006757B1"/>
    <w:rsid w:val="006758B4"/>
    <w:rsid w:val="006761EF"/>
    <w:rsid w:val="0067692E"/>
    <w:rsid w:val="006769F1"/>
    <w:rsid w:val="00677189"/>
    <w:rsid w:val="00677A12"/>
    <w:rsid w:val="006803CC"/>
    <w:rsid w:val="00680844"/>
    <w:rsid w:val="00681E91"/>
    <w:rsid w:val="0068354D"/>
    <w:rsid w:val="006848E6"/>
    <w:rsid w:val="00685AD9"/>
    <w:rsid w:val="00686BC4"/>
    <w:rsid w:val="00686C8A"/>
    <w:rsid w:val="006873FA"/>
    <w:rsid w:val="00687C20"/>
    <w:rsid w:val="00690EB7"/>
    <w:rsid w:val="006914B8"/>
    <w:rsid w:val="00691CB9"/>
    <w:rsid w:val="0069295B"/>
    <w:rsid w:val="006929EF"/>
    <w:rsid w:val="006935DF"/>
    <w:rsid w:val="006941B4"/>
    <w:rsid w:val="00695D86"/>
    <w:rsid w:val="00696094"/>
    <w:rsid w:val="00696422"/>
    <w:rsid w:val="00696E81"/>
    <w:rsid w:val="00697087"/>
    <w:rsid w:val="006971BF"/>
    <w:rsid w:val="006972D5"/>
    <w:rsid w:val="00697473"/>
    <w:rsid w:val="00697677"/>
    <w:rsid w:val="00697835"/>
    <w:rsid w:val="00697ABE"/>
    <w:rsid w:val="006A064F"/>
    <w:rsid w:val="006A0C04"/>
    <w:rsid w:val="006A1D98"/>
    <w:rsid w:val="006A1F43"/>
    <w:rsid w:val="006A327E"/>
    <w:rsid w:val="006A373F"/>
    <w:rsid w:val="006A4DA4"/>
    <w:rsid w:val="006A5E04"/>
    <w:rsid w:val="006A6FAA"/>
    <w:rsid w:val="006A71F3"/>
    <w:rsid w:val="006A7461"/>
    <w:rsid w:val="006A786A"/>
    <w:rsid w:val="006B0F63"/>
    <w:rsid w:val="006B2267"/>
    <w:rsid w:val="006B28E5"/>
    <w:rsid w:val="006B36AD"/>
    <w:rsid w:val="006B3D09"/>
    <w:rsid w:val="006B5944"/>
    <w:rsid w:val="006B7624"/>
    <w:rsid w:val="006C06CA"/>
    <w:rsid w:val="006C088F"/>
    <w:rsid w:val="006C10B3"/>
    <w:rsid w:val="006C2817"/>
    <w:rsid w:val="006C2A8C"/>
    <w:rsid w:val="006C2D73"/>
    <w:rsid w:val="006C3503"/>
    <w:rsid w:val="006C367C"/>
    <w:rsid w:val="006C440D"/>
    <w:rsid w:val="006C447A"/>
    <w:rsid w:val="006C4638"/>
    <w:rsid w:val="006C4705"/>
    <w:rsid w:val="006C4B4F"/>
    <w:rsid w:val="006C5390"/>
    <w:rsid w:val="006C5455"/>
    <w:rsid w:val="006C58F9"/>
    <w:rsid w:val="006C5A8B"/>
    <w:rsid w:val="006C64C1"/>
    <w:rsid w:val="006C7B57"/>
    <w:rsid w:val="006C7CE0"/>
    <w:rsid w:val="006C7DF9"/>
    <w:rsid w:val="006D0AA7"/>
    <w:rsid w:val="006D0D43"/>
    <w:rsid w:val="006D0F7B"/>
    <w:rsid w:val="006D10A6"/>
    <w:rsid w:val="006D133A"/>
    <w:rsid w:val="006D19B0"/>
    <w:rsid w:val="006D1C32"/>
    <w:rsid w:val="006D1CF6"/>
    <w:rsid w:val="006D3A47"/>
    <w:rsid w:val="006D425B"/>
    <w:rsid w:val="006D4A73"/>
    <w:rsid w:val="006D4AEF"/>
    <w:rsid w:val="006D55E6"/>
    <w:rsid w:val="006D5A1D"/>
    <w:rsid w:val="006D6291"/>
    <w:rsid w:val="006D6984"/>
    <w:rsid w:val="006D6D79"/>
    <w:rsid w:val="006D6E59"/>
    <w:rsid w:val="006D7177"/>
    <w:rsid w:val="006D77F2"/>
    <w:rsid w:val="006D7949"/>
    <w:rsid w:val="006D7E57"/>
    <w:rsid w:val="006E0CDF"/>
    <w:rsid w:val="006E28E8"/>
    <w:rsid w:val="006E5586"/>
    <w:rsid w:val="006E6350"/>
    <w:rsid w:val="006E6E5F"/>
    <w:rsid w:val="006E73CA"/>
    <w:rsid w:val="006E7DAF"/>
    <w:rsid w:val="006F0536"/>
    <w:rsid w:val="006F0B17"/>
    <w:rsid w:val="006F0E4F"/>
    <w:rsid w:val="006F1249"/>
    <w:rsid w:val="006F1BF7"/>
    <w:rsid w:val="006F28E8"/>
    <w:rsid w:val="006F2A89"/>
    <w:rsid w:val="006F3A23"/>
    <w:rsid w:val="006F3DA4"/>
    <w:rsid w:val="006F44FC"/>
    <w:rsid w:val="006F496E"/>
    <w:rsid w:val="006F49E8"/>
    <w:rsid w:val="006F4BFC"/>
    <w:rsid w:val="006F4CAF"/>
    <w:rsid w:val="006F5487"/>
    <w:rsid w:val="006F7ED2"/>
    <w:rsid w:val="00701F65"/>
    <w:rsid w:val="00703350"/>
    <w:rsid w:val="00704332"/>
    <w:rsid w:val="00704411"/>
    <w:rsid w:val="007044AA"/>
    <w:rsid w:val="00704658"/>
    <w:rsid w:val="00704A97"/>
    <w:rsid w:val="00705333"/>
    <w:rsid w:val="00706307"/>
    <w:rsid w:val="0070693F"/>
    <w:rsid w:val="00707287"/>
    <w:rsid w:val="00707598"/>
    <w:rsid w:val="00707BDC"/>
    <w:rsid w:val="007101A7"/>
    <w:rsid w:val="007107EE"/>
    <w:rsid w:val="00710845"/>
    <w:rsid w:val="00710DB7"/>
    <w:rsid w:val="00711843"/>
    <w:rsid w:val="00712BD3"/>
    <w:rsid w:val="00713B19"/>
    <w:rsid w:val="00714ACA"/>
    <w:rsid w:val="00715982"/>
    <w:rsid w:val="00716AF3"/>
    <w:rsid w:val="00717ABB"/>
    <w:rsid w:val="007207FB"/>
    <w:rsid w:val="00720FE5"/>
    <w:rsid w:val="00721DEB"/>
    <w:rsid w:val="00722702"/>
    <w:rsid w:val="00722D52"/>
    <w:rsid w:val="00722DCB"/>
    <w:rsid w:val="00724E88"/>
    <w:rsid w:val="00724F88"/>
    <w:rsid w:val="00725157"/>
    <w:rsid w:val="0072523F"/>
    <w:rsid w:val="00725252"/>
    <w:rsid w:val="007272FF"/>
    <w:rsid w:val="007277FD"/>
    <w:rsid w:val="007300B4"/>
    <w:rsid w:val="0073048E"/>
    <w:rsid w:val="007308F1"/>
    <w:rsid w:val="00730B08"/>
    <w:rsid w:val="007312B5"/>
    <w:rsid w:val="00731361"/>
    <w:rsid w:val="00731A16"/>
    <w:rsid w:val="00731A32"/>
    <w:rsid w:val="00732407"/>
    <w:rsid w:val="007329FB"/>
    <w:rsid w:val="00732B83"/>
    <w:rsid w:val="00733348"/>
    <w:rsid w:val="00733FA5"/>
    <w:rsid w:val="00734092"/>
    <w:rsid w:val="007348FC"/>
    <w:rsid w:val="00734CCB"/>
    <w:rsid w:val="00734DEF"/>
    <w:rsid w:val="00734F3F"/>
    <w:rsid w:val="007354D0"/>
    <w:rsid w:val="00735ED5"/>
    <w:rsid w:val="0073602C"/>
    <w:rsid w:val="007365AB"/>
    <w:rsid w:val="00736981"/>
    <w:rsid w:val="0073767C"/>
    <w:rsid w:val="007376FE"/>
    <w:rsid w:val="00737948"/>
    <w:rsid w:val="00737BC7"/>
    <w:rsid w:val="00737E76"/>
    <w:rsid w:val="00740DCC"/>
    <w:rsid w:val="00741803"/>
    <w:rsid w:val="0074261B"/>
    <w:rsid w:val="0074401B"/>
    <w:rsid w:val="007447FD"/>
    <w:rsid w:val="00744CD2"/>
    <w:rsid w:val="007455B6"/>
    <w:rsid w:val="00745CE6"/>
    <w:rsid w:val="0074674F"/>
    <w:rsid w:val="00746894"/>
    <w:rsid w:val="00746CF4"/>
    <w:rsid w:val="0074749B"/>
    <w:rsid w:val="00750939"/>
    <w:rsid w:val="00751A6B"/>
    <w:rsid w:val="007523C1"/>
    <w:rsid w:val="0075243E"/>
    <w:rsid w:val="00753282"/>
    <w:rsid w:val="00753573"/>
    <w:rsid w:val="00753E6D"/>
    <w:rsid w:val="00753E8C"/>
    <w:rsid w:val="00755174"/>
    <w:rsid w:val="00760065"/>
    <w:rsid w:val="007612E1"/>
    <w:rsid w:val="0076238B"/>
    <w:rsid w:val="007635FE"/>
    <w:rsid w:val="0076370F"/>
    <w:rsid w:val="0076444A"/>
    <w:rsid w:val="00764709"/>
    <w:rsid w:val="00764A54"/>
    <w:rsid w:val="0076573C"/>
    <w:rsid w:val="007659FF"/>
    <w:rsid w:val="00765C89"/>
    <w:rsid w:val="007664D8"/>
    <w:rsid w:val="00766A5D"/>
    <w:rsid w:val="00766CCE"/>
    <w:rsid w:val="00767530"/>
    <w:rsid w:val="00770CF5"/>
    <w:rsid w:val="007728EF"/>
    <w:rsid w:val="00772EB3"/>
    <w:rsid w:val="00774297"/>
    <w:rsid w:val="007743F7"/>
    <w:rsid w:val="00774A4E"/>
    <w:rsid w:val="00775359"/>
    <w:rsid w:val="007753FC"/>
    <w:rsid w:val="00775542"/>
    <w:rsid w:val="007755C0"/>
    <w:rsid w:val="0077567E"/>
    <w:rsid w:val="007760D4"/>
    <w:rsid w:val="00776285"/>
    <w:rsid w:val="00776538"/>
    <w:rsid w:val="00776835"/>
    <w:rsid w:val="007769DB"/>
    <w:rsid w:val="00776D60"/>
    <w:rsid w:val="00780580"/>
    <w:rsid w:val="00781029"/>
    <w:rsid w:val="00781072"/>
    <w:rsid w:val="00783BCE"/>
    <w:rsid w:val="00783E8E"/>
    <w:rsid w:val="00784081"/>
    <w:rsid w:val="007854BD"/>
    <w:rsid w:val="007854D5"/>
    <w:rsid w:val="00785948"/>
    <w:rsid w:val="00786068"/>
    <w:rsid w:val="00786393"/>
    <w:rsid w:val="007917E9"/>
    <w:rsid w:val="007926D3"/>
    <w:rsid w:val="00792E9C"/>
    <w:rsid w:val="0079483E"/>
    <w:rsid w:val="00794AA3"/>
    <w:rsid w:val="00795027"/>
    <w:rsid w:val="007954F3"/>
    <w:rsid w:val="00796325"/>
    <w:rsid w:val="00797D1B"/>
    <w:rsid w:val="00797D8F"/>
    <w:rsid w:val="007A03C2"/>
    <w:rsid w:val="007A0834"/>
    <w:rsid w:val="007A0BFE"/>
    <w:rsid w:val="007A1D8F"/>
    <w:rsid w:val="007A2DAE"/>
    <w:rsid w:val="007A34D5"/>
    <w:rsid w:val="007A4045"/>
    <w:rsid w:val="007A4BC8"/>
    <w:rsid w:val="007A5420"/>
    <w:rsid w:val="007A5759"/>
    <w:rsid w:val="007A5B49"/>
    <w:rsid w:val="007A6EF3"/>
    <w:rsid w:val="007A7E51"/>
    <w:rsid w:val="007B0806"/>
    <w:rsid w:val="007B3F9C"/>
    <w:rsid w:val="007B42AC"/>
    <w:rsid w:val="007B5A1B"/>
    <w:rsid w:val="007B61F2"/>
    <w:rsid w:val="007B706C"/>
    <w:rsid w:val="007B75C3"/>
    <w:rsid w:val="007C02E0"/>
    <w:rsid w:val="007C03E1"/>
    <w:rsid w:val="007C212D"/>
    <w:rsid w:val="007C4675"/>
    <w:rsid w:val="007C66F4"/>
    <w:rsid w:val="007C76CC"/>
    <w:rsid w:val="007C7EB6"/>
    <w:rsid w:val="007D0958"/>
    <w:rsid w:val="007D26A6"/>
    <w:rsid w:val="007D29C2"/>
    <w:rsid w:val="007D2ABE"/>
    <w:rsid w:val="007D45A5"/>
    <w:rsid w:val="007D4C10"/>
    <w:rsid w:val="007D5B7E"/>
    <w:rsid w:val="007D5F00"/>
    <w:rsid w:val="007D68D2"/>
    <w:rsid w:val="007E11F8"/>
    <w:rsid w:val="007E2C20"/>
    <w:rsid w:val="007E432D"/>
    <w:rsid w:val="007E68B3"/>
    <w:rsid w:val="007E697B"/>
    <w:rsid w:val="007E6C55"/>
    <w:rsid w:val="007E76FB"/>
    <w:rsid w:val="007E7713"/>
    <w:rsid w:val="007F0F6B"/>
    <w:rsid w:val="007F2105"/>
    <w:rsid w:val="007F225C"/>
    <w:rsid w:val="007F24B6"/>
    <w:rsid w:val="007F2E1A"/>
    <w:rsid w:val="007F3690"/>
    <w:rsid w:val="007F45F9"/>
    <w:rsid w:val="007F5B00"/>
    <w:rsid w:val="007F5C85"/>
    <w:rsid w:val="00800B6A"/>
    <w:rsid w:val="008010EA"/>
    <w:rsid w:val="00801214"/>
    <w:rsid w:val="0080132A"/>
    <w:rsid w:val="00801AC6"/>
    <w:rsid w:val="008026EE"/>
    <w:rsid w:val="00804100"/>
    <w:rsid w:val="00804218"/>
    <w:rsid w:val="00804D5F"/>
    <w:rsid w:val="0080625A"/>
    <w:rsid w:val="008077EC"/>
    <w:rsid w:val="00811D90"/>
    <w:rsid w:val="00811DE3"/>
    <w:rsid w:val="00811E62"/>
    <w:rsid w:val="00812128"/>
    <w:rsid w:val="00812587"/>
    <w:rsid w:val="008125C6"/>
    <w:rsid w:val="00812BFE"/>
    <w:rsid w:val="00812E3D"/>
    <w:rsid w:val="008142E9"/>
    <w:rsid w:val="00814857"/>
    <w:rsid w:val="00814AFE"/>
    <w:rsid w:val="0081562E"/>
    <w:rsid w:val="00816DDA"/>
    <w:rsid w:val="00816FB6"/>
    <w:rsid w:val="00822711"/>
    <w:rsid w:val="00822C0C"/>
    <w:rsid w:val="00822E7A"/>
    <w:rsid w:val="008249A3"/>
    <w:rsid w:val="00824B6F"/>
    <w:rsid w:val="00825205"/>
    <w:rsid w:val="008254FA"/>
    <w:rsid w:val="00825ACE"/>
    <w:rsid w:val="00827C23"/>
    <w:rsid w:val="00827CEB"/>
    <w:rsid w:val="00830DA9"/>
    <w:rsid w:val="00832145"/>
    <w:rsid w:val="00832950"/>
    <w:rsid w:val="00832E63"/>
    <w:rsid w:val="00833B0E"/>
    <w:rsid w:val="00833B7B"/>
    <w:rsid w:val="00833CA1"/>
    <w:rsid w:val="00833D10"/>
    <w:rsid w:val="008356CF"/>
    <w:rsid w:val="0083581C"/>
    <w:rsid w:val="008363FC"/>
    <w:rsid w:val="0083645E"/>
    <w:rsid w:val="008366F1"/>
    <w:rsid w:val="00836F34"/>
    <w:rsid w:val="00837488"/>
    <w:rsid w:val="0083768A"/>
    <w:rsid w:val="00837CFC"/>
    <w:rsid w:val="00837FF3"/>
    <w:rsid w:val="00840618"/>
    <w:rsid w:val="00840E5D"/>
    <w:rsid w:val="00841BC5"/>
    <w:rsid w:val="00842017"/>
    <w:rsid w:val="00842ECB"/>
    <w:rsid w:val="008430D2"/>
    <w:rsid w:val="008433ED"/>
    <w:rsid w:val="00843C70"/>
    <w:rsid w:val="00844FDD"/>
    <w:rsid w:val="0084517B"/>
    <w:rsid w:val="00845403"/>
    <w:rsid w:val="008458B2"/>
    <w:rsid w:val="00846726"/>
    <w:rsid w:val="008471BC"/>
    <w:rsid w:val="00847C34"/>
    <w:rsid w:val="00847D2A"/>
    <w:rsid w:val="008501EF"/>
    <w:rsid w:val="00851A5B"/>
    <w:rsid w:val="00851C5A"/>
    <w:rsid w:val="0085349E"/>
    <w:rsid w:val="00853BE5"/>
    <w:rsid w:val="008563FB"/>
    <w:rsid w:val="008569CE"/>
    <w:rsid w:val="00856D31"/>
    <w:rsid w:val="00856F13"/>
    <w:rsid w:val="008570F0"/>
    <w:rsid w:val="008577EF"/>
    <w:rsid w:val="008579AA"/>
    <w:rsid w:val="008603A9"/>
    <w:rsid w:val="008638DD"/>
    <w:rsid w:val="00863FE6"/>
    <w:rsid w:val="0086418E"/>
    <w:rsid w:val="0086497D"/>
    <w:rsid w:val="008655A0"/>
    <w:rsid w:val="00865910"/>
    <w:rsid w:val="00865DA7"/>
    <w:rsid w:val="0086683A"/>
    <w:rsid w:val="00866B4A"/>
    <w:rsid w:val="0087078A"/>
    <w:rsid w:val="00870A13"/>
    <w:rsid w:val="008717D9"/>
    <w:rsid w:val="00872AC4"/>
    <w:rsid w:val="00873435"/>
    <w:rsid w:val="00873D2D"/>
    <w:rsid w:val="0087420D"/>
    <w:rsid w:val="00874279"/>
    <w:rsid w:val="00875A56"/>
    <w:rsid w:val="008762FE"/>
    <w:rsid w:val="00876F16"/>
    <w:rsid w:val="00877092"/>
    <w:rsid w:val="00877E5A"/>
    <w:rsid w:val="00877EAD"/>
    <w:rsid w:val="0088106D"/>
    <w:rsid w:val="0088174A"/>
    <w:rsid w:val="00882F15"/>
    <w:rsid w:val="0088380A"/>
    <w:rsid w:val="0088390E"/>
    <w:rsid w:val="00883D8B"/>
    <w:rsid w:val="00884156"/>
    <w:rsid w:val="00884F97"/>
    <w:rsid w:val="008852B7"/>
    <w:rsid w:val="008852C4"/>
    <w:rsid w:val="008853B4"/>
    <w:rsid w:val="00885CAF"/>
    <w:rsid w:val="00885D27"/>
    <w:rsid w:val="00887369"/>
    <w:rsid w:val="0089090D"/>
    <w:rsid w:val="00890D63"/>
    <w:rsid w:val="0089271F"/>
    <w:rsid w:val="0089321B"/>
    <w:rsid w:val="008933B6"/>
    <w:rsid w:val="008939E1"/>
    <w:rsid w:val="00894486"/>
    <w:rsid w:val="00895950"/>
    <w:rsid w:val="00896EDD"/>
    <w:rsid w:val="008971AC"/>
    <w:rsid w:val="008A0DC0"/>
    <w:rsid w:val="008A16B6"/>
    <w:rsid w:val="008A20A0"/>
    <w:rsid w:val="008A5128"/>
    <w:rsid w:val="008A532E"/>
    <w:rsid w:val="008A5BF1"/>
    <w:rsid w:val="008A62E4"/>
    <w:rsid w:val="008A6452"/>
    <w:rsid w:val="008A6B9F"/>
    <w:rsid w:val="008A71A0"/>
    <w:rsid w:val="008A747E"/>
    <w:rsid w:val="008A7EDC"/>
    <w:rsid w:val="008B1392"/>
    <w:rsid w:val="008B241A"/>
    <w:rsid w:val="008B2666"/>
    <w:rsid w:val="008B3BB6"/>
    <w:rsid w:val="008B4CEC"/>
    <w:rsid w:val="008B4F08"/>
    <w:rsid w:val="008B5C84"/>
    <w:rsid w:val="008B5CC1"/>
    <w:rsid w:val="008B5F3E"/>
    <w:rsid w:val="008B6491"/>
    <w:rsid w:val="008B6C5D"/>
    <w:rsid w:val="008B7ADE"/>
    <w:rsid w:val="008B7E09"/>
    <w:rsid w:val="008C0030"/>
    <w:rsid w:val="008C0FF3"/>
    <w:rsid w:val="008C19E7"/>
    <w:rsid w:val="008C1DD1"/>
    <w:rsid w:val="008C211F"/>
    <w:rsid w:val="008C35BB"/>
    <w:rsid w:val="008C3C49"/>
    <w:rsid w:val="008C4D86"/>
    <w:rsid w:val="008C4F04"/>
    <w:rsid w:val="008C51D1"/>
    <w:rsid w:val="008C55B3"/>
    <w:rsid w:val="008C6766"/>
    <w:rsid w:val="008C79A9"/>
    <w:rsid w:val="008C7F22"/>
    <w:rsid w:val="008D18F0"/>
    <w:rsid w:val="008D1E4F"/>
    <w:rsid w:val="008D2345"/>
    <w:rsid w:val="008D2F64"/>
    <w:rsid w:val="008D2F7A"/>
    <w:rsid w:val="008D5757"/>
    <w:rsid w:val="008D57E8"/>
    <w:rsid w:val="008D6264"/>
    <w:rsid w:val="008D705D"/>
    <w:rsid w:val="008D7A7F"/>
    <w:rsid w:val="008E1138"/>
    <w:rsid w:val="008E1262"/>
    <w:rsid w:val="008E149D"/>
    <w:rsid w:val="008E14AF"/>
    <w:rsid w:val="008E1F5F"/>
    <w:rsid w:val="008E21F3"/>
    <w:rsid w:val="008E2A64"/>
    <w:rsid w:val="008E3631"/>
    <w:rsid w:val="008E56D5"/>
    <w:rsid w:val="008E66F5"/>
    <w:rsid w:val="008E6CB9"/>
    <w:rsid w:val="008E6E08"/>
    <w:rsid w:val="008E73F2"/>
    <w:rsid w:val="008F0C31"/>
    <w:rsid w:val="008F2677"/>
    <w:rsid w:val="008F3076"/>
    <w:rsid w:val="008F432E"/>
    <w:rsid w:val="008F4624"/>
    <w:rsid w:val="008F467E"/>
    <w:rsid w:val="008F4BCB"/>
    <w:rsid w:val="008F4E5E"/>
    <w:rsid w:val="008F5538"/>
    <w:rsid w:val="008F5781"/>
    <w:rsid w:val="008F6BE5"/>
    <w:rsid w:val="008F6BF8"/>
    <w:rsid w:val="008F74DE"/>
    <w:rsid w:val="00900740"/>
    <w:rsid w:val="0090123F"/>
    <w:rsid w:val="00901441"/>
    <w:rsid w:val="009014EC"/>
    <w:rsid w:val="0090474A"/>
    <w:rsid w:val="0090499F"/>
    <w:rsid w:val="00906AA7"/>
    <w:rsid w:val="0090766B"/>
    <w:rsid w:val="0090784A"/>
    <w:rsid w:val="00907A59"/>
    <w:rsid w:val="00907B1E"/>
    <w:rsid w:val="00910052"/>
    <w:rsid w:val="0091089D"/>
    <w:rsid w:val="009110B0"/>
    <w:rsid w:val="00911C63"/>
    <w:rsid w:val="0091203A"/>
    <w:rsid w:val="0091287E"/>
    <w:rsid w:val="009131CD"/>
    <w:rsid w:val="00913259"/>
    <w:rsid w:val="00913AEA"/>
    <w:rsid w:val="009146AD"/>
    <w:rsid w:val="00915F9B"/>
    <w:rsid w:val="00916501"/>
    <w:rsid w:val="00916E4F"/>
    <w:rsid w:val="00916F12"/>
    <w:rsid w:val="00917860"/>
    <w:rsid w:val="00917ABE"/>
    <w:rsid w:val="00920AA1"/>
    <w:rsid w:val="0092153A"/>
    <w:rsid w:val="00921946"/>
    <w:rsid w:val="00922267"/>
    <w:rsid w:val="00922CE5"/>
    <w:rsid w:val="00922D93"/>
    <w:rsid w:val="00922FD8"/>
    <w:rsid w:val="009236AB"/>
    <w:rsid w:val="00923C39"/>
    <w:rsid w:val="00924AD6"/>
    <w:rsid w:val="00924FC0"/>
    <w:rsid w:val="00925716"/>
    <w:rsid w:val="0092643D"/>
    <w:rsid w:val="00927218"/>
    <w:rsid w:val="0092795B"/>
    <w:rsid w:val="00927C50"/>
    <w:rsid w:val="00927F3A"/>
    <w:rsid w:val="00930547"/>
    <w:rsid w:val="00930928"/>
    <w:rsid w:val="00930E96"/>
    <w:rsid w:val="00930F67"/>
    <w:rsid w:val="00932409"/>
    <w:rsid w:val="00932D2C"/>
    <w:rsid w:val="00933084"/>
    <w:rsid w:val="00933A29"/>
    <w:rsid w:val="00933D69"/>
    <w:rsid w:val="0093536A"/>
    <w:rsid w:val="009355AA"/>
    <w:rsid w:val="0093574C"/>
    <w:rsid w:val="00935C58"/>
    <w:rsid w:val="0093623A"/>
    <w:rsid w:val="009363D3"/>
    <w:rsid w:val="0093683D"/>
    <w:rsid w:val="00937467"/>
    <w:rsid w:val="00937E1C"/>
    <w:rsid w:val="00940133"/>
    <w:rsid w:val="00940CCE"/>
    <w:rsid w:val="00940F40"/>
    <w:rsid w:val="00940F9B"/>
    <w:rsid w:val="0094150A"/>
    <w:rsid w:val="009416AA"/>
    <w:rsid w:val="0094181F"/>
    <w:rsid w:val="009421B8"/>
    <w:rsid w:val="009429B3"/>
    <w:rsid w:val="00942B83"/>
    <w:rsid w:val="00942C79"/>
    <w:rsid w:val="00944270"/>
    <w:rsid w:val="00944C8D"/>
    <w:rsid w:val="0094608E"/>
    <w:rsid w:val="009467AE"/>
    <w:rsid w:val="00946C99"/>
    <w:rsid w:val="0094774E"/>
    <w:rsid w:val="00947A58"/>
    <w:rsid w:val="009500FD"/>
    <w:rsid w:val="0095012E"/>
    <w:rsid w:val="00950B66"/>
    <w:rsid w:val="00950F24"/>
    <w:rsid w:val="00950F42"/>
    <w:rsid w:val="0095106F"/>
    <w:rsid w:val="00951B38"/>
    <w:rsid w:val="00952085"/>
    <w:rsid w:val="00952A88"/>
    <w:rsid w:val="00952DD3"/>
    <w:rsid w:val="00953526"/>
    <w:rsid w:val="00953E69"/>
    <w:rsid w:val="00954C81"/>
    <w:rsid w:val="009555C7"/>
    <w:rsid w:val="009559FF"/>
    <w:rsid w:val="00955A3A"/>
    <w:rsid w:val="00955CDB"/>
    <w:rsid w:val="00955ECE"/>
    <w:rsid w:val="009562E7"/>
    <w:rsid w:val="0095646E"/>
    <w:rsid w:val="009564A2"/>
    <w:rsid w:val="009564C3"/>
    <w:rsid w:val="009600F0"/>
    <w:rsid w:val="00960D5A"/>
    <w:rsid w:val="00960EF8"/>
    <w:rsid w:val="00962B1D"/>
    <w:rsid w:val="00963AF1"/>
    <w:rsid w:val="00963E6F"/>
    <w:rsid w:val="00964347"/>
    <w:rsid w:val="009647C1"/>
    <w:rsid w:val="00964C89"/>
    <w:rsid w:val="00964E1A"/>
    <w:rsid w:val="00965060"/>
    <w:rsid w:val="00965426"/>
    <w:rsid w:val="0096606B"/>
    <w:rsid w:val="009665C5"/>
    <w:rsid w:val="00966AF0"/>
    <w:rsid w:val="009678EE"/>
    <w:rsid w:val="00967DF9"/>
    <w:rsid w:val="00970897"/>
    <w:rsid w:val="00970C19"/>
    <w:rsid w:val="00971077"/>
    <w:rsid w:val="0097191E"/>
    <w:rsid w:val="00971B10"/>
    <w:rsid w:val="00972B42"/>
    <w:rsid w:val="009730E6"/>
    <w:rsid w:val="009733C4"/>
    <w:rsid w:val="009750AF"/>
    <w:rsid w:val="009756C7"/>
    <w:rsid w:val="00975BC6"/>
    <w:rsid w:val="00975C56"/>
    <w:rsid w:val="00976A11"/>
    <w:rsid w:val="00977413"/>
    <w:rsid w:val="00977A63"/>
    <w:rsid w:val="00977DAD"/>
    <w:rsid w:val="009811FF"/>
    <w:rsid w:val="00981B04"/>
    <w:rsid w:val="00981CC6"/>
    <w:rsid w:val="00982D52"/>
    <w:rsid w:val="00984137"/>
    <w:rsid w:val="009876EB"/>
    <w:rsid w:val="009879D3"/>
    <w:rsid w:val="00987AC7"/>
    <w:rsid w:val="00990FC1"/>
    <w:rsid w:val="00991128"/>
    <w:rsid w:val="00992509"/>
    <w:rsid w:val="009938B0"/>
    <w:rsid w:val="00993971"/>
    <w:rsid w:val="00995162"/>
    <w:rsid w:val="00996224"/>
    <w:rsid w:val="0099643D"/>
    <w:rsid w:val="009A018D"/>
    <w:rsid w:val="009A0727"/>
    <w:rsid w:val="009A1540"/>
    <w:rsid w:val="009A155F"/>
    <w:rsid w:val="009A1EE5"/>
    <w:rsid w:val="009A4261"/>
    <w:rsid w:val="009A43EB"/>
    <w:rsid w:val="009A4BD3"/>
    <w:rsid w:val="009A5552"/>
    <w:rsid w:val="009A55D4"/>
    <w:rsid w:val="009A59B6"/>
    <w:rsid w:val="009A5B17"/>
    <w:rsid w:val="009A6FDA"/>
    <w:rsid w:val="009A7EAE"/>
    <w:rsid w:val="009B2517"/>
    <w:rsid w:val="009B2765"/>
    <w:rsid w:val="009B2785"/>
    <w:rsid w:val="009B34C6"/>
    <w:rsid w:val="009B3EE2"/>
    <w:rsid w:val="009B4111"/>
    <w:rsid w:val="009B41A1"/>
    <w:rsid w:val="009B5021"/>
    <w:rsid w:val="009B51A0"/>
    <w:rsid w:val="009B54CE"/>
    <w:rsid w:val="009B5AF2"/>
    <w:rsid w:val="009B5D83"/>
    <w:rsid w:val="009B663B"/>
    <w:rsid w:val="009B7F0E"/>
    <w:rsid w:val="009C13B2"/>
    <w:rsid w:val="009C19DB"/>
    <w:rsid w:val="009C2544"/>
    <w:rsid w:val="009C3991"/>
    <w:rsid w:val="009C47B2"/>
    <w:rsid w:val="009C521C"/>
    <w:rsid w:val="009C5C35"/>
    <w:rsid w:val="009C6B2B"/>
    <w:rsid w:val="009C7A19"/>
    <w:rsid w:val="009D0D8C"/>
    <w:rsid w:val="009D148C"/>
    <w:rsid w:val="009D1AA1"/>
    <w:rsid w:val="009D238D"/>
    <w:rsid w:val="009D29D7"/>
    <w:rsid w:val="009D3BE7"/>
    <w:rsid w:val="009D3DC9"/>
    <w:rsid w:val="009D45C0"/>
    <w:rsid w:val="009D5309"/>
    <w:rsid w:val="009D5DBB"/>
    <w:rsid w:val="009D6D52"/>
    <w:rsid w:val="009D7E62"/>
    <w:rsid w:val="009E016E"/>
    <w:rsid w:val="009E0552"/>
    <w:rsid w:val="009E2871"/>
    <w:rsid w:val="009E298E"/>
    <w:rsid w:val="009E350E"/>
    <w:rsid w:val="009E352A"/>
    <w:rsid w:val="009E44D5"/>
    <w:rsid w:val="009E54B0"/>
    <w:rsid w:val="009E5592"/>
    <w:rsid w:val="009E56D5"/>
    <w:rsid w:val="009E5EF7"/>
    <w:rsid w:val="009E7EE1"/>
    <w:rsid w:val="009F0709"/>
    <w:rsid w:val="009F16EE"/>
    <w:rsid w:val="009F1B7E"/>
    <w:rsid w:val="009F2F52"/>
    <w:rsid w:val="009F3262"/>
    <w:rsid w:val="009F3366"/>
    <w:rsid w:val="009F347C"/>
    <w:rsid w:val="009F3505"/>
    <w:rsid w:val="009F3BA9"/>
    <w:rsid w:val="009F3DC1"/>
    <w:rsid w:val="009F3DE4"/>
    <w:rsid w:val="009F3F3E"/>
    <w:rsid w:val="009F41B7"/>
    <w:rsid w:val="009F4270"/>
    <w:rsid w:val="009F6076"/>
    <w:rsid w:val="009F7E2D"/>
    <w:rsid w:val="00A00159"/>
    <w:rsid w:val="00A028DC"/>
    <w:rsid w:val="00A02DF2"/>
    <w:rsid w:val="00A03148"/>
    <w:rsid w:val="00A03378"/>
    <w:rsid w:val="00A04BFD"/>
    <w:rsid w:val="00A050E1"/>
    <w:rsid w:val="00A06C0D"/>
    <w:rsid w:val="00A06C2A"/>
    <w:rsid w:val="00A073C6"/>
    <w:rsid w:val="00A10C3C"/>
    <w:rsid w:val="00A10C4F"/>
    <w:rsid w:val="00A10D6E"/>
    <w:rsid w:val="00A1105F"/>
    <w:rsid w:val="00A119B3"/>
    <w:rsid w:val="00A11C7F"/>
    <w:rsid w:val="00A12A40"/>
    <w:rsid w:val="00A12BF4"/>
    <w:rsid w:val="00A13662"/>
    <w:rsid w:val="00A13773"/>
    <w:rsid w:val="00A144B0"/>
    <w:rsid w:val="00A15027"/>
    <w:rsid w:val="00A1588E"/>
    <w:rsid w:val="00A17212"/>
    <w:rsid w:val="00A1792A"/>
    <w:rsid w:val="00A17D9D"/>
    <w:rsid w:val="00A20438"/>
    <w:rsid w:val="00A20FDE"/>
    <w:rsid w:val="00A22D36"/>
    <w:rsid w:val="00A23ACF"/>
    <w:rsid w:val="00A24710"/>
    <w:rsid w:val="00A25758"/>
    <w:rsid w:val="00A25B18"/>
    <w:rsid w:val="00A2612E"/>
    <w:rsid w:val="00A26ECD"/>
    <w:rsid w:val="00A27044"/>
    <w:rsid w:val="00A2715F"/>
    <w:rsid w:val="00A302AC"/>
    <w:rsid w:val="00A3096F"/>
    <w:rsid w:val="00A3131A"/>
    <w:rsid w:val="00A314F1"/>
    <w:rsid w:val="00A31FC8"/>
    <w:rsid w:val="00A3232D"/>
    <w:rsid w:val="00A3235C"/>
    <w:rsid w:val="00A32F68"/>
    <w:rsid w:val="00A337D6"/>
    <w:rsid w:val="00A345D9"/>
    <w:rsid w:val="00A35196"/>
    <w:rsid w:val="00A36496"/>
    <w:rsid w:val="00A37080"/>
    <w:rsid w:val="00A379F0"/>
    <w:rsid w:val="00A37E6D"/>
    <w:rsid w:val="00A40354"/>
    <w:rsid w:val="00A42139"/>
    <w:rsid w:val="00A424EA"/>
    <w:rsid w:val="00A43483"/>
    <w:rsid w:val="00A43FE0"/>
    <w:rsid w:val="00A44534"/>
    <w:rsid w:val="00A44F8C"/>
    <w:rsid w:val="00A456E3"/>
    <w:rsid w:val="00A45719"/>
    <w:rsid w:val="00A45B80"/>
    <w:rsid w:val="00A45D6F"/>
    <w:rsid w:val="00A45F1F"/>
    <w:rsid w:val="00A47B1C"/>
    <w:rsid w:val="00A47B86"/>
    <w:rsid w:val="00A51146"/>
    <w:rsid w:val="00A53643"/>
    <w:rsid w:val="00A540D9"/>
    <w:rsid w:val="00A544C9"/>
    <w:rsid w:val="00A551A5"/>
    <w:rsid w:val="00A55336"/>
    <w:rsid w:val="00A55955"/>
    <w:rsid w:val="00A56A63"/>
    <w:rsid w:val="00A57071"/>
    <w:rsid w:val="00A577A8"/>
    <w:rsid w:val="00A60A4B"/>
    <w:rsid w:val="00A60AD5"/>
    <w:rsid w:val="00A60B69"/>
    <w:rsid w:val="00A60CDC"/>
    <w:rsid w:val="00A60D7C"/>
    <w:rsid w:val="00A60FC2"/>
    <w:rsid w:val="00A61153"/>
    <w:rsid w:val="00A6136A"/>
    <w:rsid w:val="00A613EE"/>
    <w:rsid w:val="00A6199F"/>
    <w:rsid w:val="00A62318"/>
    <w:rsid w:val="00A6338B"/>
    <w:rsid w:val="00A635D4"/>
    <w:rsid w:val="00A63BC9"/>
    <w:rsid w:val="00A63D4A"/>
    <w:rsid w:val="00A64046"/>
    <w:rsid w:val="00A66276"/>
    <w:rsid w:val="00A66A26"/>
    <w:rsid w:val="00A67047"/>
    <w:rsid w:val="00A70993"/>
    <w:rsid w:val="00A70BF8"/>
    <w:rsid w:val="00A7100F"/>
    <w:rsid w:val="00A71906"/>
    <w:rsid w:val="00A72647"/>
    <w:rsid w:val="00A727A7"/>
    <w:rsid w:val="00A729B1"/>
    <w:rsid w:val="00A73DB3"/>
    <w:rsid w:val="00A73E22"/>
    <w:rsid w:val="00A7447F"/>
    <w:rsid w:val="00A74A67"/>
    <w:rsid w:val="00A74F05"/>
    <w:rsid w:val="00A759D1"/>
    <w:rsid w:val="00A75C25"/>
    <w:rsid w:val="00A75DF5"/>
    <w:rsid w:val="00A76A77"/>
    <w:rsid w:val="00A80583"/>
    <w:rsid w:val="00A814B9"/>
    <w:rsid w:val="00A815B9"/>
    <w:rsid w:val="00A816C8"/>
    <w:rsid w:val="00A81C49"/>
    <w:rsid w:val="00A82E46"/>
    <w:rsid w:val="00A83763"/>
    <w:rsid w:val="00A837DE"/>
    <w:rsid w:val="00A83909"/>
    <w:rsid w:val="00A83E1B"/>
    <w:rsid w:val="00A845E2"/>
    <w:rsid w:val="00A853AD"/>
    <w:rsid w:val="00A85794"/>
    <w:rsid w:val="00A858AD"/>
    <w:rsid w:val="00A85FA8"/>
    <w:rsid w:val="00A8649E"/>
    <w:rsid w:val="00A872C8"/>
    <w:rsid w:val="00A878A9"/>
    <w:rsid w:val="00A917AF"/>
    <w:rsid w:val="00A91C16"/>
    <w:rsid w:val="00A920B5"/>
    <w:rsid w:val="00A92248"/>
    <w:rsid w:val="00A92283"/>
    <w:rsid w:val="00A926EA"/>
    <w:rsid w:val="00A9277B"/>
    <w:rsid w:val="00A9290E"/>
    <w:rsid w:val="00A92D68"/>
    <w:rsid w:val="00A92F3D"/>
    <w:rsid w:val="00A9339C"/>
    <w:rsid w:val="00A94777"/>
    <w:rsid w:val="00A94DCE"/>
    <w:rsid w:val="00A94DEE"/>
    <w:rsid w:val="00A94EEC"/>
    <w:rsid w:val="00A95100"/>
    <w:rsid w:val="00A95376"/>
    <w:rsid w:val="00A953A7"/>
    <w:rsid w:val="00A961B0"/>
    <w:rsid w:val="00A961FB"/>
    <w:rsid w:val="00A96378"/>
    <w:rsid w:val="00A97954"/>
    <w:rsid w:val="00AA0321"/>
    <w:rsid w:val="00AA0D60"/>
    <w:rsid w:val="00AA1C92"/>
    <w:rsid w:val="00AA24D4"/>
    <w:rsid w:val="00AA263C"/>
    <w:rsid w:val="00AA2C43"/>
    <w:rsid w:val="00AA337D"/>
    <w:rsid w:val="00AA3E6F"/>
    <w:rsid w:val="00AA4C84"/>
    <w:rsid w:val="00AA5FB9"/>
    <w:rsid w:val="00AA66F0"/>
    <w:rsid w:val="00AA71DB"/>
    <w:rsid w:val="00AA760F"/>
    <w:rsid w:val="00AA7BFB"/>
    <w:rsid w:val="00AA7CF4"/>
    <w:rsid w:val="00AB076D"/>
    <w:rsid w:val="00AB1763"/>
    <w:rsid w:val="00AB33A4"/>
    <w:rsid w:val="00AB44BC"/>
    <w:rsid w:val="00AB4697"/>
    <w:rsid w:val="00AB5A24"/>
    <w:rsid w:val="00AB6489"/>
    <w:rsid w:val="00AB6BD4"/>
    <w:rsid w:val="00AB7266"/>
    <w:rsid w:val="00AB79DF"/>
    <w:rsid w:val="00AC03A6"/>
    <w:rsid w:val="00AC1B73"/>
    <w:rsid w:val="00AC1DD7"/>
    <w:rsid w:val="00AC1E76"/>
    <w:rsid w:val="00AC2004"/>
    <w:rsid w:val="00AC2347"/>
    <w:rsid w:val="00AC26F5"/>
    <w:rsid w:val="00AC3A57"/>
    <w:rsid w:val="00AC503B"/>
    <w:rsid w:val="00AC512D"/>
    <w:rsid w:val="00AC5434"/>
    <w:rsid w:val="00AC5E49"/>
    <w:rsid w:val="00AC5FD1"/>
    <w:rsid w:val="00AC6B10"/>
    <w:rsid w:val="00AC737C"/>
    <w:rsid w:val="00AC75C9"/>
    <w:rsid w:val="00AD0071"/>
    <w:rsid w:val="00AD01F1"/>
    <w:rsid w:val="00AD066C"/>
    <w:rsid w:val="00AD0AC4"/>
    <w:rsid w:val="00AD1DC6"/>
    <w:rsid w:val="00AD22E2"/>
    <w:rsid w:val="00AD339A"/>
    <w:rsid w:val="00AD37A1"/>
    <w:rsid w:val="00AD63E4"/>
    <w:rsid w:val="00AD799A"/>
    <w:rsid w:val="00AE0629"/>
    <w:rsid w:val="00AE0FD2"/>
    <w:rsid w:val="00AE12B9"/>
    <w:rsid w:val="00AE1A57"/>
    <w:rsid w:val="00AE1E85"/>
    <w:rsid w:val="00AE2FAA"/>
    <w:rsid w:val="00AE39FC"/>
    <w:rsid w:val="00AE40E8"/>
    <w:rsid w:val="00AE4446"/>
    <w:rsid w:val="00AE527F"/>
    <w:rsid w:val="00AE63A6"/>
    <w:rsid w:val="00AE65B2"/>
    <w:rsid w:val="00AE6770"/>
    <w:rsid w:val="00AE701C"/>
    <w:rsid w:val="00AE789A"/>
    <w:rsid w:val="00AF01B6"/>
    <w:rsid w:val="00AF03E4"/>
    <w:rsid w:val="00AF0BE8"/>
    <w:rsid w:val="00AF0E52"/>
    <w:rsid w:val="00AF0F2C"/>
    <w:rsid w:val="00AF1549"/>
    <w:rsid w:val="00AF166E"/>
    <w:rsid w:val="00AF1D16"/>
    <w:rsid w:val="00AF2818"/>
    <w:rsid w:val="00AF32E9"/>
    <w:rsid w:val="00AF366C"/>
    <w:rsid w:val="00AF37FD"/>
    <w:rsid w:val="00AF40AE"/>
    <w:rsid w:val="00AF45DC"/>
    <w:rsid w:val="00AF4B65"/>
    <w:rsid w:val="00AF4E53"/>
    <w:rsid w:val="00AF6271"/>
    <w:rsid w:val="00AF6FB4"/>
    <w:rsid w:val="00AF73BE"/>
    <w:rsid w:val="00B006AE"/>
    <w:rsid w:val="00B00E1E"/>
    <w:rsid w:val="00B00E73"/>
    <w:rsid w:val="00B015E4"/>
    <w:rsid w:val="00B01B6A"/>
    <w:rsid w:val="00B024A6"/>
    <w:rsid w:val="00B03297"/>
    <w:rsid w:val="00B0438D"/>
    <w:rsid w:val="00B05ABE"/>
    <w:rsid w:val="00B05AD2"/>
    <w:rsid w:val="00B05C7E"/>
    <w:rsid w:val="00B07264"/>
    <w:rsid w:val="00B0787D"/>
    <w:rsid w:val="00B1152C"/>
    <w:rsid w:val="00B11BB1"/>
    <w:rsid w:val="00B12A66"/>
    <w:rsid w:val="00B13885"/>
    <w:rsid w:val="00B138BF"/>
    <w:rsid w:val="00B13E04"/>
    <w:rsid w:val="00B16637"/>
    <w:rsid w:val="00B16695"/>
    <w:rsid w:val="00B20504"/>
    <w:rsid w:val="00B217FE"/>
    <w:rsid w:val="00B21B10"/>
    <w:rsid w:val="00B21CFA"/>
    <w:rsid w:val="00B22017"/>
    <w:rsid w:val="00B22109"/>
    <w:rsid w:val="00B22877"/>
    <w:rsid w:val="00B23E7E"/>
    <w:rsid w:val="00B23EC0"/>
    <w:rsid w:val="00B23EEF"/>
    <w:rsid w:val="00B24496"/>
    <w:rsid w:val="00B245E7"/>
    <w:rsid w:val="00B246BF"/>
    <w:rsid w:val="00B252F3"/>
    <w:rsid w:val="00B2545C"/>
    <w:rsid w:val="00B25494"/>
    <w:rsid w:val="00B254A5"/>
    <w:rsid w:val="00B25832"/>
    <w:rsid w:val="00B26007"/>
    <w:rsid w:val="00B2675B"/>
    <w:rsid w:val="00B2799F"/>
    <w:rsid w:val="00B27B1C"/>
    <w:rsid w:val="00B302B2"/>
    <w:rsid w:val="00B30FFE"/>
    <w:rsid w:val="00B33D76"/>
    <w:rsid w:val="00B33F41"/>
    <w:rsid w:val="00B34AAA"/>
    <w:rsid w:val="00B34F1F"/>
    <w:rsid w:val="00B350FB"/>
    <w:rsid w:val="00B35150"/>
    <w:rsid w:val="00B3566D"/>
    <w:rsid w:val="00B36D71"/>
    <w:rsid w:val="00B373E5"/>
    <w:rsid w:val="00B37FFA"/>
    <w:rsid w:val="00B40221"/>
    <w:rsid w:val="00B4031C"/>
    <w:rsid w:val="00B40333"/>
    <w:rsid w:val="00B40F01"/>
    <w:rsid w:val="00B41C55"/>
    <w:rsid w:val="00B42210"/>
    <w:rsid w:val="00B4285B"/>
    <w:rsid w:val="00B43273"/>
    <w:rsid w:val="00B43AD0"/>
    <w:rsid w:val="00B43B21"/>
    <w:rsid w:val="00B43C4A"/>
    <w:rsid w:val="00B44206"/>
    <w:rsid w:val="00B45DC6"/>
    <w:rsid w:val="00B45F0F"/>
    <w:rsid w:val="00B462E2"/>
    <w:rsid w:val="00B46A82"/>
    <w:rsid w:val="00B46C62"/>
    <w:rsid w:val="00B47287"/>
    <w:rsid w:val="00B47ECF"/>
    <w:rsid w:val="00B5012F"/>
    <w:rsid w:val="00B503E3"/>
    <w:rsid w:val="00B5073A"/>
    <w:rsid w:val="00B50831"/>
    <w:rsid w:val="00B52E58"/>
    <w:rsid w:val="00B5367C"/>
    <w:rsid w:val="00B5408A"/>
    <w:rsid w:val="00B54A53"/>
    <w:rsid w:val="00B553EC"/>
    <w:rsid w:val="00B571BF"/>
    <w:rsid w:val="00B57FED"/>
    <w:rsid w:val="00B61F59"/>
    <w:rsid w:val="00B62AED"/>
    <w:rsid w:val="00B62F23"/>
    <w:rsid w:val="00B63129"/>
    <w:rsid w:val="00B63ECC"/>
    <w:rsid w:val="00B641D0"/>
    <w:rsid w:val="00B64277"/>
    <w:rsid w:val="00B6492C"/>
    <w:rsid w:val="00B64CB9"/>
    <w:rsid w:val="00B64FFA"/>
    <w:rsid w:val="00B6548A"/>
    <w:rsid w:val="00B66642"/>
    <w:rsid w:val="00B6683E"/>
    <w:rsid w:val="00B67416"/>
    <w:rsid w:val="00B67495"/>
    <w:rsid w:val="00B67613"/>
    <w:rsid w:val="00B70033"/>
    <w:rsid w:val="00B701A1"/>
    <w:rsid w:val="00B70317"/>
    <w:rsid w:val="00B70D5C"/>
    <w:rsid w:val="00B71760"/>
    <w:rsid w:val="00B71837"/>
    <w:rsid w:val="00B735B9"/>
    <w:rsid w:val="00B74CA7"/>
    <w:rsid w:val="00B74D34"/>
    <w:rsid w:val="00B75463"/>
    <w:rsid w:val="00B760D3"/>
    <w:rsid w:val="00B800D7"/>
    <w:rsid w:val="00B801FE"/>
    <w:rsid w:val="00B809B9"/>
    <w:rsid w:val="00B80B97"/>
    <w:rsid w:val="00B8197B"/>
    <w:rsid w:val="00B82C6E"/>
    <w:rsid w:val="00B82FBC"/>
    <w:rsid w:val="00B83221"/>
    <w:rsid w:val="00B837E7"/>
    <w:rsid w:val="00B84358"/>
    <w:rsid w:val="00B84486"/>
    <w:rsid w:val="00B849F3"/>
    <w:rsid w:val="00B85EE2"/>
    <w:rsid w:val="00B87355"/>
    <w:rsid w:val="00B87794"/>
    <w:rsid w:val="00B901E3"/>
    <w:rsid w:val="00B90420"/>
    <w:rsid w:val="00B9093A"/>
    <w:rsid w:val="00B909C1"/>
    <w:rsid w:val="00B91BFA"/>
    <w:rsid w:val="00B921FE"/>
    <w:rsid w:val="00B924B3"/>
    <w:rsid w:val="00B92D5A"/>
    <w:rsid w:val="00B93065"/>
    <w:rsid w:val="00B93B6F"/>
    <w:rsid w:val="00B94282"/>
    <w:rsid w:val="00B9457B"/>
    <w:rsid w:val="00B949B4"/>
    <w:rsid w:val="00B95766"/>
    <w:rsid w:val="00B958F9"/>
    <w:rsid w:val="00B95AE1"/>
    <w:rsid w:val="00B96CF9"/>
    <w:rsid w:val="00B96D2B"/>
    <w:rsid w:val="00B96E99"/>
    <w:rsid w:val="00BA09F3"/>
    <w:rsid w:val="00BA0AD3"/>
    <w:rsid w:val="00BA125B"/>
    <w:rsid w:val="00BA1D60"/>
    <w:rsid w:val="00BA2260"/>
    <w:rsid w:val="00BA3759"/>
    <w:rsid w:val="00BA37AE"/>
    <w:rsid w:val="00BA3BFF"/>
    <w:rsid w:val="00BA42D4"/>
    <w:rsid w:val="00BA4BBB"/>
    <w:rsid w:val="00BA4E02"/>
    <w:rsid w:val="00BA4FA9"/>
    <w:rsid w:val="00BA522B"/>
    <w:rsid w:val="00BA56B5"/>
    <w:rsid w:val="00BA5D1E"/>
    <w:rsid w:val="00BA64CD"/>
    <w:rsid w:val="00BA651C"/>
    <w:rsid w:val="00BA6ED6"/>
    <w:rsid w:val="00BA74D3"/>
    <w:rsid w:val="00BA7588"/>
    <w:rsid w:val="00BB0D8E"/>
    <w:rsid w:val="00BB1DAA"/>
    <w:rsid w:val="00BB2A10"/>
    <w:rsid w:val="00BB2E76"/>
    <w:rsid w:val="00BB31E7"/>
    <w:rsid w:val="00BB3738"/>
    <w:rsid w:val="00BB37B9"/>
    <w:rsid w:val="00BB380E"/>
    <w:rsid w:val="00BB414D"/>
    <w:rsid w:val="00BB41EC"/>
    <w:rsid w:val="00BB4987"/>
    <w:rsid w:val="00BB4A93"/>
    <w:rsid w:val="00BB555D"/>
    <w:rsid w:val="00BB55BC"/>
    <w:rsid w:val="00BB5CD3"/>
    <w:rsid w:val="00BB5DC7"/>
    <w:rsid w:val="00BB61A2"/>
    <w:rsid w:val="00BB61AB"/>
    <w:rsid w:val="00BB64A6"/>
    <w:rsid w:val="00BB70C8"/>
    <w:rsid w:val="00BC0784"/>
    <w:rsid w:val="00BC0904"/>
    <w:rsid w:val="00BC0BD4"/>
    <w:rsid w:val="00BC121B"/>
    <w:rsid w:val="00BC1A52"/>
    <w:rsid w:val="00BC1A76"/>
    <w:rsid w:val="00BC20FE"/>
    <w:rsid w:val="00BC2555"/>
    <w:rsid w:val="00BC282F"/>
    <w:rsid w:val="00BC2A57"/>
    <w:rsid w:val="00BC2E2D"/>
    <w:rsid w:val="00BC3353"/>
    <w:rsid w:val="00BC33B0"/>
    <w:rsid w:val="00BC3408"/>
    <w:rsid w:val="00BC3C59"/>
    <w:rsid w:val="00BC3F13"/>
    <w:rsid w:val="00BC4D31"/>
    <w:rsid w:val="00BC5EB3"/>
    <w:rsid w:val="00BC680A"/>
    <w:rsid w:val="00BC6CCA"/>
    <w:rsid w:val="00BC7623"/>
    <w:rsid w:val="00BC799B"/>
    <w:rsid w:val="00BC7FED"/>
    <w:rsid w:val="00BD04E2"/>
    <w:rsid w:val="00BD09F1"/>
    <w:rsid w:val="00BD1631"/>
    <w:rsid w:val="00BD2209"/>
    <w:rsid w:val="00BD3786"/>
    <w:rsid w:val="00BD3A1B"/>
    <w:rsid w:val="00BD4037"/>
    <w:rsid w:val="00BD4EFD"/>
    <w:rsid w:val="00BD650C"/>
    <w:rsid w:val="00BD66B9"/>
    <w:rsid w:val="00BE02A7"/>
    <w:rsid w:val="00BE054F"/>
    <w:rsid w:val="00BE0C59"/>
    <w:rsid w:val="00BE0FF3"/>
    <w:rsid w:val="00BE16D1"/>
    <w:rsid w:val="00BE2D7A"/>
    <w:rsid w:val="00BE36CD"/>
    <w:rsid w:val="00BE3B75"/>
    <w:rsid w:val="00BE45CA"/>
    <w:rsid w:val="00BE47B3"/>
    <w:rsid w:val="00BE571E"/>
    <w:rsid w:val="00BE62F4"/>
    <w:rsid w:val="00BE65D4"/>
    <w:rsid w:val="00BE68CC"/>
    <w:rsid w:val="00BE70D8"/>
    <w:rsid w:val="00BE745A"/>
    <w:rsid w:val="00BE77C9"/>
    <w:rsid w:val="00BE77E3"/>
    <w:rsid w:val="00BE7D03"/>
    <w:rsid w:val="00BF0103"/>
    <w:rsid w:val="00BF01F5"/>
    <w:rsid w:val="00BF035F"/>
    <w:rsid w:val="00BF06F0"/>
    <w:rsid w:val="00BF19EC"/>
    <w:rsid w:val="00BF1E17"/>
    <w:rsid w:val="00BF23E3"/>
    <w:rsid w:val="00BF2C72"/>
    <w:rsid w:val="00BF4155"/>
    <w:rsid w:val="00BF4194"/>
    <w:rsid w:val="00BF4F11"/>
    <w:rsid w:val="00BF4FBA"/>
    <w:rsid w:val="00BF55F0"/>
    <w:rsid w:val="00BF6386"/>
    <w:rsid w:val="00BF66BC"/>
    <w:rsid w:val="00C01110"/>
    <w:rsid w:val="00C0176C"/>
    <w:rsid w:val="00C02E0F"/>
    <w:rsid w:val="00C03441"/>
    <w:rsid w:val="00C03B82"/>
    <w:rsid w:val="00C03BB2"/>
    <w:rsid w:val="00C03F41"/>
    <w:rsid w:val="00C05F0A"/>
    <w:rsid w:val="00C05FBD"/>
    <w:rsid w:val="00C06682"/>
    <w:rsid w:val="00C06D4C"/>
    <w:rsid w:val="00C10B1A"/>
    <w:rsid w:val="00C10D3E"/>
    <w:rsid w:val="00C12186"/>
    <w:rsid w:val="00C12C86"/>
    <w:rsid w:val="00C13139"/>
    <w:rsid w:val="00C1386C"/>
    <w:rsid w:val="00C14BAC"/>
    <w:rsid w:val="00C157BF"/>
    <w:rsid w:val="00C15B8D"/>
    <w:rsid w:val="00C1636B"/>
    <w:rsid w:val="00C168CB"/>
    <w:rsid w:val="00C16D4D"/>
    <w:rsid w:val="00C171D9"/>
    <w:rsid w:val="00C17840"/>
    <w:rsid w:val="00C17F88"/>
    <w:rsid w:val="00C21125"/>
    <w:rsid w:val="00C219C6"/>
    <w:rsid w:val="00C21EA9"/>
    <w:rsid w:val="00C21F08"/>
    <w:rsid w:val="00C223EA"/>
    <w:rsid w:val="00C22D9C"/>
    <w:rsid w:val="00C233A0"/>
    <w:rsid w:val="00C24D4C"/>
    <w:rsid w:val="00C24EBF"/>
    <w:rsid w:val="00C26F14"/>
    <w:rsid w:val="00C27AA4"/>
    <w:rsid w:val="00C304BA"/>
    <w:rsid w:val="00C30C12"/>
    <w:rsid w:val="00C31D86"/>
    <w:rsid w:val="00C33DAC"/>
    <w:rsid w:val="00C33E5E"/>
    <w:rsid w:val="00C33EBB"/>
    <w:rsid w:val="00C34DEF"/>
    <w:rsid w:val="00C359B0"/>
    <w:rsid w:val="00C35B54"/>
    <w:rsid w:val="00C361A9"/>
    <w:rsid w:val="00C364B3"/>
    <w:rsid w:val="00C36BDC"/>
    <w:rsid w:val="00C36E09"/>
    <w:rsid w:val="00C370C8"/>
    <w:rsid w:val="00C3774F"/>
    <w:rsid w:val="00C40498"/>
    <w:rsid w:val="00C40805"/>
    <w:rsid w:val="00C419E7"/>
    <w:rsid w:val="00C42527"/>
    <w:rsid w:val="00C45BEA"/>
    <w:rsid w:val="00C45DB2"/>
    <w:rsid w:val="00C45ECD"/>
    <w:rsid w:val="00C4653C"/>
    <w:rsid w:val="00C47125"/>
    <w:rsid w:val="00C513C7"/>
    <w:rsid w:val="00C522CA"/>
    <w:rsid w:val="00C523AD"/>
    <w:rsid w:val="00C52460"/>
    <w:rsid w:val="00C534AD"/>
    <w:rsid w:val="00C54C97"/>
    <w:rsid w:val="00C55401"/>
    <w:rsid w:val="00C566DE"/>
    <w:rsid w:val="00C6013F"/>
    <w:rsid w:val="00C603FD"/>
    <w:rsid w:val="00C6191A"/>
    <w:rsid w:val="00C62A7C"/>
    <w:rsid w:val="00C63FD8"/>
    <w:rsid w:val="00C6492C"/>
    <w:rsid w:val="00C649E9"/>
    <w:rsid w:val="00C65792"/>
    <w:rsid w:val="00C65896"/>
    <w:rsid w:val="00C65966"/>
    <w:rsid w:val="00C67B57"/>
    <w:rsid w:val="00C67B9A"/>
    <w:rsid w:val="00C7054C"/>
    <w:rsid w:val="00C72BE5"/>
    <w:rsid w:val="00C742F4"/>
    <w:rsid w:val="00C74335"/>
    <w:rsid w:val="00C75261"/>
    <w:rsid w:val="00C76323"/>
    <w:rsid w:val="00C770A2"/>
    <w:rsid w:val="00C77556"/>
    <w:rsid w:val="00C77E71"/>
    <w:rsid w:val="00C81706"/>
    <w:rsid w:val="00C82607"/>
    <w:rsid w:val="00C831A7"/>
    <w:rsid w:val="00C83821"/>
    <w:rsid w:val="00C849A6"/>
    <w:rsid w:val="00C85AC0"/>
    <w:rsid w:val="00C86102"/>
    <w:rsid w:val="00C8761F"/>
    <w:rsid w:val="00C87FC8"/>
    <w:rsid w:val="00C90072"/>
    <w:rsid w:val="00C904B3"/>
    <w:rsid w:val="00C91867"/>
    <w:rsid w:val="00C918C1"/>
    <w:rsid w:val="00C922AB"/>
    <w:rsid w:val="00C92EFF"/>
    <w:rsid w:val="00C932F0"/>
    <w:rsid w:val="00C93558"/>
    <w:rsid w:val="00C9616E"/>
    <w:rsid w:val="00C96DC8"/>
    <w:rsid w:val="00C9771F"/>
    <w:rsid w:val="00C97822"/>
    <w:rsid w:val="00C97EB0"/>
    <w:rsid w:val="00CA03A4"/>
    <w:rsid w:val="00CA0422"/>
    <w:rsid w:val="00CA05F0"/>
    <w:rsid w:val="00CA065F"/>
    <w:rsid w:val="00CA1481"/>
    <w:rsid w:val="00CA1605"/>
    <w:rsid w:val="00CA1C04"/>
    <w:rsid w:val="00CA1FA5"/>
    <w:rsid w:val="00CA2528"/>
    <w:rsid w:val="00CA2D08"/>
    <w:rsid w:val="00CA3F53"/>
    <w:rsid w:val="00CA5E2B"/>
    <w:rsid w:val="00CA7A9A"/>
    <w:rsid w:val="00CA7CD1"/>
    <w:rsid w:val="00CA7DD2"/>
    <w:rsid w:val="00CB192B"/>
    <w:rsid w:val="00CB4BB4"/>
    <w:rsid w:val="00CB60E0"/>
    <w:rsid w:val="00CB72DD"/>
    <w:rsid w:val="00CB7B3E"/>
    <w:rsid w:val="00CC06F5"/>
    <w:rsid w:val="00CC19E8"/>
    <w:rsid w:val="00CC19F3"/>
    <w:rsid w:val="00CC1DA7"/>
    <w:rsid w:val="00CC1E9C"/>
    <w:rsid w:val="00CC20C6"/>
    <w:rsid w:val="00CC2185"/>
    <w:rsid w:val="00CC23B1"/>
    <w:rsid w:val="00CC3349"/>
    <w:rsid w:val="00CC3613"/>
    <w:rsid w:val="00CC36EE"/>
    <w:rsid w:val="00CC3C3F"/>
    <w:rsid w:val="00CC45F9"/>
    <w:rsid w:val="00CC479E"/>
    <w:rsid w:val="00CC58BF"/>
    <w:rsid w:val="00CC5FA5"/>
    <w:rsid w:val="00CC6A31"/>
    <w:rsid w:val="00CC74D8"/>
    <w:rsid w:val="00CC7791"/>
    <w:rsid w:val="00CC7944"/>
    <w:rsid w:val="00CD1F95"/>
    <w:rsid w:val="00CD2515"/>
    <w:rsid w:val="00CD2A10"/>
    <w:rsid w:val="00CD35C1"/>
    <w:rsid w:val="00CD43FF"/>
    <w:rsid w:val="00CD4448"/>
    <w:rsid w:val="00CD47EB"/>
    <w:rsid w:val="00CD58BC"/>
    <w:rsid w:val="00CD7E0E"/>
    <w:rsid w:val="00CE0C8A"/>
    <w:rsid w:val="00CE22A4"/>
    <w:rsid w:val="00CE2FF3"/>
    <w:rsid w:val="00CE349D"/>
    <w:rsid w:val="00CE3986"/>
    <w:rsid w:val="00CE3AAF"/>
    <w:rsid w:val="00CE3B42"/>
    <w:rsid w:val="00CE3F82"/>
    <w:rsid w:val="00CE40F1"/>
    <w:rsid w:val="00CE4E1C"/>
    <w:rsid w:val="00CE550D"/>
    <w:rsid w:val="00CE5598"/>
    <w:rsid w:val="00CE60B0"/>
    <w:rsid w:val="00CE61E7"/>
    <w:rsid w:val="00CE655B"/>
    <w:rsid w:val="00CE6ACA"/>
    <w:rsid w:val="00CE7B2B"/>
    <w:rsid w:val="00CF057C"/>
    <w:rsid w:val="00CF06F2"/>
    <w:rsid w:val="00CF0A0D"/>
    <w:rsid w:val="00CF0A2E"/>
    <w:rsid w:val="00CF0B01"/>
    <w:rsid w:val="00CF0F87"/>
    <w:rsid w:val="00CF20A0"/>
    <w:rsid w:val="00CF21A9"/>
    <w:rsid w:val="00CF2904"/>
    <w:rsid w:val="00CF3099"/>
    <w:rsid w:val="00CF338C"/>
    <w:rsid w:val="00CF649C"/>
    <w:rsid w:val="00CF7627"/>
    <w:rsid w:val="00CF77C1"/>
    <w:rsid w:val="00CF7B0D"/>
    <w:rsid w:val="00D00156"/>
    <w:rsid w:val="00D01390"/>
    <w:rsid w:val="00D01479"/>
    <w:rsid w:val="00D01E8C"/>
    <w:rsid w:val="00D0207F"/>
    <w:rsid w:val="00D020CC"/>
    <w:rsid w:val="00D024F3"/>
    <w:rsid w:val="00D02A8A"/>
    <w:rsid w:val="00D0346F"/>
    <w:rsid w:val="00D035C5"/>
    <w:rsid w:val="00D043AE"/>
    <w:rsid w:val="00D0593E"/>
    <w:rsid w:val="00D059A0"/>
    <w:rsid w:val="00D06016"/>
    <w:rsid w:val="00D06956"/>
    <w:rsid w:val="00D072D2"/>
    <w:rsid w:val="00D07AAD"/>
    <w:rsid w:val="00D07CAC"/>
    <w:rsid w:val="00D107CF"/>
    <w:rsid w:val="00D10A1C"/>
    <w:rsid w:val="00D11895"/>
    <w:rsid w:val="00D12062"/>
    <w:rsid w:val="00D12232"/>
    <w:rsid w:val="00D12561"/>
    <w:rsid w:val="00D13BC6"/>
    <w:rsid w:val="00D13EC1"/>
    <w:rsid w:val="00D14F2F"/>
    <w:rsid w:val="00D1557B"/>
    <w:rsid w:val="00D15764"/>
    <w:rsid w:val="00D15C0D"/>
    <w:rsid w:val="00D15D70"/>
    <w:rsid w:val="00D17B82"/>
    <w:rsid w:val="00D200EA"/>
    <w:rsid w:val="00D20112"/>
    <w:rsid w:val="00D202A2"/>
    <w:rsid w:val="00D20960"/>
    <w:rsid w:val="00D20CED"/>
    <w:rsid w:val="00D20FF2"/>
    <w:rsid w:val="00D2162F"/>
    <w:rsid w:val="00D22889"/>
    <w:rsid w:val="00D22C25"/>
    <w:rsid w:val="00D234F2"/>
    <w:rsid w:val="00D25CA1"/>
    <w:rsid w:val="00D26521"/>
    <w:rsid w:val="00D2660F"/>
    <w:rsid w:val="00D26711"/>
    <w:rsid w:val="00D26B9E"/>
    <w:rsid w:val="00D27554"/>
    <w:rsid w:val="00D279DD"/>
    <w:rsid w:val="00D27B50"/>
    <w:rsid w:val="00D3007B"/>
    <w:rsid w:val="00D31259"/>
    <w:rsid w:val="00D31418"/>
    <w:rsid w:val="00D31493"/>
    <w:rsid w:val="00D31AFA"/>
    <w:rsid w:val="00D31CF7"/>
    <w:rsid w:val="00D31F5D"/>
    <w:rsid w:val="00D3223D"/>
    <w:rsid w:val="00D33CB8"/>
    <w:rsid w:val="00D33F46"/>
    <w:rsid w:val="00D41FBC"/>
    <w:rsid w:val="00D42154"/>
    <w:rsid w:val="00D4259D"/>
    <w:rsid w:val="00D43256"/>
    <w:rsid w:val="00D43C67"/>
    <w:rsid w:val="00D442A7"/>
    <w:rsid w:val="00D444D3"/>
    <w:rsid w:val="00D452B2"/>
    <w:rsid w:val="00D46F3C"/>
    <w:rsid w:val="00D50728"/>
    <w:rsid w:val="00D50997"/>
    <w:rsid w:val="00D50A66"/>
    <w:rsid w:val="00D50B58"/>
    <w:rsid w:val="00D5110C"/>
    <w:rsid w:val="00D51442"/>
    <w:rsid w:val="00D516C6"/>
    <w:rsid w:val="00D52334"/>
    <w:rsid w:val="00D5268A"/>
    <w:rsid w:val="00D52F3D"/>
    <w:rsid w:val="00D530C7"/>
    <w:rsid w:val="00D537FE"/>
    <w:rsid w:val="00D54885"/>
    <w:rsid w:val="00D54F78"/>
    <w:rsid w:val="00D5551B"/>
    <w:rsid w:val="00D55A79"/>
    <w:rsid w:val="00D56AFC"/>
    <w:rsid w:val="00D57383"/>
    <w:rsid w:val="00D5784A"/>
    <w:rsid w:val="00D57CC4"/>
    <w:rsid w:val="00D60CDA"/>
    <w:rsid w:val="00D61B3A"/>
    <w:rsid w:val="00D61B71"/>
    <w:rsid w:val="00D6217A"/>
    <w:rsid w:val="00D62E4B"/>
    <w:rsid w:val="00D6328D"/>
    <w:rsid w:val="00D63A73"/>
    <w:rsid w:val="00D63CAF"/>
    <w:rsid w:val="00D64607"/>
    <w:rsid w:val="00D653AC"/>
    <w:rsid w:val="00D6599D"/>
    <w:rsid w:val="00D659A1"/>
    <w:rsid w:val="00D65A1F"/>
    <w:rsid w:val="00D65B4D"/>
    <w:rsid w:val="00D66548"/>
    <w:rsid w:val="00D6691E"/>
    <w:rsid w:val="00D672D5"/>
    <w:rsid w:val="00D70044"/>
    <w:rsid w:val="00D702E5"/>
    <w:rsid w:val="00D705F6"/>
    <w:rsid w:val="00D70DD8"/>
    <w:rsid w:val="00D72E7E"/>
    <w:rsid w:val="00D745A1"/>
    <w:rsid w:val="00D74A45"/>
    <w:rsid w:val="00D74D78"/>
    <w:rsid w:val="00D75C1C"/>
    <w:rsid w:val="00D75E47"/>
    <w:rsid w:val="00D76C43"/>
    <w:rsid w:val="00D77B99"/>
    <w:rsid w:val="00D77EC8"/>
    <w:rsid w:val="00D80630"/>
    <w:rsid w:val="00D80E52"/>
    <w:rsid w:val="00D829DF"/>
    <w:rsid w:val="00D83414"/>
    <w:rsid w:val="00D842B0"/>
    <w:rsid w:val="00D844DE"/>
    <w:rsid w:val="00D8753C"/>
    <w:rsid w:val="00D87B6E"/>
    <w:rsid w:val="00D904C4"/>
    <w:rsid w:val="00D908AD"/>
    <w:rsid w:val="00D9249D"/>
    <w:rsid w:val="00D92823"/>
    <w:rsid w:val="00D92C9D"/>
    <w:rsid w:val="00D93C83"/>
    <w:rsid w:val="00D941C8"/>
    <w:rsid w:val="00D9425B"/>
    <w:rsid w:val="00D943F7"/>
    <w:rsid w:val="00D95365"/>
    <w:rsid w:val="00D96092"/>
    <w:rsid w:val="00D9667E"/>
    <w:rsid w:val="00D96A44"/>
    <w:rsid w:val="00D97570"/>
    <w:rsid w:val="00DA0313"/>
    <w:rsid w:val="00DA04FF"/>
    <w:rsid w:val="00DA0DD9"/>
    <w:rsid w:val="00DA0FD1"/>
    <w:rsid w:val="00DA11E9"/>
    <w:rsid w:val="00DA11F8"/>
    <w:rsid w:val="00DA147E"/>
    <w:rsid w:val="00DA16F1"/>
    <w:rsid w:val="00DA1BF2"/>
    <w:rsid w:val="00DA248B"/>
    <w:rsid w:val="00DA33DD"/>
    <w:rsid w:val="00DA3C96"/>
    <w:rsid w:val="00DA3D74"/>
    <w:rsid w:val="00DA45B0"/>
    <w:rsid w:val="00DA4B05"/>
    <w:rsid w:val="00DB04D5"/>
    <w:rsid w:val="00DB0A76"/>
    <w:rsid w:val="00DB2ECB"/>
    <w:rsid w:val="00DB3831"/>
    <w:rsid w:val="00DB40D3"/>
    <w:rsid w:val="00DB53E6"/>
    <w:rsid w:val="00DB60D2"/>
    <w:rsid w:val="00DB76B9"/>
    <w:rsid w:val="00DC0F86"/>
    <w:rsid w:val="00DC115B"/>
    <w:rsid w:val="00DC2807"/>
    <w:rsid w:val="00DC2DF2"/>
    <w:rsid w:val="00DC333F"/>
    <w:rsid w:val="00DC36D8"/>
    <w:rsid w:val="00DC39B6"/>
    <w:rsid w:val="00DC4ADC"/>
    <w:rsid w:val="00DC4D95"/>
    <w:rsid w:val="00DC5667"/>
    <w:rsid w:val="00DC58D5"/>
    <w:rsid w:val="00DC6BCB"/>
    <w:rsid w:val="00DC6CDF"/>
    <w:rsid w:val="00DC6D0D"/>
    <w:rsid w:val="00DC7399"/>
    <w:rsid w:val="00DD208D"/>
    <w:rsid w:val="00DD22CF"/>
    <w:rsid w:val="00DD267B"/>
    <w:rsid w:val="00DD3542"/>
    <w:rsid w:val="00DD37A1"/>
    <w:rsid w:val="00DD38B7"/>
    <w:rsid w:val="00DD39EF"/>
    <w:rsid w:val="00DD4850"/>
    <w:rsid w:val="00DD4C82"/>
    <w:rsid w:val="00DD4D19"/>
    <w:rsid w:val="00DD50D2"/>
    <w:rsid w:val="00DD5939"/>
    <w:rsid w:val="00DD5970"/>
    <w:rsid w:val="00DD623E"/>
    <w:rsid w:val="00DD6B42"/>
    <w:rsid w:val="00DD7B0C"/>
    <w:rsid w:val="00DE052F"/>
    <w:rsid w:val="00DE21DD"/>
    <w:rsid w:val="00DE2693"/>
    <w:rsid w:val="00DE5523"/>
    <w:rsid w:val="00DE5662"/>
    <w:rsid w:val="00DE595E"/>
    <w:rsid w:val="00DE6B28"/>
    <w:rsid w:val="00DE6D82"/>
    <w:rsid w:val="00DE7F0C"/>
    <w:rsid w:val="00DF03E8"/>
    <w:rsid w:val="00DF3D2E"/>
    <w:rsid w:val="00DF3FA2"/>
    <w:rsid w:val="00DF42FC"/>
    <w:rsid w:val="00DF4DAB"/>
    <w:rsid w:val="00DF5376"/>
    <w:rsid w:val="00DF5420"/>
    <w:rsid w:val="00DF5DAB"/>
    <w:rsid w:val="00DF6369"/>
    <w:rsid w:val="00DF63EF"/>
    <w:rsid w:val="00DF7921"/>
    <w:rsid w:val="00E007FA"/>
    <w:rsid w:val="00E00C49"/>
    <w:rsid w:val="00E00D50"/>
    <w:rsid w:val="00E00DA7"/>
    <w:rsid w:val="00E02D64"/>
    <w:rsid w:val="00E03995"/>
    <w:rsid w:val="00E03D06"/>
    <w:rsid w:val="00E03DC7"/>
    <w:rsid w:val="00E04F47"/>
    <w:rsid w:val="00E053CC"/>
    <w:rsid w:val="00E06BD6"/>
    <w:rsid w:val="00E07CD2"/>
    <w:rsid w:val="00E07E5D"/>
    <w:rsid w:val="00E10068"/>
    <w:rsid w:val="00E10228"/>
    <w:rsid w:val="00E1049A"/>
    <w:rsid w:val="00E12833"/>
    <w:rsid w:val="00E1367E"/>
    <w:rsid w:val="00E13C62"/>
    <w:rsid w:val="00E13D44"/>
    <w:rsid w:val="00E143B8"/>
    <w:rsid w:val="00E14738"/>
    <w:rsid w:val="00E14876"/>
    <w:rsid w:val="00E15160"/>
    <w:rsid w:val="00E17E09"/>
    <w:rsid w:val="00E17EB0"/>
    <w:rsid w:val="00E2099E"/>
    <w:rsid w:val="00E2102B"/>
    <w:rsid w:val="00E232BB"/>
    <w:rsid w:val="00E23804"/>
    <w:rsid w:val="00E2445C"/>
    <w:rsid w:val="00E24A15"/>
    <w:rsid w:val="00E31835"/>
    <w:rsid w:val="00E31BBD"/>
    <w:rsid w:val="00E31EA3"/>
    <w:rsid w:val="00E32698"/>
    <w:rsid w:val="00E326F6"/>
    <w:rsid w:val="00E333F9"/>
    <w:rsid w:val="00E341CC"/>
    <w:rsid w:val="00E348C3"/>
    <w:rsid w:val="00E34B7E"/>
    <w:rsid w:val="00E35270"/>
    <w:rsid w:val="00E354CA"/>
    <w:rsid w:val="00E35EC8"/>
    <w:rsid w:val="00E362AF"/>
    <w:rsid w:val="00E36A9F"/>
    <w:rsid w:val="00E370E8"/>
    <w:rsid w:val="00E372CF"/>
    <w:rsid w:val="00E37E76"/>
    <w:rsid w:val="00E40A5C"/>
    <w:rsid w:val="00E40C1E"/>
    <w:rsid w:val="00E40C9E"/>
    <w:rsid w:val="00E40CDC"/>
    <w:rsid w:val="00E40D6E"/>
    <w:rsid w:val="00E4173F"/>
    <w:rsid w:val="00E4299F"/>
    <w:rsid w:val="00E43A81"/>
    <w:rsid w:val="00E44579"/>
    <w:rsid w:val="00E4486D"/>
    <w:rsid w:val="00E456F5"/>
    <w:rsid w:val="00E459CB"/>
    <w:rsid w:val="00E45D27"/>
    <w:rsid w:val="00E462A5"/>
    <w:rsid w:val="00E47682"/>
    <w:rsid w:val="00E507B9"/>
    <w:rsid w:val="00E512F9"/>
    <w:rsid w:val="00E51931"/>
    <w:rsid w:val="00E51FB3"/>
    <w:rsid w:val="00E524A2"/>
    <w:rsid w:val="00E527AC"/>
    <w:rsid w:val="00E52851"/>
    <w:rsid w:val="00E52AA8"/>
    <w:rsid w:val="00E52B39"/>
    <w:rsid w:val="00E52B92"/>
    <w:rsid w:val="00E53400"/>
    <w:rsid w:val="00E53412"/>
    <w:rsid w:val="00E53533"/>
    <w:rsid w:val="00E5397D"/>
    <w:rsid w:val="00E54029"/>
    <w:rsid w:val="00E543D8"/>
    <w:rsid w:val="00E544CC"/>
    <w:rsid w:val="00E546D7"/>
    <w:rsid w:val="00E55DA8"/>
    <w:rsid w:val="00E570DB"/>
    <w:rsid w:val="00E572FC"/>
    <w:rsid w:val="00E57DB2"/>
    <w:rsid w:val="00E57EEC"/>
    <w:rsid w:val="00E602DE"/>
    <w:rsid w:val="00E6041E"/>
    <w:rsid w:val="00E60B91"/>
    <w:rsid w:val="00E60ED6"/>
    <w:rsid w:val="00E62A0E"/>
    <w:rsid w:val="00E62AF5"/>
    <w:rsid w:val="00E62C0A"/>
    <w:rsid w:val="00E652CD"/>
    <w:rsid w:val="00E653F1"/>
    <w:rsid w:val="00E659C7"/>
    <w:rsid w:val="00E66269"/>
    <w:rsid w:val="00E66615"/>
    <w:rsid w:val="00E6688E"/>
    <w:rsid w:val="00E66CFC"/>
    <w:rsid w:val="00E70A4D"/>
    <w:rsid w:val="00E718F9"/>
    <w:rsid w:val="00E7269B"/>
    <w:rsid w:val="00E72B20"/>
    <w:rsid w:val="00E73764"/>
    <w:rsid w:val="00E74B7D"/>
    <w:rsid w:val="00E74E31"/>
    <w:rsid w:val="00E74FDB"/>
    <w:rsid w:val="00E7569A"/>
    <w:rsid w:val="00E76733"/>
    <w:rsid w:val="00E7706D"/>
    <w:rsid w:val="00E80FB0"/>
    <w:rsid w:val="00E81077"/>
    <w:rsid w:val="00E81629"/>
    <w:rsid w:val="00E8191C"/>
    <w:rsid w:val="00E82006"/>
    <w:rsid w:val="00E820AF"/>
    <w:rsid w:val="00E8213F"/>
    <w:rsid w:val="00E83BC4"/>
    <w:rsid w:val="00E84300"/>
    <w:rsid w:val="00E850AE"/>
    <w:rsid w:val="00E854A4"/>
    <w:rsid w:val="00E859F9"/>
    <w:rsid w:val="00E86D7F"/>
    <w:rsid w:val="00E87C65"/>
    <w:rsid w:val="00E87F18"/>
    <w:rsid w:val="00E87FD6"/>
    <w:rsid w:val="00E90036"/>
    <w:rsid w:val="00E90076"/>
    <w:rsid w:val="00E90210"/>
    <w:rsid w:val="00E90426"/>
    <w:rsid w:val="00E905C4"/>
    <w:rsid w:val="00E911FA"/>
    <w:rsid w:val="00E91417"/>
    <w:rsid w:val="00E91426"/>
    <w:rsid w:val="00E91A07"/>
    <w:rsid w:val="00E91BBD"/>
    <w:rsid w:val="00E91F94"/>
    <w:rsid w:val="00E921ED"/>
    <w:rsid w:val="00E9246A"/>
    <w:rsid w:val="00E93570"/>
    <w:rsid w:val="00E93B53"/>
    <w:rsid w:val="00E93EEC"/>
    <w:rsid w:val="00E93F47"/>
    <w:rsid w:val="00E942A1"/>
    <w:rsid w:val="00E94438"/>
    <w:rsid w:val="00E9514D"/>
    <w:rsid w:val="00E95305"/>
    <w:rsid w:val="00E95738"/>
    <w:rsid w:val="00E95B54"/>
    <w:rsid w:val="00E960FE"/>
    <w:rsid w:val="00E96C87"/>
    <w:rsid w:val="00E96DAB"/>
    <w:rsid w:val="00E97BD3"/>
    <w:rsid w:val="00EA05AA"/>
    <w:rsid w:val="00EA061B"/>
    <w:rsid w:val="00EA1EC2"/>
    <w:rsid w:val="00EA2846"/>
    <w:rsid w:val="00EA2A01"/>
    <w:rsid w:val="00EA2FE1"/>
    <w:rsid w:val="00EA375D"/>
    <w:rsid w:val="00EA3C87"/>
    <w:rsid w:val="00EA4842"/>
    <w:rsid w:val="00EA4A4A"/>
    <w:rsid w:val="00EA4D63"/>
    <w:rsid w:val="00EA54BC"/>
    <w:rsid w:val="00EA58CA"/>
    <w:rsid w:val="00EA6C86"/>
    <w:rsid w:val="00EA716B"/>
    <w:rsid w:val="00EB08AE"/>
    <w:rsid w:val="00EB09DF"/>
    <w:rsid w:val="00EB2BF4"/>
    <w:rsid w:val="00EB3342"/>
    <w:rsid w:val="00EB3F94"/>
    <w:rsid w:val="00EB413C"/>
    <w:rsid w:val="00EB54F6"/>
    <w:rsid w:val="00EB6DCC"/>
    <w:rsid w:val="00EB7BB2"/>
    <w:rsid w:val="00EB7C8F"/>
    <w:rsid w:val="00EB7D2D"/>
    <w:rsid w:val="00EB7D37"/>
    <w:rsid w:val="00EC0266"/>
    <w:rsid w:val="00EC0E9F"/>
    <w:rsid w:val="00EC0EA1"/>
    <w:rsid w:val="00EC124B"/>
    <w:rsid w:val="00EC3221"/>
    <w:rsid w:val="00EC41B0"/>
    <w:rsid w:val="00EC5DCC"/>
    <w:rsid w:val="00EC6707"/>
    <w:rsid w:val="00EC7603"/>
    <w:rsid w:val="00EC7674"/>
    <w:rsid w:val="00ED01CD"/>
    <w:rsid w:val="00ED06F8"/>
    <w:rsid w:val="00ED102F"/>
    <w:rsid w:val="00ED2D69"/>
    <w:rsid w:val="00ED31FA"/>
    <w:rsid w:val="00ED3613"/>
    <w:rsid w:val="00ED3794"/>
    <w:rsid w:val="00ED3949"/>
    <w:rsid w:val="00ED4019"/>
    <w:rsid w:val="00ED4374"/>
    <w:rsid w:val="00ED44BA"/>
    <w:rsid w:val="00ED4B83"/>
    <w:rsid w:val="00ED5043"/>
    <w:rsid w:val="00ED5435"/>
    <w:rsid w:val="00ED56F4"/>
    <w:rsid w:val="00ED57DC"/>
    <w:rsid w:val="00ED5A85"/>
    <w:rsid w:val="00ED67CB"/>
    <w:rsid w:val="00ED7086"/>
    <w:rsid w:val="00ED733C"/>
    <w:rsid w:val="00EE021F"/>
    <w:rsid w:val="00EE0325"/>
    <w:rsid w:val="00EE0C3A"/>
    <w:rsid w:val="00EE0D8C"/>
    <w:rsid w:val="00EE14E3"/>
    <w:rsid w:val="00EE2250"/>
    <w:rsid w:val="00EE2CC5"/>
    <w:rsid w:val="00EE3036"/>
    <w:rsid w:val="00EE32D6"/>
    <w:rsid w:val="00EE47EB"/>
    <w:rsid w:val="00EE48F9"/>
    <w:rsid w:val="00EE4A7B"/>
    <w:rsid w:val="00EE5A1F"/>
    <w:rsid w:val="00EE5E0D"/>
    <w:rsid w:val="00EE5FE1"/>
    <w:rsid w:val="00EF10DA"/>
    <w:rsid w:val="00EF15F3"/>
    <w:rsid w:val="00EF18BA"/>
    <w:rsid w:val="00EF2415"/>
    <w:rsid w:val="00EF2F74"/>
    <w:rsid w:val="00EF3096"/>
    <w:rsid w:val="00EF3CA0"/>
    <w:rsid w:val="00EF3F05"/>
    <w:rsid w:val="00EF42E2"/>
    <w:rsid w:val="00EF47FF"/>
    <w:rsid w:val="00EF48C8"/>
    <w:rsid w:val="00EF4EC9"/>
    <w:rsid w:val="00EF6421"/>
    <w:rsid w:val="00EF643E"/>
    <w:rsid w:val="00EF6DDD"/>
    <w:rsid w:val="00EF7287"/>
    <w:rsid w:val="00EF7F9D"/>
    <w:rsid w:val="00F009C0"/>
    <w:rsid w:val="00F011D7"/>
    <w:rsid w:val="00F026E3"/>
    <w:rsid w:val="00F02A68"/>
    <w:rsid w:val="00F02A99"/>
    <w:rsid w:val="00F02B77"/>
    <w:rsid w:val="00F02E85"/>
    <w:rsid w:val="00F03290"/>
    <w:rsid w:val="00F03CA9"/>
    <w:rsid w:val="00F054C1"/>
    <w:rsid w:val="00F05ADB"/>
    <w:rsid w:val="00F05CD8"/>
    <w:rsid w:val="00F05D29"/>
    <w:rsid w:val="00F05ECD"/>
    <w:rsid w:val="00F05FDB"/>
    <w:rsid w:val="00F060B5"/>
    <w:rsid w:val="00F0636E"/>
    <w:rsid w:val="00F07199"/>
    <w:rsid w:val="00F0767E"/>
    <w:rsid w:val="00F0768E"/>
    <w:rsid w:val="00F1065E"/>
    <w:rsid w:val="00F10F9A"/>
    <w:rsid w:val="00F1101B"/>
    <w:rsid w:val="00F1298B"/>
    <w:rsid w:val="00F12F5F"/>
    <w:rsid w:val="00F1399B"/>
    <w:rsid w:val="00F153A9"/>
    <w:rsid w:val="00F17411"/>
    <w:rsid w:val="00F17B49"/>
    <w:rsid w:val="00F2132B"/>
    <w:rsid w:val="00F21874"/>
    <w:rsid w:val="00F21F6C"/>
    <w:rsid w:val="00F22CFB"/>
    <w:rsid w:val="00F240BD"/>
    <w:rsid w:val="00F255B4"/>
    <w:rsid w:val="00F25CDA"/>
    <w:rsid w:val="00F26414"/>
    <w:rsid w:val="00F264BC"/>
    <w:rsid w:val="00F27FF0"/>
    <w:rsid w:val="00F307F7"/>
    <w:rsid w:val="00F31316"/>
    <w:rsid w:val="00F31DD2"/>
    <w:rsid w:val="00F3207F"/>
    <w:rsid w:val="00F324A8"/>
    <w:rsid w:val="00F332E9"/>
    <w:rsid w:val="00F3367E"/>
    <w:rsid w:val="00F34B2C"/>
    <w:rsid w:val="00F35BDD"/>
    <w:rsid w:val="00F36E9F"/>
    <w:rsid w:val="00F373F3"/>
    <w:rsid w:val="00F37524"/>
    <w:rsid w:val="00F40EBC"/>
    <w:rsid w:val="00F40F44"/>
    <w:rsid w:val="00F41ECF"/>
    <w:rsid w:val="00F43D11"/>
    <w:rsid w:val="00F4423E"/>
    <w:rsid w:val="00F45004"/>
    <w:rsid w:val="00F45B03"/>
    <w:rsid w:val="00F4682A"/>
    <w:rsid w:val="00F47116"/>
    <w:rsid w:val="00F50837"/>
    <w:rsid w:val="00F51EBD"/>
    <w:rsid w:val="00F53580"/>
    <w:rsid w:val="00F53FFF"/>
    <w:rsid w:val="00F5477B"/>
    <w:rsid w:val="00F5480B"/>
    <w:rsid w:val="00F54CE8"/>
    <w:rsid w:val="00F55BBD"/>
    <w:rsid w:val="00F56328"/>
    <w:rsid w:val="00F564C9"/>
    <w:rsid w:val="00F56D10"/>
    <w:rsid w:val="00F56E15"/>
    <w:rsid w:val="00F57A44"/>
    <w:rsid w:val="00F57BD7"/>
    <w:rsid w:val="00F60396"/>
    <w:rsid w:val="00F6085B"/>
    <w:rsid w:val="00F60A41"/>
    <w:rsid w:val="00F614D7"/>
    <w:rsid w:val="00F61AFC"/>
    <w:rsid w:val="00F61BB1"/>
    <w:rsid w:val="00F61C16"/>
    <w:rsid w:val="00F61EF1"/>
    <w:rsid w:val="00F62035"/>
    <w:rsid w:val="00F637F5"/>
    <w:rsid w:val="00F6433B"/>
    <w:rsid w:val="00F6470B"/>
    <w:rsid w:val="00F652DF"/>
    <w:rsid w:val="00F6576C"/>
    <w:rsid w:val="00F66751"/>
    <w:rsid w:val="00F67C74"/>
    <w:rsid w:val="00F70239"/>
    <w:rsid w:val="00F73426"/>
    <w:rsid w:val="00F73A2C"/>
    <w:rsid w:val="00F73BBC"/>
    <w:rsid w:val="00F73CAB"/>
    <w:rsid w:val="00F7497C"/>
    <w:rsid w:val="00F76DAC"/>
    <w:rsid w:val="00F77E2A"/>
    <w:rsid w:val="00F807F2"/>
    <w:rsid w:val="00F80BAD"/>
    <w:rsid w:val="00F80D36"/>
    <w:rsid w:val="00F81C39"/>
    <w:rsid w:val="00F81ECA"/>
    <w:rsid w:val="00F82D11"/>
    <w:rsid w:val="00F83B4C"/>
    <w:rsid w:val="00F844DA"/>
    <w:rsid w:val="00F848A4"/>
    <w:rsid w:val="00F85874"/>
    <w:rsid w:val="00F87D23"/>
    <w:rsid w:val="00F904B5"/>
    <w:rsid w:val="00F90AF4"/>
    <w:rsid w:val="00F90D16"/>
    <w:rsid w:val="00F90EAF"/>
    <w:rsid w:val="00F91A09"/>
    <w:rsid w:val="00F91CB7"/>
    <w:rsid w:val="00F926EF"/>
    <w:rsid w:val="00F92E6A"/>
    <w:rsid w:val="00F92F9B"/>
    <w:rsid w:val="00F93638"/>
    <w:rsid w:val="00F93971"/>
    <w:rsid w:val="00F95C17"/>
    <w:rsid w:val="00F96459"/>
    <w:rsid w:val="00F97C07"/>
    <w:rsid w:val="00FA024D"/>
    <w:rsid w:val="00FA0F2C"/>
    <w:rsid w:val="00FA193C"/>
    <w:rsid w:val="00FA1AC2"/>
    <w:rsid w:val="00FA2511"/>
    <w:rsid w:val="00FA2B6D"/>
    <w:rsid w:val="00FA2D5B"/>
    <w:rsid w:val="00FA3204"/>
    <w:rsid w:val="00FA3253"/>
    <w:rsid w:val="00FA36C5"/>
    <w:rsid w:val="00FA6805"/>
    <w:rsid w:val="00FA6DF1"/>
    <w:rsid w:val="00FA7091"/>
    <w:rsid w:val="00FA74EA"/>
    <w:rsid w:val="00FA778E"/>
    <w:rsid w:val="00FA79FA"/>
    <w:rsid w:val="00FB00A0"/>
    <w:rsid w:val="00FB0807"/>
    <w:rsid w:val="00FB0D3E"/>
    <w:rsid w:val="00FB11A1"/>
    <w:rsid w:val="00FB1932"/>
    <w:rsid w:val="00FB28E4"/>
    <w:rsid w:val="00FB30A3"/>
    <w:rsid w:val="00FB3501"/>
    <w:rsid w:val="00FB4B64"/>
    <w:rsid w:val="00FB5273"/>
    <w:rsid w:val="00FB5A43"/>
    <w:rsid w:val="00FB5AE0"/>
    <w:rsid w:val="00FB5E7C"/>
    <w:rsid w:val="00FB657A"/>
    <w:rsid w:val="00FB76F1"/>
    <w:rsid w:val="00FC295C"/>
    <w:rsid w:val="00FC2D0C"/>
    <w:rsid w:val="00FC3B93"/>
    <w:rsid w:val="00FC41DF"/>
    <w:rsid w:val="00FC4630"/>
    <w:rsid w:val="00FC46E0"/>
    <w:rsid w:val="00FC4D3E"/>
    <w:rsid w:val="00FC5480"/>
    <w:rsid w:val="00FC5CF3"/>
    <w:rsid w:val="00FC6584"/>
    <w:rsid w:val="00FC679A"/>
    <w:rsid w:val="00FD0509"/>
    <w:rsid w:val="00FD0911"/>
    <w:rsid w:val="00FD0AE8"/>
    <w:rsid w:val="00FD0F20"/>
    <w:rsid w:val="00FD1073"/>
    <w:rsid w:val="00FD1D06"/>
    <w:rsid w:val="00FD21BB"/>
    <w:rsid w:val="00FD234B"/>
    <w:rsid w:val="00FD25D1"/>
    <w:rsid w:val="00FD447F"/>
    <w:rsid w:val="00FD46EE"/>
    <w:rsid w:val="00FD4F8C"/>
    <w:rsid w:val="00FD5126"/>
    <w:rsid w:val="00FD5AB9"/>
    <w:rsid w:val="00FD7414"/>
    <w:rsid w:val="00FD7862"/>
    <w:rsid w:val="00FD7A6E"/>
    <w:rsid w:val="00FE0014"/>
    <w:rsid w:val="00FE0621"/>
    <w:rsid w:val="00FE0C45"/>
    <w:rsid w:val="00FE1233"/>
    <w:rsid w:val="00FE14A7"/>
    <w:rsid w:val="00FE1554"/>
    <w:rsid w:val="00FE1AD1"/>
    <w:rsid w:val="00FE1D71"/>
    <w:rsid w:val="00FE2B71"/>
    <w:rsid w:val="00FE4208"/>
    <w:rsid w:val="00FE4575"/>
    <w:rsid w:val="00FE4B87"/>
    <w:rsid w:val="00FE4F69"/>
    <w:rsid w:val="00FE5878"/>
    <w:rsid w:val="00FF00AE"/>
    <w:rsid w:val="00FF0FC6"/>
    <w:rsid w:val="00FF1030"/>
    <w:rsid w:val="00FF1107"/>
    <w:rsid w:val="00FF12D0"/>
    <w:rsid w:val="00FF1F87"/>
    <w:rsid w:val="00FF24A5"/>
    <w:rsid w:val="00FF288E"/>
    <w:rsid w:val="00FF2909"/>
    <w:rsid w:val="00FF2C49"/>
    <w:rsid w:val="00FF2ECC"/>
    <w:rsid w:val="00FF331C"/>
    <w:rsid w:val="00FF37B6"/>
    <w:rsid w:val="00FF3954"/>
    <w:rsid w:val="00FF3AF5"/>
    <w:rsid w:val="00FF419A"/>
    <w:rsid w:val="00FF4374"/>
    <w:rsid w:val="00FF4772"/>
    <w:rsid w:val="00FF5DF0"/>
    <w:rsid w:val="00FF6AA4"/>
    <w:rsid w:val="00FF7240"/>
    <w:rsid w:val="0109C6A1"/>
    <w:rsid w:val="010A5168"/>
    <w:rsid w:val="017DD7A8"/>
    <w:rsid w:val="018A0CFD"/>
    <w:rsid w:val="02833FFF"/>
    <w:rsid w:val="02A186A2"/>
    <w:rsid w:val="03E26780"/>
    <w:rsid w:val="0411FE18"/>
    <w:rsid w:val="041C7C8C"/>
    <w:rsid w:val="0463FC92"/>
    <w:rsid w:val="04DC1EC0"/>
    <w:rsid w:val="04F8D2F2"/>
    <w:rsid w:val="051DF6CE"/>
    <w:rsid w:val="053A67F8"/>
    <w:rsid w:val="059A5D55"/>
    <w:rsid w:val="05A60B5F"/>
    <w:rsid w:val="05DD2B13"/>
    <w:rsid w:val="060C7BE8"/>
    <w:rsid w:val="069B1272"/>
    <w:rsid w:val="06E61A54"/>
    <w:rsid w:val="0719F646"/>
    <w:rsid w:val="0757F9AB"/>
    <w:rsid w:val="0771E3E6"/>
    <w:rsid w:val="07AAD4B4"/>
    <w:rsid w:val="07B461F2"/>
    <w:rsid w:val="07D68348"/>
    <w:rsid w:val="084F037E"/>
    <w:rsid w:val="084F3554"/>
    <w:rsid w:val="0A0A225F"/>
    <w:rsid w:val="0A5ED676"/>
    <w:rsid w:val="0A615114"/>
    <w:rsid w:val="0A6F02A9"/>
    <w:rsid w:val="0A98A3C4"/>
    <w:rsid w:val="0AA90F2D"/>
    <w:rsid w:val="0B0DF139"/>
    <w:rsid w:val="0B0E240A"/>
    <w:rsid w:val="0B1FFED6"/>
    <w:rsid w:val="0B9F01E8"/>
    <w:rsid w:val="0BAAF455"/>
    <w:rsid w:val="0DA66D37"/>
    <w:rsid w:val="0DA704AF"/>
    <w:rsid w:val="0DB11977"/>
    <w:rsid w:val="0DCA704A"/>
    <w:rsid w:val="0DE1DA83"/>
    <w:rsid w:val="0E1C5DB7"/>
    <w:rsid w:val="0E88D85D"/>
    <w:rsid w:val="0EAA0B4A"/>
    <w:rsid w:val="0EB6692D"/>
    <w:rsid w:val="0ED9FC1A"/>
    <w:rsid w:val="0FDE1E45"/>
    <w:rsid w:val="103A9412"/>
    <w:rsid w:val="103FE82F"/>
    <w:rsid w:val="106849A5"/>
    <w:rsid w:val="10B48AF6"/>
    <w:rsid w:val="118B01E1"/>
    <w:rsid w:val="130BD00D"/>
    <w:rsid w:val="13AB79ED"/>
    <w:rsid w:val="1426FFBD"/>
    <w:rsid w:val="14645325"/>
    <w:rsid w:val="14925667"/>
    <w:rsid w:val="15EC5E71"/>
    <w:rsid w:val="163B9FCB"/>
    <w:rsid w:val="1686FBFF"/>
    <w:rsid w:val="172480DB"/>
    <w:rsid w:val="174CE2CB"/>
    <w:rsid w:val="174D824E"/>
    <w:rsid w:val="175B4BC1"/>
    <w:rsid w:val="17C87A23"/>
    <w:rsid w:val="17E6C3DB"/>
    <w:rsid w:val="18011F42"/>
    <w:rsid w:val="18372DA7"/>
    <w:rsid w:val="185D07EC"/>
    <w:rsid w:val="1B098BE0"/>
    <w:rsid w:val="1B4946B3"/>
    <w:rsid w:val="1B82299E"/>
    <w:rsid w:val="1BCB78FB"/>
    <w:rsid w:val="1BCE1BAA"/>
    <w:rsid w:val="1BF342ED"/>
    <w:rsid w:val="1C5E8E69"/>
    <w:rsid w:val="1C86F07B"/>
    <w:rsid w:val="1D57C2FC"/>
    <w:rsid w:val="1D604B21"/>
    <w:rsid w:val="1D9E6D8A"/>
    <w:rsid w:val="1DA07542"/>
    <w:rsid w:val="1DB7B4FB"/>
    <w:rsid w:val="1E103EA4"/>
    <w:rsid w:val="1E49C8C9"/>
    <w:rsid w:val="1E633AD4"/>
    <w:rsid w:val="1F69DA9D"/>
    <w:rsid w:val="20362421"/>
    <w:rsid w:val="20476990"/>
    <w:rsid w:val="205D7FAC"/>
    <w:rsid w:val="20891126"/>
    <w:rsid w:val="20DA242A"/>
    <w:rsid w:val="20E0B13D"/>
    <w:rsid w:val="20F5A9AF"/>
    <w:rsid w:val="212A4BBB"/>
    <w:rsid w:val="219C5251"/>
    <w:rsid w:val="2276135E"/>
    <w:rsid w:val="22917A10"/>
    <w:rsid w:val="2307FD59"/>
    <w:rsid w:val="230ED505"/>
    <w:rsid w:val="23A24A49"/>
    <w:rsid w:val="23E34FC1"/>
    <w:rsid w:val="24DF473F"/>
    <w:rsid w:val="2560D4AF"/>
    <w:rsid w:val="256A573D"/>
    <w:rsid w:val="25997467"/>
    <w:rsid w:val="265AAA79"/>
    <w:rsid w:val="2668CB7B"/>
    <w:rsid w:val="26ABD169"/>
    <w:rsid w:val="27B1D793"/>
    <w:rsid w:val="284B4DFA"/>
    <w:rsid w:val="2854942E"/>
    <w:rsid w:val="2940DA87"/>
    <w:rsid w:val="29E69121"/>
    <w:rsid w:val="2A1D3984"/>
    <w:rsid w:val="2A746A3F"/>
    <w:rsid w:val="2AF40488"/>
    <w:rsid w:val="2B7FFA05"/>
    <w:rsid w:val="2BAB95C6"/>
    <w:rsid w:val="2C209F7F"/>
    <w:rsid w:val="2D1BCA66"/>
    <w:rsid w:val="2D2646DA"/>
    <w:rsid w:val="2D77057B"/>
    <w:rsid w:val="2D9D60F5"/>
    <w:rsid w:val="2D9E0105"/>
    <w:rsid w:val="2DAA4AD0"/>
    <w:rsid w:val="2DEC7F38"/>
    <w:rsid w:val="2EF8DDA8"/>
    <w:rsid w:val="2F4E3A8D"/>
    <w:rsid w:val="2F81F6A5"/>
    <w:rsid w:val="2FC6ED94"/>
    <w:rsid w:val="3087F08E"/>
    <w:rsid w:val="30B1F9B3"/>
    <w:rsid w:val="30D4493B"/>
    <w:rsid w:val="320FCEB8"/>
    <w:rsid w:val="3218B3B5"/>
    <w:rsid w:val="3238B017"/>
    <w:rsid w:val="3291752A"/>
    <w:rsid w:val="33461BD5"/>
    <w:rsid w:val="3371E38D"/>
    <w:rsid w:val="33FDEFFB"/>
    <w:rsid w:val="34030B29"/>
    <w:rsid w:val="34923F5B"/>
    <w:rsid w:val="34F32B18"/>
    <w:rsid w:val="356F0500"/>
    <w:rsid w:val="3640ADA2"/>
    <w:rsid w:val="36B0F41C"/>
    <w:rsid w:val="36BD1A96"/>
    <w:rsid w:val="36C68F5D"/>
    <w:rsid w:val="36DA1EB2"/>
    <w:rsid w:val="370A8BF6"/>
    <w:rsid w:val="376F348F"/>
    <w:rsid w:val="37C4A0A8"/>
    <w:rsid w:val="37D5FB88"/>
    <w:rsid w:val="38005DC1"/>
    <w:rsid w:val="381C533D"/>
    <w:rsid w:val="3883A334"/>
    <w:rsid w:val="3911C079"/>
    <w:rsid w:val="3918CC09"/>
    <w:rsid w:val="394D35CB"/>
    <w:rsid w:val="39C6E493"/>
    <w:rsid w:val="39CAFCA4"/>
    <w:rsid w:val="3AFEBE58"/>
    <w:rsid w:val="3B1E0CD8"/>
    <w:rsid w:val="3B55B96C"/>
    <w:rsid w:val="3B74A0F1"/>
    <w:rsid w:val="3BE21A54"/>
    <w:rsid w:val="3C439B99"/>
    <w:rsid w:val="3CC2C6DE"/>
    <w:rsid w:val="3DCE4CFA"/>
    <w:rsid w:val="3DEFCA62"/>
    <w:rsid w:val="3E66F404"/>
    <w:rsid w:val="3F9BB0DC"/>
    <w:rsid w:val="406F2771"/>
    <w:rsid w:val="40779574"/>
    <w:rsid w:val="40A9FCF2"/>
    <w:rsid w:val="411A909D"/>
    <w:rsid w:val="411BE086"/>
    <w:rsid w:val="413BA585"/>
    <w:rsid w:val="417C1879"/>
    <w:rsid w:val="42049FA2"/>
    <w:rsid w:val="426A4B62"/>
    <w:rsid w:val="4284C386"/>
    <w:rsid w:val="42FC8507"/>
    <w:rsid w:val="42FFB8A3"/>
    <w:rsid w:val="436F994C"/>
    <w:rsid w:val="43996EE9"/>
    <w:rsid w:val="4494FC8B"/>
    <w:rsid w:val="44A375D4"/>
    <w:rsid w:val="4602D304"/>
    <w:rsid w:val="46D2BF83"/>
    <w:rsid w:val="4724C091"/>
    <w:rsid w:val="4739EEB7"/>
    <w:rsid w:val="474D8600"/>
    <w:rsid w:val="47736C4B"/>
    <w:rsid w:val="478C6A02"/>
    <w:rsid w:val="4801C345"/>
    <w:rsid w:val="485CEF6B"/>
    <w:rsid w:val="488810E3"/>
    <w:rsid w:val="49028A50"/>
    <w:rsid w:val="49084C40"/>
    <w:rsid w:val="4A0CE468"/>
    <w:rsid w:val="4A75F5A0"/>
    <w:rsid w:val="4B00F61C"/>
    <w:rsid w:val="4B2C4EAF"/>
    <w:rsid w:val="4C2E74C2"/>
    <w:rsid w:val="4C692772"/>
    <w:rsid w:val="4CD72440"/>
    <w:rsid w:val="4D7F2E88"/>
    <w:rsid w:val="4DC58A5E"/>
    <w:rsid w:val="4DFF9F6A"/>
    <w:rsid w:val="4E7E8B25"/>
    <w:rsid w:val="4ECA3B81"/>
    <w:rsid w:val="4F2FFA3A"/>
    <w:rsid w:val="4F7AF25B"/>
    <w:rsid w:val="4FABBDFB"/>
    <w:rsid w:val="500F9DB3"/>
    <w:rsid w:val="5068C006"/>
    <w:rsid w:val="50DE731D"/>
    <w:rsid w:val="5104296E"/>
    <w:rsid w:val="513893C7"/>
    <w:rsid w:val="51903F11"/>
    <w:rsid w:val="51A09E88"/>
    <w:rsid w:val="51DEF38B"/>
    <w:rsid w:val="533EA806"/>
    <w:rsid w:val="536EED8C"/>
    <w:rsid w:val="53971377"/>
    <w:rsid w:val="53A0A981"/>
    <w:rsid w:val="5421FC79"/>
    <w:rsid w:val="542E71F3"/>
    <w:rsid w:val="54635CFB"/>
    <w:rsid w:val="5477AE68"/>
    <w:rsid w:val="54BEA79A"/>
    <w:rsid w:val="5528CB43"/>
    <w:rsid w:val="553738FB"/>
    <w:rsid w:val="556E4F12"/>
    <w:rsid w:val="558AF140"/>
    <w:rsid w:val="56364D10"/>
    <w:rsid w:val="56EBCD12"/>
    <w:rsid w:val="57110FDF"/>
    <w:rsid w:val="5740AC4D"/>
    <w:rsid w:val="57908081"/>
    <w:rsid w:val="5799722E"/>
    <w:rsid w:val="5943EE31"/>
    <w:rsid w:val="597D4653"/>
    <w:rsid w:val="59BBCE66"/>
    <w:rsid w:val="5A0CADEF"/>
    <w:rsid w:val="5A219C1A"/>
    <w:rsid w:val="5A75B8BB"/>
    <w:rsid w:val="5CD1F599"/>
    <w:rsid w:val="5CE75E55"/>
    <w:rsid w:val="5D02ED11"/>
    <w:rsid w:val="5D3E8C3A"/>
    <w:rsid w:val="5D83FC8B"/>
    <w:rsid w:val="5DC72825"/>
    <w:rsid w:val="5E7778ED"/>
    <w:rsid w:val="5E86889C"/>
    <w:rsid w:val="5EB7D998"/>
    <w:rsid w:val="5F01FD6B"/>
    <w:rsid w:val="5F78CCFE"/>
    <w:rsid w:val="5FA88715"/>
    <w:rsid w:val="5FF0C80D"/>
    <w:rsid w:val="6080461D"/>
    <w:rsid w:val="61564CA0"/>
    <w:rsid w:val="61BFB2AA"/>
    <w:rsid w:val="61E9A8C6"/>
    <w:rsid w:val="61F07936"/>
    <w:rsid w:val="62A8C55C"/>
    <w:rsid w:val="62C8E8BD"/>
    <w:rsid w:val="633A926B"/>
    <w:rsid w:val="63E2214E"/>
    <w:rsid w:val="63E8F4D1"/>
    <w:rsid w:val="6446FE35"/>
    <w:rsid w:val="64952583"/>
    <w:rsid w:val="64B37941"/>
    <w:rsid w:val="64C3EE48"/>
    <w:rsid w:val="650EF22D"/>
    <w:rsid w:val="65B973D0"/>
    <w:rsid w:val="65BD8BC9"/>
    <w:rsid w:val="65DF6E4D"/>
    <w:rsid w:val="661EDBE0"/>
    <w:rsid w:val="663C480A"/>
    <w:rsid w:val="665A79EB"/>
    <w:rsid w:val="66881A78"/>
    <w:rsid w:val="66FF3446"/>
    <w:rsid w:val="67299C21"/>
    <w:rsid w:val="67AE2D1A"/>
    <w:rsid w:val="6828EAFB"/>
    <w:rsid w:val="6880447C"/>
    <w:rsid w:val="689D672E"/>
    <w:rsid w:val="68BF7835"/>
    <w:rsid w:val="691BD01E"/>
    <w:rsid w:val="6985AFDD"/>
    <w:rsid w:val="69AF576F"/>
    <w:rsid w:val="69EFAD19"/>
    <w:rsid w:val="6A0B652C"/>
    <w:rsid w:val="6B0A8154"/>
    <w:rsid w:val="6B3810E5"/>
    <w:rsid w:val="6B3DFCD9"/>
    <w:rsid w:val="6B9D4FC9"/>
    <w:rsid w:val="6BFD4AAD"/>
    <w:rsid w:val="6C729822"/>
    <w:rsid w:val="6C91311E"/>
    <w:rsid w:val="6CA8F6DE"/>
    <w:rsid w:val="6CBD141F"/>
    <w:rsid w:val="6D114DA7"/>
    <w:rsid w:val="6D991B0E"/>
    <w:rsid w:val="6E6730AA"/>
    <w:rsid w:val="6ECB09FB"/>
    <w:rsid w:val="6F4C6D6C"/>
    <w:rsid w:val="6F8D3331"/>
    <w:rsid w:val="7056E3A8"/>
    <w:rsid w:val="70B0A2F1"/>
    <w:rsid w:val="70CEB7FF"/>
    <w:rsid w:val="71516A52"/>
    <w:rsid w:val="717EE4C9"/>
    <w:rsid w:val="72051401"/>
    <w:rsid w:val="7280BB65"/>
    <w:rsid w:val="72CFA520"/>
    <w:rsid w:val="72E054FA"/>
    <w:rsid w:val="72FF4DF7"/>
    <w:rsid w:val="73322515"/>
    <w:rsid w:val="7449EC5A"/>
    <w:rsid w:val="747F600B"/>
    <w:rsid w:val="7555164E"/>
    <w:rsid w:val="7569B245"/>
    <w:rsid w:val="758505B1"/>
    <w:rsid w:val="758C8F09"/>
    <w:rsid w:val="76662E04"/>
    <w:rsid w:val="774103C5"/>
    <w:rsid w:val="775259BF"/>
    <w:rsid w:val="77B6CF8C"/>
    <w:rsid w:val="77E735E1"/>
    <w:rsid w:val="77F629BF"/>
    <w:rsid w:val="788EDEA8"/>
    <w:rsid w:val="78A41886"/>
    <w:rsid w:val="78B90478"/>
    <w:rsid w:val="78E7DD8D"/>
    <w:rsid w:val="79CC2446"/>
    <w:rsid w:val="7A607D71"/>
    <w:rsid w:val="7AF35826"/>
    <w:rsid w:val="7B5A2ABF"/>
    <w:rsid w:val="7BC51EA4"/>
    <w:rsid w:val="7BDA8760"/>
    <w:rsid w:val="7C9E8A2A"/>
    <w:rsid w:val="7CC42CCD"/>
    <w:rsid w:val="7CD42CDA"/>
    <w:rsid w:val="7D1B6A72"/>
    <w:rsid w:val="7D6120DB"/>
    <w:rsid w:val="7D960BE3"/>
    <w:rsid w:val="7DCF1392"/>
    <w:rsid w:val="7DD47F3E"/>
    <w:rsid w:val="7DF48FD6"/>
    <w:rsid w:val="7E020EB1"/>
    <w:rsid w:val="7E05CAAD"/>
    <w:rsid w:val="7E073048"/>
    <w:rsid w:val="7EB733E0"/>
    <w:rsid w:val="7EC9DD87"/>
    <w:rsid w:val="7ED2A5C5"/>
    <w:rsid w:val="7FAE254E"/>
    <w:rsid w:val="7FD7FC0C"/>
    <w:rsid w:val="7FFB6341"/>
    <w:rsid w:val="7FFD374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62B83"/>
  <w15:chartTrackingRefBased/>
  <w15:docId w15:val="{08732F7F-2840-442D-A290-45E53689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409"/>
  </w:style>
  <w:style w:type="paragraph" w:styleId="Heading1">
    <w:name w:val="heading 1"/>
    <w:basedOn w:val="Normal"/>
    <w:next w:val="Normal"/>
    <w:link w:val="Heading1Char"/>
    <w:uiPriority w:val="9"/>
    <w:qFormat/>
    <w:rsid w:val="00EE0325"/>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03E4"/>
    <w:pPr>
      <w:keepNext/>
      <w:keepLines/>
      <w:numPr>
        <w:ilvl w:val="1"/>
        <w:numId w:val="2"/>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03E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B7BB2"/>
    <w:pPr>
      <w:keepNext/>
      <w:keepLines/>
      <w:numPr>
        <w:ilvl w:val="3"/>
        <w:numId w:val="2"/>
      </w:numPr>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semiHidden/>
    <w:unhideWhenUsed/>
    <w:qFormat/>
    <w:rsid w:val="00AF03E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03E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03E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03E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3E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3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03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03E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B7BB2"/>
    <w:rPr>
      <w:rFonts w:asciiTheme="majorHAnsi" w:eastAsiaTheme="majorEastAsia" w:hAnsiTheme="majorHAnsi" w:cstheme="majorBidi"/>
      <w:iCs/>
      <w:color w:val="2F5496" w:themeColor="accent1" w:themeShade="BF"/>
    </w:rPr>
  </w:style>
  <w:style w:type="character" w:customStyle="1" w:styleId="Heading5Char">
    <w:name w:val="Heading 5 Char"/>
    <w:basedOn w:val="DefaultParagraphFont"/>
    <w:link w:val="Heading5"/>
    <w:uiPriority w:val="9"/>
    <w:semiHidden/>
    <w:rsid w:val="00AF03E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F03E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F03E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F03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3E4"/>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EE03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0325"/>
    <w:rPr>
      <w:rFonts w:ascii="Segoe UI" w:hAnsi="Segoe UI" w:cs="Segoe UI"/>
      <w:sz w:val="18"/>
      <w:szCs w:val="18"/>
    </w:rPr>
  </w:style>
  <w:style w:type="paragraph" w:customStyle="1" w:styleId="paragraph">
    <w:name w:val="paragraph"/>
    <w:basedOn w:val="Normal"/>
    <w:rsid w:val="00EE03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E0325"/>
  </w:style>
  <w:style w:type="character" w:customStyle="1" w:styleId="eop">
    <w:name w:val="eop"/>
    <w:basedOn w:val="DefaultParagraphFont"/>
    <w:rsid w:val="00EE0325"/>
  </w:style>
  <w:style w:type="paragraph" w:styleId="Title">
    <w:name w:val="Title"/>
    <w:basedOn w:val="Normal"/>
    <w:next w:val="Normal"/>
    <w:link w:val="TitleChar"/>
    <w:uiPriority w:val="10"/>
    <w:qFormat/>
    <w:rsid w:val="00EE03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03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03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0325"/>
    <w:rPr>
      <w:rFonts w:eastAsiaTheme="minorEastAsia"/>
      <w:color w:val="5A5A5A" w:themeColor="text1" w:themeTint="A5"/>
      <w:spacing w:val="15"/>
    </w:rPr>
  </w:style>
  <w:style w:type="paragraph" w:styleId="ListParagraph">
    <w:name w:val="List Paragraph"/>
    <w:aliases w:val="Primary Bullet List"/>
    <w:basedOn w:val="Normal"/>
    <w:link w:val="ListParagraphChar"/>
    <w:uiPriority w:val="34"/>
    <w:qFormat/>
    <w:rsid w:val="00AF03E4"/>
    <w:pPr>
      <w:ind w:left="720"/>
      <w:contextualSpacing/>
    </w:pPr>
  </w:style>
  <w:style w:type="table" w:styleId="TableGrid">
    <w:name w:val="Table Grid"/>
    <w:aliases w:val="Table RIA,Table Preamble,Table RIA1,Table Preamble1"/>
    <w:basedOn w:val="TableNormal"/>
    <w:uiPriority w:val="39"/>
    <w:rsid w:val="00CA3F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Variables"/>
    <w:uiPriority w:val="1"/>
    <w:qFormat/>
    <w:rsid w:val="00B03297"/>
    <w:pPr>
      <w:widowControl w:val="0"/>
      <w:tabs>
        <w:tab w:val="left" w:pos="576"/>
        <w:tab w:val="left" w:pos="1296"/>
        <w:tab w:val="left" w:pos="1584"/>
      </w:tabs>
      <w:autoSpaceDE w:val="0"/>
      <w:autoSpaceDN w:val="0"/>
      <w:adjustRightInd w:val="0"/>
      <w:spacing w:after="0" w:line="240" w:lineRule="auto"/>
      <w:ind w:left="1728" w:hanging="1728"/>
    </w:pPr>
    <w:rPr>
      <w:rFonts w:ascii="Times New Roman" w:eastAsia="Times New Roman" w:hAnsi="Times New Roman" w:cs="Times New Roman"/>
      <w:sz w:val="20"/>
      <w:szCs w:val="24"/>
    </w:rPr>
  </w:style>
  <w:style w:type="paragraph" w:customStyle="1" w:styleId="TableCaption">
    <w:name w:val="TableCaption"/>
    <w:basedOn w:val="Caption"/>
    <w:link w:val="TableCaptionChar"/>
    <w:qFormat/>
    <w:rsid w:val="00B03297"/>
    <w:pPr>
      <w:keepNext/>
      <w:widowControl w:val="0"/>
      <w:autoSpaceDE w:val="0"/>
      <w:autoSpaceDN w:val="0"/>
      <w:adjustRightInd w:val="0"/>
      <w:spacing w:after="120"/>
      <w:jc w:val="center"/>
    </w:pPr>
    <w:rPr>
      <w:rFonts w:ascii="Times New Roman" w:eastAsia="Times New Roman" w:hAnsi="Times New Roman" w:cs="Times New Roman"/>
      <w:b/>
      <w:bCs/>
      <w:i w:val="0"/>
      <w:iCs w:val="0"/>
      <w:color w:val="auto"/>
      <w:sz w:val="20"/>
    </w:rPr>
  </w:style>
  <w:style w:type="paragraph" w:styleId="Caption">
    <w:name w:val="caption"/>
    <w:aliases w:val="Caption Table"/>
    <w:basedOn w:val="Normal"/>
    <w:next w:val="Normal"/>
    <w:link w:val="CaptionChar"/>
    <w:unhideWhenUsed/>
    <w:qFormat/>
    <w:rsid w:val="00B03297"/>
    <w:pPr>
      <w:spacing w:after="200" w:line="240" w:lineRule="auto"/>
    </w:pPr>
    <w:rPr>
      <w:i/>
      <w:iCs/>
      <w:color w:val="44546A" w:themeColor="text2"/>
      <w:sz w:val="18"/>
      <w:szCs w:val="18"/>
    </w:rPr>
  </w:style>
  <w:style w:type="character" w:customStyle="1" w:styleId="CaptionChar">
    <w:name w:val="Caption Char"/>
    <w:aliases w:val="Caption Table Char"/>
    <w:basedOn w:val="DefaultParagraphFont"/>
    <w:link w:val="Caption"/>
    <w:rsid w:val="00A06C0D"/>
    <w:rPr>
      <w:i/>
      <w:iCs/>
      <w:color w:val="44546A" w:themeColor="text2"/>
      <w:sz w:val="18"/>
      <w:szCs w:val="18"/>
    </w:rPr>
  </w:style>
  <w:style w:type="character" w:customStyle="1" w:styleId="TableCaptionChar">
    <w:name w:val="TableCaption Char"/>
    <w:basedOn w:val="DefaultParagraphFont"/>
    <w:link w:val="TableCaption"/>
    <w:rsid w:val="00B03297"/>
    <w:rPr>
      <w:rFonts w:ascii="Times New Roman" w:eastAsia="Times New Roman" w:hAnsi="Times New Roman" w:cs="Times New Roman"/>
      <w:b/>
      <w:bCs/>
      <w:sz w:val="20"/>
      <w:szCs w:val="18"/>
    </w:rPr>
  </w:style>
  <w:style w:type="character" w:styleId="CommentReference">
    <w:name w:val="annotation reference"/>
    <w:basedOn w:val="DefaultParagraphFont"/>
    <w:uiPriority w:val="99"/>
    <w:semiHidden/>
    <w:unhideWhenUsed/>
    <w:rsid w:val="00B03297"/>
    <w:rPr>
      <w:sz w:val="16"/>
      <w:szCs w:val="16"/>
    </w:rPr>
  </w:style>
  <w:style w:type="paragraph" w:styleId="CommentText">
    <w:name w:val="annotation text"/>
    <w:basedOn w:val="Normal"/>
    <w:link w:val="CommentTextChar"/>
    <w:uiPriority w:val="99"/>
    <w:unhideWhenUsed/>
    <w:rsid w:val="00B03297"/>
    <w:pPr>
      <w:widowControl w:val="0"/>
      <w:autoSpaceDE w:val="0"/>
      <w:autoSpaceDN w:val="0"/>
      <w:adjustRightInd w:val="0"/>
      <w:spacing w:after="20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B0329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01FF0"/>
    <w:pPr>
      <w:widowControl/>
      <w:autoSpaceDE/>
      <w:autoSpaceDN/>
      <w:adjustRightInd/>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601FF0"/>
    <w:rPr>
      <w:rFonts w:ascii="Times New Roman" w:eastAsia="Times New Roman" w:hAnsi="Times New Roman" w:cs="Times New Roman"/>
      <w:b/>
      <w:bCs/>
      <w:sz w:val="20"/>
      <w:szCs w:val="20"/>
    </w:rPr>
  </w:style>
  <w:style w:type="paragraph" w:styleId="FootnoteText">
    <w:name w:val="footnote text"/>
    <w:basedOn w:val="Normal"/>
    <w:link w:val="FootnoteTextChar"/>
    <w:uiPriority w:val="99"/>
    <w:semiHidden/>
    <w:unhideWhenUsed/>
    <w:rsid w:val="002D14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D1409"/>
    <w:rPr>
      <w:sz w:val="20"/>
      <w:szCs w:val="20"/>
    </w:rPr>
  </w:style>
  <w:style w:type="character" w:styleId="FootnoteReference">
    <w:name w:val="footnote reference"/>
    <w:basedOn w:val="DefaultParagraphFont"/>
    <w:uiPriority w:val="99"/>
    <w:semiHidden/>
    <w:unhideWhenUsed/>
    <w:rsid w:val="002D1409"/>
    <w:rPr>
      <w:vertAlign w:val="superscript"/>
    </w:rPr>
  </w:style>
  <w:style w:type="character" w:styleId="Hyperlink">
    <w:name w:val="Hyperlink"/>
    <w:basedOn w:val="DefaultParagraphFont"/>
    <w:uiPriority w:val="99"/>
    <w:rsid w:val="00976A11"/>
    <w:rPr>
      <w:color w:val="0000FF"/>
      <w:u w:val="single"/>
    </w:rPr>
  </w:style>
  <w:style w:type="paragraph" w:styleId="EndnoteText">
    <w:name w:val="endnote text"/>
    <w:basedOn w:val="Normal"/>
    <w:link w:val="EndnoteTextChar"/>
    <w:uiPriority w:val="99"/>
    <w:unhideWhenUsed/>
    <w:rsid w:val="00976A11"/>
    <w:pPr>
      <w:widowControl w:val="0"/>
      <w:autoSpaceDE w:val="0"/>
      <w:autoSpaceDN w:val="0"/>
      <w:adjustRightInd w:val="0"/>
      <w:spacing w:after="200" w:line="240" w:lineRule="auto"/>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uiPriority w:val="99"/>
    <w:rsid w:val="00976A11"/>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626FD7"/>
    <w:rPr>
      <w:vertAlign w:val="superscript"/>
    </w:rPr>
  </w:style>
  <w:style w:type="character" w:styleId="UnresolvedMention">
    <w:name w:val="Unresolved Mention"/>
    <w:basedOn w:val="DefaultParagraphFont"/>
    <w:uiPriority w:val="99"/>
    <w:semiHidden/>
    <w:unhideWhenUsed/>
    <w:rsid w:val="00216943"/>
    <w:rPr>
      <w:color w:val="605E5C"/>
      <w:shd w:val="clear" w:color="auto" w:fill="E1DFDD"/>
    </w:rPr>
  </w:style>
  <w:style w:type="character" w:customStyle="1" w:styleId="Hypertext">
    <w:name w:val="Hypertext"/>
    <w:rsid w:val="00657E2C"/>
  </w:style>
  <w:style w:type="paragraph" w:styleId="NormalWeb">
    <w:name w:val="Normal (Web)"/>
    <w:basedOn w:val="Normal"/>
    <w:uiPriority w:val="99"/>
    <w:semiHidden/>
    <w:unhideWhenUsed/>
    <w:rsid w:val="00657E2C"/>
    <w:pPr>
      <w:spacing w:before="100" w:beforeAutospacing="1" w:after="100" w:afterAutospacing="1" w:line="240" w:lineRule="auto"/>
    </w:pPr>
    <w:rPr>
      <w:rFonts w:ascii="Times New Roman" w:eastAsia="Times New Roman" w:hAnsi="Times New Roman" w:cs="Times New Roman"/>
      <w:sz w:val="20"/>
      <w:szCs w:val="24"/>
    </w:rPr>
  </w:style>
  <w:style w:type="character" w:styleId="FollowedHyperlink">
    <w:name w:val="FollowedHyperlink"/>
    <w:basedOn w:val="DefaultParagraphFont"/>
    <w:uiPriority w:val="99"/>
    <w:semiHidden/>
    <w:unhideWhenUsed/>
    <w:rsid w:val="00657E2C"/>
    <w:rPr>
      <w:color w:val="954F72" w:themeColor="followedHyperlink"/>
      <w:u w:val="single"/>
    </w:rPr>
  </w:style>
  <w:style w:type="character" w:styleId="PlaceholderText">
    <w:name w:val="Placeholder Text"/>
    <w:basedOn w:val="DefaultParagraphFont"/>
    <w:uiPriority w:val="99"/>
    <w:semiHidden/>
    <w:rsid w:val="00657E2C"/>
    <w:rPr>
      <w:color w:val="808080"/>
    </w:rPr>
  </w:style>
  <w:style w:type="paragraph" w:styleId="Revision">
    <w:name w:val="Revision"/>
    <w:hidden/>
    <w:uiPriority w:val="99"/>
    <w:semiHidden/>
    <w:rsid w:val="00657E2C"/>
    <w:pPr>
      <w:spacing w:after="0" w:line="240" w:lineRule="auto"/>
    </w:pPr>
    <w:rPr>
      <w:rFonts w:ascii="Times New Roman" w:eastAsia="Times New Roman" w:hAnsi="Times New Roman" w:cs="Times New Roman"/>
      <w:sz w:val="24"/>
      <w:szCs w:val="24"/>
    </w:rPr>
  </w:style>
  <w:style w:type="paragraph" w:customStyle="1" w:styleId="Style1">
    <w:name w:val="Style1"/>
    <w:basedOn w:val="Normal"/>
    <w:next w:val="Normal"/>
    <w:link w:val="Style1Char"/>
    <w:rsid w:val="00657E2C"/>
    <w:pPr>
      <w:tabs>
        <w:tab w:val="left" w:pos="0"/>
      </w:tabs>
      <w:autoSpaceDE w:val="0"/>
      <w:autoSpaceDN w:val="0"/>
      <w:adjustRightInd w:val="0"/>
      <w:spacing w:after="240" w:line="240" w:lineRule="auto"/>
    </w:pPr>
    <w:rPr>
      <w:rFonts w:ascii="Times New Roman" w:eastAsia="Times New Roman" w:hAnsi="Times New Roman" w:cs="Times New Roman"/>
      <w:b/>
      <w:i/>
      <w:sz w:val="20"/>
      <w:szCs w:val="20"/>
    </w:rPr>
  </w:style>
  <w:style w:type="character" w:customStyle="1" w:styleId="Style1Char">
    <w:name w:val="Style1 Char"/>
    <w:basedOn w:val="DefaultParagraphFont"/>
    <w:link w:val="Style1"/>
    <w:rsid w:val="00657E2C"/>
    <w:rPr>
      <w:rFonts w:ascii="Times New Roman" w:eastAsia="Times New Roman" w:hAnsi="Times New Roman" w:cs="Times New Roman"/>
      <w:b/>
      <w:i/>
      <w:sz w:val="20"/>
      <w:szCs w:val="20"/>
    </w:rPr>
  </w:style>
  <w:style w:type="paragraph" w:styleId="Footer">
    <w:name w:val="footer"/>
    <w:basedOn w:val="Normal"/>
    <w:link w:val="FooterChar"/>
    <w:uiPriority w:val="99"/>
    <w:unhideWhenUsed/>
    <w:rsid w:val="00657E2C"/>
    <w:pPr>
      <w:widowControl w:val="0"/>
      <w:tabs>
        <w:tab w:val="center" w:pos="4680"/>
        <w:tab w:val="right" w:pos="9360"/>
      </w:tabs>
      <w:autoSpaceDE w:val="0"/>
      <w:autoSpaceDN w:val="0"/>
      <w:adjustRightInd w:val="0"/>
      <w:spacing w:after="200" w:line="240" w:lineRule="auto"/>
    </w:pPr>
    <w:rPr>
      <w:rFonts w:ascii="Times New Roman" w:eastAsia="Times New Roman" w:hAnsi="Times New Roman" w:cs="Times New Roman"/>
      <w:sz w:val="20"/>
      <w:szCs w:val="24"/>
    </w:rPr>
  </w:style>
  <w:style w:type="character" w:customStyle="1" w:styleId="FooterChar">
    <w:name w:val="Footer Char"/>
    <w:basedOn w:val="DefaultParagraphFont"/>
    <w:link w:val="Footer"/>
    <w:uiPriority w:val="99"/>
    <w:rsid w:val="00657E2C"/>
    <w:rPr>
      <w:rFonts w:ascii="Times New Roman" w:eastAsia="Times New Roman" w:hAnsi="Times New Roman" w:cs="Times New Roman"/>
      <w:sz w:val="20"/>
      <w:szCs w:val="24"/>
    </w:rPr>
  </w:style>
  <w:style w:type="paragraph" w:customStyle="1" w:styleId="References">
    <w:name w:val="References"/>
    <w:basedOn w:val="EndnoteText"/>
    <w:link w:val="ReferencesChar"/>
    <w:qFormat/>
    <w:rsid w:val="00657E2C"/>
    <w:pPr>
      <w:spacing w:after="0"/>
      <w:ind w:left="540" w:hanging="540"/>
    </w:pPr>
  </w:style>
  <w:style w:type="character" w:customStyle="1" w:styleId="ReferencesChar">
    <w:name w:val="References Char"/>
    <w:basedOn w:val="EndnoteTextChar"/>
    <w:link w:val="References"/>
    <w:rsid w:val="00657E2C"/>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657E2C"/>
    <w:pPr>
      <w:widowControl w:val="0"/>
      <w:tabs>
        <w:tab w:val="center" w:pos="4680"/>
        <w:tab w:val="right" w:pos="9360"/>
      </w:tabs>
      <w:autoSpaceDE w:val="0"/>
      <w:autoSpaceDN w:val="0"/>
      <w:adjustRightInd w:val="0"/>
      <w:spacing w:after="0" w:line="240" w:lineRule="auto"/>
    </w:pPr>
    <w:rPr>
      <w:rFonts w:ascii="Times New Roman" w:eastAsia="Times New Roman" w:hAnsi="Times New Roman" w:cs="Times New Roman"/>
      <w:sz w:val="20"/>
      <w:szCs w:val="24"/>
    </w:rPr>
  </w:style>
  <w:style w:type="character" w:customStyle="1" w:styleId="HeaderChar">
    <w:name w:val="Header Char"/>
    <w:basedOn w:val="DefaultParagraphFont"/>
    <w:link w:val="Header"/>
    <w:uiPriority w:val="99"/>
    <w:rsid w:val="00657E2C"/>
    <w:rPr>
      <w:rFonts w:ascii="Times New Roman" w:eastAsia="Times New Roman" w:hAnsi="Times New Roman" w:cs="Times New Roman"/>
      <w:sz w:val="20"/>
      <w:szCs w:val="24"/>
    </w:rPr>
  </w:style>
  <w:style w:type="paragraph" w:customStyle="1" w:styleId="xl65">
    <w:name w:val="xl65"/>
    <w:basedOn w:val="Normal"/>
    <w:rsid w:val="00657E2C"/>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Times New Roman" w:eastAsia="Times New Roman" w:hAnsi="Times New Roman" w:cs="Times New Roman"/>
      <w:b/>
      <w:bCs/>
      <w:color w:val="000000"/>
      <w:sz w:val="20"/>
      <w:szCs w:val="20"/>
    </w:rPr>
  </w:style>
  <w:style w:type="paragraph" w:customStyle="1" w:styleId="xl66">
    <w:name w:val="xl66"/>
    <w:basedOn w:val="Normal"/>
    <w:rsid w:val="00657E2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000000"/>
      <w:sz w:val="20"/>
      <w:szCs w:val="20"/>
    </w:rPr>
  </w:style>
  <w:style w:type="paragraph" w:customStyle="1" w:styleId="xl67">
    <w:name w:val="xl67"/>
    <w:basedOn w:val="Normal"/>
    <w:rsid w:val="00657E2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xl68">
    <w:name w:val="xl68"/>
    <w:basedOn w:val="Normal"/>
    <w:rsid w:val="00657E2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000000"/>
      <w:sz w:val="20"/>
      <w:szCs w:val="20"/>
    </w:rPr>
  </w:style>
  <w:style w:type="paragraph" w:customStyle="1" w:styleId="xl69">
    <w:name w:val="xl69"/>
    <w:basedOn w:val="Normal"/>
    <w:rsid w:val="00657E2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657E2C"/>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3B3BCB"/>
    <w:pPr>
      <w:numPr>
        <w:numId w:val="0"/>
      </w:numPr>
      <w:outlineLvl w:val="9"/>
    </w:pPr>
  </w:style>
  <w:style w:type="paragraph" w:styleId="TOC1">
    <w:name w:val="toc 1"/>
    <w:basedOn w:val="Normal"/>
    <w:next w:val="Normal"/>
    <w:autoRedefine/>
    <w:uiPriority w:val="39"/>
    <w:unhideWhenUsed/>
    <w:rsid w:val="00776285"/>
    <w:pPr>
      <w:tabs>
        <w:tab w:val="right" w:leader="dot" w:pos="9350"/>
      </w:tabs>
      <w:spacing w:after="100"/>
    </w:pPr>
  </w:style>
  <w:style w:type="paragraph" w:styleId="TOC2">
    <w:name w:val="toc 2"/>
    <w:basedOn w:val="Normal"/>
    <w:next w:val="Normal"/>
    <w:autoRedefine/>
    <w:uiPriority w:val="39"/>
    <w:unhideWhenUsed/>
    <w:rsid w:val="003B3BCB"/>
    <w:pPr>
      <w:spacing w:after="100"/>
      <w:ind w:left="220"/>
    </w:pPr>
  </w:style>
  <w:style w:type="paragraph" w:styleId="TOC3">
    <w:name w:val="toc 3"/>
    <w:basedOn w:val="Normal"/>
    <w:next w:val="Normal"/>
    <w:autoRedefine/>
    <w:uiPriority w:val="39"/>
    <w:unhideWhenUsed/>
    <w:rsid w:val="00BD3A1B"/>
    <w:pPr>
      <w:tabs>
        <w:tab w:val="left" w:pos="1320"/>
        <w:tab w:val="right" w:leader="dot" w:pos="9350"/>
      </w:tabs>
      <w:spacing w:after="100"/>
      <w:ind w:left="440"/>
    </w:pPr>
  </w:style>
  <w:style w:type="paragraph" w:styleId="TOC4">
    <w:name w:val="toc 4"/>
    <w:basedOn w:val="Normal"/>
    <w:next w:val="Normal"/>
    <w:autoRedefine/>
    <w:uiPriority w:val="39"/>
    <w:unhideWhenUsed/>
    <w:rsid w:val="00FE5878"/>
    <w:pPr>
      <w:spacing w:after="100"/>
      <w:ind w:left="660"/>
    </w:pPr>
  </w:style>
  <w:style w:type="paragraph" w:customStyle="1" w:styleId="BodyTextNoSpaceAfter">
    <w:name w:val="Body Text No Space After"/>
    <w:basedOn w:val="BodyText"/>
    <w:qFormat/>
    <w:rsid w:val="00D12561"/>
    <w:pPr>
      <w:spacing w:after="180" w:line="264" w:lineRule="auto"/>
    </w:pPr>
    <w:rPr>
      <w:rFonts w:ascii="Times New Roman" w:eastAsia="Times New Roman" w:hAnsi="Times New Roman" w:cs="Times New Roman"/>
      <w:szCs w:val="20"/>
    </w:rPr>
  </w:style>
  <w:style w:type="paragraph" w:styleId="BodyText">
    <w:name w:val="Body Text"/>
    <w:basedOn w:val="Normal"/>
    <w:link w:val="BodyTextChar"/>
    <w:uiPriority w:val="99"/>
    <w:semiHidden/>
    <w:unhideWhenUsed/>
    <w:rsid w:val="00D12561"/>
    <w:pPr>
      <w:spacing w:after="120"/>
    </w:pPr>
  </w:style>
  <w:style w:type="character" w:customStyle="1" w:styleId="BodyTextChar">
    <w:name w:val="Body Text Char"/>
    <w:basedOn w:val="DefaultParagraphFont"/>
    <w:link w:val="BodyText"/>
    <w:uiPriority w:val="99"/>
    <w:semiHidden/>
    <w:rsid w:val="00D12561"/>
  </w:style>
  <w:style w:type="paragraph" w:customStyle="1" w:styleId="TableText">
    <w:name w:val="Table Text"/>
    <w:basedOn w:val="Normal"/>
    <w:qFormat/>
    <w:rsid w:val="00226A3F"/>
    <w:pPr>
      <w:spacing w:before="40" w:after="40" w:line="264" w:lineRule="auto"/>
    </w:pPr>
    <w:rPr>
      <w:rFonts w:ascii="Arial" w:eastAsia="Times New Roman" w:hAnsi="Arial" w:cs="Arial"/>
      <w:bCs/>
      <w:color w:val="000000"/>
      <w:sz w:val="20"/>
      <w:szCs w:val="20"/>
    </w:rPr>
  </w:style>
  <w:style w:type="paragraph" w:customStyle="1" w:styleId="TableColumnHeader">
    <w:name w:val="Table Column Header"/>
    <w:basedOn w:val="Normal"/>
    <w:qFormat/>
    <w:rsid w:val="00226A3F"/>
    <w:pPr>
      <w:spacing w:before="20" w:after="20" w:line="240" w:lineRule="auto"/>
      <w:jc w:val="center"/>
    </w:pPr>
    <w:rPr>
      <w:rFonts w:ascii="Arial Narrow" w:eastAsia="Times New Roman" w:hAnsi="Arial Narrow" w:cs="Times New Roman"/>
      <w:b/>
      <w:color w:val="FFFFFF" w:themeColor="background1"/>
      <w:sz w:val="20"/>
      <w:szCs w:val="20"/>
    </w:rPr>
  </w:style>
  <w:style w:type="paragraph" w:customStyle="1" w:styleId="BodyTextAfterTable">
    <w:name w:val="Body Text After Table"/>
    <w:basedOn w:val="BodyText"/>
    <w:qFormat/>
    <w:rsid w:val="001477D5"/>
    <w:pPr>
      <w:spacing w:before="240" w:after="180" w:line="240" w:lineRule="auto"/>
    </w:pPr>
    <w:rPr>
      <w:rFonts w:ascii="Times New Roman" w:eastAsia="Times New Roman" w:hAnsi="Times New Roman" w:cs="Times New Roman"/>
      <w:szCs w:val="20"/>
      <w:lang w:val="en"/>
    </w:rPr>
  </w:style>
  <w:style w:type="character" w:customStyle="1" w:styleId="ListParagraphChar">
    <w:name w:val="List Paragraph Char"/>
    <w:aliases w:val="Primary Bullet List Char"/>
    <w:link w:val="ListParagraph"/>
    <w:uiPriority w:val="34"/>
    <w:locked/>
    <w:rsid w:val="002E22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552690">
      <w:bodyDiv w:val="1"/>
      <w:marLeft w:val="0"/>
      <w:marRight w:val="0"/>
      <w:marTop w:val="0"/>
      <w:marBottom w:val="0"/>
      <w:divBdr>
        <w:top w:val="none" w:sz="0" w:space="0" w:color="auto"/>
        <w:left w:val="none" w:sz="0" w:space="0" w:color="auto"/>
        <w:bottom w:val="none" w:sz="0" w:space="0" w:color="auto"/>
        <w:right w:val="none" w:sz="0" w:space="0" w:color="auto"/>
      </w:divBdr>
    </w:div>
    <w:div w:id="408577327">
      <w:bodyDiv w:val="1"/>
      <w:marLeft w:val="0"/>
      <w:marRight w:val="0"/>
      <w:marTop w:val="0"/>
      <w:marBottom w:val="0"/>
      <w:divBdr>
        <w:top w:val="none" w:sz="0" w:space="0" w:color="auto"/>
        <w:left w:val="none" w:sz="0" w:space="0" w:color="auto"/>
        <w:bottom w:val="none" w:sz="0" w:space="0" w:color="auto"/>
        <w:right w:val="none" w:sz="0" w:space="0" w:color="auto"/>
      </w:divBdr>
    </w:div>
    <w:div w:id="578102679">
      <w:bodyDiv w:val="1"/>
      <w:marLeft w:val="0"/>
      <w:marRight w:val="0"/>
      <w:marTop w:val="0"/>
      <w:marBottom w:val="0"/>
      <w:divBdr>
        <w:top w:val="none" w:sz="0" w:space="0" w:color="auto"/>
        <w:left w:val="none" w:sz="0" w:space="0" w:color="auto"/>
        <w:bottom w:val="none" w:sz="0" w:space="0" w:color="auto"/>
        <w:right w:val="none" w:sz="0" w:space="0" w:color="auto"/>
      </w:divBdr>
    </w:div>
    <w:div w:id="768237319">
      <w:bodyDiv w:val="1"/>
      <w:marLeft w:val="0"/>
      <w:marRight w:val="0"/>
      <w:marTop w:val="0"/>
      <w:marBottom w:val="0"/>
      <w:divBdr>
        <w:top w:val="none" w:sz="0" w:space="0" w:color="auto"/>
        <w:left w:val="none" w:sz="0" w:space="0" w:color="auto"/>
        <w:bottom w:val="none" w:sz="0" w:space="0" w:color="auto"/>
        <w:right w:val="none" w:sz="0" w:space="0" w:color="auto"/>
      </w:divBdr>
    </w:div>
    <w:div w:id="924076333">
      <w:bodyDiv w:val="1"/>
      <w:marLeft w:val="0"/>
      <w:marRight w:val="0"/>
      <w:marTop w:val="0"/>
      <w:marBottom w:val="0"/>
      <w:divBdr>
        <w:top w:val="none" w:sz="0" w:space="0" w:color="auto"/>
        <w:left w:val="none" w:sz="0" w:space="0" w:color="auto"/>
        <w:bottom w:val="none" w:sz="0" w:space="0" w:color="auto"/>
        <w:right w:val="none" w:sz="0" w:space="0" w:color="auto"/>
      </w:divBdr>
    </w:div>
    <w:div w:id="1145510271">
      <w:bodyDiv w:val="1"/>
      <w:marLeft w:val="0"/>
      <w:marRight w:val="0"/>
      <w:marTop w:val="0"/>
      <w:marBottom w:val="0"/>
      <w:divBdr>
        <w:top w:val="none" w:sz="0" w:space="0" w:color="auto"/>
        <w:left w:val="none" w:sz="0" w:space="0" w:color="auto"/>
        <w:bottom w:val="none" w:sz="0" w:space="0" w:color="auto"/>
        <w:right w:val="none" w:sz="0" w:space="0" w:color="auto"/>
      </w:divBdr>
    </w:div>
    <w:div w:id="1275864874">
      <w:bodyDiv w:val="1"/>
      <w:marLeft w:val="0"/>
      <w:marRight w:val="0"/>
      <w:marTop w:val="0"/>
      <w:marBottom w:val="0"/>
      <w:divBdr>
        <w:top w:val="none" w:sz="0" w:space="0" w:color="auto"/>
        <w:left w:val="none" w:sz="0" w:space="0" w:color="auto"/>
        <w:bottom w:val="none" w:sz="0" w:space="0" w:color="auto"/>
        <w:right w:val="none" w:sz="0" w:space="0" w:color="auto"/>
      </w:divBdr>
    </w:div>
    <w:div w:id="1400710534">
      <w:bodyDiv w:val="1"/>
      <w:marLeft w:val="0"/>
      <w:marRight w:val="0"/>
      <w:marTop w:val="0"/>
      <w:marBottom w:val="0"/>
      <w:divBdr>
        <w:top w:val="none" w:sz="0" w:space="0" w:color="auto"/>
        <w:left w:val="none" w:sz="0" w:space="0" w:color="auto"/>
        <w:bottom w:val="none" w:sz="0" w:space="0" w:color="auto"/>
        <w:right w:val="none" w:sz="0" w:space="0" w:color="auto"/>
      </w:divBdr>
    </w:div>
    <w:div w:id="1459686359">
      <w:bodyDiv w:val="1"/>
      <w:marLeft w:val="0"/>
      <w:marRight w:val="0"/>
      <w:marTop w:val="0"/>
      <w:marBottom w:val="0"/>
      <w:divBdr>
        <w:top w:val="none" w:sz="0" w:space="0" w:color="auto"/>
        <w:left w:val="none" w:sz="0" w:space="0" w:color="auto"/>
        <w:bottom w:val="none" w:sz="0" w:space="0" w:color="auto"/>
        <w:right w:val="none" w:sz="0" w:space="0" w:color="auto"/>
      </w:divBdr>
    </w:div>
    <w:div w:id="159936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svg"/><Relationship Id="rId26" Type="http://schemas.openxmlformats.org/officeDocument/2006/relationships/diagramLayout" Target="diagrams/layout1.xml"/><Relationship Id="rId39" Type="http://schemas.microsoft.com/office/2007/relationships/diagramDrawing" Target="diagrams/drawing3.xml"/><Relationship Id="rId21" Type="http://schemas.openxmlformats.org/officeDocument/2006/relationships/image" Target="media/image7.png"/><Relationship Id="rId34" Type="http://schemas.microsoft.com/office/2007/relationships/diagramDrawing" Target="diagrams/drawing2.xml"/><Relationship Id="rId42" Type="http://schemas.openxmlformats.org/officeDocument/2006/relationships/diagramQuickStyle" Target="diagrams/quickStyle4.xml"/><Relationship Id="rId47" Type="http://schemas.openxmlformats.org/officeDocument/2006/relationships/diagramQuickStyle" Target="diagrams/quickStyle5.xml"/><Relationship Id="rId50" Type="http://schemas.openxmlformats.org/officeDocument/2006/relationships/diagramData" Target="diagrams/data6.xm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svg"/><Relationship Id="rId29" Type="http://schemas.microsoft.com/office/2007/relationships/diagramDrawing" Target="diagrams/drawing1.xml"/><Relationship Id="rId11" Type="http://schemas.openxmlformats.org/officeDocument/2006/relationships/endnotes" Target="endnotes.xml"/><Relationship Id="rId24" Type="http://schemas.openxmlformats.org/officeDocument/2006/relationships/hyperlink" Target="https://github.com/USEPA/S2S-Tool" TargetMode="External"/><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diagramData" Target="diagrams/data4.xml"/><Relationship Id="rId45" Type="http://schemas.openxmlformats.org/officeDocument/2006/relationships/diagramData" Target="diagrams/data5.xml"/><Relationship Id="rId53" Type="http://schemas.openxmlformats.org/officeDocument/2006/relationships/diagramColors" Target="diagrams/colors6.xml"/><Relationship Id="rId5" Type="http://schemas.openxmlformats.org/officeDocument/2006/relationships/customXml" Target="../customXml/item5.xml"/><Relationship Id="rId19" Type="http://schemas.openxmlformats.org/officeDocument/2006/relationships/hyperlink" Target="https://github.com/USEPA/S2S-Too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diagramColors" Target="diagrams/colors4.xml"/><Relationship Id="rId48" Type="http://schemas.openxmlformats.org/officeDocument/2006/relationships/diagramColors" Target="diagrams/colors5.xml"/><Relationship Id="rId56" Type="http://schemas.microsoft.com/office/2011/relationships/people" Target="people.xml"/><Relationship Id="rId8" Type="http://schemas.openxmlformats.org/officeDocument/2006/relationships/settings" Target="settings.xml"/><Relationship Id="rId51" Type="http://schemas.openxmlformats.org/officeDocument/2006/relationships/diagramLayout" Target="diagrams/layout6.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diagramLayout" Target="diagrams/layout5.xml"/><Relationship Id="rId20" Type="http://schemas.openxmlformats.org/officeDocument/2006/relationships/image" Target="media/image6.png"/><Relationship Id="rId41" Type="http://schemas.openxmlformats.org/officeDocument/2006/relationships/diagramLayout" Target="diagrams/layout4.xml"/><Relationship Id="rId54" Type="http://schemas.microsoft.com/office/2007/relationships/diagramDrawing" Target="diagrams/drawing6.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svg"/><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microsoft.com/office/2007/relationships/diagramDrawing" Target="diagrams/drawing5.xml"/><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diagramLayout" Target="diagrams/layout2.xml"/><Relationship Id="rId44" Type="http://schemas.microsoft.com/office/2007/relationships/diagramDrawing" Target="diagrams/drawing4.xml"/><Relationship Id="rId52" Type="http://schemas.openxmlformats.org/officeDocument/2006/relationships/diagramQuickStyle" Target="diagrams/quickStyle6.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CF9E4-3DA7-43F5-ADA6-A14365833352}"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6FA54A2E-BA09-470C-8610-8594FFA509A6}">
      <dgm:prSet phldrT="[Text]" custT="1"/>
      <dgm:spPr/>
      <dgm:t>
        <a:bodyPr/>
        <a:lstStyle/>
        <a:p>
          <a:pPr>
            <a:lnSpc>
              <a:spcPct val="100000"/>
            </a:lnSpc>
            <a:spcAft>
              <a:spcPts val="0"/>
            </a:spcAft>
          </a:pPr>
          <a:r>
            <a:rPr lang="en-US" sz="900">
              <a:latin typeface="+mn-lt"/>
            </a:rPr>
            <a:t>1) If target species features no carbon or is elemental carbon, assign to UNR.</a:t>
          </a:r>
        </a:p>
      </dgm:t>
    </dgm:pt>
    <dgm:pt modelId="{1653409D-76AD-45A2-9113-0967ECEF51EE}" type="parTrans" cxnId="{235C7D56-4B6B-4FE1-9EBC-DAD9BA3DEAE0}">
      <dgm:prSet/>
      <dgm:spPr/>
      <dgm:t>
        <a:bodyPr/>
        <a:lstStyle/>
        <a:p>
          <a:endParaRPr lang="en-US" sz="900">
            <a:latin typeface="+mn-lt"/>
          </a:endParaRPr>
        </a:p>
      </dgm:t>
    </dgm:pt>
    <dgm:pt modelId="{80787CB7-4441-4B75-96D4-760FEBC82016}" type="sibTrans" cxnId="{235C7D56-4B6B-4FE1-9EBC-DAD9BA3DEAE0}">
      <dgm:prSet custT="1"/>
      <dgm:spPr/>
      <dgm:t>
        <a:bodyPr/>
        <a:lstStyle/>
        <a:p>
          <a:endParaRPr lang="en-US" sz="900">
            <a:latin typeface="+mn-lt"/>
          </a:endParaRPr>
        </a:p>
      </dgm:t>
    </dgm:pt>
    <dgm:pt modelId="{3FF1AFC8-2A16-4A69-A4A1-39063E7B5351}">
      <dgm:prSet phldrT="[Text]" custT="1"/>
      <dgm:spPr/>
      <dgm:t>
        <a:bodyPr/>
        <a:lstStyle/>
        <a:p>
          <a:r>
            <a:rPr lang="en-US" sz="900">
              <a:latin typeface="+mn-lt"/>
            </a:rPr>
            <a:t>2) If target species is an explicit tracer in chemical mechanism, appropriately assign.</a:t>
          </a:r>
        </a:p>
      </dgm:t>
    </dgm:pt>
    <dgm:pt modelId="{822665BA-FFF4-406A-AF71-25B5E999D089}" type="parTrans" cxnId="{BDD907C4-FA65-4A4D-A567-6E680A25B039}">
      <dgm:prSet/>
      <dgm:spPr/>
      <dgm:t>
        <a:bodyPr/>
        <a:lstStyle/>
        <a:p>
          <a:endParaRPr lang="en-US" sz="900">
            <a:latin typeface="+mn-lt"/>
          </a:endParaRPr>
        </a:p>
      </dgm:t>
    </dgm:pt>
    <dgm:pt modelId="{3A2694C7-A22B-48EB-9BE1-2956198A4273}" type="sibTrans" cxnId="{BDD907C4-FA65-4A4D-A567-6E680A25B039}">
      <dgm:prSet custT="1"/>
      <dgm:spPr/>
      <dgm:t>
        <a:bodyPr/>
        <a:lstStyle/>
        <a:p>
          <a:endParaRPr lang="en-US" sz="900">
            <a:latin typeface="+mn-lt"/>
          </a:endParaRPr>
        </a:p>
      </dgm:t>
    </dgm:pt>
    <dgm:pt modelId="{8D98FB2C-6B74-4147-A681-0D8A05535C06}">
      <dgm:prSet phldrT="[Text]" custT="1"/>
      <dgm:spPr/>
      <dgm:t>
        <a:bodyPr/>
        <a:lstStyle/>
        <a:p>
          <a:r>
            <a:rPr lang="en-US" sz="900">
              <a:latin typeface="+mn-lt"/>
            </a:rPr>
            <a:t>3) If C* &lt; 3x10</a:t>
          </a:r>
          <a:r>
            <a:rPr lang="en-US" sz="900" baseline="30000">
              <a:latin typeface="+mn-lt"/>
            </a:rPr>
            <a:t>2</a:t>
          </a:r>
          <a:r>
            <a:rPr lang="en-US" sz="900">
              <a:latin typeface="+mn-lt"/>
            </a:rPr>
            <a:t> μg m</a:t>
          </a:r>
          <a:r>
            <a:rPr lang="en-US" sz="900" baseline="30000">
              <a:latin typeface="+mn-lt"/>
            </a:rPr>
            <a:t>-3</a:t>
          </a:r>
          <a:r>
            <a:rPr lang="en-US" sz="900">
              <a:latin typeface="+mn-lt"/>
            </a:rPr>
            <a:t>, assign to NVOL.</a:t>
          </a:r>
        </a:p>
      </dgm:t>
    </dgm:pt>
    <dgm:pt modelId="{D4EB0B34-8D29-4127-9430-9F632657B4CD}" type="parTrans" cxnId="{19B0F5C2-65D5-474A-8D02-A0FD926638D5}">
      <dgm:prSet/>
      <dgm:spPr/>
      <dgm:t>
        <a:bodyPr/>
        <a:lstStyle/>
        <a:p>
          <a:endParaRPr lang="en-US" sz="900">
            <a:latin typeface="+mn-lt"/>
          </a:endParaRPr>
        </a:p>
      </dgm:t>
    </dgm:pt>
    <dgm:pt modelId="{968D6B83-23B6-4EB9-8E26-4F369F40FC8D}" type="sibTrans" cxnId="{19B0F5C2-65D5-474A-8D02-A0FD926638D5}">
      <dgm:prSet custT="1"/>
      <dgm:spPr/>
      <dgm:t>
        <a:bodyPr/>
        <a:lstStyle/>
        <a:p>
          <a:endParaRPr lang="en-US" sz="900">
            <a:latin typeface="+mn-lt"/>
          </a:endParaRPr>
        </a:p>
      </dgm:t>
    </dgm:pt>
    <dgm:pt modelId="{140CA24F-7EB4-4E58-970D-916E5A7D8E27}">
      <dgm:prSet phldrT="[Text]" custT="1"/>
      <dgm:spPr/>
      <dgm:t>
        <a:bodyPr/>
        <a:lstStyle/>
        <a:p>
          <a:r>
            <a:rPr lang="en-US" sz="900">
              <a:latin typeface="+mn-lt"/>
            </a:rPr>
            <a:t>4) If 3x10</a:t>
          </a:r>
          <a:r>
            <a:rPr lang="en-US" sz="900" baseline="30000">
              <a:latin typeface="+mn-lt"/>
            </a:rPr>
            <a:t>2</a:t>
          </a:r>
          <a:r>
            <a:rPr lang="en-US" sz="900">
              <a:latin typeface="+mn-lt"/>
            </a:rPr>
            <a:t> μg m</a:t>
          </a:r>
          <a:r>
            <a:rPr lang="en-US" sz="900" baseline="30000">
              <a:latin typeface="+mn-lt"/>
            </a:rPr>
            <a:t>-3</a:t>
          </a:r>
          <a:r>
            <a:rPr lang="en-US" sz="900">
              <a:latin typeface="+mn-lt"/>
            </a:rPr>
            <a:t> &lt; C* &lt; 3x10</a:t>
          </a:r>
          <a:r>
            <a:rPr lang="en-US" sz="900" baseline="30000">
              <a:latin typeface="+mn-lt"/>
            </a:rPr>
            <a:t>6</a:t>
          </a:r>
          <a:r>
            <a:rPr lang="en-US" sz="900">
              <a:latin typeface="+mn-lt"/>
            </a:rPr>
            <a:t> μg m</a:t>
          </a:r>
          <a:r>
            <a:rPr lang="en-US" sz="900" baseline="30000">
              <a:latin typeface="+mn-lt"/>
            </a:rPr>
            <a:t>-3</a:t>
          </a:r>
          <a:r>
            <a:rPr lang="en-US" sz="900">
              <a:latin typeface="+mn-lt"/>
            </a:rPr>
            <a:t>, assign to IVOC.</a:t>
          </a:r>
        </a:p>
      </dgm:t>
    </dgm:pt>
    <dgm:pt modelId="{94BDD1A0-E4A5-4D4C-88E6-685C13187623}" type="parTrans" cxnId="{D822FACD-18D7-4FED-BAEB-63F584C44EF1}">
      <dgm:prSet/>
      <dgm:spPr/>
      <dgm:t>
        <a:bodyPr/>
        <a:lstStyle/>
        <a:p>
          <a:endParaRPr lang="en-US" sz="900">
            <a:latin typeface="+mn-lt"/>
          </a:endParaRPr>
        </a:p>
      </dgm:t>
    </dgm:pt>
    <dgm:pt modelId="{6C140A47-46A8-40D4-A2BC-2C25BAB8AEA4}" type="sibTrans" cxnId="{D822FACD-18D7-4FED-BAEB-63F584C44EF1}">
      <dgm:prSet custT="1"/>
      <dgm:spPr/>
      <dgm:t>
        <a:bodyPr/>
        <a:lstStyle/>
        <a:p>
          <a:endParaRPr lang="en-US" sz="900">
            <a:latin typeface="+mn-lt"/>
          </a:endParaRPr>
        </a:p>
      </dgm:t>
    </dgm:pt>
    <dgm:pt modelId="{6D54891D-69F5-4657-9218-C8D9D51394F1}">
      <dgm:prSet phldrT="[Text]" custT="1"/>
      <dgm:spPr/>
      <dgm:t>
        <a:bodyPr/>
        <a:lstStyle/>
        <a:p>
          <a:r>
            <a:rPr lang="en-US" sz="900">
              <a:latin typeface="+mn-lt"/>
            </a:rPr>
            <a:t>5) If k</a:t>
          </a:r>
          <a:r>
            <a:rPr lang="en-US" sz="900" baseline="-25000">
              <a:latin typeface="+mn-lt"/>
            </a:rPr>
            <a:t>OH</a:t>
          </a:r>
          <a:r>
            <a:rPr lang="en-US" sz="900">
              <a:latin typeface="+mn-lt"/>
            </a:rPr>
            <a:t> ≤ 1.1 cm</a:t>
          </a:r>
          <a:r>
            <a:rPr lang="en-US" sz="900" baseline="30000">
              <a:latin typeface="+mn-lt"/>
            </a:rPr>
            <a:t>3</a:t>
          </a:r>
          <a:r>
            <a:rPr lang="en-US" sz="900">
              <a:latin typeface="+mn-lt"/>
            </a:rPr>
            <a:t> molec. </a:t>
          </a:r>
          <a:r>
            <a:rPr lang="en-US" sz="900" baseline="30000">
              <a:latin typeface="+mn-lt"/>
            </a:rPr>
            <a:t>-1</a:t>
          </a:r>
          <a:r>
            <a:rPr lang="en-US" sz="900">
              <a:latin typeface="+mn-lt"/>
            </a:rPr>
            <a:t> sec</a:t>
          </a:r>
          <a:r>
            <a:rPr lang="en-US" sz="900" baseline="30000">
              <a:latin typeface="+mn-lt"/>
            </a:rPr>
            <a:t>-1</a:t>
          </a:r>
          <a:r>
            <a:rPr lang="en-US" sz="900">
              <a:latin typeface="+mn-lt"/>
            </a:rPr>
            <a:t>, assign to UNR.</a:t>
          </a:r>
        </a:p>
      </dgm:t>
    </dgm:pt>
    <dgm:pt modelId="{5CEC6C28-8D2C-41EF-AF53-8BC6F1BC59F5}" type="parTrans" cxnId="{CF1A78E5-91D7-448C-A7C6-683BECD8ACC7}">
      <dgm:prSet/>
      <dgm:spPr/>
      <dgm:t>
        <a:bodyPr/>
        <a:lstStyle/>
        <a:p>
          <a:endParaRPr lang="en-US" sz="900">
            <a:latin typeface="+mn-lt"/>
          </a:endParaRPr>
        </a:p>
      </dgm:t>
    </dgm:pt>
    <dgm:pt modelId="{AE39F48E-7629-41BE-BBA8-C23BD9CCD2C9}" type="sibTrans" cxnId="{CF1A78E5-91D7-448C-A7C6-683BECD8ACC7}">
      <dgm:prSet custT="1"/>
      <dgm:spPr/>
      <dgm:t>
        <a:bodyPr/>
        <a:lstStyle/>
        <a:p>
          <a:endParaRPr lang="en-US" sz="900">
            <a:latin typeface="+mn-lt"/>
          </a:endParaRPr>
        </a:p>
      </dgm:t>
    </dgm:pt>
    <dgm:pt modelId="{C26CE230-1740-4A76-9195-8D672C1622D3}">
      <dgm:prSet custT="1"/>
      <dgm:spPr/>
      <dgm:t>
        <a:bodyPr/>
        <a:lstStyle/>
        <a:p>
          <a:r>
            <a:rPr lang="en-US" sz="900">
              <a:latin typeface="+mn-lt"/>
            </a:rPr>
            <a:t>6) If target species is a monoterpene, assign to TERP.</a:t>
          </a:r>
        </a:p>
      </dgm:t>
    </dgm:pt>
    <dgm:pt modelId="{540D5171-C465-4C9A-9A91-3CCB98940203}" type="parTrans" cxnId="{E298D95D-AF21-41FC-8247-2CB488781357}">
      <dgm:prSet/>
      <dgm:spPr/>
      <dgm:t>
        <a:bodyPr/>
        <a:lstStyle/>
        <a:p>
          <a:endParaRPr lang="en-US" sz="900">
            <a:latin typeface="+mn-lt"/>
          </a:endParaRPr>
        </a:p>
      </dgm:t>
    </dgm:pt>
    <dgm:pt modelId="{AD7822F4-E174-43B5-AB94-A26462393E17}" type="sibTrans" cxnId="{E298D95D-AF21-41FC-8247-2CB488781357}">
      <dgm:prSet custT="1"/>
      <dgm:spPr/>
      <dgm:t>
        <a:bodyPr/>
        <a:lstStyle/>
        <a:p>
          <a:endParaRPr lang="en-US" sz="900">
            <a:latin typeface="+mn-lt"/>
          </a:endParaRPr>
        </a:p>
      </dgm:t>
    </dgm:pt>
    <dgm:pt modelId="{F931DFBD-0A3B-482B-A0F3-8A8CC827E19A}">
      <dgm:prSet custT="1"/>
      <dgm:spPr/>
      <dgm:t>
        <a:bodyPr/>
        <a:lstStyle/>
        <a:p>
          <a:r>
            <a:rPr lang="en-US" sz="900">
              <a:latin typeface="+mn-lt"/>
            </a:rPr>
            <a:t>7) If target species is methacrolein or methyl vinyl ketone, assign to ISPD.</a:t>
          </a:r>
        </a:p>
      </dgm:t>
    </dgm:pt>
    <dgm:pt modelId="{B7F4A073-5CAA-439D-8A24-52C230A1F089}" type="parTrans" cxnId="{A560CC7F-38DB-4465-9950-0740D250135A}">
      <dgm:prSet/>
      <dgm:spPr/>
      <dgm:t>
        <a:bodyPr/>
        <a:lstStyle/>
        <a:p>
          <a:endParaRPr lang="en-US" sz="900">
            <a:latin typeface="+mn-lt"/>
          </a:endParaRPr>
        </a:p>
      </dgm:t>
    </dgm:pt>
    <dgm:pt modelId="{4DCE93A0-C332-424B-8DA0-17F6B75C7182}" type="sibTrans" cxnId="{A560CC7F-38DB-4465-9950-0740D250135A}">
      <dgm:prSet custT="1"/>
      <dgm:spPr/>
      <dgm:t>
        <a:bodyPr/>
        <a:lstStyle/>
        <a:p>
          <a:endParaRPr lang="en-US" sz="900">
            <a:latin typeface="+mn-lt"/>
          </a:endParaRPr>
        </a:p>
      </dgm:t>
    </dgm:pt>
    <dgm:pt modelId="{791D3FBB-D4E2-49E4-98EE-06A00E06F022}">
      <dgm:prSet custT="1"/>
      <dgm:spPr/>
      <dgm:t>
        <a:bodyPr/>
        <a:lstStyle/>
        <a:p>
          <a:r>
            <a:rPr lang="en-US" sz="900">
              <a:latin typeface="+mn-lt"/>
            </a:rPr>
            <a:t>8) If target species is a cyclodiene, assign 1 mole to IOLE and allocate remaining carbon.</a:t>
          </a:r>
        </a:p>
      </dgm:t>
    </dgm:pt>
    <dgm:pt modelId="{ABE81BAA-59A6-4A9A-880F-5E8BCFA17EAC}" type="parTrans" cxnId="{A35697A8-717D-49AE-9888-9D04B00433F6}">
      <dgm:prSet/>
      <dgm:spPr/>
      <dgm:t>
        <a:bodyPr/>
        <a:lstStyle/>
        <a:p>
          <a:endParaRPr lang="en-US" sz="900">
            <a:latin typeface="+mn-lt"/>
          </a:endParaRPr>
        </a:p>
      </dgm:t>
    </dgm:pt>
    <dgm:pt modelId="{4DAEF477-E0B5-4B5A-95E0-A94845435A99}" type="sibTrans" cxnId="{A35697A8-717D-49AE-9888-9D04B00433F6}">
      <dgm:prSet custT="1"/>
      <dgm:spPr/>
      <dgm:t>
        <a:bodyPr/>
        <a:lstStyle/>
        <a:p>
          <a:endParaRPr lang="en-US" sz="900">
            <a:latin typeface="+mn-lt"/>
          </a:endParaRPr>
        </a:p>
      </dgm:t>
    </dgm:pt>
    <dgm:pt modelId="{4BC86E24-8034-4196-AAF0-D7294BD48257}">
      <dgm:prSet custT="1"/>
      <dgm:spPr/>
      <dgm:t>
        <a:bodyPr/>
        <a:lstStyle/>
        <a:p>
          <a:r>
            <a:rPr lang="en-US" sz="900">
              <a:latin typeface="+mn-lt"/>
            </a:rPr>
            <a:t>9) If target species is a furan or pyrrole, assign 2 moles to OLE and allocate remaining carbon.</a:t>
          </a:r>
        </a:p>
      </dgm:t>
    </dgm:pt>
    <dgm:pt modelId="{C7257CD7-099B-4196-940F-B823F1650570}" type="parTrans" cxnId="{8EDFAC34-2794-44E0-8FC5-AAFA43A11549}">
      <dgm:prSet/>
      <dgm:spPr/>
      <dgm:t>
        <a:bodyPr/>
        <a:lstStyle/>
        <a:p>
          <a:endParaRPr lang="en-US" sz="900">
            <a:latin typeface="+mn-lt"/>
          </a:endParaRPr>
        </a:p>
      </dgm:t>
    </dgm:pt>
    <dgm:pt modelId="{AF88BC51-A5EB-428F-B176-58FFBF2F4199}" type="sibTrans" cxnId="{8EDFAC34-2794-44E0-8FC5-AAFA43A11549}">
      <dgm:prSet custT="1"/>
      <dgm:spPr/>
      <dgm:t>
        <a:bodyPr/>
        <a:lstStyle/>
        <a:p>
          <a:endParaRPr lang="en-US" sz="900">
            <a:latin typeface="+mn-lt"/>
          </a:endParaRPr>
        </a:p>
      </dgm:t>
    </dgm:pt>
    <dgm:pt modelId="{AD436177-3453-47D4-9F08-C135296E2A56}">
      <dgm:prSet custT="1"/>
      <dgm:spPr/>
      <dgm:t>
        <a:bodyPr/>
        <a:lstStyle/>
        <a:p>
          <a:r>
            <a:rPr lang="en-US" sz="900">
              <a:latin typeface="+mn-lt"/>
            </a:rPr>
            <a:t>15) If target species is an acid with nC </a:t>
          </a:r>
          <a:r>
            <a:rPr lang="en-US" sz="900">
              <a:latin typeface="+mn-lt"/>
              <a:cs typeface="Times New Roman" panose="02020603050405020304" pitchFamily="18" charset="0"/>
            </a:rPr>
            <a:t>≥ 2</a:t>
          </a:r>
          <a:r>
            <a:rPr lang="en-US" sz="900">
              <a:latin typeface="+mn-lt"/>
            </a:rPr>
            <a:t>, assign 1 mole to PACD and allocate remaining carbon.</a:t>
          </a:r>
        </a:p>
      </dgm:t>
    </dgm:pt>
    <dgm:pt modelId="{8CB365C7-DDC6-470A-A8C9-EDB2885CCCA8}" type="parTrans" cxnId="{3B0D41CF-BE6C-4908-9246-EFB1697745E8}">
      <dgm:prSet/>
      <dgm:spPr/>
      <dgm:t>
        <a:bodyPr/>
        <a:lstStyle/>
        <a:p>
          <a:endParaRPr lang="en-US" sz="900">
            <a:latin typeface="+mn-lt"/>
          </a:endParaRPr>
        </a:p>
      </dgm:t>
    </dgm:pt>
    <dgm:pt modelId="{F4018819-B811-42B3-B0F5-EEA484DBB644}" type="sibTrans" cxnId="{3B0D41CF-BE6C-4908-9246-EFB1697745E8}">
      <dgm:prSet custT="1"/>
      <dgm:spPr/>
      <dgm:t>
        <a:bodyPr/>
        <a:lstStyle/>
        <a:p>
          <a:endParaRPr lang="en-US" sz="900">
            <a:latin typeface="+mn-lt"/>
          </a:endParaRPr>
        </a:p>
      </dgm:t>
    </dgm:pt>
    <dgm:pt modelId="{4AE5450B-070D-422D-9E2C-B50629101564}">
      <dgm:prSet custT="1"/>
      <dgm:spPr/>
      <dgm:t>
        <a:bodyPr/>
        <a:lstStyle/>
        <a:p>
          <a:r>
            <a:rPr lang="en-US" sz="900">
              <a:latin typeface="+mn-lt"/>
            </a:rPr>
            <a:t>16) If target species does not match any prior categorization, allocate all carbon, as approriate.</a:t>
          </a:r>
        </a:p>
      </dgm:t>
    </dgm:pt>
    <dgm:pt modelId="{6D70BFEF-1D92-4E4C-88F3-867ACC259EB1}" type="parTrans" cxnId="{39774094-2ABA-446E-A57C-604CC3842211}">
      <dgm:prSet/>
      <dgm:spPr/>
      <dgm:t>
        <a:bodyPr/>
        <a:lstStyle/>
        <a:p>
          <a:endParaRPr lang="en-US" sz="900">
            <a:latin typeface="+mn-lt"/>
          </a:endParaRPr>
        </a:p>
      </dgm:t>
    </dgm:pt>
    <dgm:pt modelId="{9E3EF292-6DDC-472F-8F05-B28B14B2DD5E}" type="sibTrans" cxnId="{39774094-2ABA-446E-A57C-604CC3842211}">
      <dgm:prSet/>
      <dgm:spPr/>
      <dgm:t>
        <a:bodyPr/>
        <a:lstStyle/>
        <a:p>
          <a:endParaRPr lang="en-US" sz="900">
            <a:latin typeface="+mn-lt"/>
          </a:endParaRPr>
        </a:p>
      </dgm:t>
    </dgm:pt>
    <dgm:pt modelId="{0F84D366-C570-4BD0-B341-FE1578760DEB}">
      <dgm:prSet custT="1"/>
      <dgm:spPr/>
      <dgm:t>
        <a:bodyPr/>
        <a:lstStyle/>
        <a:p>
          <a:r>
            <a:rPr lang="en-US" sz="900">
              <a:latin typeface="+mn-lt"/>
            </a:rPr>
            <a:t>10) If target species is a heterocyclic aromatic with 2 non-carbon atoms, assign 1 mole to OLE and allocate remaining carbon.</a:t>
          </a:r>
        </a:p>
      </dgm:t>
    </dgm:pt>
    <dgm:pt modelId="{54A5665C-E354-4237-995C-531A043E5038}" type="parTrans" cxnId="{AD2B3629-C007-4678-8274-46EA0F0F0A95}">
      <dgm:prSet/>
      <dgm:spPr/>
      <dgm:t>
        <a:bodyPr/>
        <a:lstStyle/>
        <a:p>
          <a:endParaRPr lang="en-US" sz="900">
            <a:latin typeface="+mn-lt"/>
          </a:endParaRPr>
        </a:p>
      </dgm:t>
    </dgm:pt>
    <dgm:pt modelId="{F7F92B41-FA46-4D2A-941B-89C6997EF54D}" type="sibTrans" cxnId="{AD2B3629-C007-4678-8274-46EA0F0F0A95}">
      <dgm:prSet custT="1"/>
      <dgm:spPr/>
      <dgm:t>
        <a:bodyPr/>
        <a:lstStyle/>
        <a:p>
          <a:endParaRPr lang="en-US" sz="900">
            <a:latin typeface="+mn-lt"/>
          </a:endParaRPr>
        </a:p>
      </dgm:t>
    </dgm:pt>
    <dgm:pt modelId="{9C680299-A8FF-4B70-A2E3-853ECE67DBCF}">
      <dgm:prSet custT="1"/>
      <dgm:spPr/>
      <dgm:t>
        <a:bodyPr/>
        <a:lstStyle/>
        <a:p>
          <a:r>
            <a:rPr lang="en-US" sz="900">
              <a:latin typeface="+mn-lt"/>
            </a:rPr>
            <a:t>11) If target species contains a triple bond, follow order-of-operations. </a:t>
          </a:r>
        </a:p>
      </dgm:t>
    </dgm:pt>
    <dgm:pt modelId="{FD4D5B8E-156F-443C-8909-2CB63FC31D27}" type="parTrans" cxnId="{DE9A897D-A81A-4303-BA85-8B38B607D88F}">
      <dgm:prSet/>
      <dgm:spPr/>
      <dgm:t>
        <a:bodyPr/>
        <a:lstStyle/>
        <a:p>
          <a:endParaRPr lang="en-US" sz="900">
            <a:latin typeface="+mn-lt"/>
          </a:endParaRPr>
        </a:p>
      </dgm:t>
    </dgm:pt>
    <dgm:pt modelId="{01A599B5-51AE-4FBA-A635-8BF0F57763E9}" type="sibTrans" cxnId="{DE9A897D-A81A-4303-BA85-8B38B607D88F}">
      <dgm:prSet custT="1"/>
      <dgm:spPr/>
      <dgm:t>
        <a:bodyPr/>
        <a:lstStyle/>
        <a:p>
          <a:endParaRPr lang="en-US" sz="900">
            <a:latin typeface="+mn-lt"/>
          </a:endParaRPr>
        </a:p>
      </dgm:t>
    </dgm:pt>
    <dgm:pt modelId="{1A626755-A55D-4F4B-8D47-E8D274ACC1B4}">
      <dgm:prSet custT="1"/>
      <dgm:spPr/>
      <dgm:t>
        <a:bodyPr/>
        <a:lstStyle/>
        <a:p>
          <a:r>
            <a:rPr lang="en-US" sz="900">
              <a:latin typeface="+mn-lt"/>
            </a:rPr>
            <a:t>12) If target species is a single-ring aromatic, follow order-of-operations.</a:t>
          </a:r>
        </a:p>
      </dgm:t>
    </dgm:pt>
    <dgm:pt modelId="{5F01FE38-89DF-4E22-BA6B-C39EA3C98760}" type="parTrans" cxnId="{01DFA1B3-A800-4039-92A5-AF03FC483F93}">
      <dgm:prSet/>
      <dgm:spPr/>
      <dgm:t>
        <a:bodyPr/>
        <a:lstStyle/>
        <a:p>
          <a:endParaRPr lang="en-US" sz="900">
            <a:latin typeface="+mn-lt"/>
          </a:endParaRPr>
        </a:p>
      </dgm:t>
    </dgm:pt>
    <dgm:pt modelId="{1C48D86B-2382-419A-93A3-031A76BC57CA}" type="sibTrans" cxnId="{01DFA1B3-A800-4039-92A5-AF03FC483F93}">
      <dgm:prSet custT="1"/>
      <dgm:spPr/>
      <dgm:t>
        <a:bodyPr/>
        <a:lstStyle/>
        <a:p>
          <a:endParaRPr lang="en-US" sz="900">
            <a:latin typeface="+mn-lt"/>
          </a:endParaRPr>
        </a:p>
      </dgm:t>
    </dgm:pt>
    <dgm:pt modelId="{DDF8FA23-D74A-41F5-838E-F4C65F832317}">
      <dgm:prSet custT="1"/>
      <dgm:spPr/>
      <dgm:t>
        <a:bodyPr/>
        <a:lstStyle/>
        <a:p>
          <a:r>
            <a:rPr lang="en-US" sz="900">
              <a:latin typeface="+mn-lt"/>
            </a:rPr>
            <a:t>13) If target species is a multi-ring aromatic, follow order-or-operations.</a:t>
          </a:r>
        </a:p>
      </dgm:t>
    </dgm:pt>
    <dgm:pt modelId="{16418B24-191E-4FE1-B891-B6848010F515}" type="parTrans" cxnId="{D49CB676-D358-4865-84B5-8185B41A871E}">
      <dgm:prSet/>
      <dgm:spPr/>
      <dgm:t>
        <a:bodyPr/>
        <a:lstStyle/>
        <a:p>
          <a:endParaRPr lang="en-US" sz="900">
            <a:latin typeface="+mn-lt"/>
          </a:endParaRPr>
        </a:p>
      </dgm:t>
    </dgm:pt>
    <dgm:pt modelId="{7101ECD5-78E4-4C1F-9D70-634DC48A44D3}" type="sibTrans" cxnId="{D49CB676-D358-4865-84B5-8185B41A871E}">
      <dgm:prSet custT="1"/>
      <dgm:spPr/>
      <dgm:t>
        <a:bodyPr/>
        <a:lstStyle/>
        <a:p>
          <a:endParaRPr lang="en-US" sz="900">
            <a:latin typeface="+mn-lt"/>
          </a:endParaRPr>
        </a:p>
      </dgm:t>
    </dgm:pt>
    <dgm:pt modelId="{AD3F3481-CEFF-46CB-91D5-4FA120243E94}">
      <dgm:prSet custT="1"/>
      <dgm:spPr/>
      <dgm:t>
        <a:bodyPr/>
        <a:lstStyle/>
        <a:p>
          <a:r>
            <a:rPr lang="en-US" sz="900">
              <a:latin typeface="+mn-lt"/>
            </a:rPr>
            <a:t>14) If target species is an aldehye with nC </a:t>
          </a:r>
          <a:r>
            <a:rPr lang="en-US" sz="900">
              <a:latin typeface="+mn-lt"/>
              <a:cs typeface="Times New Roman" panose="02020603050405020304" pitchFamily="18" charset="0"/>
            </a:rPr>
            <a:t>≥ 2</a:t>
          </a:r>
          <a:r>
            <a:rPr lang="en-US" sz="900">
              <a:latin typeface="+mn-lt"/>
            </a:rPr>
            <a:t>, assign 1 mole to ALDX and allocate remaining carbon.</a:t>
          </a:r>
        </a:p>
      </dgm:t>
    </dgm:pt>
    <dgm:pt modelId="{66ECD13A-4461-4DFF-BC89-0A25C62B858C}" type="parTrans" cxnId="{8526878B-BFB1-42E0-950F-FCD5E8EB52F5}">
      <dgm:prSet/>
      <dgm:spPr/>
      <dgm:t>
        <a:bodyPr/>
        <a:lstStyle/>
        <a:p>
          <a:endParaRPr lang="en-US" sz="900">
            <a:latin typeface="+mn-lt"/>
          </a:endParaRPr>
        </a:p>
      </dgm:t>
    </dgm:pt>
    <dgm:pt modelId="{2C4CF01D-C5E0-4877-A963-5A96E463AD86}" type="sibTrans" cxnId="{8526878B-BFB1-42E0-950F-FCD5E8EB52F5}">
      <dgm:prSet custT="1"/>
      <dgm:spPr/>
      <dgm:t>
        <a:bodyPr/>
        <a:lstStyle/>
        <a:p>
          <a:endParaRPr lang="en-US" sz="900">
            <a:latin typeface="+mn-lt"/>
          </a:endParaRPr>
        </a:p>
      </dgm:t>
    </dgm:pt>
    <dgm:pt modelId="{4376B76F-35CC-4E51-97E2-27CE61F96576}">
      <dgm:prSet custT="1"/>
      <dgm:spPr/>
      <dgm:t>
        <a:bodyPr/>
        <a:lstStyle/>
        <a:p>
          <a:r>
            <a:rPr lang="en-US" sz="900"/>
            <a:t>17) Limit functional groups to 1 with this priority: TOL &gt; XYL &gt; IOLE &gt; OLE &gt; ALDX &gt; KET. </a:t>
          </a:r>
        </a:p>
      </dgm:t>
    </dgm:pt>
    <dgm:pt modelId="{007DA8CB-40D5-4372-B0EE-DED273CD384B}" type="parTrans" cxnId="{ED05F79A-C01F-4FE0-A833-1EC0A12FF993}">
      <dgm:prSet/>
      <dgm:spPr/>
      <dgm:t>
        <a:bodyPr/>
        <a:lstStyle/>
        <a:p>
          <a:endParaRPr lang="en-US"/>
        </a:p>
      </dgm:t>
    </dgm:pt>
    <dgm:pt modelId="{8138C38C-6B6E-4FEE-8D96-33EE1C936E1C}" type="sibTrans" cxnId="{ED05F79A-C01F-4FE0-A833-1EC0A12FF993}">
      <dgm:prSet/>
      <dgm:spPr/>
      <dgm:t>
        <a:bodyPr/>
        <a:lstStyle/>
        <a:p>
          <a:endParaRPr lang="en-US"/>
        </a:p>
      </dgm:t>
    </dgm:pt>
    <dgm:pt modelId="{1BD5BB67-29B5-42E4-BD51-3D3F0FE62B15}">
      <dgm:prSet custT="1"/>
      <dgm:spPr/>
      <dgm:t>
        <a:bodyPr/>
        <a:lstStyle/>
        <a:p>
          <a:r>
            <a:rPr lang="en-US" sz="900"/>
            <a:t>18) If OLE/PAR &gt; 1, OLE = (PAR + 2 OLE) / 3; then PAR = OLE</a:t>
          </a:r>
        </a:p>
      </dgm:t>
    </dgm:pt>
    <dgm:pt modelId="{B6EE962D-E963-4C7E-B695-E83328F86B57}" type="parTrans" cxnId="{F9E1F116-0A28-435D-A2F6-32889C844E14}">
      <dgm:prSet/>
      <dgm:spPr/>
      <dgm:t>
        <a:bodyPr/>
        <a:lstStyle/>
        <a:p>
          <a:endParaRPr lang="en-US"/>
        </a:p>
      </dgm:t>
    </dgm:pt>
    <dgm:pt modelId="{4CB82CBF-DD6C-4DD6-B5EE-D79D0931CBDC}" type="sibTrans" cxnId="{F9E1F116-0A28-435D-A2F6-32889C844E14}">
      <dgm:prSet/>
      <dgm:spPr/>
      <dgm:t>
        <a:bodyPr/>
        <a:lstStyle/>
        <a:p>
          <a:endParaRPr lang="en-US"/>
        </a:p>
      </dgm:t>
    </dgm:pt>
    <dgm:pt modelId="{D8101554-5EF6-4F09-8D20-F43265EF4528}">
      <dgm:prSet custT="1"/>
      <dgm:spPr/>
      <dgm:t>
        <a:bodyPr/>
        <a:lstStyle/>
        <a:p>
          <a:r>
            <a:rPr lang="en-US" sz="900"/>
            <a:t>19) If KET/PAR &gt; 0.333, KET = (PAR + KET) / 4; then PAR = 3*KET</a:t>
          </a:r>
        </a:p>
      </dgm:t>
    </dgm:pt>
    <dgm:pt modelId="{8EC47575-0113-4796-AC65-5BB874ED663B}" type="parTrans" cxnId="{2F37CD56-10F8-4190-BFC0-6311559650A0}">
      <dgm:prSet/>
      <dgm:spPr/>
      <dgm:t>
        <a:bodyPr/>
        <a:lstStyle/>
        <a:p>
          <a:endParaRPr lang="en-US"/>
        </a:p>
      </dgm:t>
    </dgm:pt>
    <dgm:pt modelId="{69D9BCFD-95C9-4EB3-B77F-E6C3321F7EA8}" type="sibTrans" cxnId="{2F37CD56-10F8-4190-BFC0-6311559650A0}">
      <dgm:prSet/>
      <dgm:spPr/>
      <dgm:t>
        <a:bodyPr/>
        <a:lstStyle/>
        <a:p>
          <a:endParaRPr lang="en-US"/>
        </a:p>
      </dgm:t>
    </dgm:pt>
    <dgm:pt modelId="{DE492EF3-0284-4EFE-A4C8-9A6DDB416843}" type="pres">
      <dgm:prSet presAssocID="{146CF9E4-3DA7-43F5-ADA6-A14365833352}" presName="Name0" presStyleCnt="0">
        <dgm:presLayoutVars>
          <dgm:dir/>
          <dgm:resizeHandles val="exact"/>
        </dgm:presLayoutVars>
      </dgm:prSet>
      <dgm:spPr/>
    </dgm:pt>
    <dgm:pt modelId="{CB8A3EEA-0FCF-4A91-839E-5455D8CC8C2F}" type="pres">
      <dgm:prSet presAssocID="{6FA54A2E-BA09-470C-8610-8594FFA509A6}" presName="node" presStyleLbl="node1" presStyleIdx="0" presStyleCnt="19" custScaleX="110000" custScaleY="110000">
        <dgm:presLayoutVars>
          <dgm:bulletEnabled val="1"/>
        </dgm:presLayoutVars>
      </dgm:prSet>
      <dgm:spPr/>
    </dgm:pt>
    <dgm:pt modelId="{3AA6EE59-62FE-41F5-A15F-6CF6474180F6}" type="pres">
      <dgm:prSet presAssocID="{80787CB7-4441-4B75-96D4-760FEBC82016}" presName="sibTrans" presStyleLbl="sibTrans1D1" presStyleIdx="0" presStyleCnt="18"/>
      <dgm:spPr/>
    </dgm:pt>
    <dgm:pt modelId="{15608DB6-E4E0-45A8-931D-CF2E8FF77619}" type="pres">
      <dgm:prSet presAssocID="{80787CB7-4441-4B75-96D4-760FEBC82016}" presName="connectorText" presStyleLbl="sibTrans1D1" presStyleIdx="0" presStyleCnt="18"/>
      <dgm:spPr/>
    </dgm:pt>
    <dgm:pt modelId="{3626B319-B255-4405-BDAE-063A38031139}" type="pres">
      <dgm:prSet presAssocID="{3FF1AFC8-2A16-4A69-A4A1-39063E7B5351}" presName="node" presStyleLbl="node1" presStyleIdx="1" presStyleCnt="19" custScaleX="110000" custScaleY="110000">
        <dgm:presLayoutVars>
          <dgm:bulletEnabled val="1"/>
        </dgm:presLayoutVars>
      </dgm:prSet>
      <dgm:spPr/>
    </dgm:pt>
    <dgm:pt modelId="{15F38527-4886-4B1D-9AD5-623DF4E379D5}" type="pres">
      <dgm:prSet presAssocID="{3A2694C7-A22B-48EB-9BE1-2956198A4273}" presName="sibTrans" presStyleLbl="sibTrans1D1" presStyleIdx="1" presStyleCnt="18"/>
      <dgm:spPr/>
    </dgm:pt>
    <dgm:pt modelId="{94175E62-706C-41C0-A0A4-A4D7E3679503}" type="pres">
      <dgm:prSet presAssocID="{3A2694C7-A22B-48EB-9BE1-2956198A4273}" presName="connectorText" presStyleLbl="sibTrans1D1" presStyleIdx="1" presStyleCnt="18"/>
      <dgm:spPr/>
    </dgm:pt>
    <dgm:pt modelId="{184BDC77-ADC3-41EE-B934-653FD6855C12}" type="pres">
      <dgm:prSet presAssocID="{8D98FB2C-6B74-4147-A681-0D8A05535C06}" presName="node" presStyleLbl="node1" presStyleIdx="2" presStyleCnt="19" custScaleX="110000" custScaleY="110000">
        <dgm:presLayoutVars>
          <dgm:bulletEnabled val="1"/>
        </dgm:presLayoutVars>
      </dgm:prSet>
      <dgm:spPr/>
    </dgm:pt>
    <dgm:pt modelId="{38D5F8E3-A819-418A-B0F4-AAB1D8E6476D}" type="pres">
      <dgm:prSet presAssocID="{968D6B83-23B6-4EB9-8E26-4F369F40FC8D}" presName="sibTrans" presStyleLbl="sibTrans1D1" presStyleIdx="2" presStyleCnt="18"/>
      <dgm:spPr/>
    </dgm:pt>
    <dgm:pt modelId="{85EC0237-F227-4FA3-ACB5-4EE7CCB8EE16}" type="pres">
      <dgm:prSet presAssocID="{968D6B83-23B6-4EB9-8E26-4F369F40FC8D}" presName="connectorText" presStyleLbl="sibTrans1D1" presStyleIdx="2" presStyleCnt="18"/>
      <dgm:spPr/>
    </dgm:pt>
    <dgm:pt modelId="{8B0D530B-1216-45B3-BC27-4F5D8337F01D}" type="pres">
      <dgm:prSet presAssocID="{140CA24F-7EB4-4E58-970D-916E5A7D8E27}" presName="node" presStyleLbl="node1" presStyleIdx="3" presStyleCnt="19" custScaleX="110000" custScaleY="110000">
        <dgm:presLayoutVars>
          <dgm:bulletEnabled val="1"/>
        </dgm:presLayoutVars>
      </dgm:prSet>
      <dgm:spPr/>
    </dgm:pt>
    <dgm:pt modelId="{5AB261B8-7CFE-46D0-98F4-29424CF1E00C}" type="pres">
      <dgm:prSet presAssocID="{6C140A47-46A8-40D4-A2BC-2C25BAB8AEA4}" presName="sibTrans" presStyleLbl="sibTrans1D1" presStyleIdx="3" presStyleCnt="18"/>
      <dgm:spPr/>
    </dgm:pt>
    <dgm:pt modelId="{E3B1FECF-022B-4E35-99BF-B706747B13FC}" type="pres">
      <dgm:prSet presAssocID="{6C140A47-46A8-40D4-A2BC-2C25BAB8AEA4}" presName="connectorText" presStyleLbl="sibTrans1D1" presStyleIdx="3" presStyleCnt="18"/>
      <dgm:spPr/>
    </dgm:pt>
    <dgm:pt modelId="{900FA1AA-761E-43F8-B3F5-ECC1ECF0B9E6}" type="pres">
      <dgm:prSet presAssocID="{6D54891D-69F5-4657-9218-C8D9D51394F1}" presName="node" presStyleLbl="node1" presStyleIdx="4" presStyleCnt="19" custScaleX="110000" custScaleY="110000">
        <dgm:presLayoutVars>
          <dgm:bulletEnabled val="1"/>
        </dgm:presLayoutVars>
      </dgm:prSet>
      <dgm:spPr/>
    </dgm:pt>
    <dgm:pt modelId="{3B96C7A5-6758-4A4B-838C-8339022B78AA}" type="pres">
      <dgm:prSet presAssocID="{AE39F48E-7629-41BE-BBA8-C23BD9CCD2C9}" presName="sibTrans" presStyleLbl="sibTrans1D1" presStyleIdx="4" presStyleCnt="18"/>
      <dgm:spPr/>
    </dgm:pt>
    <dgm:pt modelId="{571A38DB-1F66-437C-939F-9F24D0C07B93}" type="pres">
      <dgm:prSet presAssocID="{AE39F48E-7629-41BE-BBA8-C23BD9CCD2C9}" presName="connectorText" presStyleLbl="sibTrans1D1" presStyleIdx="4" presStyleCnt="18"/>
      <dgm:spPr/>
    </dgm:pt>
    <dgm:pt modelId="{5A043B4C-3C69-49B6-A83D-094C29D70CA8}" type="pres">
      <dgm:prSet presAssocID="{C26CE230-1740-4A76-9195-8D672C1622D3}" presName="node" presStyleLbl="node1" presStyleIdx="5" presStyleCnt="19" custScaleX="110000" custScaleY="110000">
        <dgm:presLayoutVars>
          <dgm:bulletEnabled val="1"/>
        </dgm:presLayoutVars>
      </dgm:prSet>
      <dgm:spPr/>
    </dgm:pt>
    <dgm:pt modelId="{9E371D41-4B6B-46D5-A192-9AC6A0FACF1D}" type="pres">
      <dgm:prSet presAssocID="{AD7822F4-E174-43B5-AB94-A26462393E17}" presName="sibTrans" presStyleLbl="sibTrans1D1" presStyleIdx="5" presStyleCnt="18"/>
      <dgm:spPr/>
    </dgm:pt>
    <dgm:pt modelId="{917ED417-5E10-45A1-971D-8FD32BE5ADA6}" type="pres">
      <dgm:prSet presAssocID="{AD7822F4-E174-43B5-AB94-A26462393E17}" presName="connectorText" presStyleLbl="sibTrans1D1" presStyleIdx="5" presStyleCnt="18"/>
      <dgm:spPr/>
    </dgm:pt>
    <dgm:pt modelId="{15F94D34-E64B-4C67-BBBA-83F3C20F796B}" type="pres">
      <dgm:prSet presAssocID="{F931DFBD-0A3B-482B-A0F3-8A8CC827E19A}" presName="node" presStyleLbl="node1" presStyleIdx="6" presStyleCnt="19" custScaleX="110000" custScaleY="110000">
        <dgm:presLayoutVars>
          <dgm:bulletEnabled val="1"/>
        </dgm:presLayoutVars>
      </dgm:prSet>
      <dgm:spPr/>
    </dgm:pt>
    <dgm:pt modelId="{887B8FE7-C10A-43A6-823A-CD69D84D0CEF}" type="pres">
      <dgm:prSet presAssocID="{4DCE93A0-C332-424B-8DA0-17F6B75C7182}" presName="sibTrans" presStyleLbl="sibTrans1D1" presStyleIdx="6" presStyleCnt="18"/>
      <dgm:spPr/>
    </dgm:pt>
    <dgm:pt modelId="{89DC9CFA-C47A-43F4-AED0-20CFC87BA96B}" type="pres">
      <dgm:prSet presAssocID="{4DCE93A0-C332-424B-8DA0-17F6B75C7182}" presName="connectorText" presStyleLbl="sibTrans1D1" presStyleIdx="6" presStyleCnt="18"/>
      <dgm:spPr/>
    </dgm:pt>
    <dgm:pt modelId="{A1963C55-11FA-4B19-A0D4-A5C34D42E054}" type="pres">
      <dgm:prSet presAssocID="{791D3FBB-D4E2-49E4-98EE-06A00E06F022}" presName="node" presStyleLbl="node1" presStyleIdx="7" presStyleCnt="19" custScaleX="110000" custScaleY="110000">
        <dgm:presLayoutVars>
          <dgm:bulletEnabled val="1"/>
        </dgm:presLayoutVars>
      </dgm:prSet>
      <dgm:spPr/>
    </dgm:pt>
    <dgm:pt modelId="{BCBAA912-F072-4569-8F22-A15DDF34601D}" type="pres">
      <dgm:prSet presAssocID="{4DAEF477-E0B5-4B5A-95E0-A94845435A99}" presName="sibTrans" presStyleLbl="sibTrans1D1" presStyleIdx="7" presStyleCnt="18"/>
      <dgm:spPr/>
    </dgm:pt>
    <dgm:pt modelId="{8FADE483-8414-45D5-8C8C-469A707C4729}" type="pres">
      <dgm:prSet presAssocID="{4DAEF477-E0B5-4B5A-95E0-A94845435A99}" presName="connectorText" presStyleLbl="sibTrans1D1" presStyleIdx="7" presStyleCnt="18"/>
      <dgm:spPr/>
    </dgm:pt>
    <dgm:pt modelId="{57A492CA-273C-427E-8C20-B912101EB9E7}" type="pres">
      <dgm:prSet presAssocID="{4BC86E24-8034-4196-AAF0-D7294BD48257}" presName="node" presStyleLbl="node1" presStyleIdx="8" presStyleCnt="19" custScaleX="110000" custScaleY="110000">
        <dgm:presLayoutVars>
          <dgm:bulletEnabled val="1"/>
        </dgm:presLayoutVars>
      </dgm:prSet>
      <dgm:spPr/>
    </dgm:pt>
    <dgm:pt modelId="{2AC49BED-3F02-4F1C-9C8B-5B4D74F1A6FF}" type="pres">
      <dgm:prSet presAssocID="{AF88BC51-A5EB-428F-B176-58FFBF2F4199}" presName="sibTrans" presStyleLbl="sibTrans1D1" presStyleIdx="8" presStyleCnt="18"/>
      <dgm:spPr/>
    </dgm:pt>
    <dgm:pt modelId="{57BF5283-A245-4BB1-AB6A-BF7124E45A55}" type="pres">
      <dgm:prSet presAssocID="{AF88BC51-A5EB-428F-B176-58FFBF2F4199}" presName="connectorText" presStyleLbl="sibTrans1D1" presStyleIdx="8" presStyleCnt="18"/>
      <dgm:spPr/>
    </dgm:pt>
    <dgm:pt modelId="{68485498-332C-4E7F-9C38-414080BAD1F7}" type="pres">
      <dgm:prSet presAssocID="{0F84D366-C570-4BD0-B341-FE1578760DEB}" presName="node" presStyleLbl="node1" presStyleIdx="9" presStyleCnt="19" custScaleX="110000" custScaleY="110000">
        <dgm:presLayoutVars>
          <dgm:bulletEnabled val="1"/>
        </dgm:presLayoutVars>
      </dgm:prSet>
      <dgm:spPr/>
    </dgm:pt>
    <dgm:pt modelId="{B962F3A0-E49D-461E-80E0-3CE8FAE0E1EA}" type="pres">
      <dgm:prSet presAssocID="{F7F92B41-FA46-4D2A-941B-89C6997EF54D}" presName="sibTrans" presStyleLbl="sibTrans1D1" presStyleIdx="9" presStyleCnt="18"/>
      <dgm:spPr/>
    </dgm:pt>
    <dgm:pt modelId="{C2A4D564-36D6-4C4F-A0AC-76E913F39D5F}" type="pres">
      <dgm:prSet presAssocID="{F7F92B41-FA46-4D2A-941B-89C6997EF54D}" presName="connectorText" presStyleLbl="sibTrans1D1" presStyleIdx="9" presStyleCnt="18"/>
      <dgm:spPr/>
    </dgm:pt>
    <dgm:pt modelId="{46C18511-3527-43D8-B9BE-C8CB5B133B9A}" type="pres">
      <dgm:prSet presAssocID="{9C680299-A8FF-4B70-A2E3-853ECE67DBCF}" presName="node" presStyleLbl="node1" presStyleIdx="10" presStyleCnt="19" custScaleX="110000" custScaleY="110000">
        <dgm:presLayoutVars>
          <dgm:bulletEnabled val="1"/>
        </dgm:presLayoutVars>
      </dgm:prSet>
      <dgm:spPr/>
    </dgm:pt>
    <dgm:pt modelId="{D7B9E60C-B77B-4897-AD32-4801592172CA}" type="pres">
      <dgm:prSet presAssocID="{01A599B5-51AE-4FBA-A635-8BF0F57763E9}" presName="sibTrans" presStyleLbl="sibTrans1D1" presStyleIdx="10" presStyleCnt="18"/>
      <dgm:spPr/>
    </dgm:pt>
    <dgm:pt modelId="{10CF394C-F1DC-46D4-A4DD-B8BF0A230772}" type="pres">
      <dgm:prSet presAssocID="{01A599B5-51AE-4FBA-A635-8BF0F57763E9}" presName="connectorText" presStyleLbl="sibTrans1D1" presStyleIdx="10" presStyleCnt="18"/>
      <dgm:spPr/>
    </dgm:pt>
    <dgm:pt modelId="{2766E649-A4A3-4BF4-B129-49334ADE3FFD}" type="pres">
      <dgm:prSet presAssocID="{1A626755-A55D-4F4B-8D47-E8D274ACC1B4}" presName="node" presStyleLbl="node1" presStyleIdx="11" presStyleCnt="19" custScaleX="110000" custScaleY="110000">
        <dgm:presLayoutVars>
          <dgm:bulletEnabled val="1"/>
        </dgm:presLayoutVars>
      </dgm:prSet>
      <dgm:spPr/>
    </dgm:pt>
    <dgm:pt modelId="{249EC717-6A40-4E02-BBB8-810E296D2144}" type="pres">
      <dgm:prSet presAssocID="{1C48D86B-2382-419A-93A3-031A76BC57CA}" presName="sibTrans" presStyleLbl="sibTrans1D1" presStyleIdx="11" presStyleCnt="18"/>
      <dgm:spPr/>
    </dgm:pt>
    <dgm:pt modelId="{AD261E64-3F42-4201-AEE3-D6EC9CCFC80F}" type="pres">
      <dgm:prSet presAssocID="{1C48D86B-2382-419A-93A3-031A76BC57CA}" presName="connectorText" presStyleLbl="sibTrans1D1" presStyleIdx="11" presStyleCnt="18"/>
      <dgm:spPr/>
    </dgm:pt>
    <dgm:pt modelId="{CBCD41A1-C500-4782-9FC9-D6AABAA25E46}" type="pres">
      <dgm:prSet presAssocID="{DDF8FA23-D74A-41F5-838E-F4C65F832317}" presName="node" presStyleLbl="node1" presStyleIdx="12" presStyleCnt="19" custScaleX="110000" custScaleY="110000">
        <dgm:presLayoutVars>
          <dgm:bulletEnabled val="1"/>
        </dgm:presLayoutVars>
      </dgm:prSet>
      <dgm:spPr/>
    </dgm:pt>
    <dgm:pt modelId="{7A2F20A1-0810-4CC3-8A93-3E23923464CD}" type="pres">
      <dgm:prSet presAssocID="{7101ECD5-78E4-4C1F-9D70-634DC48A44D3}" presName="sibTrans" presStyleLbl="sibTrans1D1" presStyleIdx="12" presStyleCnt="18"/>
      <dgm:spPr/>
    </dgm:pt>
    <dgm:pt modelId="{72E5093A-8F4B-4C20-87DD-6E1672E60CF8}" type="pres">
      <dgm:prSet presAssocID="{7101ECD5-78E4-4C1F-9D70-634DC48A44D3}" presName="connectorText" presStyleLbl="sibTrans1D1" presStyleIdx="12" presStyleCnt="18"/>
      <dgm:spPr/>
    </dgm:pt>
    <dgm:pt modelId="{970A958C-D498-4F57-8CC2-BB67F48304F9}" type="pres">
      <dgm:prSet presAssocID="{AD3F3481-CEFF-46CB-91D5-4FA120243E94}" presName="node" presStyleLbl="node1" presStyleIdx="13" presStyleCnt="19" custScaleX="110000" custScaleY="110000">
        <dgm:presLayoutVars>
          <dgm:bulletEnabled val="1"/>
        </dgm:presLayoutVars>
      </dgm:prSet>
      <dgm:spPr/>
    </dgm:pt>
    <dgm:pt modelId="{5DBCE091-6F6C-4B56-865A-07E99D229935}" type="pres">
      <dgm:prSet presAssocID="{2C4CF01D-C5E0-4877-A963-5A96E463AD86}" presName="sibTrans" presStyleLbl="sibTrans1D1" presStyleIdx="13" presStyleCnt="18"/>
      <dgm:spPr/>
    </dgm:pt>
    <dgm:pt modelId="{12989AC7-E7E6-4DA3-8AE2-59E84187B103}" type="pres">
      <dgm:prSet presAssocID="{2C4CF01D-C5E0-4877-A963-5A96E463AD86}" presName="connectorText" presStyleLbl="sibTrans1D1" presStyleIdx="13" presStyleCnt="18"/>
      <dgm:spPr/>
    </dgm:pt>
    <dgm:pt modelId="{C97609EE-7529-4F93-BF3E-7728CB84CAFC}" type="pres">
      <dgm:prSet presAssocID="{AD436177-3453-47D4-9F08-C135296E2A56}" presName="node" presStyleLbl="node1" presStyleIdx="14" presStyleCnt="19" custScaleX="110000" custScaleY="110000">
        <dgm:presLayoutVars>
          <dgm:bulletEnabled val="1"/>
        </dgm:presLayoutVars>
      </dgm:prSet>
      <dgm:spPr/>
    </dgm:pt>
    <dgm:pt modelId="{308B2C4D-1185-4772-913E-D7ACD1706884}" type="pres">
      <dgm:prSet presAssocID="{F4018819-B811-42B3-B0F5-EEA484DBB644}" presName="sibTrans" presStyleLbl="sibTrans1D1" presStyleIdx="14" presStyleCnt="18"/>
      <dgm:spPr/>
    </dgm:pt>
    <dgm:pt modelId="{BF70F6EE-78C8-4958-BAEA-15E6EA8C1868}" type="pres">
      <dgm:prSet presAssocID="{F4018819-B811-42B3-B0F5-EEA484DBB644}" presName="connectorText" presStyleLbl="sibTrans1D1" presStyleIdx="14" presStyleCnt="18"/>
      <dgm:spPr/>
    </dgm:pt>
    <dgm:pt modelId="{AB3FA6D8-6DBD-4E42-998A-C5F6417EEBDD}" type="pres">
      <dgm:prSet presAssocID="{4AE5450B-070D-422D-9E2C-B50629101564}" presName="node" presStyleLbl="node1" presStyleIdx="15" presStyleCnt="19" custScaleX="110000" custScaleY="110000">
        <dgm:presLayoutVars>
          <dgm:bulletEnabled val="1"/>
        </dgm:presLayoutVars>
      </dgm:prSet>
      <dgm:spPr/>
    </dgm:pt>
    <dgm:pt modelId="{76D18276-7099-4B24-9225-682F97A6FA37}" type="pres">
      <dgm:prSet presAssocID="{9E3EF292-6DDC-472F-8F05-B28B14B2DD5E}" presName="sibTrans" presStyleLbl="sibTrans1D1" presStyleIdx="15" presStyleCnt="18"/>
      <dgm:spPr/>
    </dgm:pt>
    <dgm:pt modelId="{8E439AB5-5D1B-40F9-B717-AC4A33F28F08}" type="pres">
      <dgm:prSet presAssocID="{9E3EF292-6DDC-472F-8F05-B28B14B2DD5E}" presName="connectorText" presStyleLbl="sibTrans1D1" presStyleIdx="15" presStyleCnt="18"/>
      <dgm:spPr/>
    </dgm:pt>
    <dgm:pt modelId="{97B3EFEE-F588-4137-B8AD-F6BC28190A43}" type="pres">
      <dgm:prSet presAssocID="{4376B76F-35CC-4E51-97E2-27CE61F96576}" presName="node" presStyleLbl="node1" presStyleIdx="16" presStyleCnt="19">
        <dgm:presLayoutVars>
          <dgm:bulletEnabled val="1"/>
        </dgm:presLayoutVars>
      </dgm:prSet>
      <dgm:spPr/>
    </dgm:pt>
    <dgm:pt modelId="{9922F15F-5657-43A9-913C-8E80B6611C8C}" type="pres">
      <dgm:prSet presAssocID="{8138C38C-6B6E-4FEE-8D96-33EE1C936E1C}" presName="sibTrans" presStyleLbl="sibTrans1D1" presStyleIdx="16" presStyleCnt="18"/>
      <dgm:spPr/>
    </dgm:pt>
    <dgm:pt modelId="{EB938931-3C74-4E8A-A0ED-C22F4C601AAA}" type="pres">
      <dgm:prSet presAssocID="{8138C38C-6B6E-4FEE-8D96-33EE1C936E1C}" presName="connectorText" presStyleLbl="sibTrans1D1" presStyleIdx="16" presStyleCnt="18"/>
      <dgm:spPr/>
    </dgm:pt>
    <dgm:pt modelId="{B406C199-F407-42E1-BFA3-6C0216DD5F58}" type="pres">
      <dgm:prSet presAssocID="{1BD5BB67-29B5-42E4-BD51-3D3F0FE62B15}" presName="node" presStyleLbl="node1" presStyleIdx="17" presStyleCnt="19">
        <dgm:presLayoutVars>
          <dgm:bulletEnabled val="1"/>
        </dgm:presLayoutVars>
      </dgm:prSet>
      <dgm:spPr/>
    </dgm:pt>
    <dgm:pt modelId="{198DE180-2BE7-4BD5-A9E0-E0DE02A61486}" type="pres">
      <dgm:prSet presAssocID="{4CB82CBF-DD6C-4DD6-B5EE-D79D0931CBDC}" presName="sibTrans" presStyleLbl="sibTrans1D1" presStyleIdx="17" presStyleCnt="18"/>
      <dgm:spPr/>
    </dgm:pt>
    <dgm:pt modelId="{D7DD74D3-E06C-47E5-BDD5-C9957DBBB593}" type="pres">
      <dgm:prSet presAssocID="{4CB82CBF-DD6C-4DD6-B5EE-D79D0931CBDC}" presName="connectorText" presStyleLbl="sibTrans1D1" presStyleIdx="17" presStyleCnt="18"/>
      <dgm:spPr/>
    </dgm:pt>
    <dgm:pt modelId="{825F2DDF-89F7-4864-BC5E-A725F67EAF85}" type="pres">
      <dgm:prSet presAssocID="{D8101554-5EF6-4F09-8D20-F43265EF4528}" presName="node" presStyleLbl="node1" presStyleIdx="18" presStyleCnt="19">
        <dgm:presLayoutVars>
          <dgm:bulletEnabled val="1"/>
        </dgm:presLayoutVars>
      </dgm:prSet>
      <dgm:spPr/>
    </dgm:pt>
  </dgm:ptLst>
  <dgm:cxnLst>
    <dgm:cxn modelId="{69CBEA04-54F6-41D6-A54A-9C8F02DE79D4}" type="presOf" srcId="{1C48D86B-2382-419A-93A3-031A76BC57CA}" destId="{249EC717-6A40-4E02-BBB8-810E296D2144}" srcOrd="0" destOrd="0" presId="urn:microsoft.com/office/officeart/2005/8/layout/bProcess3"/>
    <dgm:cxn modelId="{4B153D11-FB42-45C1-8C7D-088A88F83C84}" type="presOf" srcId="{8D98FB2C-6B74-4147-A681-0D8A05535C06}" destId="{184BDC77-ADC3-41EE-B934-653FD6855C12}" srcOrd="0" destOrd="0" presId="urn:microsoft.com/office/officeart/2005/8/layout/bProcess3"/>
    <dgm:cxn modelId="{8F585914-E6DC-4BB6-A7B1-59650E57F2EE}" type="presOf" srcId="{01A599B5-51AE-4FBA-A635-8BF0F57763E9}" destId="{D7B9E60C-B77B-4897-AD32-4801592172CA}" srcOrd="0" destOrd="0" presId="urn:microsoft.com/office/officeart/2005/8/layout/bProcess3"/>
    <dgm:cxn modelId="{69862C15-ECCF-4439-B4CB-FD555CFA7162}" type="presOf" srcId="{1C48D86B-2382-419A-93A3-031A76BC57CA}" destId="{AD261E64-3F42-4201-AEE3-D6EC9CCFC80F}" srcOrd="1" destOrd="0" presId="urn:microsoft.com/office/officeart/2005/8/layout/bProcess3"/>
    <dgm:cxn modelId="{F9E1F116-0A28-435D-A2F6-32889C844E14}" srcId="{146CF9E4-3DA7-43F5-ADA6-A14365833352}" destId="{1BD5BB67-29B5-42E4-BD51-3D3F0FE62B15}" srcOrd="17" destOrd="0" parTransId="{B6EE962D-E963-4C7E-B695-E83328F86B57}" sibTransId="{4CB82CBF-DD6C-4DD6-B5EE-D79D0931CBDC}"/>
    <dgm:cxn modelId="{AD2B3629-C007-4678-8274-46EA0F0F0A95}" srcId="{146CF9E4-3DA7-43F5-ADA6-A14365833352}" destId="{0F84D366-C570-4BD0-B341-FE1578760DEB}" srcOrd="9" destOrd="0" parTransId="{54A5665C-E354-4237-995C-531A043E5038}" sibTransId="{F7F92B41-FA46-4D2A-941B-89C6997EF54D}"/>
    <dgm:cxn modelId="{CD9AC329-88DA-4DA4-9D66-43439AB47CC5}" type="presOf" srcId="{D8101554-5EF6-4F09-8D20-F43265EF4528}" destId="{825F2DDF-89F7-4864-BC5E-A725F67EAF85}" srcOrd="0" destOrd="0" presId="urn:microsoft.com/office/officeart/2005/8/layout/bProcess3"/>
    <dgm:cxn modelId="{8B17E52D-7CD1-4370-8416-4EB3682F85F2}" type="presOf" srcId="{AD3F3481-CEFF-46CB-91D5-4FA120243E94}" destId="{970A958C-D498-4F57-8CC2-BB67F48304F9}" srcOrd="0" destOrd="0" presId="urn:microsoft.com/office/officeart/2005/8/layout/bProcess3"/>
    <dgm:cxn modelId="{3107582F-BCE6-4FD2-B836-0E885EC0D0FB}" type="presOf" srcId="{4DAEF477-E0B5-4B5A-95E0-A94845435A99}" destId="{8FADE483-8414-45D5-8C8C-469A707C4729}" srcOrd="1" destOrd="0" presId="urn:microsoft.com/office/officeart/2005/8/layout/bProcess3"/>
    <dgm:cxn modelId="{4F0B842F-E331-4462-A8D7-25E13223241D}" type="presOf" srcId="{4DAEF477-E0B5-4B5A-95E0-A94845435A99}" destId="{BCBAA912-F072-4569-8F22-A15DDF34601D}" srcOrd="0" destOrd="0" presId="urn:microsoft.com/office/officeart/2005/8/layout/bProcess3"/>
    <dgm:cxn modelId="{19723030-08D5-4F98-9192-C8088C62B5AB}" type="presOf" srcId="{AE39F48E-7629-41BE-BBA8-C23BD9CCD2C9}" destId="{571A38DB-1F66-437C-939F-9F24D0C07B93}" srcOrd="1" destOrd="0" presId="urn:microsoft.com/office/officeart/2005/8/layout/bProcess3"/>
    <dgm:cxn modelId="{8EDFAC34-2794-44E0-8FC5-AAFA43A11549}" srcId="{146CF9E4-3DA7-43F5-ADA6-A14365833352}" destId="{4BC86E24-8034-4196-AAF0-D7294BD48257}" srcOrd="8" destOrd="0" parTransId="{C7257CD7-099B-4196-940F-B823F1650570}" sibTransId="{AF88BC51-A5EB-428F-B176-58FFBF2F4199}"/>
    <dgm:cxn modelId="{C0E87336-D68A-4996-A91C-26019725A8FC}" type="presOf" srcId="{AF88BC51-A5EB-428F-B176-58FFBF2F4199}" destId="{57BF5283-A245-4BB1-AB6A-BF7124E45A55}" srcOrd="1" destOrd="0" presId="urn:microsoft.com/office/officeart/2005/8/layout/bProcess3"/>
    <dgm:cxn modelId="{29E32037-9555-4194-ABE1-E19644815FA8}" type="presOf" srcId="{7101ECD5-78E4-4C1F-9D70-634DC48A44D3}" destId="{7A2F20A1-0810-4CC3-8A93-3E23923464CD}" srcOrd="0" destOrd="0" presId="urn:microsoft.com/office/officeart/2005/8/layout/bProcess3"/>
    <dgm:cxn modelId="{E298D95D-AF21-41FC-8247-2CB488781357}" srcId="{146CF9E4-3DA7-43F5-ADA6-A14365833352}" destId="{C26CE230-1740-4A76-9195-8D672C1622D3}" srcOrd="5" destOrd="0" parTransId="{540D5171-C465-4C9A-9A91-3CCB98940203}" sibTransId="{AD7822F4-E174-43B5-AB94-A26462393E17}"/>
    <dgm:cxn modelId="{E33D8E61-3CD0-4D50-BFAD-442717920F3E}" type="presOf" srcId="{F7F92B41-FA46-4D2A-941B-89C6997EF54D}" destId="{C2A4D564-36D6-4C4F-A0AC-76E913F39D5F}" srcOrd="1" destOrd="0" presId="urn:microsoft.com/office/officeart/2005/8/layout/bProcess3"/>
    <dgm:cxn modelId="{D0A5F162-D941-45C1-9BE5-03A17B170077}" type="presOf" srcId="{8138C38C-6B6E-4FEE-8D96-33EE1C936E1C}" destId="{9922F15F-5657-43A9-913C-8E80B6611C8C}" srcOrd="0" destOrd="0" presId="urn:microsoft.com/office/officeart/2005/8/layout/bProcess3"/>
    <dgm:cxn modelId="{85EF5A43-A0AA-414E-BBA5-9C80367EDA86}" type="presOf" srcId="{4CB82CBF-DD6C-4DD6-B5EE-D79D0931CBDC}" destId="{D7DD74D3-E06C-47E5-BDD5-C9957DBBB593}" srcOrd="1" destOrd="0" presId="urn:microsoft.com/office/officeart/2005/8/layout/bProcess3"/>
    <dgm:cxn modelId="{0DC90E45-C108-4A0C-943A-85FEDADB956D}" type="presOf" srcId="{7101ECD5-78E4-4C1F-9D70-634DC48A44D3}" destId="{72E5093A-8F4B-4C20-87DD-6E1672E60CF8}" srcOrd="1" destOrd="0" presId="urn:microsoft.com/office/officeart/2005/8/layout/bProcess3"/>
    <dgm:cxn modelId="{42F74446-B4E4-4E3C-8908-053DC3490D12}" type="presOf" srcId="{9E3EF292-6DDC-472F-8F05-B28B14B2DD5E}" destId="{76D18276-7099-4B24-9225-682F97A6FA37}" srcOrd="0" destOrd="0" presId="urn:microsoft.com/office/officeart/2005/8/layout/bProcess3"/>
    <dgm:cxn modelId="{5010AD6C-A396-4539-8ABC-8232E9822A6D}" type="presOf" srcId="{F7F92B41-FA46-4D2A-941B-89C6997EF54D}" destId="{B962F3A0-E49D-461E-80E0-3CE8FAE0E1EA}" srcOrd="0" destOrd="0" presId="urn:microsoft.com/office/officeart/2005/8/layout/bProcess3"/>
    <dgm:cxn modelId="{95AD5F6D-BE0C-463F-A64A-BC930DB087F0}" type="presOf" srcId="{AD436177-3453-47D4-9F08-C135296E2A56}" destId="{C97609EE-7529-4F93-BF3E-7728CB84CAFC}" srcOrd="0" destOrd="0" presId="urn:microsoft.com/office/officeart/2005/8/layout/bProcess3"/>
    <dgm:cxn modelId="{6AB7444D-1E73-4A81-AE3B-754A19719546}" type="presOf" srcId="{01A599B5-51AE-4FBA-A635-8BF0F57763E9}" destId="{10CF394C-F1DC-46D4-A4DD-B8BF0A230772}" srcOrd="1" destOrd="0" presId="urn:microsoft.com/office/officeart/2005/8/layout/bProcess3"/>
    <dgm:cxn modelId="{69C5354F-4174-4794-927D-DC8A8AE47157}" type="presOf" srcId="{6C140A47-46A8-40D4-A2BC-2C25BAB8AEA4}" destId="{E3B1FECF-022B-4E35-99BF-B706747B13FC}" srcOrd="1" destOrd="0" presId="urn:microsoft.com/office/officeart/2005/8/layout/bProcess3"/>
    <dgm:cxn modelId="{610C0555-B2A0-4E57-8AF8-4C63E24CBBE9}" type="presOf" srcId="{80787CB7-4441-4B75-96D4-760FEBC82016}" destId="{15608DB6-E4E0-45A8-931D-CF2E8FF77619}" srcOrd="1" destOrd="0" presId="urn:microsoft.com/office/officeart/2005/8/layout/bProcess3"/>
    <dgm:cxn modelId="{C7785B75-7C81-417F-8493-0ECA8D269886}" type="presOf" srcId="{140CA24F-7EB4-4E58-970D-916E5A7D8E27}" destId="{8B0D530B-1216-45B3-BC27-4F5D8337F01D}" srcOrd="0" destOrd="0" presId="urn:microsoft.com/office/officeart/2005/8/layout/bProcess3"/>
    <dgm:cxn modelId="{235C7D56-4B6B-4FE1-9EBC-DAD9BA3DEAE0}" srcId="{146CF9E4-3DA7-43F5-ADA6-A14365833352}" destId="{6FA54A2E-BA09-470C-8610-8594FFA509A6}" srcOrd="0" destOrd="0" parTransId="{1653409D-76AD-45A2-9113-0967ECEF51EE}" sibTransId="{80787CB7-4441-4B75-96D4-760FEBC82016}"/>
    <dgm:cxn modelId="{D49CB676-D358-4865-84B5-8185B41A871E}" srcId="{146CF9E4-3DA7-43F5-ADA6-A14365833352}" destId="{DDF8FA23-D74A-41F5-838E-F4C65F832317}" srcOrd="12" destOrd="0" parTransId="{16418B24-191E-4FE1-B891-B6848010F515}" sibTransId="{7101ECD5-78E4-4C1F-9D70-634DC48A44D3}"/>
    <dgm:cxn modelId="{2F37CD56-10F8-4190-BFC0-6311559650A0}" srcId="{146CF9E4-3DA7-43F5-ADA6-A14365833352}" destId="{D8101554-5EF6-4F09-8D20-F43265EF4528}" srcOrd="18" destOrd="0" parTransId="{8EC47575-0113-4796-AC65-5BB874ED663B}" sibTransId="{69D9BCFD-95C9-4EB3-B77F-E6C3321F7EA8}"/>
    <dgm:cxn modelId="{8DAD4858-3784-48EF-A58E-AB0F23EF1A1D}" type="presOf" srcId="{9C680299-A8FF-4B70-A2E3-853ECE67DBCF}" destId="{46C18511-3527-43D8-B9BE-C8CB5B133B9A}" srcOrd="0" destOrd="0" presId="urn:microsoft.com/office/officeart/2005/8/layout/bProcess3"/>
    <dgm:cxn modelId="{CB9FB35A-B47F-4580-8C66-30B1A78E282C}" type="presOf" srcId="{4DCE93A0-C332-424B-8DA0-17F6B75C7182}" destId="{89DC9CFA-C47A-43F4-AED0-20CFC87BA96B}" srcOrd="1" destOrd="0" presId="urn:microsoft.com/office/officeart/2005/8/layout/bProcess3"/>
    <dgm:cxn modelId="{DE9A897D-A81A-4303-BA85-8B38B607D88F}" srcId="{146CF9E4-3DA7-43F5-ADA6-A14365833352}" destId="{9C680299-A8FF-4B70-A2E3-853ECE67DBCF}" srcOrd="10" destOrd="0" parTransId="{FD4D5B8E-156F-443C-8909-2CB63FC31D27}" sibTransId="{01A599B5-51AE-4FBA-A635-8BF0F57763E9}"/>
    <dgm:cxn modelId="{F08DBC7D-D67B-4A25-891E-9EC27D13F7C2}" type="presOf" srcId="{4CB82CBF-DD6C-4DD6-B5EE-D79D0931CBDC}" destId="{198DE180-2BE7-4BD5-A9E0-E0DE02A61486}" srcOrd="0" destOrd="0" presId="urn:microsoft.com/office/officeart/2005/8/layout/bProcess3"/>
    <dgm:cxn modelId="{859B8B7F-1FBA-415A-91CB-570E6FBA9568}" type="presOf" srcId="{6C140A47-46A8-40D4-A2BC-2C25BAB8AEA4}" destId="{5AB261B8-7CFE-46D0-98F4-29424CF1E00C}" srcOrd="0" destOrd="0" presId="urn:microsoft.com/office/officeart/2005/8/layout/bProcess3"/>
    <dgm:cxn modelId="{A560CC7F-38DB-4465-9950-0740D250135A}" srcId="{146CF9E4-3DA7-43F5-ADA6-A14365833352}" destId="{F931DFBD-0A3B-482B-A0F3-8A8CC827E19A}" srcOrd="6" destOrd="0" parTransId="{B7F4A073-5CAA-439D-8A24-52C230A1F089}" sibTransId="{4DCE93A0-C332-424B-8DA0-17F6B75C7182}"/>
    <dgm:cxn modelId="{B01EF980-0A23-434A-9DAB-9E27C2BC8F97}" type="presOf" srcId="{0F84D366-C570-4BD0-B341-FE1578760DEB}" destId="{68485498-332C-4E7F-9C38-414080BAD1F7}" srcOrd="0" destOrd="0" presId="urn:microsoft.com/office/officeart/2005/8/layout/bProcess3"/>
    <dgm:cxn modelId="{89EEAB81-92F2-4EF9-BC81-97802445124D}" type="presOf" srcId="{968D6B83-23B6-4EB9-8E26-4F369F40FC8D}" destId="{38D5F8E3-A819-418A-B0F4-AAB1D8E6476D}" srcOrd="0" destOrd="0" presId="urn:microsoft.com/office/officeart/2005/8/layout/bProcess3"/>
    <dgm:cxn modelId="{8526878B-BFB1-42E0-950F-FCD5E8EB52F5}" srcId="{146CF9E4-3DA7-43F5-ADA6-A14365833352}" destId="{AD3F3481-CEFF-46CB-91D5-4FA120243E94}" srcOrd="13" destOrd="0" parTransId="{66ECD13A-4461-4DFF-BC89-0A25C62B858C}" sibTransId="{2C4CF01D-C5E0-4877-A963-5A96E463AD86}"/>
    <dgm:cxn modelId="{CB10E48B-E278-40B6-8CB5-033436155B03}" type="presOf" srcId="{AF88BC51-A5EB-428F-B176-58FFBF2F4199}" destId="{2AC49BED-3F02-4F1C-9C8B-5B4D74F1A6FF}" srcOrd="0" destOrd="0" presId="urn:microsoft.com/office/officeart/2005/8/layout/bProcess3"/>
    <dgm:cxn modelId="{8E473C94-9694-4C41-B4DF-7890074D60E9}" type="presOf" srcId="{4BC86E24-8034-4196-AAF0-D7294BD48257}" destId="{57A492CA-273C-427E-8C20-B912101EB9E7}" srcOrd="0" destOrd="0" presId="urn:microsoft.com/office/officeart/2005/8/layout/bProcess3"/>
    <dgm:cxn modelId="{39774094-2ABA-446E-A57C-604CC3842211}" srcId="{146CF9E4-3DA7-43F5-ADA6-A14365833352}" destId="{4AE5450B-070D-422D-9E2C-B50629101564}" srcOrd="15" destOrd="0" parTransId="{6D70BFEF-1D92-4E4C-88F3-867ACC259EB1}" sibTransId="{9E3EF292-6DDC-472F-8F05-B28B14B2DD5E}"/>
    <dgm:cxn modelId="{ED05F79A-C01F-4FE0-A833-1EC0A12FF993}" srcId="{146CF9E4-3DA7-43F5-ADA6-A14365833352}" destId="{4376B76F-35CC-4E51-97E2-27CE61F96576}" srcOrd="16" destOrd="0" parTransId="{007DA8CB-40D5-4372-B0EE-DED273CD384B}" sibTransId="{8138C38C-6B6E-4FEE-8D96-33EE1C936E1C}"/>
    <dgm:cxn modelId="{68EB5F9C-A627-46C0-A748-1386BD464B45}" type="presOf" srcId="{C26CE230-1740-4A76-9195-8D672C1622D3}" destId="{5A043B4C-3C69-49B6-A83D-094C29D70CA8}" srcOrd="0" destOrd="0" presId="urn:microsoft.com/office/officeart/2005/8/layout/bProcess3"/>
    <dgm:cxn modelId="{A394FE9E-703E-412E-AA99-8E0245CFF0C1}" type="presOf" srcId="{6FA54A2E-BA09-470C-8610-8594FFA509A6}" destId="{CB8A3EEA-0FCF-4A91-839E-5455D8CC8C2F}" srcOrd="0" destOrd="0" presId="urn:microsoft.com/office/officeart/2005/8/layout/bProcess3"/>
    <dgm:cxn modelId="{C688B59F-2980-4F49-A75B-5CA85497C4D9}" type="presOf" srcId="{3A2694C7-A22B-48EB-9BE1-2956198A4273}" destId="{15F38527-4886-4B1D-9AD5-623DF4E379D5}" srcOrd="0" destOrd="0" presId="urn:microsoft.com/office/officeart/2005/8/layout/bProcess3"/>
    <dgm:cxn modelId="{4162CFA2-A006-486C-A3DB-9AFB7E2686CA}" type="presOf" srcId="{F4018819-B811-42B3-B0F5-EEA484DBB644}" destId="{BF70F6EE-78C8-4958-BAEA-15E6EA8C1868}" srcOrd="1" destOrd="0" presId="urn:microsoft.com/office/officeart/2005/8/layout/bProcess3"/>
    <dgm:cxn modelId="{A35697A8-717D-49AE-9888-9D04B00433F6}" srcId="{146CF9E4-3DA7-43F5-ADA6-A14365833352}" destId="{791D3FBB-D4E2-49E4-98EE-06A00E06F022}" srcOrd="7" destOrd="0" parTransId="{ABE81BAA-59A6-4A9A-880F-5E8BCFA17EAC}" sibTransId="{4DAEF477-E0B5-4B5A-95E0-A94845435A99}"/>
    <dgm:cxn modelId="{68A517AB-26F4-4D6E-8317-FCEAF77DF6CE}" type="presOf" srcId="{8138C38C-6B6E-4FEE-8D96-33EE1C936E1C}" destId="{EB938931-3C74-4E8A-A0ED-C22F4C601AAA}" srcOrd="1" destOrd="0" presId="urn:microsoft.com/office/officeart/2005/8/layout/bProcess3"/>
    <dgm:cxn modelId="{B91290AF-F5C5-48EA-B24D-4CB05051F7D2}" type="presOf" srcId="{2C4CF01D-C5E0-4877-A963-5A96E463AD86}" destId="{12989AC7-E7E6-4DA3-8AE2-59E84187B103}" srcOrd="1" destOrd="0" presId="urn:microsoft.com/office/officeart/2005/8/layout/bProcess3"/>
    <dgm:cxn modelId="{4000DFAF-AB2E-4EDF-8801-BB0BC91A23C8}" type="presOf" srcId="{968D6B83-23B6-4EB9-8E26-4F369F40FC8D}" destId="{85EC0237-F227-4FA3-ACB5-4EE7CCB8EE16}" srcOrd="1" destOrd="0" presId="urn:microsoft.com/office/officeart/2005/8/layout/bProcess3"/>
    <dgm:cxn modelId="{01DFA1B3-A800-4039-92A5-AF03FC483F93}" srcId="{146CF9E4-3DA7-43F5-ADA6-A14365833352}" destId="{1A626755-A55D-4F4B-8D47-E8D274ACC1B4}" srcOrd="11" destOrd="0" parTransId="{5F01FE38-89DF-4E22-BA6B-C39EA3C98760}" sibTransId="{1C48D86B-2382-419A-93A3-031A76BC57CA}"/>
    <dgm:cxn modelId="{A8A3F5B8-BD86-418D-ADE9-A265050C249A}" type="presOf" srcId="{4376B76F-35CC-4E51-97E2-27CE61F96576}" destId="{97B3EFEE-F588-4137-B8AD-F6BC28190A43}" srcOrd="0" destOrd="0" presId="urn:microsoft.com/office/officeart/2005/8/layout/bProcess3"/>
    <dgm:cxn modelId="{106CC5BD-BBE6-44E3-BA83-A2F5B17B522E}" type="presOf" srcId="{3A2694C7-A22B-48EB-9BE1-2956198A4273}" destId="{94175E62-706C-41C0-A0A4-A4D7E3679503}" srcOrd="1" destOrd="0" presId="urn:microsoft.com/office/officeart/2005/8/layout/bProcess3"/>
    <dgm:cxn modelId="{DCC893C1-981A-420A-8EA3-ECBCCA4B299F}" type="presOf" srcId="{1A626755-A55D-4F4B-8D47-E8D274ACC1B4}" destId="{2766E649-A4A3-4BF4-B129-49334ADE3FFD}" srcOrd="0" destOrd="0" presId="urn:microsoft.com/office/officeart/2005/8/layout/bProcess3"/>
    <dgm:cxn modelId="{19B0F5C2-65D5-474A-8D02-A0FD926638D5}" srcId="{146CF9E4-3DA7-43F5-ADA6-A14365833352}" destId="{8D98FB2C-6B74-4147-A681-0D8A05535C06}" srcOrd="2" destOrd="0" parTransId="{D4EB0B34-8D29-4127-9430-9F632657B4CD}" sibTransId="{968D6B83-23B6-4EB9-8E26-4F369F40FC8D}"/>
    <dgm:cxn modelId="{BDD907C4-FA65-4A4D-A567-6E680A25B039}" srcId="{146CF9E4-3DA7-43F5-ADA6-A14365833352}" destId="{3FF1AFC8-2A16-4A69-A4A1-39063E7B5351}" srcOrd="1" destOrd="0" parTransId="{822665BA-FFF4-406A-AF71-25B5E999D089}" sibTransId="{3A2694C7-A22B-48EB-9BE1-2956198A4273}"/>
    <dgm:cxn modelId="{5299BAC5-0495-4295-BA3F-96262256D478}" type="presOf" srcId="{146CF9E4-3DA7-43F5-ADA6-A14365833352}" destId="{DE492EF3-0284-4EFE-A4C8-9A6DDB416843}" srcOrd="0" destOrd="0" presId="urn:microsoft.com/office/officeart/2005/8/layout/bProcess3"/>
    <dgm:cxn modelId="{C5C973C7-47C4-48B9-BF61-35FC56B80221}" type="presOf" srcId="{1BD5BB67-29B5-42E4-BD51-3D3F0FE62B15}" destId="{B406C199-F407-42E1-BFA3-6C0216DD5F58}" srcOrd="0" destOrd="0" presId="urn:microsoft.com/office/officeart/2005/8/layout/bProcess3"/>
    <dgm:cxn modelId="{7C9CABC7-2BE0-43A1-9CBA-FB5564EF79F1}" type="presOf" srcId="{6D54891D-69F5-4657-9218-C8D9D51394F1}" destId="{900FA1AA-761E-43F8-B3F5-ECC1ECF0B9E6}" srcOrd="0" destOrd="0" presId="urn:microsoft.com/office/officeart/2005/8/layout/bProcess3"/>
    <dgm:cxn modelId="{D822FACD-18D7-4FED-BAEB-63F584C44EF1}" srcId="{146CF9E4-3DA7-43F5-ADA6-A14365833352}" destId="{140CA24F-7EB4-4E58-970D-916E5A7D8E27}" srcOrd="3" destOrd="0" parTransId="{94BDD1A0-E4A5-4D4C-88E6-685C13187623}" sibTransId="{6C140A47-46A8-40D4-A2BC-2C25BAB8AEA4}"/>
    <dgm:cxn modelId="{3B0D41CF-BE6C-4908-9246-EFB1697745E8}" srcId="{146CF9E4-3DA7-43F5-ADA6-A14365833352}" destId="{AD436177-3453-47D4-9F08-C135296E2A56}" srcOrd="14" destOrd="0" parTransId="{8CB365C7-DDC6-470A-A8C9-EDB2885CCCA8}" sibTransId="{F4018819-B811-42B3-B0F5-EEA484DBB644}"/>
    <dgm:cxn modelId="{C1E183DF-AA47-4744-9F1B-1AA4124E39DA}" type="presOf" srcId="{791D3FBB-D4E2-49E4-98EE-06A00E06F022}" destId="{A1963C55-11FA-4B19-A0D4-A5C34D42E054}" srcOrd="0" destOrd="0" presId="urn:microsoft.com/office/officeart/2005/8/layout/bProcess3"/>
    <dgm:cxn modelId="{929DDAE0-6956-4B2A-8D03-3A12E05E6D1A}" type="presOf" srcId="{3FF1AFC8-2A16-4A69-A4A1-39063E7B5351}" destId="{3626B319-B255-4405-BDAE-063A38031139}" srcOrd="0" destOrd="0" presId="urn:microsoft.com/office/officeart/2005/8/layout/bProcess3"/>
    <dgm:cxn modelId="{41DFA2E3-6FCC-49CC-9047-393DE3152E98}" type="presOf" srcId="{AE39F48E-7629-41BE-BBA8-C23BD9CCD2C9}" destId="{3B96C7A5-6758-4A4B-838C-8339022B78AA}" srcOrd="0" destOrd="0" presId="urn:microsoft.com/office/officeart/2005/8/layout/bProcess3"/>
    <dgm:cxn modelId="{CF1A78E5-91D7-448C-A7C6-683BECD8ACC7}" srcId="{146CF9E4-3DA7-43F5-ADA6-A14365833352}" destId="{6D54891D-69F5-4657-9218-C8D9D51394F1}" srcOrd="4" destOrd="0" parTransId="{5CEC6C28-8D2C-41EF-AF53-8BC6F1BC59F5}" sibTransId="{AE39F48E-7629-41BE-BBA8-C23BD9CCD2C9}"/>
    <dgm:cxn modelId="{1F5115EA-A7A6-4D7F-BEC2-981382FB9D42}" type="presOf" srcId="{4DCE93A0-C332-424B-8DA0-17F6B75C7182}" destId="{887B8FE7-C10A-43A6-823A-CD69D84D0CEF}" srcOrd="0" destOrd="0" presId="urn:microsoft.com/office/officeart/2005/8/layout/bProcess3"/>
    <dgm:cxn modelId="{36C8D0EF-7C71-4CD9-B695-76E442A2E1E6}" type="presOf" srcId="{F4018819-B811-42B3-B0F5-EEA484DBB644}" destId="{308B2C4D-1185-4772-913E-D7ACD1706884}" srcOrd="0" destOrd="0" presId="urn:microsoft.com/office/officeart/2005/8/layout/bProcess3"/>
    <dgm:cxn modelId="{C7D120F1-6250-4424-A921-45BD07E1FB1A}" type="presOf" srcId="{AD7822F4-E174-43B5-AB94-A26462393E17}" destId="{9E371D41-4B6B-46D5-A192-9AC6A0FACF1D}" srcOrd="0" destOrd="0" presId="urn:microsoft.com/office/officeart/2005/8/layout/bProcess3"/>
    <dgm:cxn modelId="{2716A0F2-8501-4017-9592-ACA5FAC0C26B}" type="presOf" srcId="{F931DFBD-0A3B-482B-A0F3-8A8CC827E19A}" destId="{15F94D34-E64B-4C67-BBBA-83F3C20F796B}" srcOrd="0" destOrd="0" presId="urn:microsoft.com/office/officeart/2005/8/layout/bProcess3"/>
    <dgm:cxn modelId="{02FBE9F2-5B1B-420B-B446-F1E6D14E33E0}" type="presOf" srcId="{AD7822F4-E174-43B5-AB94-A26462393E17}" destId="{917ED417-5E10-45A1-971D-8FD32BE5ADA6}" srcOrd="1" destOrd="0" presId="urn:microsoft.com/office/officeart/2005/8/layout/bProcess3"/>
    <dgm:cxn modelId="{D78F07F4-69AA-48DF-8BDE-B910B71D6C44}" type="presOf" srcId="{4AE5450B-070D-422D-9E2C-B50629101564}" destId="{AB3FA6D8-6DBD-4E42-998A-C5F6417EEBDD}" srcOrd="0" destOrd="0" presId="urn:microsoft.com/office/officeart/2005/8/layout/bProcess3"/>
    <dgm:cxn modelId="{02C76CF5-BD3F-4435-90C8-7C1B977F36B5}" type="presOf" srcId="{2C4CF01D-C5E0-4877-A963-5A96E463AD86}" destId="{5DBCE091-6F6C-4B56-865A-07E99D229935}" srcOrd="0" destOrd="0" presId="urn:microsoft.com/office/officeart/2005/8/layout/bProcess3"/>
    <dgm:cxn modelId="{7899C4F9-8CC3-480D-8879-30787228154B}" type="presOf" srcId="{DDF8FA23-D74A-41F5-838E-F4C65F832317}" destId="{CBCD41A1-C500-4782-9FC9-D6AABAA25E46}" srcOrd="0" destOrd="0" presId="urn:microsoft.com/office/officeart/2005/8/layout/bProcess3"/>
    <dgm:cxn modelId="{D06904FD-2F98-423E-A8FD-92B77D95AEA1}" type="presOf" srcId="{80787CB7-4441-4B75-96D4-760FEBC82016}" destId="{3AA6EE59-62FE-41F5-A15F-6CF6474180F6}" srcOrd="0" destOrd="0" presId="urn:microsoft.com/office/officeart/2005/8/layout/bProcess3"/>
    <dgm:cxn modelId="{7C5AF5FD-2C90-4EF7-BE0E-BE8DD9FF42D7}" type="presOf" srcId="{9E3EF292-6DDC-472F-8F05-B28B14B2DD5E}" destId="{8E439AB5-5D1B-40F9-B717-AC4A33F28F08}" srcOrd="1" destOrd="0" presId="urn:microsoft.com/office/officeart/2005/8/layout/bProcess3"/>
    <dgm:cxn modelId="{AB3AD12F-48A2-4EE2-844D-6082008041FD}" type="presParOf" srcId="{DE492EF3-0284-4EFE-A4C8-9A6DDB416843}" destId="{CB8A3EEA-0FCF-4A91-839E-5455D8CC8C2F}" srcOrd="0" destOrd="0" presId="urn:microsoft.com/office/officeart/2005/8/layout/bProcess3"/>
    <dgm:cxn modelId="{54086505-71B5-4389-AE3F-1BEDFF60DE1D}" type="presParOf" srcId="{DE492EF3-0284-4EFE-A4C8-9A6DDB416843}" destId="{3AA6EE59-62FE-41F5-A15F-6CF6474180F6}" srcOrd="1" destOrd="0" presId="urn:microsoft.com/office/officeart/2005/8/layout/bProcess3"/>
    <dgm:cxn modelId="{74A16084-0B46-46F6-BC62-EFB018BCF188}" type="presParOf" srcId="{3AA6EE59-62FE-41F5-A15F-6CF6474180F6}" destId="{15608DB6-E4E0-45A8-931D-CF2E8FF77619}" srcOrd="0" destOrd="0" presId="urn:microsoft.com/office/officeart/2005/8/layout/bProcess3"/>
    <dgm:cxn modelId="{A1A81458-2CEE-47E9-988B-B6AB0CA8CD08}" type="presParOf" srcId="{DE492EF3-0284-4EFE-A4C8-9A6DDB416843}" destId="{3626B319-B255-4405-BDAE-063A38031139}" srcOrd="2" destOrd="0" presId="urn:microsoft.com/office/officeart/2005/8/layout/bProcess3"/>
    <dgm:cxn modelId="{C2B3E6D8-135D-4E26-A939-BA171913462C}" type="presParOf" srcId="{DE492EF3-0284-4EFE-A4C8-9A6DDB416843}" destId="{15F38527-4886-4B1D-9AD5-623DF4E379D5}" srcOrd="3" destOrd="0" presId="urn:microsoft.com/office/officeart/2005/8/layout/bProcess3"/>
    <dgm:cxn modelId="{A3205418-538F-4B6C-BB81-0847C84AD501}" type="presParOf" srcId="{15F38527-4886-4B1D-9AD5-623DF4E379D5}" destId="{94175E62-706C-41C0-A0A4-A4D7E3679503}" srcOrd="0" destOrd="0" presId="urn:microsoft.com/office/officeart/2005/8/layout/bProcess3"/>
    <dgm:cxn modelId="{B22DD335-4D86-4D0B-9887-939B9F713178}" type="presParOf" srcId="{DE492EF3-0284-4EFE-A4C8-9A6DDB416843}" destId="{184BDC77-ADC3-41EE-B934-653FD6855C12}" srcOrd="4" destOrd="0" presId="urn:microsoft.com/office/officeart/2005/8/layout/bProcess3"/>
    <dgm:cxn modelId="{8903CFE6-FBF7-49BC-A0ED-027EC24676FF}" type="presParOf" srcId="{DE492EF3-0284-4EFE-A4C8-9A6DDB416843}" destId="{38D5F8E3-A819-418A-B0F4-AAB1D8E6476D}" srcOrd="5" destOrd="0" presId="urn:microsoft.com/office/officeart/2005/8/layout/bProcess3"/>
    <dgm:cxn modelId="{A86115F5-55F3-44DA-B5E1-45BC57B57933}" type="presParOf" srcId="{38D5F8E3-A819-418A-B0F4-AAB1D8E6476D}" destId="{85EC0237-F227-4FA3-ACB5-4EE7CCB8EE16}" srcOrd="0" destOrd="0" presId="urn:microsoft.com/office/officeart/2005/8/layout/bProcess3"/>
    <dgm:cxn modelId="{D591B139-994F-47F8-91E4-C0D2568E75BC}" type="presParOf" srcId="{DE492EF3-0284-4EFE-A4C8-9A6DDB416843}" destId="{8B0D530B-1216-45B3-BC27-4F5D8337F01D}" srcOrd="6" destOrd="0" presId="urn:microsoft.com/office/officeart/2005/8/layout/bProcess3"/>
    <dgm:cxn modelId="{8411FCB7-ECAB-415D-9AAF-0765008AA686}" type="presParOf" srcId="{DE492EF3-0284-4EFE-A4C8-9A6DDB416843}" destId="{5AB261B8-7CFE-46D0-98F4-29424CF1E00C}" srcOrd="7" destOrd="0" presId="urn:microsoft.com/office/officeart/2005/8/layout/bProcess3"/>
    <dgm:cxn modelId="{718DCCB4-6DF4-4055-BA9C-92947D62ADBC}" type="presParOf" srcId="{5AB261B8-7CFE-46D0-98F4-29424CF1E00C}" destId="{E3B1FECF-022B-4E35-99BF-B706747B13FC}" srcOrd="0" destOrd="0" presId="urn:microsoft.com/office/officeart/2005/8/layout/bProcess3"/>
    <dgm:cxn modelId="{F48012C2-656A-4BEB-BAE3-88AB9FCC3979}" type="presParOf" srcId="{DE492EF3-0284-4EFE-A4C8-9A6DDB416843}" destId="{900FA1AA-761E-43F8-B3F5-ECC1ECF0B9E6}" srcOrd="8" destOrd="0" presId="urn:microsoft.com/office/officeart/2005/8/layout/bProcess3"/>
    <dgm:cxn modelId="{5BA28E41-8F7E-456C-AF69-3265DD23E688}" type="presParOf" srcId="{DE492EF3-0284-4EFE-A4C8-9A6DDB416843}" destId="{3B96C7A5-6758-4A4B-838C-8339022B78AA}" srcOrd="9" destOrd="0" presId="urn:microsoft.com/office/officeart/2005/8/layout/bProcess3"/>
    <dgm:cxn modelId="{FE367335-38DF-4624-9111-6C349C729E64}" type="presParOf" srcId="{3B96C7A5-6758-4A4B-838C-8339022B78AA}" destId="{571A38DB-1F66-437C-939F-9F24D0C07B93}" srcOrd="0" destOrd="0" presId="urn:microsoft.com/office/officeart/2005/8/layout/bProcess3"/>
    <dgm:cxn modelId="{88FFD350-0052-4FEF-8897-53E51DF8B4C9}" type="presParOf" srcId="{DE492EF3-0284-4EFE-A4C8-9A6DDB416843}" destId="{5A043B4C-3C69-49B6-A83D-094C29D70CA8}" srcOrd="10" destOrd="0" presId="urn:microsoft.com/office/officeart/2005/8/layout/bProcess3"/>
    <dgm:cxn modelId="{57F1B5B7-400E-4894-AFCD-AF4E235FC44C}" type="presParOf" srcId="{DE492EF3-0284-4EFE-A4C8-9A6DDB416843}" destId="{9E371D41-4B6B-46D5-A192-9AC6A0FACF1D}" srcOrd="11" destOrd="0" presId="urn:microsoft.com/office/officeart/2005/8/layout/bProcess3"/>
    <dgm:cxn modelId="{1C38D718-6699-4D93-B23C-FC9C277590DC}" type="presParOf" srcId="{9E371D41-4B6B-46D5-A192-9AC6A0FACF1D}" destId="{917ED417-5E10-45A1-971D-8FD32BE5ADA6}" srcOrd="0" destOrd="0" presId="urn:microsoft.com/office/officeart/2005/8/layout/bProcess3"/>
    <dgm:cxn modelId="{B92A6067-7FEC-4180-B54F-9A7D58F052BF}" type="presParOf" srcId="{DE492EF3-0284-4EFE-A4C8-9A6DDB416843}" destId="{15F94D34-E64B-4C67-BBBA-83F3C20F796B}" srcOrd="12" destOrd="0" presId="urn:microsoft.com/office/officeart/2005/8/layout/bProcess3"/>
    <dgm:cxn modelId="{4393FF56-74D8-4766-AFF3-708797E8E919}" type="presParOf" srcId="{DE492EF3-0284-4EFE-A4C8-9A6DDB416843}" destId="{887B8FE7-C10A-43A6-823A-CD69D84D0CEF}" srcOrd="13" destOrd="0" presId="urn:microsoft.com/office/officeart/2005/8/layout/bProcess3"/>
    <dgm:cxn modelId="{8A709415-0633-41D0-9E70-ED5BFDE33C85}" type="presParOf" srcId="{887B8FE7-C10A-43A6-823A-CD69D84D0CEF}" destId="{89DC9CFA-C47A-43F4-AED0-20CFC87BA96B}" srcOrd="0" destOrd="0" presId="urn:microsoft.com/office/officeart/2005/8/layout/bProcess3"/>
    <dgm:cxn modelId="{0488A721-C261-4B35-99A3-542A62C3A100}" type="presParOf" srcId="{DE492EF3-0284-4EFE-A4C8-9A6DDB416843}" destId="{A1963C55-11FA-4B19-A0D4-A5C34D42E054}" srcOrd="14" destOrd="0" presId="urn:microsoft.com/office/officeart/2005/8/layout/bProcess3"/>
    <dgm:cxn modelId="{B6FBE45D-419D-4017-A85F-226DD45AF0F0}" type="presParOf" srcId="{DE492EF3-0284-4EFE-A4C8-9A6DDB416843}" destId="{BCBAA912-F072-4569-8F22-A15DDF34601D}" srcOrd="15" destOrd="0" presId="urn:microsoft.com/office/officeart/2005/8/layout/bProcess3"/>
    <dgm:cxn modelId="{8B81F5B9-EFB1-48CA-B972-B75E08D2E7BF}" type="presParOf" srcId="{BCBAA912-F072-4569-8F22-A15DDF34601D}" destId="{8FADE483-8414-45D5-8C8C-469A707C4729}" srcOrd="0" destOrd="0" presId="urn:microsoft.com/office/officeart/2005/8/layout/bProcess3"/>
    <dgm:cxn modelId="{26E8BB3C-3B50-4206-8060-8FD7347C27FD}" type="presParOf" srcId="{DE492EF3-0284-4EFE-A4C8-9A6DDB416843}" destId="{57A492CA-273C-427E-8C20-B912101EB9E7}" srcOrd="16" destOrd="0" presId="urn:microsoft.com/office/officeart/2005/8/layout/bProcess3"/>
    <dgm:cxn modelId="{50F62401-03A2-4D30-A16E-E50D172896A0}" type="presParOf" srcId="{DE492EF3-0284-4EFE-A4C8-9A6DDB416843}" destId="{2AC49BED-3F02-4F1C-9C8B-5B4D74F1A6FF}" srcOrd="17" destOrd="0" presId="urn:microsoft.com/office/officeart/2005/8/layout/bProcess3"/>
    <dgm:cxn modelId="{DB09ACC5-D533-42C2-890F-198998184269}" type="presParOf" srcId="{2AC49BED-3F02-4F1C-9C8B-5B4D74F1A6FF}" destId="{57BF5283-A245-4BB1-AB6A-BF7124E45A55}" srcOrd="0" destOrd="0" presId="urn:microsoft.com/office/officeart/2005/8/layout/bProcess3"/>
    <dgm:cxn modelId="{04594F42-2255-4B1F-BB21-EF999D23F516}" type="presParOf" srcId="{DE492EF3-0284-4EFE-A4C8-9A6DDB416843}" destId="{68485498-332C-4E7F-9C38-414080BAD1F7}" srcOrd="18" destOrd="0" presId="urn:microsoft.com/office/officeart/2005/8/layout/bProcess3"/>
    <dgm:cxn modelId="{B0B6841D-8A07-4A8A-953A-530925FA331B}" type="presParOf" srcId="{DE492EF3-0284-4EFE-A4C8-9A6DDB416843}" destId="{B962F3A0-E49D-461E-80E0-3CE8FAE0E1EA}" srcOrd="19" destOrd="0" presId="urn:microsoft.com/office/officeart/2005/8/layout/bProcess3"/>
    <dgm:cxn modelId="{E85BCE00-4A1F-4785-85F0-A8409E93293F}" type="presParOf" srcId="{B962F3A0-E49D-461E-80E0-3CE8FAE0E1EA}" destId="{C2A4D564-36D6-4C4F-A0AC-76E913F39D5F}" srcOrd="0" destOrd="0" presId="urn:microsoft.com/office/officeart/2005/8/layout/bProcess3"/>
    <dgm:cxn modelId="{88359081-0542-4230-9D77-23ACE11FB3E2}" type="presParOf" srcId="{DE492EF3-0284-4EFE-A4C8-9A6DDB416843}" destId="{46C18511-3527-43D8-B9BE-C8CB5B133B9A}" srcOrd="20" destOrd="0" presId="urn:microsoft.com/office/officeart/2005/8/layout/bProcess3"/>
    <dgm:cxn modelId="{5E54A0DE-6E6D-47C1-9106-6FCF939A75EE}" type="presParOf" srcId="{DE492EF3-0284-4EFE-A4C8-9A6DDB416843}" destId="{D7B9E60C-B77B-4897-AD32-4801592172CA}" srcOrd="21" destOrd="0" presId="urn:microsoft.com/office/officeart/2005/8/layout/bProcess3"/>
    <dgm:cxn modelId="{F79C0D21-4295-4D10-95C1-A7D84E0298E2}" type="presParOf" srcId="{D7B9E60C-B77B-4897-AD32-4801592172CA}" destId="{10CF394C-F1DC-46D4-A4DD-B8BF0A230772}" srcOrd="0" destOrd="0" presId="urn:microsoft.com/office/officeart/2005/8/layout/bProcess3"/>
    <dgm:cxn modelId="{90A09473-0270-4F53-995B-B3D51EED1F20}" type="presParOf" srcId="{DE492EF3-0284-4EFE-A4C8-9A6DDB416843}" destId="{2766E649-A4A3-4BF4-B129-49334ADE3FFD}" srcOrd="22" destOrd="0" presId="urn:microsoft.com/office/officeart/2005/8/layout/bProcess3"/>
    <dgm:cxn modelId="{02D1E5A6-A612-472D-AE16-86C757251437}" type="presParOf" srcId="{DE492EF3-0284-4EFE-A4C8-9A6DDB416843}" destId="{249EC717-6A40-4E02-BBB8-810E296D2144}" srcOrd="23" destOrd="0" presId="urn:microsoft.com/office/officeart/2005/8/layout/bProcess3"/>
    <dgm:cxn modelId="{863F50B9-E8B1-4603-ACA5-97FCD437AEFD}" type="presParOf" srcId="{249EC717-6A40-4E02-BBB8-810E296D2144}" destId="{AD261E64-3F42-4201-AEE3-D6EC9CCFC80F}" srcOrd="0" destOrd="0" presId="urn:microsoft.com/office/officeart/2005/8/layout/bProcess3"/>
    <dgm:cxn modelId="{8F182B6B-8022-4343-B7E3-79FEA19570C2}" type="presParOf" srcId="{DE492EF3-0284-4EFE-A4C8-9A6DDB416843}" destId="{CBCD41A1-C500-4782-9FC9-D6AABAA25E46}" srcOrd="24" destOrd="0" presId="urn:microsoft.com/office/officeart/2005/8/layout/bProcess3"/>
    <dgm:cxn modelId="{87796A1F-067D-4555-AB3B-3DC9A2FDBAFF}" type="presParOf" srcId="{DE492EF3-0284-4EFE-A4C8-9A6DDB416843}" destId="{7A2F20A1-0810-4CC3-8A93-3E23923464CD}" srcOrd="25" destOrd="0" presId="urn:microsoft.com/office/officeart/2005/8/layout/bProcess3"/>
    <dgm:cxn modelId="{3264AA95-48CD-413D-BE30-5CB3365B2262}" type="presParOf" srcId="{7A2F20A1-0810-4CC3-8A93-3E23923464CD}" destId="{72E5093A-8F4B-4C20-87DD-6E1672E60CF8}" srcOrd="0" destOrd="0" presId="urn:microsoft.com/office/officeart/2005/8/layout/bProcess3"/>
    <dgm:cxn modelId="{1CCFC0DC-3643-4AFD-BD85-65CC8F01B0BE}" type="presParOf" srcId="{DE492EF3-0284-4EFE-A4C8-9A6DDB416843}" destId="{970A958C-D498-4F57-8CC2-BB67F48304F9}" srcOrd="26" destOrd="0" presId="urn:microsoft.com/office/officeart/2005/8/layout/bProcess3"/>
    <dgm:cxn modelId="{D28DC741-6758-4507-896B-F847A18A1561}" type="presParOf" srcId="{DE492EF3-0284-4EFE-A4C8-9A6DDB416843}" destId="{5DBCE091-6F6C-4B56-865A-07E99D229935}" srcOrd="27" destOrd="0" presId="urn:microsoft.com/office/officeart/2005/8/layout/bProcess3"/>
    <dgm:cxn modelId="{D22DB2DA-DAA0-4035-8400-598DE051BA14}" type="presParOf" srcId="{5DBCE091-6F6C-4B56-865A-07E99D229935}" destId="{12989AC7-E7E6-4DA3-8AE2-59E84187B103}" srcOrd="0" destOrd="0" presId="urn:microsoft.com/office/officeart/2005/8/layout/bProcess3"/>
    <dgm:cxn modelId="{C2C8B44C-52C9-40EE-9F51-47641D07E894}" type="presParOf" srcId="{DE492EF3-0284-4EFE-A4C8-9A6DDB416843}" destId="{C97609EE-7529-4F93-BF3E-7728CB84CAFC}" srcOrd="28" destOrd="0" presId="urn:microsoft.com/office/officeart/2005/8/layout/bProcess3"/>
    <dgm:cxn modelId="{563847EB-49DC-45C7-9242-34944C40FCA2}" type="presParOf" srcId="{DE492EF3-0284-4EFE-A4C8-9A6DDB416843}" destId="{308B2C4D-1185-4772-913E-D7ACD1706884}" srcOrd="29" destOrd="0" presId="urn:microsoft.com/office/officeart/2005/8/layout/bProcess3"/>
    <dgm:cxn modelId="{EF4BF017-CC18-40A9-9550-4633591A1337}" type="presParOf" srcId="{308B2C4D-1185-4772-913E-D7ACD1706884}" destId="{BF70F6EE-78C8-4958-BAEA-15E6EA8C1868}" srcOrd="0" destOrd="0" presId="urn:microsoft.com/office/officeart/2005/8/layout/bProcess3"/>
    <dgm:cxn modelId="{7F326B30-D8EF-47DE-8AC9-B0DD51BA053C}" type="presParOf" srcId="{DE492EF3-0284-4EFE-A4C8-9A6DDB416843}" destId="{AB3FA6D8-6DBD-4E42-998A-C5F6417EEBDD}" srcOrd="30" destOrd="0" presId="urn:microsoft.com/office/officeart/2005/8/layout/bProcess3"/>
    <dgm:cxn modelId="{62CAB482-DA2D-43E5-9659-2CF25558175F}" type="presParOf" srcId="{DE492EF3-0284-4EFE-A4C8-9A6DDB416843}" destId="{76D18276-7099-4B24-9225-682F97A6FA37}" srcOrd="31" destOrd="0" presId="urn:microsoft.com/office/officeart/2005/8/layout/bProcess3"/>
    <dgm:cxn modelId="{78EF1DAD-6F42-4436-8A7F-A694EB696DDB}" type="presParOf" srcId="{76D18276-7099-4B24-9225-682F97A6FA37}" destId="{8E439AB5-5D1B-40F9-B717-AC4A33F28F08}" srcOrd="0" destOrd="0" presId="urn:microsoft.com/office/officeart/2005/8/layout/bProcess3"/>
    <dgm:cxn modelId="{F560C222-4F3F-442B-B6E7-9FCDF1E54418}" type="presParOf" srcId="{DE492EF3-0284-4EFE-A4C8-9A6DDB416843}" destId="{97B3EFEE-F588-4137-B8AD-F6BC28190A43}" srcOrd="32" destOrd="0" presId="urn:microsoft.com/office/officeart/2005/8/layout/bProcess3"/>
    <dgm:cxn modelId="{B51681FF-F1AC-4285-AC31-5BD380B2B151}" type="presParOf" srcId="{DE492EF3-0284-4EFE-A4C8-9A6DDB416843}" destId="{9922F15F-5657-43A9-913C-8E80B6611C8C}" srcOrd="33" destOrd="0" presId="urn:microsoft.com/office/officeart/2005/8/layout/bProcess3"/>
    <dgm:cxn modelId="{437E9F42-0805-4E1A-9DDC-2C73CF402342}" type="presParOf" srcId="{9922F15F-5657-43A9-913C-8E80B6611C8C}" destId="{EB938931-3C74-4E8A-A0ED-C22F4C601AAA}" srcOrd="0" destOrd="0" presId="urn:microsoft.com/office/officeart/2005/8/layout/bProcess3"/>
    <dgm:cxn modelId="{F2771BA2-4460-4153-9438-0D32970087DC}" type="presParOf" srcId="{DE492EF3-0284-4EFE-A4C8-9A6DDB416843}" destId="{B406C199-F407-42E1-BFA3-6C0216DD5F58}" srcOrd="34" destOrd="0" presId="urn:microsoft.com/office/officeart/2005/8/layout/bProcess3"/>
    <dgm:cxn modelId="{ACE5BB83-FE0B-42A5-8707-63C9E010F2D6}" type="presParOf" srcId="{DE492EF3-0284-4EFE-A4C8-9A6DDB416843}" destId="{198DE180-2BE7-4BD5-A9E0-E0DE02A61486}" srcOrd="35" destOrd="0" presId="urn:microsoft.com/office/officeart/2005/8/layout/bProcess3"/>
    <dgm:cxn modelId="{A2E915A7-A284-4BD6-A2B8-C67A84FC0CB3}" type="presParOf" srcId="{198DE180-2BE7-4BD5-A9E0-E0DE02A61486}" destId="{D7DD74D3-E06C-47E5-BDD5-C9957DBBB593}" srcOrd="0" destOrd="0" presId="urn:microsoft.com/office/officeart/2005/8/layout/bProcess3"/>
    <dgm:cxn modelId="{AB082BF8-D58F-4E88-B594-65FC6D93D3CC}" type="presParOf" srcId="{DE492EF3-0284-4EFE-A4C8-9A6DDB416843}" destId="{825F2DDF-89F7-4864-BC5E-A725F67EAF85}" srcOrd="36" destOrd="0" presId="urn:microsoft.com/office/officeart/2005/8/layout/bProcess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46CF9E4-3DA7-43F5-ADA6-A14365833352}"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6FA54A2E-BA09-470C-8610-8594FFA509A6}">
      <dgm:prSet phldrT="[Text]" custT="1"/>
      <dgm:spPr/>
      <dgm:t>
        <a:bodyPr/>
        <a:lstStyle/>
        <a:p>
          <a:pPr>
            <a:lnSpc>
              <a:spcPct val="100000"/>
            </a:lnSpc>
            <a:spcAft>
              <a:spcPts val="0"/>
            </a:spcAft>
          </a:pPr>
          <a:r>
            <a:rPr lang="en-US" sz="900">
              <a:latin typeface="+mn-lt"/>
            </a:rPr>
            <a:t>1) If target species features no carbon or is elemental carbon, assign to UNR.</a:t>
          </a:r>
        </a:p>
      </dgm:t>
    </dgm:pt>
    <dgm:pt modelId="{1653409D-76AD-45A2-9113-0967ECEF51EE}" type="parTrans" cxnId="{235C7D56-4B6B-4FE1-9EBC-DAD9BA3DEAE0}">
      <dgm:prSet/>
      <dgm:spPr/>
      <dgm:t>
        <a:bodyPr/>
        <a:lstStyle/>
        <a:p>
          <a:endParaRPr lang="en-US" sz="900">
            <a:latin typeface="+mn-lt"/>
          </a:endParaRPr>
        </a:p>
      </dgm:t>
    </dgm:pt>
    <dgm:pt modelId="{80787CB7-4441-4B75-96D4-760FEBC82016}" type="sibTrans" cxnId="{235C7D56-4B6B-4FE1-9EBC-DAD9BA3DEAE0}">
      <dgm:prSet custT="1"/>
      <dgm:spPr/>
      <dgm:t>
        <a:bodyPr/>
        <a:lstStyle/>
        <a:p>
          <a:endParaRPr lang="en-US" sz="900">
            <a:latin typeface="+mn-lt"/>
          </a:endParaRPr>
        </a:p>
      </dgm:t>
    </dgm:pt>
    <dgm:pt modelId="{3FF1AFC8-2A16-4A69-A4A1-39063E7B5351}">
      <dgm:prSet phldrT="[Text]" custT="1"/>
      <dgm:spPr/>
      <dgm:t>
        <a:bodyPr/>
        <a:lstStyle/>
        <a:p>
          <a:r>
            <a:rPr lang="en-US" sz="900">
              <a:latin typeface="+mn-lt"/>
            </a:rPr>
            <a:t>2) If target species is an explicit tracer in chemical mechanism, appropriately assign.</a:t>
          </a:r>
        </a:p>
      </dgm:t>
    </dgm:pt>
    <dgm:pt modelId="{822665BA-FFF4-406A-AF71-25B5E999D089}" type="parTrans" cxnId="{BDD907C4-FA65-4A4D-A567-6E680A25B039}">
      <dgm:prSet/>
      <dgm:spPr/>
      <dgm:t>
        <a:bodyPr/>
        <a:lstStyle/>
        <a:p>
          <a:endParaRPr lang="en-US" sz="900">
            <a:latin typeface="+mn-lt"/>
          </a:endParaRPr>
        </a:p>
      </dgm:t>
    </dgm:pt>
    <dgm:pt modelId="{3A2694C7-A22B-48EB-9BE1-2956198A4273}" type="sibTrans" cxnId="{BDD907C4-FA65-4A4D-A567-6E680A25B039}">
      <dgm:prSet custT="1"/>
      <dgm:spPr/>
      <dgm:t>
        <a:bodyPr/>
        <a:lstStyle/>
        <a:p>
          <a:endParaRPr lang="en-US" sz="900">
            <a:latin typeface="+mn-lt"/>
          </a:endParaRPr>
        </a:p>
      </dgm:t>
    </dgm:pt>
    <dgm:pt modelId="{8D98FB2C-6B74-4147-A681-0D8A05535C06}">
      <dgm:prSet phldrT="[Text]" custT="1"/>
      <dgm:spPr/>
      <dgm:t>
        <a:bodyPr/>
        <a:lstStyle/>
        <a:p>
          <a:r>
            <a:rPr lang="en-US" sz="900">
              <a:latin typeface="+mn-lt"/>
            </a:rPr>
            <a:t>3) If C* &lt; 3x10</a:t>
          </a:r>
          <a:r>
            <a:rPr lang="en-US" sz="900" baseline="30000">
              <a:latin typeface="+mn-lt"/>
            </a:rPr>
            <a:t>2</a:t>
          </a:r>
          <a:r>
            <a:rPr lang="en-US" sz="900">
              <a:latin typeface="+mn-lt"/>
            </a:rPr>
            <a:t> μg m</a:t>
          </a:r>
          <a:r>
            <a:rPr lang="en-US" sz="900" baseline="30000">
              <a:latin typeface="+mn-lt"/>
            </a:rPr>
            <a:t>-3</a:t>
          </a:r>
          <a:r>
            <a:rPr lang="en-US" sz="900">
              <a:latin typeface="+mn-lt"/>
            </a:rPr>
            <a:t>, assign to NVOL.</a:t>
          </a:r>
        </a:p>
      </dgm:t>
    </dgm:pt>
    <dgm:pt modelId="{D4EB0B34-8D29-4127-9430-9F632657B4CD}" type="parTrans" cxnId="{19B0F5C2-65D5-474A-8D02-A0FD926638D5}">
      <dgm:prSet/>
      <dgm:spPr/>
      <dgm:t>
        <a:bodyPr/>
        <a:lstStyle/>
        <a:p>
          <a:endParaRPr lang="en-US" sz="900">
            <a:latin typeface="+mn-lt"/>
          </a:endParaRPr>
        </a:p>
      </dgm:t>
    </dgm:pt>
    <dgm:pt modelId="{968D6B83-23B6-4EB9-8E26-4F369F40FC8D}" type="sibTrans" cxnId="{19B0F5C2-65D5-474A-8D02-A0FD926638D5}">
      <dgm:prSet custT="1"/>
      <dgm:spPr/>
      <dgm:t>
        <a:bodyPr/>
        <a:lstStyle/>
        <a:p>
          <a:endParaRPr lang="en-US" sz="900">
            <a:latin typeface="+mn-lt"/>
          </a:endParaRPr>
        </a:p>
      </dgm:t>
    </dgm:pt>
    <dgm:pt modelId="{140CA24F-7EB4-4E58-970D-916E5A7D8E27}">
      <dgm:prSet phldrT="[Text]" custT="1"/>
      <dgm:spPr/>
      <dgm:t>
        <a:bodyPr/>
        <a:lstStyle/>
        <a:p>
          <a:r>
            <a:rPr lang="en-US" sz="900">
              <a:latin typeface="+mn-lt"/>
            </a:rPr>
            <a:t>4) If 3x10</a:t>
          </a:r>
          <a:r>
            <a:rPr lang="en-US" sz="900" baseline="30000">
              <a:latin typeface="+mn-lt"/>
            </a:rPr>
            <a:t>2</a:t>
          </a:r>
          <a:r>
            <a:rPr lang="en-US" sz="900">
              <a:latin typeface="+mn-lt"/>
            </a:rPr>
            <a:t> μg m</a:t>
          </a:r>
          <a:r>
            <a:rPr lang="en-US" sz="900" baseline="30000">
              <a:latin typeface="+mn-lt"/>
            </a:rPr>
            <a:t>-3</a:t>
          </a:r>
          <a:r>
            <a:rPr lang="en-US" sz="900">
              <a:latin typeface="+mn-lt"/>
            </a:rPr>
            <a:t> &lt; C* &lt; 3x10</a:t>
          </a:r>
          <a:r>
            <a:rPr lang="en-US" sz="900" baseline="30000">
              <a:latin typeface="+mn-lt"/>
            </a:rPr>
            <a:t>6</a:t>
          </a:r>
          <a:r>
            <a:rPr lang="en-US" sz="900">
              <a:latin typeface="+mn-lt"/>
            </a:rPr>
            <a:t> μg m</a:t>
          </a:r>
          <a:r>
            <a:rPr lang="en-US" sz="900" baseline="30000">
              <a:latin typeface="+mn-lt"/>
            </a:rPr>
            <a:t>-3</a:t>
          </a:r>
          <a:r>
            <a:rPr lang="en-US" sz="900">
              <a:latin typeface="+mn-lt"/>
            </a:rPr>
            <a:t>, assign to IVOC.</a:t>
          </a:r>
        </a:p>
      </dgm:t>
    </dgm:pt>
    <dgm:pt modelId="{94BDD1A0-E4A5-4D4C-88E6-685C13187623}" type="parTrans" cxnId="{D822FACD-18D7-4FED-BAEB-63F584C44EF1}">
      <dgm:prSet/>
      <dgm:spPr/>
      <dgm:t>
        <a:bodyPr/>
        <a:lstStyle/>
        <a:p>
          <a:endParaRPr lang="en-US" sz="900">
            <a:latin typeface="+mn-lt"/>
          </a:endParaRPr>
        </a:p>
      </dgm:t>
    </dgm:pt>
    <dgm:pt modelId="{6C140A47-46A8-40D4-A2BC-2C25BAB8AEA4}" type="sibTrans" cxnId="{D822FACD-18D7-4FED-BAEB-63F584C44EF1}">
      <dgm:prSet custT="1"/>
      <dgm:spPr/>
      <dgm:t>
        <a:bodyPr/>
        <a:lstStyle/>
        <a:p>
          <a:endParaRPr lang="en-US" sz="900">
            <a:latin typeface="+mn-lt"/>
          </a:endParaRPr>
        </a:p>
      </dgm:t>
    </dgm:pt>
    <dgm:pt modelId="{6D54891D-69F5-4657-9218-C8D9D51394F1}">
      <dgm:prSet phldrT="[Text]" custT="1"/>
      <dgm:spPr/>
      <dgm:t>
        <a:bodyPr/>
        <a:lstStyle/>
        <a:p>
          <a:r>
            <a:rPr lang="en-US" sz="900">
              <a:latin typeface="+mn-lt"/>
            </a:rPr>
            <a:t>5) If k</a:t>
          </a:r>
          <a:r>
            <a:rPr lang="en-US" sz="900" baseline="-25000">
              <a:latin typeface="+mn-lt"/>
            </a:rPr>
            <a:t>OH</a:t>
          </a:r>
          <a:r>
            <a:rPr lang="en-US" sz="900">
              <a:latin typeface="+mn-lt"/>
            </a:rPr>
            <a:t> ≤ 1.1 cm</a:t>
          </a:r>
          <a:r>
            <a:rPr lang="en-US" sz="900" baseline="30000">
              <a:latin typeface="+mn-lt"/>
            </a:rPr>
            <a:t>3</a:t>
          </a:r>
          <a:r>
            <a:rPr lang="en-US" sz="900">
              <a:latin typeface="+mn-lt"/>
            </a:rPr>
            <a:t> molec. </a:t>
          </a:r>
          <a:r>
            <a:rPr lang="en-US" sz="900" baseline="30000">
              <a:latin typeface="+mn-lt"/>
            </a:rPr>
            <a:t>-1</a:t>
          </a:r>
          <a:r>
            <a:rPr lang="en-US" sz="900">
              <a:latin typeface="+mn-lt"/>
            </a:rPr>
            <a:t> sec</a:t>
          </a:r>
          <a:r>
            <a:rPr lang="en-US" sz="900" baseline="30000">
              <a:latin typeface="+mn-lt"/>
            </a:rPr>
            <a:t>-1</a:t>
          </a:r>
          <a:r>
            <a:rPr lang="en-US" sz="900">
              <a:latin typeface="+mn-lt"/>
            </a:rPr>
            <a:t>, assign to UNR.</a:t>
          </a:r>
        </a:p>
      </dgm:t>
    </dgm:pt>
    <dgm:pt modelId="{5CEC6C28-8D2C-41EF-AF53-8BC6F1BC59F5}" type="parTrans" cxnId="{CF1A78E5-91D7-448C-A7C6-683BECD8ACC7}">
      <dgm:prSet/>
      <dgm:spPr/>
      <dgm:t>
        <a:bodyPr/>
        <a:lstStyle/>
        <a:p>
          <a:endParaRPr lang="en-US" sz="900">
            <a:latin typeface="+mn-lt"/>
          </a:endParaRPr>
        </a:p>
      </dgm:t>
    </dgm:pt>
    <dgm:pt modelId="{AE39F48E-7629-41BE-BBA8-C23BD9CCD2C9}" type="sibTrans" cxnId="{CF1A78E5-91D7-448C-A7C6-683BECD8ACC7}">
      <dgm:prSet custT="1"/>
      <dgm:spPr/>
      <dgm:t>
        <a:bodyPr/>
        <a:lstStyle/>
        <a:p>
          <a:endParaRPr lang="en-US" sz="900">
            <a:latin typeface="+mn-lt"/>
          </a:endParaRPr>
        </a:p>
      </dgm:t>
    </dgm:pt>
    <dgm:pt modelId="{C26CE230-1740-4A76-9195-8D672C1622D3}">
      <dgm:prSet custT="1"/>
      <dgm:spPr/>
      <dgm:t>
        <a:bodyPr/>
        <a:lstStyle/>
        <a:p>
          <a:r>
            <a:rPr lang="en-US" sz="900">
              <a:latin typeface="+mn-lt"/>
            </a:rPr>
            <a:t>6) If target species is a monoterpene, assign to TERP.</a:t>
          </a:r>
        </a:p>
      </dgm:t>
    </dgm:pt>
    <dgm:pt modelId="{540D5171-C465-4C9A-9A91-3CCB98940203}" type="parTrans" cxnId="{E298D95D-AF21-41FC-8247-2CB488781357}">
      <dgm:prSet/>
      <dgm:spPr/>
      <dgm:t>
        <a:bodyPr/>
        <a:lstStyle/>
        <a:p>
          <a:endParaRPr lang="en-US" sz="900">
            <a:latin typeface="+mn-lt"/>
          </a:endParaRPr>
        </a:p>
      </dgm:t>
    </dgm:pt>
    <dgm:pt modelId="{AD7822F4-E174-43B5-AB94-A26462393E17}" type="sibTrans" cxnId="{E298D95D-AF21-41FC-8247-2CB488781357}">
      <dgm:prSet custT="1"/>
      <dgm:spPr/>
      <dgm:t>
        <a:bodyPr/>
        <a:lstStyle/>
        <a:p>
          <a:endParaRPr lang="en-US" sz="900">
            <a:latin typeface="+mn-lt"/>
          </a:endParaRPr>
        </a:p>
      </dgm:t>
    </dgm:pt>
    <dgm:pt modelId="{F931DFBD-0A3B-482B-A0F3-8A8CC827E19A}">
      <dgm:prSet custT="1"/>
      <dgm:spPr/>
      <dgm:t>
        <a:bodyPr/>
        <a:lstStyle/>
        <a:p>
          <a:r>
            <a:rPr lang="en-US" sz="900">
              <a:latin typeface="+mn-lt"/>
            </a:rPr>
            <a:t>8) If target species is methacrolein or methyl vinyl ketone, assign to ISPD.</a:t>
          </a:r>
        </a:p>
      </dgm:t>
    </dgm:pt>
    <dgm:pt modelId="{B7F4A073-5CAA-439D-8A24-52C230A1F089}" type="parTrans" cxnId="{A560CC7F-38DB-4465-9950-0740D250135A}">
      <dgm:prSet/>
      <dgm:spPr/>
      <dgm:t>
        <a:bodyPr/>
        <a:lstStyle/>
        <a:p>
          <a:endParaRPr lang="en-US" sz="900">
            <a:latin typeface="+mn-lt"/>
          </a:endParaRPr>
        </a:p>
      </dgm:t>
    </dgm:pt>
    <dgm:pt modelId="{4DCE93A0-C332-424B-8DA0-17F6B75C7182}" type="sibTrans" cxnId="{A560CC7F-38DB-4465-9950-0740D250135A}">
      <dgm:prSet custT="1"/>
      <dgm:spPr/>
      <dgm:t>
        <a:bodyPr/>
        <a:lstStyle/>
        <a:p>
          <a:endParaRPr lang="en-US" sz="900">
            <a:latin typeface="+mn-lt"/>
          </a:endParaRPr>
        </a:p>
      </dgm:t>
    </dgm:pt>
    <dgm:pt modelId="{791D3FBB-D4E2-49E4-98EE-06A00E06F022}">
      <dgm:prSet custT="1"/>
      <dgm:spPr/>
      <dgm:t>
        <a:bodyPr/>
        <a:lstStyle/>
        <a:p>
          <a:r>
            <a:rPr lang="en-US" sz="900">
              <a:latin typeface="+mn-lt"/>
            </a:rPr>
            <a:t>9) If target species is a cyclodiene, assign 1 mole to IOLE and allocate remaining carbon.</a:t>
          </a:r>
        </a:p>
      </dgm:t>
    </dgm:pt>
    <dgm:pt modelId="{ABE81BAA-59A6-4A9A-880F-5E8BCFA17EAC}" type="parTrans" cxnId="{A35697A8-717D-49AE-9888-9D04B00433F6}">
      <dgm:prSet/>
      <dgm:spPr/>
      <dgm:t>
        <a:bodyPr/>
        <a:lstStyle/>
        <a:p>
          <a:endParaRPr lang="en-US" sz="900">
            <a:latin typeface="+mn-lt"/>
          </a:endParaRPr>
        </a:p>
      </dgm:t>
    </dgm:pt>
    <dgm:pt modelId="{4DAEF477-E0B5-4B5A-95E0-A94845435A99}" type="sibTrans" cxnId="{A35697A8-717D-49AE-9888-9D04B00433F6}">
      <dgm:prSet custT="1"/>
      <dgm:spPr/>
      <dgm:t>
        <a:bodyPr/>
        <a:lstStyle/>
        <a:p>
          <a:endParaRPr lang="en-US" sz="900">
            <a:latin typeface="+mn-lt"/>
          </a:endParaRPr>
        </a:p>
      </dgm:t>
    </dgm:pt>
    <dgm:pt modelId="{4BC86E24-8034-4196-AAF0-D7294BD48257}">
      <dgm:prSet custT="1"/>
      <dgm:spPr/>
      <dgm:t>
        <a:bodyPr/>
        <a:lstStyle/>
        <a:p>
          <a:r>
            <a:rPr lang="en-US" sz="900">
              <a:latin typeface="+mn-lt"/>
            </a:rPr>
            <a:t>10) If target species is a furan or pyrrole, assign 2 moles to OLE and allocate remaining carbon.</a:t>
          </a:r>
        </a:p>
      </dgm:t>
    </dgm:pt>
    <dgm:pt modelId="{C7257CD7-099B-4196-940F-B823F1650570}" type="parTrans" cxnId="{8EDFAC34-2794-44E0-8FC5-AAFA43A11549}">
      <dgm:prSet/>
      <dgm:spPr/>
      <dgm:t>
        <a:bodyPr/>
        <a:lstStyle/>
        <a:p>
          <a:endParaRPr lang="en-US" sz="900">
            <a:latin typeface="+mn-lt"/>
          </a:endParaRPr>
        </a:p>
      </dgm:t>
    </dgm:pt>
    <dgm:pt modelId="{AF88BC51-A5EB-428F-B176-58FFBF2F4199}" type="sibTrans" cxnId="{8EDFAC34-2794-44E0-8FC5-AAFA43A11549}">
      <dgm:prSet custT="1"/>
      <dgm:spPr/>
      <dgm:t>
        <a:bodyPr/>
        <a:lstStyle/>
        <a:p>
          <a:endParaRPr lang="en-US" sz="900">
            <a:latin typeface="+mn-lt"/>
          </a:endParaRPr>
        </a:p>
      </dgm:t>
    </dgm:pt>
    <dgm:pt modelId="{AD436177-3453-47D4-9F08-C135296E2A56}">
      <dgm:prSet custT="1"/>
      <dgm:spPr/>
      <dgm:t>
        <a:bodyPr/>
        <a:lstStyle/>
        <a:p>
          <a:r>
            <a:rPr lang="en-US" sz="900">
              <a:latin typeface="+mn-lt"/>
            </a:rPr>
            <a:t>16) If target species is an acid with nC </a:t>
          </a:r>
          <a:r>
            <a:rPr lang="en-US" sz="900">
              <a:latin typeface="+mn-lt"/>
              <a:cs typeface="Times New Roman" panose="02020603050405020304" pitchFamily="18" charset="0"/>
            </a:rPr>
            <a:t>≥ 2</a:t>
          </a:r>
          <a:r>
            <a:rPr lang="en-US" sz="900">
              <a:latin typeface="+mn-lt"/>
            </a:rPr>
            <a:t>, assign 1 mole to PACD and allocate remaining carbon.</a:t>
          </a:r>
        </a:p>
      </dgm:t>
    </dgm:pt>
    <dgm:pt modelId="{8CB365C7-DDC6-470A-A8C9-EDB2885CCCA8}" type="parTrans" cxnId="{3B0D41CF-BE6C-4908-9246-EFB1697745E8}">
      <dgm:prSet/>
      <dgm:spPr/>
      <dgm:t>
        <a:bodyPr/>
        <a:lstStyle/>
        <a:p>
          <a:endParaRPr lang="en-US" sz="900">
            <a:latin typeface="+mn-lt"/>
          </a:endParaRPr>
        </a:p>
      </dgm:t>
    </dgm:pt>
    <dgm:pt modelId="{F4018819-B811-42B3-B0F5-EEA484DBB644}" type="sibTrans" cxnId="{3B0D41CF-BE6C-4908-9246-EFB1697745E8}">
      <dgm:prSet custT="1"/>
      <dgm:spPr/>
      <dgm:t>
        <a:bodyPr/>
        <a:lstStyle/>
        <a:p>
          <a:endParaRPr lang="en-US" sz="900">
            <a:latin typeface="+mn-lt"/>
          </a:endParaRPr>
        </a:p>
      </dgm:t>
    </dgm:pt>
    <dgm:pt modelId="{4AE5450B-070D-422D-9E2C-B50629101564}">
      <dgm:prSet custT="1"/>
      <dgm:spPr/>
      <dgm:t>
        <a:bodyPr/>
        <a:lstStyle/>
        <a:p>
          <a:r>
            <a:rPr lang="en-US" sz="900">
              <a:latin typeface="+mn-lt"/>
            </a:rPr>
            <a:t>20) If target species does not match any prior categorization, allocate all carbon, as approriate.</a:t>
          </a:r>
        </a:p>
      </dgm:t>
    </dgm:pt>
    <dgm:pt modelId="{6D70BFEF-1D92-4E4C-88F3-867ACC259EB1}" type="parTrans" cxnId="{39774094-2ABA-446E-A57C-604CC3842211}">
      <dgm:prSet/>
      <dgm:spPr/>
      <dgm:t>
        <a:bodyPr/>
        <a:lstStyle/>
        <a:p>
          <a:endParaRPr lang="en-US" sz="900">
            <a:latin typeface="+mn-lt"/>
          </a:endParaRPr>
        </a:p>
      </dgm:t>
    </dgm:pt>
    <dgm:pt modelId="{9E3EF292-6DDC-472F-8F05-B28B14B2DD5E}" type="sibTrans" cxnId="{39774094-2ABA-446E-A57C-604CC3842211}">
      <dgm:prSet/>
      <dgm:spPr/>
      <dgm:t>
        <a:bodyPr/>
        <a:lstStyle/>
        <a:p>
          <a:endParaRPr lang="en-US" sz="900">
            <a:latin typeface="+mn-lt"/>
          </a:endParaRPr>
        </a:p>
      </dgm:t>
    </dgm:pt>
    <dgm:pt modelId="{0F84D366-C570-4BD0-B341-FE1578760DEB}">
      <dgm:prSet custT="1"/>
      <dgm:spPr/>
      <dgm:t>
        <a:bodyPr/>
        <a:lstStyle/>
        <a:p>
          <a:r>
            <a:rPr lang="en-US" sz="900">
              <a:latin typeface="+mn-lt"/>
            </a:rPr>
            <a:t>11) If target species is a heterocyclic aromatic with 2 non-carbon atoms, assign 1 mole to OLE and allocate remaining carbon.</a:t>
          </a:r>
        </a:p>
      </dgm:t>
    </dgm:pt>
    <dgm:pt modelId="{54A5665C-E354-4237-995C-531A043E5038}" type="parTrans" cxnId="{AD2B3629-C007-4678-8274-46EA0F0F0A95}">
      <dgm:prSet/>
      <dgm:spPr/>
      <dgm:t>
        <a:bodyPr/>
        <a:lstStyle/>
        <a:p>
          <a:endParaRPr lang="en-US" sz="900">
            <a:latin typeface="+mn-lt"/>
          </a:endParaRPr>
        </a:p>
      </dgm:t>
    </dgm:pt>
    <dgm:pt modelId="{F7F92B41-FA46-4D2A-941B-89C6997EF54D}" type="sibTrans" cxnId="{AD2B3629-C007-4678-8274-46EA0F0F0A95}">
      <dgm:prSet custT="1"/>
      <dgm:spPr/>
      <dgm:t>
        <a:bodyPr/>
        <a:lstStyle/>
        <a:p>
          <a:endParaRPr lang="en-US" sz="900">
            <a:latin typeface="+mn-lt"/>
          </a:endParaRPr>
        </a:p>
      </dgm:t>
    </dgm:pt>
    <dgm:pt modelId="{9C680299-A8FF-4B70-A2E3-853ECE67DBCF}">
      <dgm:prSet custT="1"/>
      <dgm:spPr/>
      <dgm:t>
        <a:bodyPr/>
        <a:lstStyle/>
        <a:p>
          <a:r>
            <a:rPr lang="en-US" sz="900">
              <a:latin typeface="+mn-lt"/>
            </a:rPr>
            <a:t>12) If target species contains a triple bond, follow order-of-operations. </a:t>
          </a:r>
        </a:p>
      </dgm:t>
    </dgm:pt>
    <dgm:pt modelId="{FD4D5B8E-156F-443C-8909-2CB63FC31D27}" type="parTrans" cxnId="{DE9A897D-A81A-4303-BA85-8B38B607D88F}">
      <dgm:prSet/>
      <dgm:spPr/>
      <dgm:t>
        <a:bodyPr/>
        <a:lstStyle/>
        <a:p>
          <a:endParaRPr lang="en-US" sz="900">
            <a:latin typeface="+mn-lt"/>
          </a:endParaRPr>
        </a:p>
      </dgm:t>
    </dgm:pt>
    <dgm:pt modelId="{01A599B5-51AE-4FBA-A635-8BF0F57763E9}" type="sibTrans" cxnId="{DE9A897D-A81A-4303-BA85-8B38B607D88F}">
      <dgm:prSet custT="1"/>
      <dgm:spPr/>
      <dgm:t>
        <a:bodyPr/>
        <a:lstStyle/>
        <a:p>
          <a:endParaRPr lang="en-US" sz="900">
            <a:latin typeface="+mn-lt"/>
          </a:endParaRPr>
        </a:p>
      </dgm:t>
    </dgm:pt>
    <dgm:pt modelId="{1A626755-A55D-4F4B-8D47-E8D274ACC1B4}">
      <dgm:prSet custT="1"/>
      <dgm:spPr/>
      <dgm:t>
        <a:bodyPr/>
        <a:lstStyle/>
        <a:p>
          <a:r>
            <a:rPr lang="en-US" sz="900">
              <a:latin typeface="+mn-lt"/>
            </a:rPr>
            <a:t>13) If target species is a single-ring aromatic, follow order-of-operations.</a:t>
          </a:r>
        </a:p>
      </dgm:t>
    </dgm:pt>
    <dgm:pt modelId="{5F01FE38-89DF-4E22-BA6B-C39EA3C98760}" type="parTrans" cxnId="{01DFA1B3-A800-4039-92A5-AF03FC483F93}">
      <dgm:prSet/>
      <dgm:spPr/>
      <dgm:t>
        <a:bodyPr/>
        <a:lstStyle/>
        <a:p>
          <a:endParaRPr lang="en-US" sz="900">
            <a:latin typeface="+mn-lt"/>
          </a:endParaRPr>
        </a:p>
      </dgm:t>
    </dgm:pt>
    <dgm:pt modelId="{1C48D86B-2382-419A-93A3-031A76BC57CA}" type="sibTrans" cxnId="{01DFA1B3-A800-4039-92A5-AF03FC483F93}">
      <dgm:prSet custT="1"/>
      <dgm:spPr/>
      <dgm:t>
        <a:bodyPr/>
        <a:lstStyle/>
        <a:p>
          <a:endParaRPr lang="en-US" sz="900">
            <a:latin typeface="+mn-lt"/>
          </a:endParaRPr>
        </a:p>
      </dgm:t>
    </dgm:pt>
    <dgm:pt modelId="{DDF8FA23-D74A-41F5-838E-F4C65F832317}">
      <dgm:prSet custT="1"/>
      <dgm:spPr/>
      <dgm:t>
        <a:bodyPr/>
        <a:lstStyle/>
        <a:p>
          <a:r>
            <a:rPr lang="en-US" sz="900">
              <a:latin typeface="+mn-lt"/>
            </a:rPr>
            <a:t>14) If target species is a multi-ring aromatic, follow order-or-operations.</a:t>
          </a:r>
        </a:p>
      </dgm:t>
    </dgm:pt>
    <dgm:pt modelId="{16418B24-191E-4FE1-B891-B6848010F515}" type="parTrans" cxnId="{D49CB676-D358-4865-84B5-8185B41A871E}">
      <dgm:prSet/>
      <dgm:spPr/>
      <dgm:t>
        <a:bodyPr/>
        <a:lstStyle/>
        <a:p>
          <a:endParaRPr lang="en-US" sz="900">
            <a:latin typeface="+mn-lt"/>
          </a:endParaRPr>
        </a:p>
      </dgm:t>
    </dgm:pt>
    <dgm:pt modelId="{7101ECD5-78E4-4C1F-9D70-634DC48A44D3}" type="sibTrans" cxnId="{D49CB676-D358-4865-84B5-8185B41A871E}">
      <dgm:prSet custT="1"/>
      <dgm:spPr/>
      <dgm:t>
        <a:bodyPr/>
        <a:lstStyle/>
        <a:p>
          <a:endParaRPr lang="en-US" sz="900">
            <a:latin typeface="+mn-lt"/>
          </a:endParaRPr>
        </a:p>
      </dgm:t>
    </dgm:pt>
    <dgm:pt modelId="{AD3F3481-CEFF-46CB-91D5-4FA120243E94}">
      <dgm:prSet custT="1"/>
      <dgm:spPr/>
      <dgm:t>
        <a:bodyPr/>
        <a:lstStyle/>
        <a:p>
          <a:r>
            <a:rPr lang="en-US" sz="900">
              <a:latin typeface="+mn-lt"/>
            </a:rPr>
            <a:t>15) If target species is an aldehye with nC </a:t>
          </a:r>
          <a:r>
            <a:rPr lang="en-US" sz="900">
              <a:latin typeface="+mn-lt"/>
              <a:cs typeface="Times New Roman" panose="02020603050405020304" pitchFamily="18" charset="0"/>
            </a:rPr>
            <a:t>≥ 2</a:t>
          </a:r>
          <a:r>
            <a:rPr lang="en-US" sz="900">
              <a:latin typeface="+mn-lt"/>
            </a:rPr>
            <a:t>, assign 1 mole to ALDX and allocate remaining carbon.</a:t>
          </a:r>
        </a:p>
      </dgm:t>
    </dgm:pt>
    <dgm:pt modelId="{66ECD13A-4461-4DFF-BC89-0A25C62B858C}" type="parTrans" cxnId="{8526878B-BFB1-42E0-950F-FCD5E8EB52F5}">
      <dgm:prSet/>
      <dgm:spPr/>
      <dgm:t>
        <a:bodyPr/>
        <a:lstStyle/>
        <a:p>
          <a:endParaRPr lang="en-US" sz="900">
            <a:latin typeface="+mn-lt"/>
          </a:endParaRPr>
        </a:p>
      </dgm:t>
    </dgm:pt>
    <dgm:pt modelId="{2C4CF01D-C5E0-4877-A963-5A96E463AD86}" type="sibTrans" cxnId="{8526878B-BFB1-42E0-950F-FCD5E8EB52F5}">
      <dgm:prSet custT="1"/>
      <dgm:spPr/>
      <dgm:t>
        <a:bodyPr/>
        <a:lstStyle/>
        <a:p>
          <a:endParaRPr lang="en-US" sz="900">
            <a:latin typeface="+mn-lt"/>
          </a:endParaRPr>
        </a:p>
      </dgm:t>
    </dgm:pt>
    <dgm:pt modelId="{4376B76F-35CC-4E51-97E2-27CE61F96576}">
      <dgm:prSet custT="1"/>
      <dgm:spPr/>
      <dgm:t>
        <a:bodyPr/>
        <a:lstStyle/>
        <a:p>
          <a:r>
            <a:rPr lang="en-US" sz="900"/>
            <a:t>21) Limit functional groups to 1 with this priority: TOL &gt; XYL &gt; IOLE &gt; OLE &gt; ALDX &gt; KET. </a:t>
          </a:r>
        </a:p>
      </dgm:t>
    </dgm:pt>
    <dgm:pt modelId="{007DA8CB-40D5-4372-B0EE-DED273CD384B}" type="parTrans" cxnId="{ED05F79A-C01F-4FE0-A833-1EC0A12FF993}">
      <dgm:prSet/>
      <dgm:spPr/>
      <dgm:t>
        <a:bodyPr/>
        <a:lstStyle/>
        <a:p>
          <a:endParaRPr lang="en-US"/>
        </a:p>
      </dgm:t>
    </dgm:pt>
    <dgm:pt modelId="{8138C38C-6B6E-4FEE-8D96-33EE1C936E1C}" type="sibTrans" cxnId="{ED05F79A-C01F-4FE0-A833-1EC0A12FF993}">
      <dgm:prSet/>
      <dgm:spPr/>
      <dgm:t>
        <a:bodyPr/>
        <a:lstStyle/>
        <a:p>
          <a:endParaRPr lang="en-US"/>
        </a:p>
      </dgm:t>
    </dgm:pt>
    <dgm:pt modelId="{1BD5BB67-29B5-42E4-BD51-3D3F0FE62B15}">
      <dgm:prSet custT="1"/>
      <dgm:spPr/>
      <dgm:t>
        <a:bodyPr/>
        <a:lstStyle/>
        <a:p>
          <a:r>
            <a:rPr lang="en-US" sz="900"/>
            <a:t>22) If OLE/PAR &gt; 1, OLE = (PAR + 2 OLE) / 3; then PAR = OLE</a:t>
          </a:r>
        </a:p>
      </dgm:t>
    </dgm:pt>
    <dgm:pt modelId="{B6EE962D-E963-4C7E-B695-E83328F86B57}" type="parTrans" cxnId="{F9E1F116-0A28-435D-A2F6-32889C844E14}">
      <dgm:prSet/>
      <dgm:spPr/>
      <dgm:t>
        <a:bodyPr/>
        <a:lstStyle/>
        <a:p>
          <a:endParaRPr lang="en-US"/>
        </a:p>
      </dgm:t>
    </dgm:pt>
    <dgm:pt modelId="{4CB82CBF-DD6C-4DD6-B5EE-D79D0931CBDC}" type="sibTrans" cxnId="{F9E1F116-0A28-435D-A2F6-32889C844E14}">
      <dgm:prSet/>
      <dgm:spPr/>
      <dgm:t>
        <a:bodyPr/>
        <a:lstStyle/>
        <a:p>
          <a:endParaRPr lang="en-US"/>
        </a:p>
      </dgm:t>
    </dgm:pt>
    <dgm:pt modelId="{D8101554-5EF6-4F09-8D20-F43265EF4528}">
      <dgm:prSet custT="1"/>
      <dgm:spPr/>
      <dgm:t>
        <a:bodyPr/>
        <a:lstStyle/>
        <a:p>
          <a:r>
            <a:rPr lang="en-US" sz="900"/>
            <a:t>23) If KET/PAR &gt; 0.333, KET = (PAR + KET) / 4; then PAR = 3*KET</a:t>
          </a:r>
        </a:p>
      </dgm:t>
    </dgm:pt>
    <dgm:pt modelId="{8EC47575-0113-4796-AC65-5BB874ED663B}" type="parTrans" cxnId="{2F37CD56-10F8-4190-BFC0-6311559650A0}">
      <dgm:prSet/>
      <dgm:spPr/>
      <dgm:t>
        <a:bodyPr/>
        <a:lstStyle/>
        <a:p>
          <a:endParaRPr lang="en-US"/>
        </a:p>
      </dgm:t>
    </dgm:pt>
    <dgm:pt modelId="{69D9BCFD-95C9-4EB3-B77F-E6C3321F7EA8}" type="sibTrans" cxnId="{2F37CD56-10F8-4190-BFC0-6311559650A0}">
      <dgm:prSet/>
      <dgm:spPr/>
      <dgm:t>
        <a:bodyPr/>
        <a:lstStyle/>
        <a:p>
          <a:endParaRPr lang="en-US"/>
        </a:p>
      </dgm:t>
    </dgm:pt>
    <dgm:pt modelId="{558BB0C2-895D-48BD-96E8-C679FD0CC394}">
      <dgm:prSet custT="1"/>
      <dgm:spPr/>
      <dgm:t>
        <a:bodyPr/>
        <a:lstStyle/>
        <a:p>
          <a:r>
            <a:rPr lang="en-US" sz="900">
              <a:latin typeface="+mn-lt"/>
            </a:rPr>
            <a:t>7) If target species is a siloxane or silane, assign to SXD5.</a:t>
          </a:r>
          <a:endParaRPr lang="en-US" sz="900"/>
        </a:p>
      </dgm:t>
    </dgm:pt>
    <dgm:pt modelId="{3CB843B8-7DF8-4D77-A474-71394E90F339}" type="parTrans" cxnId="{42F8404C-332C-461A-ACA7-F08B31830288}">
      <dgm:prSet/>
      <dgm:spPr/>
      <dgm:t>
        <a:bodyPr/>
        <a:lstStyle/>
        <a:p>
          <a:endParaRPr lang="en-US"/>
        </a:p>
      </dgm:t>
    </dgm:pt>
    <dgm:pt modelId="{D6266417-43B6-4FBE-9E1A-F486EA629A25}" type="sibTrans" cxnId="{42F8404C-332C-461A-ACA7-F08B31830288}">
      <dgm:prSet/>
      <dgm:spPr/>
      <dgm:t>
        <a:bodyPr/>
        <a:lstStyle/>
        <a:p>
          <a:endParaRPr lang="en-US"/>
        </a:p>
      </dgm:t>
    </dgm:pt>
    <dgm:pt modelId="{2A45CE9B-4D13-489A-A63F-14D9AEE193AA}">
      <dgm:prSet custT="1"/>
      <dgm:spPr/>
      <dgm:t>
        <a:bodyPr/>
        <a:lstStyle/>
        <a:p>
          <a:r>
            <a:rPr lang="en-US" sz="900">
              <a:latin typeface="+mn-lt"/>
            </a:rPr>
            <a:t>17) If target species is an alcohol with nC </a:t>
          </a:r>
          <a:r>
            <a:rPr lang="en-US" sz="900">
              <a:latin typeface="+mn-lt"/>
              <a:cs typeface="Times New Roman" panose="02020603050405020304" pitchFamily="18" charset="0"/>
            </a:rPr>
            <a:t>≥ 4</a:t>
          </a:r>
          <a:r>
            <a:rPr lang="en-US" sz="900">
              <a:latin typeface="+mn-lt"/>
            </a:rPr>
            <a:t>, assign 1 mole to ROH.</a:t>
          </a:r>
          <a:endParaRPr lang="en-US" sz="900"/>
        </a:p>
      </dgm:t>
    </dgm:pt>
    <dgm:pt modelId="{350F1A97-6D04-4456-A32A-0D11884D9C12}" type="parTrans" cxnId="{872BD07D-906B-4060-A107-58A85A78E337}">
      <dgm:prSet/>
      <dgm:spPr/>
      <dgm:t>
        <a:bodyPr/>
        <a:lstStyle/>
        <a:p>
          <a:endParaRPr lang="en-US"/>
        </a:p>
      </dgm:t>
    </dgm:pt>
    <dgm:pt modelId="{D6B0B530-8D40-4519-A2F3-989B7905A038}" type="sibTrans" cxnId="{872BD07D-906B-4060-A107-58A85A78E337}">
      <dgm:prSet/>
      <dgm:spPr/>
      <dgm:t>
        <a:bodyPr/>
        <a:lstStyle/>
        <a:p>
          <a:endParaRPr lang="en-US"/>
        </a:p>
      </dgm:t>
    </dgm:pt>
    <dgm:pt modelId="{CAC9B99F-436E-4D25-9930-A767A4A0F153}">
      <dgm:prSet/>
      <dgm:spPr/>
      <dgm:t>
        <a:bodyPr/>
        <a:lstStyle/>
        <a:p>
          <a:r>
            <a:rPr lang="en-US">
              <a:latin typeface="+mn-lt"/>
            </a:rPr>
            <a:t>18) If target species is an ether with nC </a:t>
          </a:r>
          <a:r>
            <a:rPr lang="en-US">
              <a:latin typeface="+mn-lt"/>
              <a:cs typeface="Times New Roman" panose="02020603050405020304" pitchFamily="18" charset="0"/>
            </a:rPr>
            <a:t>≥ 4</a:t>
          </a:r>
          <a:r>
            <a:rPr lang="en-US">
              <a:latin typeface="+mn-lt"/>
            </a:rPr>
            <a:t>, assign 1 mole to ETHR.</a:t>
          </a:r>
          <a:endParaRPr lang="en-US"/>
        </a:p>
      </dgm:t>
    </dgm:pt>
    <dgm:pt modelId="{47AC135D-F8E1-4D6C-A1EB-FB228218856B}" type="parTrans" cxnId="{8E2E6B76-B6FD-4D66-8492-52D753B7791A}">
      <dgm:prSet/>
      <dgm:spPr/>
      <dgm:t>
        <a:bodyPr/>
        <a:lstStyle/>
        <a:p>
          <a:endParaRPr lang="en-US"/>
        </a:p>
      </dgm:t>
    </dgm:pt>
    <dgm:pt modelId="{E6FCD258-1BB0-4D68-8D43-2DF1A7E4601F}" type="sibTrans" cxnId="{8E2E6B76-B6FD-4D66-8492-52D753B7791A}">
      <dgm:prSet/>
      <dgm:spPr/>
      <dgm:t>
        <a:bodyPr/>
        <a:lstStyle/>
        <a:p>
          <a:endParaRPr lang="en-US"/>
        </a:p>
      </dgm:t>
    </dgm:pt>
    <dgm:pt modelId="{26F3FB65-8244-4A2F-93F8-968C0B0BE0D3}">
      <dgm:prSet/>
      <dgm:spPr/>
      <dgm:t>
        <a:bodyPr/>
        <a:lstStyle/>
        <a:p>
          <a:r>
            <a:rPr lang="en-US">
              <a:latin typeface="+mn-lt"/>
            </a:rPr>
            <a:t>19) If target species is an ester with nC </a:t>
          </a:r>
          <a:r>
            <a:rPr lang="en-US">
              <a:latin typeface="+mn-lt"/>
              <a:cs typeface="Times New Roman" panose="02020603050405020304" pitchFamily="18" charset="0"/>
            </a:rPr>
            <a:t>≥ 4</a:t>
          </a:r>
          <a:r>
            <a:rPr lang="en-US">
              <a:latin typeface="+mn-lt"/>
            </a:rPr>
            <a:t>, assign 1 mole to ESTR.</a:t>
          </a:r>
          <a:endParaRPr lang="en-US"/>
        </a:p>
      </dgm:t>
    </dgm:pt>
    <dgm:pt modelId="{8BE97392-43DB-4E2B-8702-E4EFECCAFE75}" type="parTrans" cxnId="{B09C3A88-8BF2-48FC-80D8-D485A9437304}">
      <dgm:prSet/>
      <dgm:spPr/>
      <dgm:t>
        <a:bodyPr/>
        <a:lstStyle/>
        <a:p>
          <a:endParaRPr lang="en-US"/>
        </a:p>
      </dgm:t>
    </dgm:pt>
    <dgm:pt modelId="{D57707B7-8D8C-4E43-91FF-7601724FD5A0}" type="sibTrans" cxnId="{B09C3A88-8BF2-48FC-80D8-D485A9437304}">
      <dgm:prSet/>
      <dgm:spPr/>
      <dgm:t>
        <a:bodyPr/>
        <a:lstStyle/>
        <a:p>
          <a:endParaRPr lang="en-US"/>
        </a:p>
      </dgm:t>
    </dgm:pt>
    <dgm:pt modelId="{DE492EF3-0284-4EFE-A4C8-9A6DDB416843}" type="pres">
      <dgm:prSet presAssocID="{146CF9E4-3DA7-43F5-ADA6-A14365833352}" presName="Name0" presStyleCnt="0">
        <dgm:presLayoutVars>
          <dgm:dir/>
          <dgm:resizeHandles val="exact"/>
        </dgm:presLayoutVars>
      </dgm:prSet>
      <dgm:spPr/>
    </dgm:pt>
    <dgm:pt modelId="{CB8A3EEA-0FCF-4A91-839E-5455D8CC8C2F}" type="pres">
      <dgm:prSet presAssocID="{6FA54A2E-BA09-470C-8610-8594FFA509A6}" presName="node" presStyleLbl="node1" presStyleIdx="0" presStyleCnt="23" custScaleX="110000" custScaleY="110000">
        <dgm:presLayoutVars>
          <dgm:bulletEnabled val="1"/>
        </dgm:presLayoutVars>
      </dgm:prSet>
      <dgm:spPr/>
    </dgm:pt>
    <dgm:pt modelId="{3AA6EE59-62FE-41F5-A15F-6CF6474180F6}" type="pres">
      <dgm:prSet presAssocID="{80787CB7-4441-4B75-96D4-760FEBC82016}" presName="sibTrans" presStyleLbl="sibTrans1D1" presStyleIdx="0" presStyleCnt="22"/>
      <dgm:spPr/>
    </dgm:pt>
    <dgm:pt modelId="{15608DB6-E4E0-45A8-931D-CF2E8FF77619}" type="pres">
      <dgm:prSet presAssocID="{80787CB7-4441-4B75-96D4-760FEBC82016}" presName="connectorText" presStyleLbl="sibTrans1D1" presStyleIdx="0" presStyleCnt="22"/>
      <dgm:spPr/>
    </dgm:pt>
    <dgm:pt modelId="{3626B319-B255-4405-BDAE-063A38031139}" type="pres">
      <dgm:prSet presAssocID="{3FF1AFC8-2A16-4A69-A4A1-39063E7B5351}" presName="node" presStyleLbl="node1" presStyleIdx="1" presStyleCnt="23" custScaleX="110000" custScaleY="110000">
        <dgm:presLayoutVars>
          <dgm:bulletEnabled val="1"/>
        </dgm:presLayoutVars>
      </dgm:prSet>
      <dgm:spPr/>
    </dgm:pt>
    <dgm:pt modelId="{15F38527-4886-4B1D-9AD5-623DF4E379D5}" type="pres">
      <dgm:prSet presAssocID="{3A2694C7-A22B-48EB-9BE1-2956198A4273}" presName="sibTrans" presStyleLbl="sibTrans1D1" presStyleIdx="1" presStyleCnt="22"/>
      <dgm:spPr/>
    </dgm:pt>
    <dgm:pt modelId="{94175E62-706C-41C0-A0A4-A4D7E3679503}" type="pres">
      <dgm:prSet presAssocID="{3A2694C7-A22B-48EB-9BE1-2956198A4273}" presName="connectorText" presStyleLbl="sibTrans1D1" presStyleIdx="1" presStyleCnt="22"/>
      <dgm:spPr/>
    </dgm:pt>
    <dgm:pt modelId="{184BDC77-ADC3-41EE-B934-653FD6855C12}" type="pres">
      <dgm:prSet presAssocID="{8D98FB2C-6B74-4147-A681-0D8A05535C06}" presName="node" presStyleLbl="node1" presStyleIdx="2" presStyleCnt="23" custScaleX="110000" custScaleY="110000">
        <dgm:presLayoutVars>
          <dgm:bulletEnabled val="1"/>
        </dgm:presLayoutVars>
      </dgm:prSet>
      <dgm:spPr/>
    </dgm:pt>
    <dgm:pt modelId="{38D5F8E3-A819-418A-B0F4-AAB1D8E6476D}" type="pres">
      <dgm:prSet presAssocID="{968D6B83-23B6-4EB9-8E26-4F369F40FC8D}" presName="sibTrans" presStyleLbl="sibTrans1D1" presStyleIdx="2" presStyleCnt="22"/>
      <dgm:spPr/>
    </dgm:pt>
    <dgm:pt modelId="{85EC0237-F227-4FA3-ACB5-4EE7CCB8EE16}" type="pres">
      <dgm:prSet presAssocID="{968D6B83-23B6-4EB9-8E26-4F369F40FC8D}" presName="connectorText" presStyleLbl="sibTrans1D1" presStyleIdx="2" presStyleCnt="22"/>
      <dgm:spPr/>
    </dgm:pt>
    <dgm:pt modelId="{8B0D530B-1216-45B3-BC27-4F5D8337F01D}" type="pres">
      <dgm:prSet presAssocID="{140CA24F-7EB4-4E58-970D-916E5A7D8E27}" presName="node" presStyleLbl="node1" presStyleIdx="3" presStyleCnt="23" custScaleX="110000" custScaleY="110000">
        <dgm:presLayoutVars>
          <dgm:bulletEnabled val="1"/>
        </dgm:presLayoutVars>
      </dgm:prSet>
      <dgm:spPr/>
    </dgm:pt>
    <dgm:pt modelId="{5AB261B8-7CFE-46D0-98F4-29424CF1E00C}" type="pres">
      <dgm:prSet presAssocID="{6C140A47-46A8-40D4-A2BC-2C25BAB8AEA4}" presName="sibTrans" presStyleLbl="sibTrans1D1" presStyleIdx="3" presStyleCnt="22"/>
      <dgm:spPr/>
    </dgm:pt>
    <dgm:pt modelId="{E3B1FECF-022B-4E35-99BF-B706747B13FC}" type="pres">
      <dgm:prSet presAssocID="{6C140A47-46A8-40D4-A2BC-2C25BAB8AEA4}" presName="connectorText" presStyleLbl="sibTrans1D1" presStyleIdx="3" presStyleCnt="22"/>
      <dgm:spPr/>
    </dgm:pt>
    <dgm:pt modelId="{900FA1AA-761E-43F8-B3F5-ECC1ECF0B9E6}" type="pres">
      <dgm:prSet presAssocID="{6D54891D-69F5-4657-9218-C8D9D51394F1}" presName="node" presStyleLbl="node1" presStyleIdx="4" presStyleCnt="23" custScaleX="110000" custScaleY="110000">
        <dgm:presLayoutVars>
          <dgm:bulletEnabled val="1"/>
        </dgm:presLayoutVars>
      </dgm:prSet>
      <dgm:spPr/>
    </dgm:pt>
    <dgm:pt modelId="{3B96C7A5-6758-4A4B-838C-8339022B78AA}" type="pres">
      <dgm:prSet presAssocID="{AE39F48E-7629-41BE-BBA8-C23BD9CCD2C9}" presName="sibTrans" presStyleLbl="sibTrans1D1" presStyleIdx="4" presStyleCnt="22"/>
      <dgm:spPr/>
    </dgm:pt>
    <dgm:pt modelId="{571A38DB-1F66-437C-939F-9F24D0C07B93}" type="pres">
      <dgm:prSet presAssocID="{AE39F48E-7629-41BE-BBA8-C23BD9CCD2C9}" presName="connectorText" presStyleLbl="sibTrans1D1" presStyleIdx="4" presStyleCnt="22"/>
      <dgm:spPr/>
    </dgm:pt>
    <dgm:pt modelId="{5A043B4C-3C69-49B6-A83D-094C29D70CA8}" type="pres">
      <dgm:prSet presAssocID="{C26CE230-1740-4A76-9195-8D672C1622D3}" presName="node" presStyleLbl="node1" presStyleIdx="5" presStyleCnt="23" custScaleX="110000" custScaleY="110000">
        <dgm:presLayoutVars>
          <dgm:bulletEnabled val="1"/>
        </dgm:presLayoutVars>
      </dgm:prSet>
      <dgm:spPr/>
    </dgm:pt>
    <dgm:pt modelId="{9E371D41-4B6B-46D5-A192-9AC6A0FACF1D}" type="pres">
      <dgm:prSet presAssocID="{AD7822F4-E174-43B5-AB94-A26462393E17}" presName="sibTrans" presStyleLbl="sibTrans1D1" presStyleIdx="5" presStyleCnt="22"/>
      <dgm:spPr/>
    </dgm:pt>
    <dgm:pt modelId="{917ED417-5E10-45A1-971D-8FD32BE5ADA6}" type="pres">
      <dgm:prSet presAssocID="{AD7822F4-E174-43B5-AB94-A26462393E17}" presName="connectorText" presStyleLbl="sibTrans1D1" presStyleIdx="5" presStyleCnt="22"/>
      <dgm:spPr/>
    </dgm:pt>
    <dgm:pt modelId="{8DBC8508-E344-40E6-A944-BE979615447B}" type="pres">
      <dgm:prSet presAssocID="{558BB0C2-895D-48BD-96E8-C679FD0CC394}" presName="node" presStyleLbl="node1" presStyleIdx="6" presStyleCnt="23" custScaleX="110416" custScaleY="109604">
        <dgm:presLayoutVars>
          <dgm:bulletEnabled val="1"/>
        </dgm:presLayoutVars>
      </dgm:prSet>
      <dgm:spPr/>
    </dgm:pt>
    <dgm:pt modelId="{43649C82-9DB4-4C53-A212-CE2162EA3452}" type="pres">
      <dgm:prSet presAssocID="{D6266417-43B6-4FBE-9E1A-F486EA629A25}" presName="sibTrans" presStyleLbl="sibTrans1D1" presStyleIdx="6" presStyleCnt="22"/>
      <dgm:spPr/>
    </dgm:pt>
    <dgm:pt modelId="{558CD240-8B9A-488C-809F-6E806BD068F9}" type="pres">
      <dgm:prSet presAssocID="{D6266417-43B6-4FBE-9E1A-F486EA629A25}" presName="connectorText" presStyleLbl="sibTrans1D1" presStyleIdx="6" presStyleCnt="22"/>
      <dgm:spPr/>
    </dgm:pt>
    <dgm:pt modelId="{15F94D34-E64B-4C67-BBBA-83F3C20F796B}" type="pres">
      <dgm:prSet presAssocID="{F931DFBD-0A3B-482B-A0F3-8A8CC827E19A}" presName="node" presStyleLbl="node1" presStyleIdx="7" presStyleCnt="23" custScaleX="110000" custScaleY="110000">
        <dgm:presLayoutVars>
          <dgm:bulletEnabled val="1"/>
        </dgm:presLayoutVars>
      </dgm:prSet>
      <dgm:spPr/>
    </dgm:pt>
    <dgm:pt modelId="{887B8FE7-C10A-43A6-823A-CD69D84D0CEF}" type="pres">
      <dgm:prSet presAssocID="{4DCE93A0-C332-424B-8DA0-17F6B75C7182}" presName="sibTrans" presStyleLbl="sibTrans1D1" presStyleIdx="7" presStyleCnt="22"/>
      <dgm:spPr/>
    </dgm:pt>
    <dgm:pt modelId="{89DC9CFA-C47A-43F4-AED0-20CFC87BA96B}" type="pres">
      <dgm:prSet presAssocID="{4DCE93A0-C332-424B-8DA0-17F6B75C7182}" presName="connectorText" presStyleLbl="sibTrans1D1" presStyleIdx="7" presStyleCnt="22"/>
      <dgm:spPr/>
    </dgm:pt>
    <dgm:pt modelId="{A1963C55-11FA-4B19-A0D4-A5C34D42E054}" type="pres">
      <dgm:prSet presAssocID="{791D3FBB-D4E2-49E4-98EE-06A00E06F022}" presName="node" presStyleLbl="node1" presStyleIdx="8" presStyleCnt="23" custScaleX="110000" custScaleY="110000">
        <dgm:presLayoutVars>
          <dgm:bulletEnabled val="1"/>
        </dgm:presLayoutVars>
      </dgm:prSet>
      <dgm:spPr/>
    </dgm:pt>
    <dgm:pt modelId="{BCBAA912-F072-4569-8F22-A15DDF34601D}" type="pres">
      <dgm:prSet presAssocID="{4DAEF477-E0B5-4B5A-95E0-A94845435A99}" presName="sibTrans" presStyleLbl="sibTrans1D1" presStyleIdx="8" presStyleCnt="22"/>
      <dgm:spPr/>
    </dgm:pt>
    <dgm:pt modelId="{8FADE483-8414-45D5-8C8C-469A707C4729}" type="pres">
      <dgm:prSet presAssocID="{4DAEF477-E0B5-4B5A-95E0-A94845435A99}" presName="connectorText" presStyleLbl="sibTrans1D1" presStyleIdx="8" presStyleCnt="22"/>
      <dgm:spPr/>
    </dgm:pt>
    <dgm:pt modelId="{57A492CA-273C-427E-8C20-B912101EB9E7}" type="pres">
      <dgm:prSet presAssocID="{4BC86E24-8034-4196-AAF0-D7294BD48257}" presName="node" presStyleLbl="node1" presStyleIdx="9" presStyleCnt="23" custScaleX="110000" custScaleY="110000">
        <dgm:presLayoutVars>
          <dgm:bulletEnabled val="1"/>
        </dgm:presLayoutVars>
      </dgm:prSet>
      <dgm:spPr/>
    </dgm:pt>
    <dgm:pt modelId="{2AC49BED-3F02-4F1C-9C8B-5B4D74F1A6FF}" type="pres">
      <dgm:prSet presAssocID="{AF88BC51-A5EB-428F-B176-58FFBF2F4199}" presName="sibTrans" presStyleLbl="sibTrans1D1" presStyleIdx="9" presStyleCnt="22"/>
      <dgm:spPr/>
    </dgm:pt>
    <dgm:pt modelId="{57BF5283-A245-4BB1-AB6A-BF7124E45A55}" type="pres">
      <dgm:prSet presAssocID="{AF88BC51-A5EB-428F-B176-58FFBF2F4199}" presName="connectorText" presStyleLbl="sibTrans1D1" presStyleIdx="9" presStyleCnt="22"/>
      <dgm:spPr/>
    </dgm:pt>
    <dgm:pt modelId="{68485498-332C-4E7F-9C38-414080BAD1F7}" type="pres">
      <dgm:prSet presAssocID="{0F84D366-C570-4BD0-B341-FE1578760DEB}" presName="node" presStyleLbl="node1" presStyleIdx="10" presStyleCnt="23" custScaleX="110000" custScaleY="110000">
        <dgm:presLayoutVars>
          <dgm:bulletEnabled val="1"/>
        </dgm:presLayoutVars>
      </dgm:prSet>
      <dgm:spPr/>
    </dgm:pt>
    <dgm:pt modelId="{B962F3A0-E49D-461E-80E0-3CE8FAE0E1EA}" type="pres">
      <dgm:prSet presAssocID="{F7F92B41-FA46-4D2A-941B-89C6997EF54D}" presName="sibTrans" presStyleLbl="sibTrans1D1" presStyleIdx="10" presStyleCnt="22"/>
      <dgm:spPr/>
    </dgm:pt>
    <dgm:pt modelId="{C2A4D564-36D6-4C4F-A0AC-76E913F39D5F}" type="pres">
      <dgm:prSet presAssocID="{F7F92B41-FA46-4D2A-941B-89C6997EF54D}" presName="connectorText" presStyleLbl="sibTrans1D1" presStyleIdx="10" presStyleCnt="22"/>
      <dgm:spPr/>
    </dgm:pt>
    <dgm:pt modelId="{46C18511-3527-43D8-B9BE-C8CB5B133B9A}" type="pres">
      <dgm:prSet presAssocID="{9C680299-A8FF-4B70-A2E3-853ECE67DBCF}" presName="node" presStyleLbl="node1" presStyleIdx="11" presStyleCnt="23" custScaleX="110000" custScaleY="110000">
        <dgm:presLayoutVars>
          <dgm:bulletEnabled val="1"/>
        </dgm:presLayoutVars>
      </dgm:prSet>
      <dgm:spPr/>
    </dgm:pt>
    <dgm:pt modelId="{D7B9E60C-B77B-4897-AD32-4801592172CA}" type="pres">
      <dgm:prSet presAssocID="{01A599B5-51AE-4FBA-A635-8BF0F57763E9}" presName="sibTrans" presStyleLbl="sibTrans1D1" presStyleIdx="11" presStyleCnt="22"/>
      <dgm:spPr/>
    </dgm:pt>
    <dgm:pt modelId="{10CF394C-F1DC-46D4-A4DD-B8BF0A230772}" type="pres">
      <dgm:prSet presAssocID="{01A599B5-51AE-4FBA-A635-8BF0F57763E9}" presName="connectorText" presStyleLbl="sibTrans1D1" presStyleIdx="11" presStyleCnt="22"/>
      <dgm:spPr/>
    </dgm:pt>
    <dgm:pt modelId="{2766E649-A4A3-4BF4-B129-49334ADE3FFD}" type="pres">
      <dgm:prSet presAssocID="{1A626755-A55D-4F4B-8D47-E8D274ACC1B4}" presName="node" presStyleLbl="node1" presStyleIdx="12" presStyleCnt="23" custScaleX="110000" custScaleY="110000">
        <dgm:presLayoutVars>
          <dgm:bulletEnabled val="1"/>
        </dgm:presLayoutVars>
      </dgm:prSet>
      <dgm:spPr/>
    </dgm:pt>
    <dgm:pt modelId="{249EC717-6A40-4E02-BBB8-810E296D2144}" type="pres">
      <dgm:prSet presAssocID="{1C48D86B-2382-419A-93A3-031A76BC57CA}" presName="sibTrans" presStyleLbl="sibTrans1D1" presStyleIdx="12" presStyleCnt="22"/>
      <dgm:spPr/>
    </dgm:pt>
    <dgm:pt modelId="{AD261E64-3F42-4201-AEE3-D6EC9CCFC80F}" type="pres">
      <dgm:prSet presAssocID="{1C48D86B-2382-419A-93A3-031A76BC57CA}" presName="connectorText" presStyleLbl="sibTrans1D1" presStyleIdx="12" presStyleCnt="22"/>
      <dgm:spPr/>
    </dgm:pt>
    <dgm:pt modelId="{CBCD41A1-C500-4782-9FC9-D6AABAA25E46}" type="pres">
      <dgm:prSet presAssocID="{DDF8FA23-D74A-41F5-838E-F4C65F832317}" presName="node" presStyleLbl="node1" presStyleIdx="13" presStyleCnt="23" custScaleX="110000" custScaleY="110000">
        <dgm:presLayoutVars>
          <dgm:bulletEnabled val="1"/>
        </dgm:presLayoutVars>
      </dgm:prSet>
      <dgm:spPr/>
    </dgm:pt>
    <dgm:pt modelId="{7A2F20A1-0810-4CC3-8A93-3E23923464CD}" type="pres">
      <dgm:prSet presAssocID="{7101ECD5-78E4-4C1F-9D70-634DC48A44D3}" presName="sibTrans" presStyleLbl="sibTrans1D1" presStyleIdx="13" presStyleCnt="22"/>
      <dgm:spPr/>
    </dgm:pt>
    <dgm:pt modelId="{72E5093A-8F4B-4C20-87DD-6E1672E60CF8}" type="pres">
      <dgm:prSet presAssocID="{7101ECD5-78E4-4C1F-9D70-634DC48A44D3}" presName="connectorText" presStyleLbl="sibTrans1D1" presStyleIdx="13" presStyleCnt="22"/>
      <dgm:spPr/>
    </dgm:pt>
    <dgm:pt modelId="{970A958C-D498-4F57-8CC2-BB67F48304F9}" type="pres">
      <dgm:prSet presAssocID="{AD3F3481-CEFF-46CB-91D5-4FA120243E94}" presName="node" presStyleLbl="node1" presStyleIdx="14" presStyleCnt="23" custScaleX="110000" custScaleY="110000">
        <dgm:presLayoutVars>
          <dgm:bulletEnabled val="1"/>
        </dgm:presLayoutVars>
      </dgm:prSet>
      <dgm:spPr/>
    </dgm:pt>
    <dgm:pt modelId="{5DBCE091-6F6C-4B56-865A-07E99D229935}" type="pres">
      <dgm:prSet presAssocID="{2C4CF01D-C5E0-4877-A963-5A96E463AD86}" presName="sibTrans" presStyleLbl="sibTrans1D1" presStyleIdx="14" presStyleCnt="22"/>
      <dgm:spPr/>
    </dgm:pt>
    <dgm:pt modelId="{12989AC7-E7E6-4DA3-8AE2-59E84187B103}" type="pres">
      <dgm:prSet presAssocID="{2C4CF01D-C5E0-4877-A963-5A96E463AD86}" presName="connectorText" presStyleLbl="sibTrans1D1" presStyleIdx="14" presStyleCnt="22"/>
      <dgm:spPr/>
    </dgm:pt>
    <dgm:pt modelId="{C97609EE-7529-4F93-BF3E-7728CB84CAFC}" type="pres">
      <dgm:prSet presAssocID="{AD436177-3453-47D4-9F08-C135296E2A56}" presName="node" presStyleLbl="node1" presStyleIdx="15" presStyleCnt="23" custScaleX="110000" custScaleY="110000">
        <dgm:presLayoutVars>
          <dgm:bulletEnabled val="1"/>
        </dgm:presLayoutVars>
      </dgm:prSet>
      <dgm:spPr/>
    </dgm:pt>
    <dgm:pt modelId="{308B2C4D-1185-4772-913E-D7ACD1706884}" type="pres">
      <dgm:prSet presAssocID="{F4018819-B811-42B3-B0F5-EEA484DBB644}" presName="sibTrans" presStyleLbl="sibTrans1D1" presStyleIdx="15" presStyleCnt="22"/>
      <dgm:spPr/>
    </dgm:pt>
    <dgm:pt modelId="{BF70F6EE-78C8-4958-BAEA-15E6EA8C1868}" type="pres">
      <dgm:prSet presAssocID="{F4018819-B811-42B3-B0F5-EEA484DBB644}" presName="connectorText" presStyleLbl="sibTrans1D1" presStyleIdx="15" presStyleCnt="22"/>
      <dgm:spPr/>
    </dgm:pt>
    <dgm:pt modelId="{D1F25009-422B-4EEB-A2DC-731947CE860A}" type="pres">
      <dgm:prSet presAssocID="{2A45CE9B-4D13-489A-A63F-14D9AEE193AA}" presName="node" presStyleLbl="node1" presStyleIdx="16" presStyleCnt="23" custScaleX="110416" custScaleY="109604">
        <dgm:presLayoutVars>
          <dgm:bulletEnabled val="1"/>
        </dgm:presLayoutVars>
      </dgm:prSet>
      <dgm:spPr/>
    </dgm:pt>
    <dgm:pt modelId="{0B88B105-63CB-44FC-80E4-551E4ABB2EA0}" type="pres">
      <dgm:prSet presAssocID="{D6B0B530-8D40-4519-A2F3-989B7905A038}" presName="sibTrans" presStyleLbl="sibTrans1D1" presStyleIdx="16" presStyleCnt="22"/>
      <dgm:spPr/>
    </dgm:pt>
    <dgm:pt modelId="{D2CD8D7A-8CE8-4942-AEA5-570B3C6A9AB5}" type="pres">
      <dgm:prSet presAssocID="{D6B0B530-8D40-4519-A2F3-989B7905A038}" presName="connectorText" presStyleLbl="sibTrans1D1" presStyleIdx="16" presStyleCnt="22"/>
      <dgm:spPr/>
    </dgm:pt>
    <dgm:pt modelId="{609945A6-6B00-4700-BF66-3E04E2215140}" type="pres">
      <dgm:prSet presAssocID="{CAC9B99F-436E-4D25-9930-A767A4A0F153}" presName="node" presStyleLbl="node1" presStyleIdx="17" presStyleCnt="23" custScaleX="110416" custScaleY="109604">
        <dgm:presLayoutVars>
          <dgm:bulletEnabled val="1"/>
        </dgm:presLayoutVars>
      </dgm:prSet>
      <dgm:spPr/>
    </dgm:pt>
    <dgm:pt modelId="{67BCE981-B299-4AEE-AF0D-E3B11FDA55F6}" type="pres">
      <dgm:prSet presAssocID="{E6FCD258-1BB0-4D68-8D43-2DF1A7E4601F}" presName="sibTrans" presStyleLbl="sibTrans1D1" presStyleIdx="17" presStyleCnt="22"/>
      <dgm:spPr/>
    </dgm:pt>
    <dgm:pt modelId="{24E61AF4-69FF-4E2F-8C2D-9A9A6ECF3985}" type="pres">
      <dgm:prSet presAssocID="{E6FCD258-1BB0-4D68-8D43-2DF1A7E4601F}" presName="connectorText" presStyleLbl="sibTrans1D1" presStyleIdx="17" presStyleCnt="22"/>
      <dgm:spPr/>
    </dgm:pt>
    <dgm:pt modelId="{15910589-2C0C-400B-AE23-570DC9094EC6}" type="pres">
      <dgm:prSet presAssocID="{26F3FB65-8244-4A2F-93F8-968C0B0BE0D3}" presName="node" presStyleLbl="node1" presStyleIdx="18" presStyleCnt="23" custScaleX="110416" custScaleY="109604">
        <dgm:presLayoutVars>
          <dgm:bulletEnabled val="1"/>
        </dgm:presLayoutVars>
      </dgm:prSet>
      <dgm:spPr/>
    </dgm:pt>
    <dgm:pt modelId="{1C91CD47-6EDD-482E-9E9B-63A1FA2FB7E9}" type="pres">
      <dgm:prSet presAssocID="{D57707B7-8D8C-4E43-91FF-7601724FD5A0}" presName="sibTrans" presStyleLbl="sibTrans1D1" presStyleIdx="18" presStyleCnt="22"/>
      <dgm:spPr/>
    </dgm:pt>
    <dgm:pt modelId="{AD74CA0E-1DFD-4C45-A2A3-F921511C33E3}" type="pres">
      <dgm:prSet presAssocID="{D57707B7-8D8C-4E43-91FF-7601724FD5A0}" presName="connectorText" presStyleLbl="sibTrans1D1" presStyleIdx="18" presStyleCnt="22"/>
      <dgm:spPr/>
    </dgm:pt>
    <dgm:pt modelId="{AB3FA6D8-6DBD-4E42-998A-C5F6417EEBDD}" type="pres">
      <dgm:prSet presAssocID="{4AE5450B-070D-422D-9E2C-B50629101564}" presName="node" presStyleLbl="node1" presStyleIdx="19" presStyleCnt="23" custScaleX="110000" custScaleY="110000">
        <dgm:presLayoutVars>
          <dgm:bulletEnabled val="1"/>
        </dgm:presLayoutVars>
      </dgm:prSet>
      <dgm:spPr/>
    </dgm:pt>
    <dgm:pt modelId="{76D18276-7099-4B24-9225-682F97A6FA37}" type="pres">
      <dgm:prSet presAssocID="{9E3EF292-6DDC-472F-8F05-B28B14B2DD5E}" presName="sibTrans" presStyleLbl="sibTrans1D1" presStyleIdx="19" presStyleCnt="22"/>
      <dgm:spPr/>
    </dgm:pt>
    <dgm:pt modelId="{8E439AB5-5D1B-40F9-B717-AC4A33F28F08}" type="pres">
      <dgm:prSet presAssocID="{9E3EF292-6DDC-472F-8F05-B28B14B2DD5E}" presName="connectorText" presStyleLbl="sibTrans1D1" presStyleIdx="19" presStyleCnt="22"/>
      <dgm:spPr/>
    </dgm:pt>
    <dgm:pt modelId="{97B3EFEE-F588-4137-B8AD-F6BC28190A43}" type="pres">
      <dgm:prSet presAssocID="{4376B76F-35CC-4E51-97E2-27CE61F96576}" presName="node" presStyleLbl="node1" presStyleIdx="20" presStyleCnt="23" custScaleX="111814" custScaleY="110991">
        <dgm:presLayoutVars>
          <dgm:bulletEnabled val="1"/>
        </dgm:presLayoutVars>
      </dgm:prSet>
      <dgm:spPr/>
    </dgm:pt>
    <dgm:pt modelId="{9922F15F-5657-43A9-913C-8E80B6611C8C}" type="pres">
      <dgm:prSet presAssocID="{8138C38C-6B6E-4FEE-8D96-33EE1C936E1C}" presName="sibTrans" presStyleLbl="sibTrans1D1" presStyleIdx="20" presStyleCnt="22"/>
      <dgm:spPr/>
    </dgm:pt>
    <dgm:pt modelId="{EB938931-3C74-4E8A-A0ED-C22F4C601AAA}" type="pres">
      <dgm:prSet presAssocID="{8138C38C-6B6E-4FEE-8D96-33EE1C936E1C}" presName="connectorText" presStyleLbl="sibTrans1D1" presStyleIdx="20" presStyleCnt="22"/>
      <dgm:spPr/>
    </dgm:pt>
    <dgm:pt modelId="{B406C199-F407-42E1-BFA3-6C0216DD5F58}" type="pres">
      <dgm:prSet presAssocID="{1BD5BB67-29B5-42E4-BD51-3D3F0FE62B15}" presName="node" presStyleLbl="node1" presStyleIdx="21" presStyleCnt="23" custScaleX="111814" custScaleY="110991">
        <dgm:presLayoutVars>
          <dgm:bulletEnabled val="1"/>
        </dgm:presLayoutVars>
      </dgm:prSet>
      <dgm:spPr/>
    </dgm:pt>
    <dgm:pt modelId="{198DE180-2BE7-4BD5-A9E0-E0DE02A61486}" type="pres">
      <dgm:prSet presAssocID="{4CB82CBF-DD6C-4DD6-B5EE-D79D0931CBDC}" presName="sibTrans" presStyleLbl="sibTrans1D1" presStyleIdx="21" presStyleCnt="22"/>
      <dgm:spPr/>
    </dgm:pt>
    <dgm:pt modelId="{D7DD74D3-E06C-47E5-BDD5-C9957DBBB593}" type="pres">
      <dgm:prSet presAssocID="{4CB82CBF-DD6C-4DD6-B5EE-D79D0931CBDC}" presName="connectorText" presStyleLbl="sibTrans1D1" presStyleIdx="21" presStyleCnt="22"/>
      <dgm:spPr/>
    </dgm:pt>
    <dgm:pt modelId="{825F2DDF-89F7-4864-BC5E-A725F67EAF85}" type="pres">
      <dgm:prSet presAssocID="{D8101554-5EF6-4F09-8D20-F43265EF4528}" presName="node" presStyleLbl="node1" presStyleIdx="22" presStyleCnt="23" custScaleX="111814" custScaleY="110991">
        <dgm:presLayoutVars>
          <dgm:bulletEnabled val="1"/>
        </dgm:presLayoutVars>
      </dgm:prSet>
      <dgm:spPr/>
    </dgm:pt>
  </dgm:ptLst>
  <dgm:cxnLst>
    <dgm:cxn modelId="{93F53C00-8CD4-457E-830B-A53F04708DB3}" type="presOf" srcId="{D6B0B530-8D40-4519-A2F3-989B7905A038}" destId="{0B88B105-63CB-44FC-80E4-551E4ABB2EA0}" srcOrd="0" destOrd="0" presId="urn:microsoft.com/office/officeart/2005/8/layout/bProcess3"/>
    <dgm:cxn modelId="{69CBEA04-54F6-41D6-A54A-9C8F02DE79D4}" type="presOf" srcId="{1C48D86B-2382-419A-93A3-031A76BC57CA}" destId="{249EC717-6A40-4E02-BBB8-810E296D2144}" srcOrd="0" destOrd="0" presId="urn:microsoft.com/office/officeart/2005/8/layout/bProcess3"/>
    <dgm:cxn modelId="{2F9D540D-0590-406C-A366-8D57735B201E}" type="presOf" srcId="{CAC9B99F-436E-4D25-9930-A767A4A0F153}" destId="{609945A6-6B00-4700-BF66-3E04E2215140}" srcOrd="0" destOrd="0" presId="urn:microsoft.com/office/officeart/2005/8/layout/bProcess3"/>
    <dgm:cxn modelId="{4B153D11-FB42-45C1-8C7D-088A88F83C84}" type="presOf" srcId="{8D98FB2C-6B74-4147-A681-0D8A05535C06}" destId="{184BDC77-ADC3-41EE-B934-653FD6855C12}" srcOrd="0" destOrd="0" presId="urn:microsoft.com/office/officeart/2005/8/layout/bProcess3"/>
    <dgm:cxn modelId="{8F585914-E6DC-4BB6-A7B1-59650E57F2EE}" type="presOf" srcId="{01A599B5-51AE-4FBA-A635-8BF0F57763E9}" destId="{D7B9E60C-B77B-4897-AD32-4801592172CA}" srcOrd="0" destOrd="0" presId="urn:microsoft.com/office/officeart/2005/8/layout/bProcess3"/>
    <dgm:cxn modelId="{FA962615-D874-4AE6-AF4C-C171B0ACFFD7}" type="presOf" srcId="{D57707B7-8D8C-4E43-91FF-7601724FD5A0}" destId="{AD74CA0E-1DFD-4C45-A2A3-F921511C33E3}" srcOrd="1" destOrd="0" presId="urn:microsoft.com/office/officeart/2005/8/layout/bProcess3"/>
    <dgm:cxn modelId="{69862C15-ECCF-4439-B4CB-FD555CFA7162}" type="presOf" srcId="{1C48D86B-2382-419A-93A3-031A76BC57CA}" destId="{AD261E64-3F42-4201-AEE3-D6EC9CCFC80F}" srcOrd="1" destOrd="0" presId="urn:microsoft.com/office/officeart/2005/8/layout/bProcess3"/>
    <dgm:cxn modelId="{F9E1F116-0A28-435D-A2F6-32889C844E14}" srcId="{146CF9E4-3DA7-43F5-ADA6-A14365833352}" destId="{1BD5BB67-29B5-42E4-BD51-3D3F0FE62B15}" srcOrd="21" destOrd="0" parTransId="{B6EE962D-E963-4C7E-B695-E83328F86B57}" sibTransId="{4CB82CBF-DD6C-4DD6-B5EE-D79D0931CBDC}"/>
    <dgm:cxn modelId="{CDE1A426-7024-467B-A882-68760CE25B46}" type="presOf" srcId="{558BB0C2-895D-48BD-96E8-C679FD0CC394}" destId="{8DBC8508-E344-40E6-A944-BE979615447B}" srcOrd="0" destOrd="0" presId="urn:microsoft.com/office/officeart/2005/8/layout/bProcess3"/>
    <dgm:cxn modelId="{AD2B3629-C007-4678-8274-46EA0F0F0A95}" srcId="{146CF9E4-3DA7-43F5-ADA6-A14365833352}" destId="{0F84D366-C570-4BD0-B341-FE1578760DEB}" srcOrd="10" destOrd="0" parTransId="{54A5665C-E354-4237-995C-531A043E5038}" sibTransId="{F7F92B41-FA46-4D2A-941B-89C6997EF54D}"/>
    <dgm:cxn modelId="{CD9AC329-88DA-4DA4-9D66-43439AB47CC5}" type="presOf" srcId="{D8101554-5EF6-4F09-8D20-F43265EF4528}" destId="{825F2DDF-89F7-4864-BC5E-A725F67EAF85}" srcOrd="0" destOrd="0" presId="urn:microsoft.com/office/officeart/2005/8/layout/bProcess3"/>
    <dgm:cxn modelId="{8B17E52D-7CD1-4370-8416-4EB3682F85F2}" type="presOf" srcId="{AD3F3481-CEFF-46CB-91D5-4FA120243E94}" destId="{970A958C-D498-4F57-8CC2-BB67F48304F9}" srcOrd="0" destOrd="0" presId="urn:microsoft.com/office/officeart/2005/8/layout/bProcess3"/>
    <dgm:cxn modelId="{3107582F-BCE6-4FD2-B836-0E885EC0D0FB}" type="presOf" srcId="{4DAEF477-E0B5-4B5A-95E0-A94845435A99}" destId="{8FADE483-8414-45D5-8C8C-469A707C4729}" srcOrd="1" destOrd="0" presId="urn:microsoft.com/office/officeart/2005/8/layout/bProcess3"/>
    <dgm:cxn modelId="{4F0B842F-E331-4462-A8D7-25E13223241D}" type="presOf" srcId="{4DAEF477-E0B5-4B5A-95E0-A94845435A99}" destId="{BCBAA912-F072-4569-8F22-A15DDF34601D}" srcOrd="0" destOrd="0" presId="urn:microsoft.com/office/officeart/2005/8/layout/bProcess3"/>
    <dgm:cxn modelId="{48AB0030-1371-40A2-9397-D62E8EBDCB70}" type="presOf" srcId="{D57707B7-8D8C-4E43-91FF-7601724FD5A0}" destId="{1C91CD47-6EDD-482E-9E9B-63A1FA2FB7E9}" srcOrd="0" destOrd="0" presId="urn:microsoft.com/office/officeart/2005/8/layout/bProcess3"/>
    <dgm:cxn modelId="{19723030-08D5-4F98-9192-C8088C62B5AB}" type="presOf" srcId="{AE39F48E-7629-41BE-BBA8-C23BD9CCD2C9}" destId="{571A38DB-1F66-437C-939F-9F24D0C07B93}" srcOrd="1" destOrd="0" presId="urn:microsoft.com/office/officeart/2005/8/layout/bProcess3"/>
    <dgm:cxn modelId="{8EDFAC34-2794-44E0-8FC5-AAFA43A11549}" srcId="{146CF9E4-3DA7-43F5-ADA6-A14365833352}" destId="{4BC86E24-8034-4196-AAF0-D7294BD48257}" srcOrd="9" destOrd="0" parTransId="{C7257CD7-099B-4196-940F-B823F1650570}" sibTransId="{AF88BC51-A5EB-428F-B176-58FFBF2F4199}"/>
    <dgm:cxn modelId="{C0E87336-D68A-4996-A91C-26019725A8FC}" type="presOf" srcId="{AF88BC51-A5EB-428F-B176-58FFBF2F4199}" destId="{57BF5283-A245-4BB1-AB6A-BF7124E45A55}" srcOrd="1" destOrd="0" presId="urn:microsoft.com/office/officeart/2005/8/layout/bProcess3"/>
    <dgm:cxn modelId="{29E32037-9555-4194-ABE1-E19644815FA8}" type="presOf" srcId="{7101ECD5-78E4-4C1F-9D70-634DC48A44D3}" destId="{7A2F20A1-0810-4CC3-8A93-3E23923464CD}" srcOrd="0" destOrd="0" presId="urn:microsoft.com/office/officeart/2005/8/layout/bProcess3"/>
    <dgm:cxn modelId="{E298D95D-AF21-41FC-8247-2CB488781357}" srcId="{146CF9E4-3DA7-43F5-ADA6-A14365833352}" destId="{C26CE230-1740-4A76-9195-8D672C1622D3}" srcOrd="5" destOrd="0" parTransId="{540D5171-C465-4C9A-9A91-3CCB98940203}" sibTransId="{AD7822F4-E174-43B5-AB94-A26462393E17}"/>
    <dgm:cxn modelId="{E33D8E61-3CD0-4D50-BFAD-442717920F3E}" type="presOf" srcId="{F7F92B41-FA46-4D2A-941B-89C6997EF54D}" destId="{C2A4D564-36D6-4C4F-A0AC-76E913F39D5F}" srcOrd="1" destOrd="0" presId="urn:microsoft.com/office/officeart/2005/8/layout/bProcess3"/>
    <dgm:cxn modelId="{D0A5F162-D941-45C1-9BE5-03A17B170077}" type="presOf" srcId="{8138C38C-6B6E-4FEE-8D96-33EE1C936E1C}" destId="{9922F15F-5657-43A9-913C-8E80B6611C8C}" srcOrd="0" destOrd="0" presId="urn:microsoft.com/office/officeart/2005/8/layout/bProcess3"/>
    <dgm:cxn modelId="{85EF5A43-A0AA-414E-BBA5-9C80367EDA86}" type="presOf" srcId="{4CB82CBF-DD6C-4DD6-B5EE-D79D0931CBDC}" destId="{D7DD74D3-E06C-47E5-BDD5-C9957DBBB593}" srcOrd="1" destOrd="0" presId="urn:microsoft.com/office/officeart/2005/8/layout/bProcess3"/>
    <dgm:cxn modelId="{0DC90E45-C108-4A0C-943A-85FEDADB956D}" type="presOf" srcId="{7101ECD5-78E4-4C1F-9D70-634DC48A44D3}" destId="{72E5093A-8F4B-4C20-87DD-6E1672E60CF8}" srcOrd="1" destOrd="0" presId="urn:microsoft.com/office/officeart/2005/8/layout/bProcess3"/>
    <dgm:cxn modelId="{42F74446-B4E4-4E3C-8908-053DC3490D12}" type="presOf" srcId="{9E3EF292-6DDC-472F-8F05-B28B14B2DD5E}" destId="{76D18276-7099-4B24-9225-682F97A6FA37}" srcOrd="0" destOrd="0" presId="urn:microsoft.com/office/officeart/2005/8/layout/bProcess3"/>
    <dgm:cxn modelId="{42F8404C-332C-461A-ACA7-F08B31830288}" srcId="{146CF9E4-3DA7-43F5-ADA6-A14365833352}" destId="{558BB0C2-895D-48BD-96E8-C679FD0CC394}" srcOrd="6" destOrd="0" parTransId="{3CB843B8-7DF8-4D77-A474-71394E90F339}" sibTransId="{D6266417-43B6-4FBE-9E1A-F486EA629A25}"/>
    <dgm:cxn modelId="{5010AD6C-A396-4539-8ABC-8232E9822A6D}" type="presOf" srcId="{F7F92B41-FA46-4D2A-941B-89C6997EF54D}" destId="{B962F3A0-E49D-461E-80E0-3CE8FAE0E1EA}" srcOrd="0" destOrd="0" presId="urn:microsoft.com/office/officeart/2005/8/layout/bProcess3"/>
    <dgm:cxn modelId="{95AD5F6D-BE0C-463F-A64A-BC930DB087F0}" type="presOf" srcId="{AD436177-3453-47D4-9F08-C135296E2A56}" destId="{C97609EE-7529-4F93-BF3E-7728CB84CAFC}" srcOrd="0" destOrd="0" presId="urn:microsoft.com/office/officeart/2005/8/layout/bProcess3"/>
    <dgm:cxn modelId="{6AB7444D-1E73-4A81-AE3B-754A19719546}" type="presOf" srcId="{01A599B5-51AE-4FBA-A635-8BF0F57763E9}" destId="{10CF394C-F1DC-46D4-A4DD-B8BF0A230772}" srcOrd="1" destOrd="0" presId="urn:microsoft.com/office/officeart/2005/8/layout/bProcess3"/>
    <dgm:cxn modelId="{69C5354F-4174-4794-927D-DC8A8AE47157}" type="presOf" srcId="{6C140A47-46A8-40D4-A2BC-2C25BAB8AEA4}" destId="{E3B1FECF-022B-4E35-99BF-B706747B13FC}" srcOrd="1" destOrd="0" presId="urn:microsoft.com/office/officeart/2005/8/layout/bProcess3"/>
    <dgm:cxn modelId="{610C0555-B2A0-4E57-8AF8-4C63E24CBBE9}" type="presOf" srcId="{80787CB7-4441-4B75-96D4-760FEBC82016}" destId="{15608DB6-E4E0-45A8-931D-CF2E8FF77619}" srcOrd="1" destOrd="0" presId="urn:microsoft.com/office/officeart/2005/8/layout/bProcess3"/>
    <dgm:cxn modelId="{C7785B75-7C81-417F-8493-0ECA8D269886}" type="presOf" srcId="{140CA24F-7EB4-4E58-970D-916E5A7D8E27}" destId="{8B0D530B-1216-45B3-BC27-4F5D8337F01D}" srcOrd="0" destOrd="0" presId="urn:microsoft.com/office/officeart/2005/8/layout/bProcess3"/>
    <dgm:cxn modelId="{5F2F4C55-7FF5-4431-AEDE-26E0EAC52B2B}" type="presOf" srcId="{26F3FB65-8244-4A2F-93F8-968C0B0BE0D3}" destId="{15910589-2C0C-400B-AE23-570DC9094EC6}" srcOrd="0" destOrd="0" presId="urn:microsoft.com/office/officeart/2005/8/layout/bProcess3"/>
    <dgm:cxn modelId="{8E2E6B76-B6FD-4D66-8492-52D753B7791A}" srcId="{146CF9E4-3DA7-43F5-ADA6-A14365833352}" destId="{CAC9B99F-436E-4D25-9930-A767A4A0F153}" srcOrd="17" destOrd="0" parTransId="{47AC135D-F8E1-4D6C-A1EB-FB228218856B}" sibTransId="{E6FCD258-1BB0-4D68-8D43-2DF1A7E4601F}"/>
    <dgm:cxn modelId="{235C7D56-4B6B-4FE1-9EBC-DAD9BA3DEAE0}" srcId="{146CF9E4-3DA7-43F5-ADA6-A14365833352}" destId="{6FA54A2E-BA09-470C-8610-8594FFA509A6}" srcOrd="0" destOrd="0" parTransId="{1653409D-76AD-45A2-9113-0967ECEF51EE}" sibTransId="{80787CB7-4441-4B75-96D4-760FEBC82016}"/>
    <dgm:cxn modelId="{D49CB676-D358-4865-84B5-8185B41A871E}" srcId="{146CF9E4-3DA7-43F5-ADA6-A14365833352}" destId="{DDF8FA23-D74A-41F5-838E-F4C65F832317}" srcOrd="13" destOrd="0" parTransId="{16418B24-191E-4FE1-B891-B6848010F515}" sibTransId="{7101ECD5-78E4-4C1F-9D70-634DC48A44D3}"/>
    <dgm:cxn modelId="{2F37CD56-10F8-4190-BFC0-6311559650A0}" srcId="{146CF9E4-3DA7-43F5-ADA6-A14365833352}" destId="{D8101554-5EF6-4F09-8D20-F43265EF4528}" srcOrd="22" destOrd="0" parTransId="{8EC47575-0113-4796-AC65-5BB874ED663B}" sibTransId="{69D9BCFD-95C9-4EB3-B77F-E6C3321F7EA8}"/>
    <dgm:cxn modelId="{6CDDF056-C044-4E82-A2C3-F60929B5F43A}" type="presOf" srcId="{E6FCD258-1BB0-4D68-8D43-2DF1A7E4601F}" destId="{24E61AF4-69FF-4E2F-8C2D-9A9A6ECF3985}" srcOrd="1" destOrd="0" presId="urn:microsoft.com/office/officeart/2005/8/layout/bProcess3"/>
    <dgm:cxn modelId="{09587557-F549-4C44-8F60-013C9699CB26}" type="presOf" srcId="{D6266417-43B6-4FBE-9E1A-F486EA629A25}" destId="{558CD240-8B9A-488C-809F-6E806BD068F9}" srcOrd="1" destOrd="0" presId="urn:microsoft.com/office/officeart/2005/8/layout/bProcess3"/>
    <dgm:cxn modelId="{2A09AC77-7172-487F-9123-DACCF85E0E7B}" type="presOf" srcId="{D6266417-43B6-4FBE-9E1A-F486EA629A25}" destId="{43649C82-9DB4-4C53-A212-CE2162EA3452}" srcOrd="0" destOrd="0" presId="urn:microsoft.com/office/officeart/2005/8/layout/bProcess3"/>
    <dgm:cxn modelId="{8DAD4858-3784-48EF-A58E-AB0F23EF1A1D}" type="presOf" srcId="{9C680299-A8FF-4B70-A2E3-853ECE67DBCF}" destId="{46C18511-3527-43D8-B9BE-C8CB5B133B9A}" srcOrd="0" destOrd="0" presId="urn:microsoft.com/office/officeart/2005/8/layout/bProcess3"/>
    <dgm:cxn modelId="{CB9FB35A-B47F-4580-8C66-30B1A78E282C}" type="presOf" srcId="{4DCE93A0-C332-424B-8DA0-17F6B75C7182}" destId="{89DC9CFA-C47A-43F4-AED0-20CFC87BA96B}" srcOrd="1" destOrd="0" presId="urn:microsoft.com/office/officeart/2005/8/layout/bProcess3"/>
    <dgm:cxn modelId="{DE9A897D-A81A-4303-BA85-8B38B607D88F}" srcId="{146CF9E4-3DA7-43F5-ADA6-A14365833352}" destId="{9C680299-A8FF-4B70-A2E3-853ECE67DBCF}" srcOrd="11" destOrd="0" parTransId="{FD4D5B8E-156F-443C-8909-2CB63FC31D27}" sibTransId="{01A599B5-51AE-4FBA-A635-8BF0F57763E9}"/>
    <dgm:cxn modelId="{F08DBC7D-D67B-4A25-891E-9EC27D13F7C2}" type="presOf" srcId="{4CB82CBF-DD6C-4DD6-B5EE-D79D0931CBDC}" destId="{198DE180-2BE7-4BD5-A9E0-E0DE02A61486}" srcOrd="0" destOrd="0" presId="urn:microsoft.com/office/officeart/2005/8/layout/bProcess3"/>
    <dgm:cxn modelId="{872BD07D-906B-4060-A107-58A85A78E337}" srcId="{146CF9E4-3DA7-43F5-ADA6-A14365833352}" destId="{2A45CE9B-4D13-489A-A63F-14D9AEE193AA}" srcOrd="16" destOrd="0" parTransId="{350F1A97-6D04-4456-A32A-0D11884D9C12}" sibTransId="{D6B0B530-8D40-4519-A2F3-989B7905A038}"/>
    <dgm:cxn modelId="{859B8B7F-1FBA-415A-91CB-570E6FBA9568}" type="presOf" srcId="{6C140A47-46A8-40D4-A2BC-2C25BAB8AEA4}" destId="{5AB261B8-7CFE-46D0-98F4-29424CF1E00C}" srcOrd="0" destOrd="0" presId="urn:microsoft.com/office/officeart/2005/8/layout/bProcess3"/>
    <dgm:cxn modelId="{A560CC7F-38DB-4465-9950-0740D250135A}" srcId="{146CF9E4-3DA7-43F5-ADA6-A14365833352}" destId="{F931DFBD-0A3B-482B-A0F3-8A8CC827E19A}" srcOrd="7" destOrd="0" parTransId="{B7F4A073-5CAA-439D-8A24-52C230A1F089}" sibTransId="{4DCE93A0-C332-424B-8DA0-17F6B75C7182}"/>
    <dgm:cxn modelId="{B01EF980-0A23-434A-9DAB-9E27C2BC8F97}" type="presOf" srcId="{0F84D366-C570-4BD0-B341-FE1578760DEB}" destId="{68485498-332C-4E7F-9C38-414080BAD1F7}" srcOrd="0" destOrd="0" presId="urn:microsoft.com/office/officeart/2005/8/layout/bProcess3"/>
    <dgm:cxn modelId="{89EEAB81-92F2-4EF9-BC81-97802445124D}" type="presOf" srcId="{968D6B83-23B6-4EB9-8E26-4F369F40FC8D}" destId="{38D5F8E3-A819-418A-B0F4-AAB1D8E6476D}" srcOrd="0" destOrd="0" presId="urn:microsoft.com/office/officeart/2005/8/layout/bProcess3"/>
    <dgm:cxn modelId="{B09C3A88-8BF2-48FC-80D8-D485A9437304}" srcId="{146CF9E4-3DA7-43F5-ADA6-A14365833352}" destId="{26F3FB65-8244-4A2F-93F8-968C0B0BE0D3}" srcOrd="18" destOrd="0" parTransId="{8BE97392-43DB-4E2B-8702-E4EFECCAFE75}" sibTransId="{D57707B7-8D8C-4E43-91FF-7601724FD5A0}"/>
    <dgm:cxn modelId="{8526878B-BFB1-42E0-950F-FCD5E8EB52F5}" srcId="{146CF9E4-3DA7-43F5-ADA6-A14365833352}" destId="{AD3F3481-CEFF-46CB-91D5-4FA120243E94}" srcOrd="14" destOrd="0" parTransId="{66ECD13A-4461-4DFF-BC89-0A25C62B858C}" sibTransId="{2C4CF01D-C5E0-4877-A963-5A96E463AD86}"/>
    <dgm:cxn modelId="{CB10E48B-E278-40B6-8CB5-033436155B03}" type="presOf" srcId="{AF88BC51-A5EB-428F-B176-58FFBF2F4199}" destId="{2AC49BED-3F02-4F1C-9C8B-5B4D74F1A6FF}" srcOrd="0" destOrd="0" presId="urn:microsoft.com/office/officeart/2005/8/layout/bProcess3"/>
    <dgm:cxn modelId="{8E473C94-9694-4C41-B4DF-7890074D60E9}" type="presOf" srcId="{4BC86E24-8034-4196-AAF0-D7294BD48257}" destId="{57A492CA-273C-427E-8C20-B912101EB9E7}" srcOrd="0" destOrd="0" presId="urn:microsoft.com/office/officeart/2005/8/layout/bProcess3"/>
    <dgm:cxn modelId="{39774094-2ABA-446E-A57C-604CC3842211}" srcId="{146CF9E4-3DA7-43F5-ADA6-A14365833352}" destId="{4AE5450B-070D-422D-9E2C-B50629101564}" srcOrd="19" destOrd="0" parTransId="{6D70BFEF-1D92-4E4C-88F3-867ACC259EB1}" sibTransId="{9E3EF292-6DDC-472F-8F05-B28B14B2DD5E}"/>
    <dgm:cxn modelId="{7B682B97-5660-4E61-8050-355133B60AE3}" type="presOf" srcId="{2A45CE9B-4D13-489A-A63F-14D9AEE193AA}" destId="{D1F25009-422B-4EEB-A2DC-731947CE860A}" srcOrd="0" destOrd="0" presId="urn:microsoft.com/office/officeart/2005/8/layout/bProcess3"/>
    <dgm:cxn modelId="{ED05F79A-C01F-4FE0-A833-1EC0A12FF993}" srcId="{146CF9E4-3DA7-43F5-ADA6-A14365833352}" destId="{4376B76F-35CC-4E51-97E2-27CE61F96576}" srcOrd="20" destOrd="0" parTransId="{007DA8CB-40D5-4372-B0EE-DED273CD384B}" sibTransId="{8138C38C-6B6E-4FEE-8D96-33EE1C936E1C}"/>
    <dgm:cxn modelId="{68EB5F9C-A627-46C0-A748-1386BD464B45}" type="presOf" srcId="{C26CE230-1740-4A76-9195-8D672C1622D3}" destId="{5A043B4C-3C69-49B6-A83D-094C29D70CA8}" srcOrd="0" destOrd="0" presId="urn:microsoft.com/office/officeart/2005/8/layout/bProcess3"/>
    <dgm:cxn modelId="{A394FE9E-703E-412E-AA99-8E0245CFF0C1}" type="presOf" srcId="{6FA54A2E-BA09-470C-8610-8594FFA509A6}" destId="{CB8A3EEA-0FCF-4A91-839E-5455D8CC8C2F}" srcOrd="0" destOrd="0" presId="urn:microsoft.com/office/officeart/2005/8/layout/bProcess3"/>
    <dgm:cxn modelId="{C688B59F-2980-4F49-A75B-5CA85497C4D9}" type="presOf" srcId="{3A2694C7-A22B-48EB-9BE1-2956198A4273}" destId="{15F38527-4886-4B1D-9AD5-623DF4E379D5}" srcOrd="0" destOrd="0" presId="urn:microsoft.com/office/officeart/2005/8/layout/bProcess3"/>
    <dgm:cxn modelId="{4162CFA2-A006-486C-A3DB-9AFB7E2686CA}" type="presOf" srcId="{F4018819-B811-42B3-B0F5-EEA484DBB644}" destId="{BF70F6EE-78C8-4958-BAEA-15E6EA8C1868}" srcOrd="1" destOrd="0" presId="urn:microsoft.com/office/officeart/2005/8/layout/bProcess3"/>
    <dgm:cxn modelId="{A35697A8-717D-49AE-9888-9D04B00433F6}" srcId="{146CF9E4-3DA7-43F5-ADA6-A14365833352}" destId="{791D3FBB-D4E2-49E4-98EE-06A00E06F022}" srcOrd="8" destOrd="0" parTransId="{ABE81BAA-59A6-4A9A-880F-5E8BCFA17EAC}" sibTransId="{4DAEF477-E0B5-4B5A-95E0-A94845435A99}"/>
    <dgm:cxn modelId="{68A517AB-26F4-4D6E-8317-FCEAF77DF6CE}" type="presOf" srcId="{8138C38C-6B6E-4FEE-8D96-33EE1C936E1C}" destId="{EB938931-3C74-4E8A-A0ED-C22F4C601AAA}" srcOrd="1" destOrd="0" presId="urn:microsoft.com/office/officeart/2005/8/layout/bProcess3"/>
    <dgm:cxn modelId="{B91290AF-F5C5-48EA-B24D-4CB05051F7D2}" type="presOf" srcId="{2C4CF01D-C5E0-4877-A963-5A96E463AD86}" destId="{12989AC7-E7E6-4DA3-8AE2-59E84187B103}" srcOrd="1" destOrd="0" presId="urn:microsoft.com/office/officeart/2005/8/layout/bProcess3"/>
    <dgm:cxn modelId="{4000DFAF-AB2E-4EDF-8801-BB0BC91A23C8}" type="presOf" srcId="{968D6B83-23B6-4EB9-8E26-4F369F40FC8D}" destId="{85EC0237-F227-4FA3-ACB5-4EE7CCB8EE16}" srcOrd="1" destOrd="0" presId="urn:microsoft.com/office/officeart/2005/8/layout/bProcess3"/>
    <dgm:cxn modelId="{01DFA1B3-A800-4039-92A5-AF03FC483F93}" srcId="{146CF9E4-3DA7-43F5-ADA6-A14365833352}" destId="{1A626755-A55D-4F4B-8D47-E8D274ACC1B4}" srcOrd="12" destOrd="0" parTransId="{5F01FE38-89DF-4E22-BA6B-C39EA3C98760}" sibTransId="{1C48D86B-2382-419A-93A3-031A76BC57CA}"/>
    <dgm:cxn modelId="{A8A3F5B8-BD86-418D-ADE9-A265050C249A}" type="presOf" srcId="{4376B76F-35CC-4E51-97E2-27CE61F96576}" destId="{97B3EFEE-F588-4137-B8AD-F6BC28190A43}" srcOrd="0" destOrd="0" presId="urn:microsoft.com/office/officeart/2005/8/layout/bProcess3"/>
    <dgm:cxn modelId="{106CC5BD-BBE6-44E3-BA83-A2F5B17B522E}" type="presOf" srcId="{3A2694C7-A22B-48EB-9BE1-2956198A4273}" destId="{94175E62-706C-41C0-A0A4-A4D7E3679503}" srcOrd="1" destOrd="0" presId="urn:microsoft.com/office/officeart/2005/8/layout/bProcess3"/>
    <dgm:cxn modelId="{DCC893C1-981A-420A-8EA3-ECBCCA4B299F}" type="presOf" srcId="{1A626755-A55D-4F4B-8D47-E8D274ACC1B4}" destId="{2766E649-A4A3-4BF4-B129-49334ADE3FFD}" srcOrd="0" destOrd="0" presId="urn:microsoft.com/office/officeart/2005/8/layout/bProcess3"/>
    <dgm:cxn modelId="{19B0F5C2-65D5-474A-8D02-A0FD926638D5}" srcId="{146CF9E4-3DA7-43F5-ADA6-A14365833352}" destId="{8D98FB2C-6B74-4147-A681-0D8A05535C06}" srcOrd="2" destOrd="0" parTransId="{D4EB0B34-8D29-4127-9430-9F632657B4CD}" sibTransId="{968D6B83-23B6-4EB9-8E26-4F369F40FC8D}"/>
    <dgm:cxn modelId="{BDD907C4-FA65-4A4D-A567-6E680A25B039}" srcId="{146CF9E4-3DA7-43F5-ADA6-A14365833352}" destId="{3FF1AFC8-2A16-4A69-A4A1-39063E7B5351}" srcOrd="1" destOrd="0" parTransId="{822665BA-FFF4-406A-AF71-25B5E999D089}" sibTransId="{3A2694C7-A22B-48EB-9BE1-2956198A4273}"/>
    <dgm:cxn modelId="{5299BAC5-0495-4295-BA3F-96262256D478}" type="presOf" srcId="{146CF9E4-3DA7-43F5-ADA6-A14365833352}" destId="{DE492EF3-0284-4EFE-A4C8-9A6DDB416843}" srcOrd="0" destOrd="0" presId="urn:microsoft.com/office/officeart/2005/8/layout/bProcess3"/>
    <dgm:cxn modelId="{C5C973C7-47C4-48B9-BF61-35FC56B80221}" type="presOf" srcId="{1BD5BB67-29B5-42E4-BD51-3D3F0FE62B15}" destId="{B406C199-F407-42E1-BFA3-6C0216DD5F58}" srcOrd="0" destOrd="0" presId="urn:microsoft.com/office/officeart/2005/8/layout/bProcess3"/>
    <dgm:cxn modelId="{7C9CABC7-2BE0-43A1-9CBA-FB5564EF79F1}" type="presOf" srcId="{6D54891D-69F5-4657-9218-C8D9D51394F1}" destId="{900FA1AA-761E-43F8-B3F5-ECC1ECF0B9E6}" srcOrd="0" destOrd="0" presId="urn:microsoft.com/office/officeart/2005/8/layout/bProcess3"/>
    <dgm:cxn modelId="{1A754DCA-6113-4396-92FF-918D0923D474}" type="presOf" srcId="{E6FCD258-1BB0-4D68-8D43-2DF1A7E4601F}" destId="{67BCE981-B299-4AEE-AF0D-E3B11FDA55F6}" srcOrd="0" destOrd="0" presId="urn:microsoft.com/office/officeart/2005/8/layout/bProcess3"/>
    <dgm:cxn modelId="{D822FACD-18D7-4FED-BAEB-63F584C44EF1}" srcId="{146CF9E4-3DA7-43F5-ADA6-A14365833352}" destId="{140CA24F-7EB4-4E58-970D-916E5A7D8E27}" srcOrd="3" destOrd="0" parTransId="{94BDD1A0-E4A5-4D4C-88E6-685C13187623}" sibTransId="{6C140A47-46A8-40D4-A2BC-2C25BAB8AEA4}"/>
    <dgm:cxn modelId="{375E0DCF-3226-4E2E-82A4-1D5F772F1D63}" type="presOf" srcId="{D6B0B530-8D40-4519-A2F3-989B7905A038}" destId="{D2CD8D7A-8CE8-4942-AEA5-570B3C6A9AB5}" srcOrd="1" destOrd="0" presId="urn:microsoft.com/office/officeart/2005/8/layout/bProcess3"/>
    <dgm:cxn modelId="{3B0D41CF-BE6C-4908-9246-EFB1697745E8}" srcId="{146CF9E4-3DA7-43F5-ADA6-A14365833352}" destId="{AD436177-3453-47D4-9F08-C135296E2A56}" srcOrd="15" destOrd="0" parTransId="{8CB365C7-DDC6-470A-A8C9-EDB2885CCCA8}" sibTransId="{F4018819-B811-42B3-B0F5-EEA484DBB644}"/>
    <dgm:cxn modelId="{C1E183DF-AA47-4744-9F1B-1AA4124E39DA}" type="presOf" srcId="{791D3FBB-D4E2-49E4-98EE-06A00E06F022}" destId="{A1963C55-11FA-4B19-A0D4-A5C34D42E054}" srcOrd="0" destOrd="0" presId="urn:microsoft.com/office/officeart/2005/8/layout/bProcess3"/>
    <dgm:cxn modelId="{929DDAE0-6956-4B2A-8D03-3A12E05E6D1A}" type="presOf" srcId="{3FF1AFC8-2A16-4A69-A4A1-39063E7B5351}" destId="{3626B319-B255-4405-BDAE-063A38031139}" srcOrd="0" destOrd="0" presId="urn:microsoft.com/office/officeart/2005/8/layout/bProcess3"/>
    <dgm:cxn modelId="{41DFA2E3-6FCC-49CC-9047-393DE3152E98}" type="presOf" srcId="{AE39F48E-7629-41BE-BBA8-C23BD9CCD2C9}" destId="{3B96C7A5-6758-4A4B-838C-8339022B78AA}" srcOrd="0" destOrd="0" presId="urn:microsoft.com/office/officeart/2005/8/layout/bProcess3"/>
    <dgm:cxn modelId="{CF1A78E5-91D7-448C-A7C6-683BECD8ACC7}" srcId="{146CF9E4-3DA7-43F5-ADA6-A14365833352}" destId="{6D54891D-69F5-4657-9218-C8D9D51394F1}" srcOrd="4" destOrd="0" parTransId="{5CEC6C28-8D2C-41EF-AF53-8BC6F1BC59F5}" sibTransId="{AE39F48E-7629-41BE-BBA8-C23BD9CCD2C9}"/>
    <dgm:cxn modelId="{1F5115EA-A7A6-4D7F-BEC2-981382FB9D42}" type="presOf" srcId="{4DCE93A0-C332-424B-8DA0-17F6B75C7182}" destId="{887B8FE7-C10A-43A6-823A-CD69D84D0CEF}" srcOrd="0" destOrd="0" presId="urn:microsoft.com/office/officeart/2005/8/layout/bProcess3"/>
    <dgm:cxn modelId="{36C8D0EF-7C71-4CD9-B695-76E442A2E1E6}" type="presOf" srcId="{F4018819-B811-42B3-B0F5-EEA484DBB644}" destId="{308B2C4D-1185-4772-913E-D7ACD1706884}" srcOrd="0" destOrd="0" presId="urn:microsoft.com/office/officeart/2005/8/layout/bProcess3"/>
    <dgm:cxn modelId="{C7D120F1-6250-4424-A921-45BD07E1FB1A}" type="presOf" srcId="{AD7822F4-E174-43B5-AB94-A26462393E17}" destId="{9E371D41-4B6B-46D5-A192-9AC6A0FACF1D}" srcOrd="0" destOrd="0" presId="urn:microsoft.com/office/officeart/2005/8/layout/bProcess3"/>
    <dgm:cxn modelId="{2716A0F2-8501-4017-9592-ACA5FAC0C26B}" type="presOf" srcId="{F931DFBD-0A3B-482B-A0F3-8A8CC827E19A}" destId="{15F94D34-E64B-4C67-BBBA-83F3C20F796B}" srcOrd="0" destOrd="0" presId="urn:microsoft.com/office/officeart/2005/8/layout/bProcess3"/>
    <dgm:cxn modelId="{02FBE9F2-5B1B-420B-B446-F1E6D14E33E0}" type="presOf" srcId="{AD7822F4-E174-43B5-AB94-A26462393E17}" destId="{917ED417-5E10-45A1-971D-8FD32BE5ADA6}" srcOrd="1" destOrd="0" presId="urn:microsoft.com/office/officeart/2005/8/layout/bProcess3"/>
    <dgm:cxn modelId="{D78F07F4-69AA-48DF-8BDE-B910B71D6C44}" type="presOf" srcId="{4AE5450B-070D-422D-9E2C-B50629101564}" destId="{AB3FA6D8-6DBD-4E42-998A-C5F6417EEBDD}" srcOrd="0" destOrd="0" presId="urn:microsoft.com/office/officeart/2005/8/layout/bProcess3"/>
    <dgm:cxn modelId="{02C76CF5-BD3F-4435-90C8-7C1B977F36B5}" type="presOf" srcId="{2C4CF01D-C5E0-4877-A963-5A96E463AD86}" destId="{5DBCE091-6F6C-4B56-865A-07E99D229935}" srcOrd="0" destOrd="0" presId="urn:microsoft.com/office/officeart/2005/8/layout/bProcess3"/>
    <dgm:cxn modelId="{7899C4F9-8CC3-480D-8879-30787228154B}" type="presOf" srcId="{DDF8FA23-D74A-41F5-838E-F4C65F832317}" destId="{CBCD41A1-C500-4782-9FC9-D6AABAA25E46}" srcOrd="0" destOrd="0" presId="urn:microsoft.com/office/officeart/2005/8/layout/bProcess3"/>
    <dgm:cxn modelId="{D06904FD-2F98-423E-A8FD-92B77D95AEA1}" type="presOf" srcId="{80787CB7-4441-4B75-96D4-760FEBC82016}" destId="{3AA6EE59-62FE-41F5-A15F-6CF6474180F6}" srcOrd="0" destOrd="0" presId="urn:microsoft.com/office/officeart/2005/8/layout/bProcess3"/>
    <dgm:cxn modelId="{7C5AF5FD-2C90-4EF7-BE0E-BE8DD9FF42D7}" type="presOf" srcId="{9E3EF292-6DDC-472F-8F05-B28B14B2DD5E}" destId="{8E439AB5-5D1B-40F9-B717-AC4A33F28F08}" srcOrd="1" destOrd="0" presId="urn:microsoft.com/office/officeart/2005/8/layout/bProcess3"/>
    <dgm:cxn modelId="{AB3AD12F-48A2-4EE2-844D-6082008041FD}" type="presParOf" srcId="{DE492EF3-0284-4EFE-A4C8-9A6DDB416843}" destId="{CB8A3EEA-0FCF-4A91-839E-5455D8CC8C2F}" srcOrd="0" destOrd="0" presId="urn:microsoft.com/office/officeart/2005/8/layout/bProcess3"/>
    <dgm:cxn modelId="{54086505-71B5-4389-AE3F-1BEDFF60DE1D}" type="presParOf" srcId="{DE492EF3-0284-4EFE-A4C8-9A6DDB416843}" destId="{3AA6EE59-62FE-41F5-A15F-6CF6474180F6}" srcOrd="1" destOrd="0" presId="urn:microsoft.com/office/officeart/2005/8/layout/bProcess3"/>
    <dgm:cxn modelId="{74A16084-0B46-46F6-BC62-EFB018BCF188}" type="presParOf" srcId="{3AA6EE59-62FE-41F5-A15F-6CF6474180F6}" destId="{15608DB6-E4E0-45A8-931D-CF2E8FF77619}" srcOrd="0" destOrd="0" presId="urn:microsoft.com/office/officeart/2005/8/layout/bProcess3"/>
    <dgm:cxn modelId="{A1A81458-2CEE-47E9-988B-B6AB0CA8CD08}" type="presParOf" srcId="{DE492EF3-0284-4EFE-A4C8-9A6DDB416843}" destId="{3626B319-B255-4405-BDAE-063A38031139}" srcOrd="2" destOrd="0" presId="urn:microsoft.com/office/officeart/2005/8/layout/bProcess3"/>
    <dgm:cxn modelId="{C2B3E6D8-135D-4E26-A939-BA171913462C}" type="presParOf" srcId="{DE492EF3-0284-4EFE-A4C8-9A6DDB416843}" destId="{15F38527-4886-4B1D-9AD5-623DF4E379D5}" srcOrd="3" destOrd="0" presId="urn:microsoft.com/office/officeart/2005/8/layout/bProcess3"/>
    <dgm:cxn modelId="{A3205418-538F-4B6C-BB81-0847C84AD501}" type="presParOf" srcId="{15F38527-4886-4B1D-9AD5-623DF4E379D5}" destId="{94175E62-706C-41C0-A0A4-A4D7E3679503}" srcOrd="0" destOrd="0" presId="urn:microsoft.com/office/officeart/2005/8/layout/bProcess3"/>
    <dgm:cxn modelId="{B22DD335-4D86-4D0B-9887-939B9F713178}" type="presParOf" srcId="{DE492EF3-0284-4EFE-A4C8-9A6DDB416843}" destId="{184BDC77-ADC3-41EE-B934-653FD6855C12}" srcOrd="4" destOrd="0" presId="urn:microsoft.com/office/officeart/2005/8/layout/bProcess3"/>
    <dgm:cxn modelId="{8903CFE6-FBF7-49BC-A0ED-027EC24676FF}" type="presParOf" srcId="{DE492EF3-0284-4EFE-A4C8-9A6DDB416843}" destId="{38D5F8E3-A819-418A-B0F4-AAB1D8E6476D}" srcOrd="5" destOrd="0" presId="urn:microsoft.com/office/officeart/2005/8/layout/bProcess3"/>
    <dgm:cxn modelId="{A86115F5-55F3-44DA-B5E1-45BC57B57933}" type="presParOf" srcId="{38D5F8E3-A819-418A-B0F4-AAB1D8E6476D}" destId="{85EC0237-F227-4FA3-ACB5-4EE7CCB8EE16}" srcOrd="0" destOrd="0" presId="urn:microsoft.com/office/officeart/2005/8/layout/bProcess3"/>
    <dgm:cxn modelId="{D591B139-994F-47F8-91E4-C0D2568E75BC}" type="presParOf" srcId="{DE492EF3-0284-4EFE-A4C8-9A6DDB416843}" destId="{8B0D530B-1216-45B3-BC27-4F5D8337F01D}" srcOrd="6" destOrd="0" presId="urn:microsoft.com/office/officeart/2005/8/layout/bProcess3"/>
    <dgm:cxn modelId="{8411FCB7-ECAB-415D-9AAF-0765008AA686}" type="presParOf" srcId="{DE492EF3-0284-4EFE-A4C8-9A6DDB416843}" destId="{5AB261B8-7CFE-46D0-98F4-29424CF1E00C}" srcOrd="7" destOrd="0" presId="urn:microsoft.com/office/officeart/2005/8/layout/bProcess3"/>
    <dgm:cxn modelId="{718DCCB4-6DF4-4055-BA9C-92947D62ADBC}" type="presParOf" srcId="{5AB261B8-7CFE-46D0-98F4-29424CF1E00C}" destId="{E3B1FECF-022B-4E35-99BF-B706747B13FC}" srcOrd="0" destOrd="0" presId="urn:microsoft.com/office/officeart/2005/8/layout/bProcess3"/>
    <dgm:cxn modelId="{F48012C2-656A-4BEB-BAE3-88AB9FCC3979}" type="presParOf" srcId="{DE492EF3-0284-4EFE-A4C8-9A6DDB416843}" destId="{900FA1AA-761E-43F8-B3F5-ECC1ECF0B9E6}" srcOrd="8" destOrd="0" presId="urn:microsoft.com/office/officeart/2005/8/layout/bProcess3"/>
    <dgm:cxn modelId="{5BA28E41-8F7E-456C-AF69-3265DD23E688}" type="presParOf" srcId="{DE492EF3-0284-4EFE-A4C8-9A6DDB416843}" destId="{3B96C7A5-6758-4A4B-838C-8339022B78AA}" srcOrd="9" destOrd="0" presId="urn:microsoft.com/office/officeart/2005/8/layout/bProcess3"/>
    <dgm:cxn modelId="{FE367335-38DF-4624-9111-6C349C729E64}" type="presParOf" srcId="{3B96C7A5-6758-4A4B-838C-8339022B78AA}" destId="{571A38DB-1F66-437C-939F-9F24D0C07B93}" srcOrd="0" destOrd="0" presId="urn:microsoft.com/office/officeart/2005/8/layout/bProcess3"/>
    <dgm:cxn modelId="{88FFD350-0052-4FEF-8897-53E51DF8B4C9}" type="presParOf" srcId="{DE492EF3-0284-4EFE-A4C8-9A6DDB416843}" destId="{5A043B4C-3C69-49B6-A83D-094C29D70CA8}" srcOrd="10" destOrd="0" presId="urn:microsoft.com/office/officeart/2005/8/layout/bProcess3"/>
    <dgm:cxn modelId="{57F1B5B7-400E-4894-AFCD-AF4E235FC44C}" type="presParOf" srcId="{DE492EF3-0284-4EFE-A4C8-9A6DDB416843}" destId="{9E371D41-4B6B-46D5-A192-9AC6A0FACF1D}" srcOrd="11" destOrd="0" presId="urn:microsoft.com/office/officeart/2005/8/layout/bProcess3"/>
    <dgm:cxn modelId="{1C38D718-6699-4D93-B23C-FC9C277590DC}" type="presParOf" srcId="{9E371D41-4B6B-46D5-A192-9AC6A0FACF1D}" destId="{917ED417-5E10-45A1-971D-8FD32BE5ADA6}" srcOrd="0" destOrd="0" presId="urn:microsoft.com/office/officeart/2005/8/layout/bProcess3"/>
    <dgm:cxn modelId="{20D5182A-E9E5-4CA5-9D1E-7627DDCD035B}" type="presParOf" srcId="{DE492EF3-0284-4EFE-A4C8-9A6DDB416843}" destId="{8DBC8508-E344-40E6-A944-BE979615447B}" srcOrd="12" destOrd="0" presId="urn:microsoft.com/office/officeart/2005/8/layout/bProcess3"/>
    <dgm:cxn modelId="{821D0C95-2AC7-4BBA-9C8B-1583B936620F}" type="presParOf" srcId="{DE492EF3-0284-4EFE-A4C8-9A6DDB416843}" destId="{43649C82-9DB4-4C53-A212-CE2162EA3452}" srcOrd="13" destOrd="0" presId="urn:microsoft.com/office/officeart/2005/8/layout/bProcess3"/>
    <dgm:cxn modelId="{ACB9FCC6-4139-4D5C-99E0-5E03F5BC3472}" type="presParOf" srcId="{43649C82-9DB4-4C53-A212-CE2162EA3452}" destId="{558CD240-8B9A-488C-809F-6E806BD068F9}" srcOrd="0" destOrd="0" presId="urn:microsoft.com/office/officeart/2005/8/layout/bProcess3"/>
    <dgm:cxn modelId="{B92A6067-7FEC-4180-B54F-9A7D58F052BF}" type="presParOf" srcId="{DE492EF3-0284-4EFE-A4C8-9A6DDB416843}" destId="{15F94D34-E64B-4C67-BBBA-83F3C20F796B}" srcOrd="14" destOrd="0" presId="urn:microsoft.com/office/officeart/2005/8/layout/bProcess3"/>
    <dgm:cxn modelId="{4393FF56-74D8-4766-AFF3-708797E8E919}" type="presParOf" srcId="{DE492EF3-0284-4EFE-A4C8-9A6DDB416843}" destId="{887B8FE7-C10A-43A6-823A-CD69D84D0CEF}" srcOrd="15" destOrd="0" presId="urn:microsoft.com/office/officeart/2005/8/layout/bProcess3"/>
    <dgm:cxn modelId="{8A709415-0633-41D0-9E70-ED5BFDE33C85}" type="presParOf" srcId="{887B8FE7-C10A-43A6-823A-CD69D84D0CEF}" destId="{89DC9CFA-C47A-43F4-AED0-20CFC87BA96B}" srcOrd="0" destOrd="0" presId="urn:microsoft.com/office/officeart/2005/8/layout/bProcess3"/>
    <dgm:cxn modelId="{0488A721-C261-4B35-99A3-542A62C3A100}" type="presParOf" srcId="{DE492EF3-0284-4EFE-A4C8-9A6DDB416843}" destId="{A1963C55-11FA-4B19-A0D4-A5C34D42E054}" srcOrd="16" destOrd="0" presId="urn:microsoft.com/office/officeart/2005/8/layout/bProcess3"/>
    <dgm:cxn modelId="{B6FBE45D-419D-4017-A85F-226DD45AF0F0}" type="presParOf" srcId="{DE492EF3-0284-4EFE-A4C8-9A6DDB416843}" destId="{BCBAA912-F072-4569-8F22-A15DDF34601D}" srcOrd="17" destOrd="0" presId="urn:microsoft.com/office/officeart/2005/8/layout/bProcess3"/>
    <dgm:cxn modelId="{8B81F5B9-EFB1-48CA-B972-B75E08D2E7BF}" type="presParOf" srcId="{BCBAA912-F072-4569-8F22-A15DDF34601D}" destId="{8FADE483-8414-45D5-8C8C-469A707C4729}" srcOrd="0" destOrd="0" presId="urn:microsoft.com/office/officeart/2005/8/layout/bProcess3"/>
    <dgm:cxn modelId="{26E8BB3C-3B50-4206-8060-8FD7347C27FD}" type="presParOf" srcId="{DE492EF3-0284-4EFE-A4C8-9A6DDB416843}" destId="{57A492CA-273C-427E-8C20-B912101EB9E7}" srcOrd="18" destOrd="0" presId="urn:microsoft.com/office/officeart/2005/8/layout/bProcess3"/>
    <dgm:cxn modelId="{50F62401-03A2-4D30-A16E-E50D172896A0}" type="presParOf" srcId="{DE492EF3-0284-4EFE-A4C8-9A6DDB416843}" destId="{2AC49BED-3F02-4F1C-9C8B-5B4D74F1A6FF}" srcOrd="19" destOrd="0" presId="urn:microsoft.com/office/officeart/2005/8/layout/bProcess3"/>
    <dgm:cxn modelId="{DB09ACC5-D533-42C2-890F-198998184269}" type="presParOf" srcId="{2AC49BED-3F02-4F1C-9C8B-5B4D74F1A6FF}" destId="{57BF5283-A245-4BB1-AB6A-BF7124E45A55}" srcOrd="0" destOrd="0" presId="urn:microsoft.com/office/officeart/2005/8/layout/bProcess3"/>
    <dgm:cxn modelId="{04594F42-2255-4B1F-BB21-EF999D23F516}" type="presParOf" srcId="{DE492EF3-0284-4EFE-A4C8-9A6DDB416843}" destId="{68485498-332C-4E7F-9C38-414080BAD1F7}" srcOrd="20" destOrd="0" presId="urn:microsoft.com/office/officeart/2005/8/layout/bProcess3"/>
    <dgm:cxn modelId="{B0B6841D-8A07-4A8A-953A-530925FA331B}" type="presParOf" srcId="{DE492EF3-0284-4EFE-A4C8-9A6DDB416843}" destId="{B962F3A0-E49D-461E-80E0-3CE8FAE0E1EA}" srcOrd="21" destOrd="0" presId="urn:microsoft.com/office/officeart/2005/8/layout/bProcess3"/>
    <dgm:cxn modelId="{E85BCE00-4A1F-4785-85F0-A8409E93293F}" type="presParOf" srcId="{B962F3A0-E49D-461E-80E0-3CE8FAE0E1EA}" destId="{C2A4D564-36D6-4C4F-A0AC-76E913F39D5F}" srcOrd="0" destOrd="0" presId="urn:microsoft.com/office/officeart/2005/8/layout/bProcess3"/>
    <dgm:cxn modelId="{88359081-0542-4230-9D77-23ACE11FB3E2}" type="presParOf" srcId="{DE492EF3-0284-4EFE-A4C8-9A6DDB416843}" destId="{46C18511-3527-43D8-B9BE-C8CB5B133B9A}" srcOrd="22" destOrd="0" presId="urn:microsoft.com/office/officeart/2005/8/layout/bProcess3"/>
    <dgm:cxn modelId="{5E54A0DE-6E6D-47C1-9106-6FCF939A75EE}" type="presParOf" srcId="{DE492EF3-0284-4EFE-A4C8-9A6DDB416843}" destId="{D7B9E60C-B77B-4897-AD32-4801592172CA}" srcOrd="23" destOrd="0" presId="urn:microsoft.com/office/officeart/2005/8/layout/bProcess3"/>
    <dgm:cxn modelId="{F79C0D21-4295-4D10-95C1-A7D84E0298E2}" type="presParOf" srcId="{D7B9E60C-B77B-4897-AD32-4801592172CA}" destId="{10CF394C-F1DC-46D4-A4DD-B8BF0A230772}" srcOrd="0" destOrd="0" presId="urn:microsoft.com/office/officeart/2005/8/layout/bProcess3"/>
    <dgm:cxn modelId="{90A09473-0270-4F53-995B-B3D51EED1F20}" type="presParOf" srcId="{DE492EF3-0284-4EFE-A4C8-9A6DDB416843}" destId="{2766E649-A4A3-4BF4-B129-49334ADE3FFD}" srcOrd="24" destOrd="0" presId="urn:microsoft.com/office/officeart/2005/8/layout/bProcess3"/>
    <dgm:cxn modelId="{02D1E5A6-A612-472D-AE16-86C757251437}" type="presParOf" srcId="{DE492EF3-0284-4EFE-A4C8-9A6DDB416843}" destId="{249EC717-6A40-4E02-BBB8-810E296D2144}" srcOrd="25" destOrd="0" presId="urn:microsoft.com/office/officeart/2005/8/layout/bProcess3"/>
    <dgm:cxn modelId="{863F50B9-E8B1-4603-ACA5-97FCD437AEFD}" type="presParOf" srcId="{249EC717-6A40-4E02-BBB8-810E296D2144}" destId="{AD261E64-3F42-4201-AEE3-D6EC9CCFC80F}" srcOrd="0" destOrd="0" presId="urn:microsoft.com/office/officeart/2005/8/layout/bProcess3"/>
    <dgm:cxn modelId="{8F182B6B-8022-4343-B7E3-79FEA19570C2}" type="presParOf" srcId="{DE492EF3-0284-4EFE-A4C8-9A6DDB416843}" destId="{CBCD41A1-C500-4782-9FC9-D6AABAA25E46}" srcOrd="26" destOrd="0" presId="urn:microsoft.com/office/officeart/2005/8/layout/bProcess3"/>
    <dgm:cxn modelId="{87796A1F-067D-4555-AB3B-3DC9A2FDBAFF}" type="presParOf" srcId="{DE492EF3-0284-4EFE-A4C8-9A6DDB416843}" destId="{7A2F20A1-0810-4CC3-8A93-3E23923464CD}" srcOrd="27" destOrd="0" presId="urn:microsoft.com/office/officeart/2005/8/layout/bProcess3"/>
    <dgm:cxn modelId="{3264AA95-48CD-413D-BE30-5CB3365B2262}" type="presParOf" srcId="{7A2F20A1-0810-4CC3-8A93-3E23923464CD}" destId="{72E5093A-8F4B-4C20-87DD-6E1672E60CF8}" srcOrd="0" destOrd="0" presId="urn:microsoft.com/office/officeart/2005/8/layout/bProcess3"/>
    <dgm:cxn modelId="{1CCFC0DC-3643-4AFD-BD85-65CC8F01B0BE}" type="presParOf" srcId="{DE492EF3-0284-4EFE-A4C8-9A6DDB416843}" destId="{970A958C-D498-4F57-8CC2-BB67F48304F9}" srcOrd="28" destOrd="0" presId="urn:microsoft.com/office/officeart/2005/8/layout/bProcess3"/>
    <dgm:cxn modelId="{D28DC741-6758-4507-896B-F847A18A1561}" type="presParOf" srcId="{DE492EF3-0284-4EFE-A4C8-9A6DDB416843}" destId="{5DBCE091-6F6C-4B56-865A-07E99D229935}" srcOrd="29" destOrd="0" presId="urn:microsoft.com/office/officeart/2005/8/layout/bProcess3"/>
    <dgm:cxn modelId="{D22DB2DA-DAA0-4035-8400-598DE051BA14}" type="presParOf" srcId="{5DBCE091-6F6C-4B56-865A-07E99D229935}" destId="{12989AC7-E7E6-4DA3-8AE2-59E84187B103}" srcOrd="0" destOrd="0" presId="urn:microsoft.com/office/officeart/2005/8/layout/bProcess3"/>
    <dgm:cxn modelId="{C2C8B44C-52C9-40EE-9F51-47641D07E894}" type="presParOf" srcId="{DE492EF3-0284-4EFE-A4C8-9A6DDB416843}" destId="{C97609EE-7529-4F93-BF3E-7728CB84CAFC}" srcOrd="30" destOrd="0" presId="urn:microsoft.com/office/officeart/2005/8/layout/bProcess3"/>
    <dgm:cxn modelId="{563847EB-49DC-45C7-9242-34944C40FCA2}" type="presParOf" srcId="{DE492EF3-0284-4EFE-A4C8-9A6DDB416843}" destId="{308B2C4D-1185-4772-913E-D7ACD1706884}" srcOrd="31" destOrd="0" presId="urn:microsoft.com/office/officeart/2005/8/layout/bProcess3"/>
    <dgm:cxn modelId="{EF4BF017-CC18-40A9-9550-4633591A1337}" type="presParOf" srcId="{308B2C4D-1185-4772-913E-D7ACD1706884}" destId="{BF70F6EE-78C8-4958-BAEA-15E6EA8C1868}" srcOrd="0" destOrd="0" presId="urn:microsoft.com/office/officeart/2005/8/layout/bProcess3"/>
    <dgm:cxn modelId="{116790A3-E714-43EF-9C82-23BC00A669D1}" type="presParOf" srcId="{DE492EF3-0284-4EFE-A4C8-9A6DDB416843}" destId="{D1F25009-422B-4EEB-A2DC-731947CE860A}" srcOrd="32" destOrd="0" presId="urn:microsoft.com/office/officeart/2005/8/layout/bProcess3"/>
    <dgm:cxn modelId="{AABD7A0C-F825-4535-9E7B-52E0E7278375}" type="presParOf" srcId="{DE492EF3-0284-4EFE-A4C8-9A6DDB416843}" destId="{0B88B105-63CB-44FC-80E4-551E4ABB2EA0}" srcOrd="33" destOrd="0" presId="urn:microsoft.com/office/officeart/2005/8/layout/bProcess3"/>
    <dgm:cxn modelId="{B70CCDDF-1F66-4A4D-B109-8BC1D39F4050}" type="presParOf" srcId="{0B88B105-63CB-44FC-80E4-551E4ABB2EA0}" destId="{D2CD8D7A-8CE8-4942-AEA5-570B3C6A9AB5}" srcOrd="0" destOrd="0" presId="urn:microsoft.com/office/officeart/2005/8/layout/bProcess3"/>
    <dgm:cxn modelId="{6B27D6C0-8F90-49CB-B6D8-64D6310AB81C}" type="presParOf" srcId="{DE492EF3-0284-4EFE-A4C8-9A6DDB416843}" destId="{609945A6-6B00-4700-BF66-3E04E2215140}" srcOrd="34" destOrd="0" presId="urn:microsoft.com/office/officeart/2005/8/layout/bProcess3"/>
    <dgm:cxn modelId="{38E5273C-B40C-4C43-BDCD-33AF88A3F0E3}" type="presParOf" srcId="{DE492EF3-0284-4EFE-A4C8-9A6DDB416843}" destId="{67BCE981-B299-4AEE-AF0D-E3B11FDA55F6}" srcOrd="35" destOrd="0" presId="urn:microsoft.com/office/officeart/2005/8/layout/bProcess3"/>
    <dgm:cxn modelId="{9F15F73D-94D4-4150-B0DB-26001443D7B4}" type="presParOf" srcId="{67BCE981-B299-4AEE-AF0D-E3B11FDA55F6}" destId="{24E61AF4-69FF-4E2F-8C2D-9A9A6ECF3985}" srcOrd="0" destOrd="0" presId="urn:microsoft.com/office/officeart/2005/8/layout/bProcess3"/>
    <dgm:cxn modelId="{89C31AAA-06CC-419C-B83B-4E5BC57ECEBA}" type="presParOf" srcId="{DE492EF3-0284-4EFE-A4C8-9A6DDB416843}" destId="{15910589-2C0C-400B-AE23-570DC9094EC6}" srcOrd="36" destOrd="0" presId="urn:microsoft.com/office/officeart/2005/8/layout/bProcess3"/>
    <dgm:cxn modelId="{9774ADE2-5B54-4878-8371-33ECE5DC0991}" type="presParOf" srcId="{DE492EF3-0284-4EFE-A4C8-9A6DDB416843}" destId="{1C91CD47-6EDD-482E-9E9B-63A1FA2FB7E9}" srcOrd="37" destOrd="0" presId="urn:microsoft.com/office/officeart/2005/8/layout/bProcess3"/>
    <dgm:cxn modelId="{97A61D17-B884-4E0F-B7D8-B27C89B42FCC}" type="presParOf" srcId="{1C91CD47-6EDD-482E-9E9B-63A1FA2FB7E9}" destId="{AD74CA0E-1DFD-4C45-A2A3-F921511C33E3}" srcOrd="0" destOrd="0" presId="urn:microsoft.com/office/officeart/2005/8/layout/bProcess3"/>
    <dgm:cxn modelId="{7F326B30-D8EF-47DE-8AC9-B0DD51BA053C}" type="presParOf" srcId="{DE492EF3-0284-4EFE-A4C8-9A6DDB416843}" destId="{AB3FA6D8-6DBD-4E42-998A-C5F6417EEBDD}" srcOrd="38" destOrd="0" presId="urn:microsoft.com/office/officeart/2005/8/layout/bProcess3"/>
    <dgm:cxn modelId="{62CAB482-DA2D-43E5-9659-2CF25558175F}" type="presParOf" srcId="{DE492EF3-0284-4EFE-A4C8-9A6DDB416843}" destId="{76D18276-7099-4B24-9225-682F97A6FA37}" srcOrd="39" destOrd="0" presId="urn:microsoft.com/office/officeart/2005/8/layout/bProcess3"/>
    <dgm:cxn modelId="{78EF1DAD-6F42-4436-8A7F-A694EB696DDB}" type="presParOf" srcId="{76D18276-7099-4B24-9225-682F97A6FA37}" destId="{8E439AB5-5D1B-40F9-B717-AC4A33F28F08}" srcOrd="0" destOrd="0" presId="urn:microsoft.com/office/officeart/2005/8/layout/bProcess3"/>
    <dgm:cxn modelId="{F560C222-4F3F-442B-B6E7-9FCDF1E54418}" type="presParOf" srcId="{DE492EF3-0284-4EFE-A4C8-9A6DDB416843}" destId="{97B3EFEE-F588-4137-B8AD-F6BC28190A43}" srcOrd="40" destOrd="0" presId="urn:microsoft.com/office/officeart/2005/8/layout/bProcess3"/>
    <dgm:cxn modelId="{B51681FF-F1AC-4285-AC31-5BD380B2B151}" type="presParOf" srcId="{DE492EF3-0284-4EFE-A4C8-9A6DDB416843}" destId="{9922F15F-5657-43A9-913C-8E80B6611C8C}" srcOrd="41" destOrd="0" presId="urn:microsoft.com/office/officeart/2005/8/layout/bProcess3"/>
    <dgm:cxn modelId="{437E9F42-0805-4E1A-9DDC-2C73CF402342}" type="presParOf" srcId="{9922F15F-5657-43A9-913C-8E80B6611C8C}" destId="{EB938931-3C74-4E8A-A0ED-C22F4C601AAA}" srcOrd="0" destOrd="0" presId="urn:microsoft.com/office/officeart/2005/8/layout/bProcess3"/>
    <dgm:cxn modelId="{F2771BA2-4460-4153-9438-0D32970087DC}" type="presParOf" srcId="{DE492EF3-0284-4EFE-A4C8-9A6DDB416843}" destId="{B406C199-F407-42E1-BFA3-6C0216DD5F58}" srcOrd="42" destOrd="0" presId="urn:microsoft.com/office/officeart/2005/8/layout/bProcess3"/>
    <dgm:cxn modelId="{ACE5BB83-FE0B-42A5-8707-63C9E010F2D6}" type="presParOf" srcId="{DE492EF3-0284-4EFE-A4C8-9A6DDB416843}" destId="{198DE180-2BE7-4BD5-A9E0-E0DE02A61486}" srcOrd="43" destOrd="0" presId="urn:microsoft.com/office/officeart/2005/8/layout/bProcess3"/>
    <dgm:cxn modelId="{A2E915A7-A284-4BD6-A2B8-C67A84FC0CB3}" type="presParOf" srcId="{198DE180-2BE7-4BD5-A9E0-E0DE02A61486}" destId="{D7DD74D3-E06C-47E5-BDD5-C9957DBBB593}" srcOrd="0" destOrd="0" presId="urn:microsoft.com/office/officeart/2005/8/layout/bProcess3"/>
    <dgm:cxn modelId="{AB082BF8-D58F-4E88-B594-65FC6D93D3CC}" type="presParOf" srcId="{DE492EF3-0284-4EFE-A4C8-9A6DDB416843}" destId="{825F2DDF-89F7-4864-BC5E-A725F67EAF85}" srcOrd="44" destOrd="0" presId="urn:microsoft.com/office/officeart/2005/8/layout/bProcess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46CF9E4-3DA7-43F5-ADA6-A14365833352}"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6FA54A2E-BA09-470C-8610-8594FFA509A6}">
      <dgm:prSet phldrT="[Text]" custT="1"/>
      <dgm:spPr/>
      <dgm:t>
        <a:bodyPr/>
        <a:lstStyle/>
        <a:p>
          <a:pPr>
            <a:lnSpc>
              <a:spcPct val="100000"/>
            </a:lnSpc>
            <a:spcAft>
              <a:spcPts val="0"/>
            </a:spcAft>
          </a:pPr>
          <a:r>
            <a:rPr lang="en-US" sz="1100">
              <a:latin typeface="+mn-lt"/>
            </a:rPr>
            <a:t>1) If target species is acetaldehyde or formaldehyde, assign to ALD2_PRIMARY or FORM_PRIMARY, respectively.</a:t>
          </a:r>
        </a:p>
      </dgm:t>
    </dgm:pt>
    <dgm:pt modelId="{1653409D-76AD-45A2-9113-0967ECEF51EE}" type="parTrans" cxnId="{235C7D56-4B6B-4FE1-9EBC-DAD9BA3DEAE0}">
      <dgm:prSet/>
      <dgm:spPr/>
      <dgm:t>
        <a:bodyPr/>
        <a:lstStyle/>
        <a:p>
          <a:endParaRPr lang="en-US" sz="1100">
            <a:latin typeface="+mn-lt"/>
          </a:endParaRPr>
        </a:p>
      </dgm:t>
    </dgm:pt>
    <dgm:pt modelId="{80787CB7-4441-4B75-96D4-760FEBC82016}" type="sibTrans" cxnId="{235C7D56-4B6B-4FE1-9EBC-DAD9BA3DEAE0}">
      <dgm:prSet custT="1"/>
      <dgm:spPr/>
      <dgm:t>
        <a:bodyPr/>
        <a:lstStyle/>
        <a:p>
          <a:endParaRPr lang="en-US" sz="1100">
            <a:latin typeface="+mn-lt"/>
          </a:endParaRPr>
        </a:p>
      </dgm:t>
    </dgm:pt>
    <dgm:pt modelId="{3FF1AFC8-2A16-4A69-A4A1-39063E7B5351}">
      <dgm:prSet phldrT="[Text]" custT="1"/>
      <dgm:spPr/>
      <dgm:t>
        <a:bodyPr/>
        <a:lstStyle/>
        <a:p>
          <a:r>
            <a:rPr lang="en-US" sz="1100">
              <a:latin typeface="+mn-lt"/>
            </a:rPr>
            <a:t>2) If target species is an alkane with nC &gt; 8, assign to SOAALK.</a:t>
          </a:r>
        </a:p>
      </dgm:t>
    </dgm:pt>
    <dgm:pt modelId="{822665BA-FFF4-406A-AF71-25B5E999D089}" type="parTrans" cxnId="{BDD907C4-FA65-4A4D-A567-6E680A25B039}">
      <dgm:prSet/>
      <dgm:spPr/>
      <dgm:t>
        <a:bodyPr/>
        <a:lstStyle/>
        <a:p>
          <a:endParaRPr lang="en-US" sz="1100">
            <a:latin typeface="+mn-lt"/>
          </a:endParaRPr>
        </a:p>
      </dgm:t>
    </dgm:pt>
    <dgm:pt modelId="{3A2694C7-A22B-48EB-9BE1-2956198A4273}" type="sibTrans" cxnId="{BDD907C4-FA65-4A4D-A567-6E680A25B039}">
      <dgm:prSet custT="1"/>
      <dgm:spPr/>
      <dgm:t>
        <a:bodyPr/>
        <a:lstStyle/>
        <a:p>
          <a:endParaRPr lang="en-US" sz="1100">
            <a:latin typeface="+mn-lt"/>
          </a:endParaRPr>
        </a:p>
      </dgm:t>
    </dgm:pt>
    <dgm:pt modelId="{8D98FB2C-6B74-4147-A681-0D8A05535C06}">
      <dgm:prSet phldrT="[Text]" custT="1"/>
      <dgm:spPr/>
      <dgm:t>
        <a:bodyPr/>
        <a:lstStyle/>
        <a:p>
          <a:r>
            <a:rPr lang="en-US" sz="1100">
              <a:latin typeface="+mn-lt"/>
            </a:rPr>
            <a:t>3) If target species is a cyclic alkane with nC &gt; 6, assign to SOAALK.</a:t>
          </a:r>
        </a:p>
      </dgm:t>
    </dgm:pt>
    <dgm:pt modelId="{D4EB0B34-8D29-4127-9430-9F632657B4CD}" type="parTrans" cxnId="{19B0F5C2-65D5-474A-8D02-A0FD926638D5}">
      <dgm:prSet/>
      <dgm:spPr/>
      <dgm:t>
        <a:bodyPr/>
        <a:lstStyle/>
        <a:p>
          <a:endParaRPr lang="en-US" sz="1100">
            <a:latin typeface="+mn-lt"/>
          </a:endParaRPr>
        </a:p>
      </dgm:t>
    </dgm:pt>
    <dgm:pt modelId="{968D6B83-23B6-4EB9-8E26-4F369F40FC8D}" type="sibTrans" cxnId="{19B0F5C2-65D5-474A-8D02-A0FD926638D5}">
      <dgm:prSet custT="1"/>
      <dgm:spPr/>
      <dgm:t>
        <a:bodyPr/>
        <a:lstStyle/>
        <a:p>
          <a:endParaRPr lang="en-US" sz="1100">
            <a:latin typeface="+mn-lt"/>
          </a:endParaRPr>
        </a:p>
      </dgm:t>
    </dgm:pt>
    <dgm:pt modelId="{140CA24F-7EB4-4E58-970D-916E5A7D8E27}">
      <dgm:prSet phldrT="[Text]" custT="1"/>
      <dgm:spPr/>
      <dgm:t>
        <a:bodyPr/>
        <a:lstStyle/>
        <a:p>
          <a:r>
            <a:rPr lang="en-US" sz="1100">
              <a:latin typeface="+mn-lt"/>
            </a:rPr>
            <a:t>4) Assign all remaining species to NONBAF.</a:t>
          </a:r>
        </a:p>
      </dgm:t>
    </dgm:pt>
    <dgm:pt modelId="{94BDD1A0-E4A5-4D4C-88E6-685C13187623}" type="parTrans" cxnId="{D822FACD-18D7-4FED-BAEB-63F584C44EF1}">
      <dgm:prSet/>
      <dgm:spPr/>
      <dgm:t>
        <a:bodyPr/>
        <a:lstStyle/>
        <a:p>
          <a:endParaRPr lang="en-US" sz="1100">
            <a:latin typeface="+mn-lt"/>
          </a:endParaRPr>
        </a:p>
      </dgm:t>
    </dgm:pt>
    <dgm:pt modelId="{6C140A47-46A8-40D4-A2BC-2C25BAB8AEA4}" type="sibTrans" cxnId="{D822FACD-18D7-4FED-BAEB-63F584C44EF1}">
      <dgm:prSet custT="1"/>
      <dgm:spPr/>
      <dgm:t>
        <a:bodyPr/>
        <a:lstStyle/>
        <a:p>
          <a:endParaRPr lang="en-US" sz="1100">
            <a:latin typeface="+mn-lt"/>
          </a:endParaRPr>
        </a:p>
      </dgm:t>
    </dgm:pt>
    <dgm:pt modelId="{DE492EF3-0284-4EFE-A4C8-9A6DDB416843}" type="pres">
      <dgm:prSet presAssocID="{146CF9E4-3DA7-43F5-ADA6-A14365833352}" presName="Name0" presStyleCnt="0">
        <dgm:presLayoutVars>
          <dgm:dir/>
          <dgm:resizeHandles val="exact"/>
        </dgm:presLayoutVars>
      </dgm:prSet>
      <dgm:spPr/>
    </dgm:pt>
    <dgm:pt modelId="{CB8A3EEA-0FCF-4A91-839E-5455D8CC8C2F}" type="pres">
      <dgm:prSet presAssocID="{6FA54A2E-BA09-470C-8610-8594FFA509A6}" presName="node" presStyleLbl="node1" presStyleIdx="0" presStyleCnt="4" custScaleX="153865" custScaleY="66007">
        <dgm:presLayoutVars>
          <dgm:bulletEnabled val="1"/>
        </dgm:presLayoutVars>
      </dgm:prSet>
      <dgm:spPr/>
    </dgm:pt>
    <dgm:pt modelId="{3AA6EE59-62FE-41F5-A15F-6CF6474180F6}" type="pres">
      <dgm:prSet presAssocID="{80787CB7-4441-4B75-96D4-760FEBC82016}" presName="sibTrans" presStyleLbl="sibTrans1D1" presStyleIdx="0" presStyleCnt="3"/>
      <dgm:spPr/>
    </dgm:pt>
    <dgm:pt modelId="{15608DB6-E4E0-45A8-931D-CF2E8FF77619}" type="pres">
      <dgm:prSet presAssocID="{80787CB7-4441-4B75-96D4-760FEBC82016}" presName="connectorText" presStyleLbl="sibTrans1D1" presStyleIdx="0" presStyleCnt="3"/>
      <dgm:spPr/>
    </dgm:pt>
    <dgm:pt modelId="{3626B319-B255-4405-BDAE-063A38031139}" type="pres">
      <dgm:prSet presAssocID="{3FF1AFC8-2A16-4A69-A4A1-39063E7B5351}" presName="node" presStyleLbl="node1" presStyleIdx="1" presStyleCnt="4" custScaleX="99271" custScaleY="65942">
        <dgm:presLayoutVars>
          <dgm:bulletEnabled val="1"/>
        </dgm:presLayoutVars>
      </dgm:prSet>
      <dgm:spPr/>
    </dgm:pt>
    <dgm:pt modelId="{15F38527-4886-4B1D-9AD5-623DF4E379D5}" type="pres">
      <dgm:prSet presAssocID="{3A2694C7-A22B-48EB-9BE1-2956198A4273}" presName="sibTrans" presStyleLbl="sibTrans1D1" presStyleIdx="1" presStyleCnt="3"/>
      <dgm:spPr/>
    </dgm:pt>
    <dgm:pt modelId="{94175E62-706C-41C0-A0A4-A4D7E3679503}" type="pres">
      <dgm:prSet presAssocID="{3A2694C7-A22B-48EB-9BE1-2956198A4273}" presName="connectorText" presStyleLbl="sibTrans1D1" presStyleIdx="1" presStyleCnt="3"/>
      <dgm:spPr/>
    </dgm:pt>
    <dgm:pt modelId="{184BDC77-ADC3-41EE-B934-653FD6855C12}" type="pres">
      <dgm:prSet presAssocID="{8D98FB2C-6B74-4147-A681-0D8A05535C06}" presName="node" presStyleLbl="node1" presStyleIdx="2" presStyleCnt="4" custScaleX="153242" custScaleY="65942">
        <dgm:presLayoutVars>
          <dgm:bulletEnabled val="1"/>
        </dgm:presLayoutVars>
      </dgm:prSet>
      <dgm:spPr/>
    </dgm:pt>
    <dgm:pt modelId="{38D5F8E3-A819-418A-B0F4-AAB1D8E6476D}" type="pres">
      <dgm:prSet presAssocID="{968D6B83-23B6-4EB9-8E26-4F369F40FC8D}" presName="sibTrans" presStyleLbl="sibTrans1D1" presStyleIdx="2" presStyleCnt="3"/>
      <dgm:spPr/>
    </dgm:pt>
    <dgm:pt modelId="{85EC0237-F227-4FA3-ACB5-4EE7CCB8EE16}" type="pres">
      <dgm:prSet presAssocID="{968D6B83-23B6-4EB9-8E26-4F369F40FC8D}" presName="connectorText" presStyleLbl="sibTrans1D1" presStyleIdx="2" presStyleCnt="3"/>
      <dgm:spPr/>
    </dgm:pt>
    <dgm:pt modelId="{8B0D530B-1216-45B3-BC27-4F5D8337F01D}" type="pres">
      <dgm:prSet presAssocID="{140CA24F-7EB4-4E58-970D-916E5A7D8E27}" presName="node" presStyleLbl="node1" presStyleIdx="3" presStyleCnt="4" custScaleX="97375" custScaleY="65675">
        <dgm:presLayoutVars>
          <dgm:bulletEnabled val="1"/>
        </dgm:presLayoutVars>
      </dgm:prSet>
      <dgm:spPr/>
    </dgm:pt>
  </dgm:ptLst>
  <dgm:cxnLst>
    <dgm:cxn modelId="{4B153D11-FB42-45C1-8C7D-088A88F83C84}" type="presOf" srcId="{8D98FB2C-6B74-4147-A681-0D8A05535C06}" destId="{184BDC77-ADC3-41EE-B934-653FD6855C12}" srcOrd="0" destOrd="0" presId="urn:microsoft.com/office/officeart/2005/8/layout/bProcess3"/>
    <dgm:cxn modelId="{610C0555-B2A0-4E57-8AF8-4C63E24CBBE9}" type="presOf" srcId="{80787CB7-4441-4B75-96D4-760FEBC82016}" destId="{15608DB6-E4E0-45A8-931D-CF2E8FF77619}" srcOrd="1" destOrd="0" presId="urn:microsoft.com/office/officeart/2005/8/layout/bProcess3"/>
    <dgm:cxn modelId="{C7785B75-7C81-417F-8493-0ECA8D269886}" type="presOf" srcId="{140CA24F-7EB4-4E58-970D-916E5A7D8E27}" destId="{8B0D530B-1216-45B3-BC27-4F5D8337F01D}" srcOrd="0" destOrd="0" presId="urn:microsoft.com/office/officeart/2005/8/layout/bProcess3"/>
    <dgm:cxn modelId="{235C7D56-4B6B-4FE1-9EBC-DAD9BA3DEAE0}" srcId="{146CF9E4-3DA7-43F5-ADA6-A14365833352}" destId="{6FA54A2E-BA09-470C-8610-8594FFA509A6}" srcOrd="0" destOrd="0" parTransId="{1653409D-76AD-45A2-9113-0967ECEF51EE}" sibTransId="{80787CB7-4441-4B75-96D4-760FEBC82016}"/>
    <dgm:cxn modelId="{89EEAB81-92F2-4EF9-BC81-97802445124D}" type="presOf" srcId="{968D6B83-23B6-4EB9-8E26-4F369F40FC8D}" destId="{38D5F8E3-A819-418A-B0F4-AAB1D8E6476D}" srcOrd="0" destOrd="0" presId="urn:microsoft.com/office/officeart/2005/8/layout/bProcess3"/>
    <dgm:cxn modelId="{A394FE9E-703E-412E-AA99-8E0245CFF0C1}" type="presOf" srcId="{6FA54A2E-BA09-470C-8610-8594FFA509A6}" destId="{CB8A3EEA-0FCF-4A91-839E-5455D8CC8C2F}" srcOrd="0" destOrd="0" presId="urn:microsoft.com/office/officeart/2005/8/layout/bProcess3"/>
    <dgm:cxn modelId="{C688B59F-2980-4F49-A75B-5CA85497C4D9}" type="presOf" srcId="{3A2694C7-A22B-48EB-9BE1-2956198A4273}" destId="{15F38527-4886-4B1D-9AD5-623DF4E379D5}" srcOrd="0" destOrd="0" presId="urn:microsoft.com/office/officeart/2005/8/layout/bProcess3"/>
    <dgm:cxn modelId="{4000DFAF-AB2E-4EDF-8801-BB0BC91A23C8}" type="presOf" srcId="{968D6B83-23B6-4EB9-8E26-4F369F40FC8D}" destId="{85EC0237-F227-4FA3-ACB5-4EE7CCB8EE16}" srcOrd="1" destOrd="0" presId="urn:microsoft.com/office/officeart/2005/8/layout/bProcess3"/>
    <dgm:cxn modelId="{106CC5BD-BBE6-44E3-BA83-A2F5B17B522E}" type="presOf" srcId="{3A2694C7-A22B-48EB-9BE1-2956198A4273}" destId="{94175E62-706C-41C0-A0A4-A4D7E3679503}" srcOrd="1" destOrd="0" presId="urn:microsoft.com/office/officeart/2005/8/layout/bProcess3"/>
    <dgm:cxn modelId="{19B0F5C2-65D5-474A-8D02-A0FD926638D5}" srcId="{146CF9E4-3DA7-43F5-ADA6-A14365833352}" destId="{8D98FB2C-6B74-4147-A681-0D8A05535C06}" srcOrd="2" destOrd="0" parTransId="{D4EB0B34-8D29-4127-9430-9F632657B4CD}" sibTransId="{968D6B83-23B6-4EB9-8E26-4F369F40FC8D}"/>
    <dgm:cxn modelId="{BDD907C4-FA65-4A4D-A567-6E680A25B039}" srcId="{146CF9E4-3DA7-43F5-ADA6-A14365833352}" destId="{3FF1AFC8-2A16-4A69-A4A1-39063E7B5351}" srcOrd="1" destOrd="0" parTransId="{822665BA-FFF4-406A-AF71-25B5E999D089}" sibTransId="{3A2694C7-A22B-48EB-9BE1-2956198A4273}"/>
    <dgm:cxn modelId="{5299BAC5-0495-4295-BA3F-96262256D478}" type="presOf" srcId="{146CF9E4-3DA7-43F5-ADA6-A14365833352}" destId="{DE492EF3-0284-4EFE-A4C8-9A6DDB416843}" srcOrd="0" destOrd="0" presId="urn:microsoft.com/office/officeart/2005/8/layout/bProcess3"/>
    <dgm:cxn modelId="{D822FACD-18D7-4FED-BAEB-63F584C44EF1}" srcId="{146CF9E4-3DA7-43F5-ADA6-A14365833352}" destId="{140CA24F-7EB4-4E58-970D-916E5A7D8E27}" srcOrd="3" destOrd="0" parTransId="{94BDD1A0-E4A5-4D4C-88E6-685C13187623}" sibTransId="{6C140A47-46A8-40D4-A2BC-2C25BAB8AEA4}"/>
    <dgm:cxn modelId="{929DDAE0-6956-4B2A-8D03-3A12E05E6D1A}" type="presOf" srcId="{3FF1AFC8-2A16-4A69-A4A1-39063E7B5351}" destId="{3626B319-B255-4405-BDAE-063A38031139}" srcOrd="0" destOrd="0" presId="urn:microsoft.com/office/officeart/2005/8/layout/bProcess3"/>
    <dgm:cxn modelId="{D06904FD-2F98-423E-A8FD-92B77D95AEA1}" type="presOf" srcId="{80787CB7-4441-4B75-96D4-760FEBC82016}" destId="{3AA6EE59-62FE-41F5-A15F-6CF6474180F6}" srcOrd="0" destOrd="0" presId="urn:microsoft.com/office/officeart/2005/8/layout/bProcess3"/>
    <dgm:cxn modelId="{AB3AD12F-48A2-4EE2-844D-6082008041FD}" type="presParOf" srcId="{DE492EF3-0284-4EFE-A4C8-9A6DDB416843}" destId="{CB8A3EEA-0FCF-4A91-839E-5455D8CC8C2F}" srcOrd="0" destOrd="0" presId="urn:microsoft.com/office/officeart/2005/8/layout/bProcess3"/>
    <dgm:cxn modelId="{54086505-71B5-4389-AE3F-1BEDFF60DE1D}" type="presParOf" srcId="{DE492EF3-0284-4EFE-A4C8-9A6DDB416843}" destId="{3AA6EE59-62FE-41F5-A15F-6CF6474180F6}" srcOrd="1" destOrd="0" presId="urn:microsoft.com/office/officeart/2005/8/layout/bProcess3"/>
    <dgm:cxn modelId="{74A16084-0B46-46F6-BC62-EFB018BCF188}" type="presParOf" srcId="{3AA6EE59-62FE-41F5-A15F-6CF6474180F6}" destId="{15608DB6-E4E0-45A8-931D-CF2E8FF77619}" srcOrd="0" destOrd="0" presId="urn:microsoft.com/office/officeart/2005/8/layout/bProcess3"/>
    <dgm:cxn modelId="{A1A81458-2CEE-47E9-988B-B6AB0CA8CD08}" type="presParOf" srcId="{DE492EF3-0284-4EFE-A4C8-9A6DDB416843}" destId="{3626B319-B255-4405-BDAE-063A38031139}" srcOrd="2" destOrd="0" presId="urn:microsoft.com/office/officeart/2005/8/layout/bProcess3"/>
    <dgm:cxn modelId="{C2B3E6D8-135D-4E26-A939-BA171913462C}" type="presParOf" srcId="{DE492EF3-0284-4EFE-A4C8-9A6DDB416843}" destId="{15F38527-4886-4B1D-9AD5-623DF4E379D5}" srcOrd="3" destOrd="0" presId="urn:microsoft.com/office/officeart/2005/8/layout/bProcess3"/>
    <dgm:cxn modelId="{A3205418-538F-4B6C-BB81-0847C84AD501}" type="presParOf" srcId="{15F38527-4886-4B1D-9AD5-623DF4E379D5}" destId="{94175E62-706C-41C0-A0A4-A4D7E3679503}" srcOrd="0" destOrd="0" presId="urn:microsoft.com/office/officeart/2005/8/layout/bProcess3"/>
    <dgm:cxn modelId="{B22DD335-4D86-4D0B-9887-939B9F713178}" type="presParOf" srcId="{DE492EF3-0284-4EFE-A4C8-9A6DDB416843}" destId="{184BDC77-ADC3-41EE-B934-653FD6855C12}" srcOrd="4" destOrd="0" presId="urn:microsoft.com/office/officeart/2005/8/layout/bProcess3"/>
    <dgm:cxn modelId="{8903CFE6-FBF7-49BC-A0ED-027EC24676FF}" type="presParOf" srcId="{DE492EF3-0284-4EFE-A4C8-9A6DDB416843}" destId="{38D5F8E3-A819-418A-B0F4-AAB1D8E6476D}" srcOrd="5" destOrd="0" presId="urn:microsoft.com/office/officeart/2005/8/layout/bProcess3"/>
    <dgm:cxn modelId="{A86115F5-55F3-44DA-B5E1-45BC57B57933}" type="presParOf" srcId="{38D5F8E3-A819-418A-B0F4-AAB1D8E6476D}" destId="{85EC0237-F227-4FA3-ACB5-4EE7CCB8EE16}" srcOrd="0" destOrd="0" presId="urn:microsoft.com/office/officeart/2005/8/layout/bProcess3"/>
    <dgm:cxn modelId="{D591B139-994F-47F8-91E4-C0D2568E75BC}" type="presParOf" srcId="{DE492EF3-0284-4EFE-A4C8-9A6DDB416843}" destId="{8B0D530B-1216-45B3-BC27-4F5D8337F01D}" srcOrd="6" destOrd="0" presId="urn:microsoft.com/office/officeart/2005/8/layout/bProcess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46CF9E4-3DA7-43F5-ADA6-A14365833352}"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6FA54A2E-BA09-470C-8610-8594FFA509A6}">
      <dgm:prSet phldrT="[Text]" custT="1"/>
      <dgm:spPr/>
      <dgm:t>
        <a:bodyPr/>
        <a:lstStyle/>
        <a:p>
          <a:pPr>
            <a:lnSpc>
              <a:spcPct val="100000"/>
            </a:lnSpc>
            <a:spcAft>
              <a:spcPts val="0"/>
            </a:spcAft>
          </a:pPr>
          <a:r>
            <a:rPr lang="en-US" sz="900">
              <a:latin typeface="+mn-lt"/>
            </a:rPr>
            <a:t>1) If target species features no carbon or is elemental carbon, assign to UNKCRACMM.</a:t>
          </a:r>
        </a:p>
      </dgm:t>
    </dgm:pt>
    <dgm:pt modelId="{1653409D-76AD-45A2-9113-0967ECEF51EE}" type="parTrans" cxnId="{235C7D56-4B6B-4FE1-9EBC-DAD9BA3DEAE0}">
      <dgm:prSet/>
      <dgm:spPr/>
      <dgm:t>
        <a:bodyPr/>
        <a:lstStyle/>
        <a:p>
          <a:endParaRPr lang="en-US" sz="900">
            <a:latin typeface="+mn-lt"/>
          </a:endParaRPr>
        </a:p>
      </dgm:t>
    </dgm:pt>
    <dgm:pt modelId="{80787CB7-4441-4B75-96D4-760FEBC82016}" type="sibTrans" cxnId="{235C7D56-4B6B-4FE1-9EBC-DAD9BA3DEAE0}">
      <dgm:prSet custT="1"/>
      <dgm:spPr/>
      <dgm:t>
        <a:bodyPr/>
        <a:lstStyle/>
        <a:p>
          <a:endParaRPr lang="en-US" sz="900">
            <a:latin typeface="+mn-lt"/>
          </a:endParaRPr>
        </a:p>
      </dgm:t>
    </dgm:pt>
    <dgm:pt modelId="{3FF1AFC8-2A16-4A69-A4A1-39063E7B5351}">
      <dgm:prSet phldrT="[Text]" custT="1"/>
      <dgm:spPr/>
      <dgm:t>
        <a:bodyPr/>
        <a:lstStyle/>
        <a:p>
          <a:r>
            <a:rPr lang="en-US" sz="900">
              <a:latin typeface="+mn-lt"/>
            </a:rPr>
            <a:t>2) If target species is an explicit tracer in chemical mechanism, appropriately assign.</a:t>
          </a:r>
        </a:p>
      </dgm:t>
    </dgm:pt>
    <dgm:pt modelId="{822665BA-FFF4-406A-AF71-25B5E999D089}" type="parTrans" cxnId="{BDD907C4-FA65-4A4D-A567-6E680A25B039}">
      <dgm:prSet/>
      <dgm:spPr/>
      <dgm:t>
        <a:bodyPr/>
        <a:lstStyle/>
        <a:p>
          <a:endParaRPr lang="en-US" sz="900">
            <a:latin typeface="+mn-lt"/>
          </a:endParaRPr>
        </a:p>
      </dgm:t>
    </dgm:pt>
    <dgm:pt modelId="{3A2694C7-A22B-48EB-9BE1-2956198A4273}" type="sibTrans" cxnId="{BDD907C4-FA65-4A4D-A567-6E680A25B039}">
      <dgm:prSet custT="1"/>
      <dgm:spPr/>
      <dgm:t>
        <a:bodyPr/>
        <a:lstStyle/>
        <a:p>
          <a:endParaRPr lang="en-US" sz="900">
            <a:latin typeface="+mn-lt"/>
          </a:endParaRPr>
        </a:p>
      </dgm:t>
    </dgm:pt>
    <dgm:pt modelId="{8D98FB2C-6B74-4147-A681-0D8A05535C06}">
      <dgm:prSet phldrT="[Text]" custT="1"/>
      <dgm:spPr/>
      <dgm:t>
        <a:bodyPr/>
        <a:lstStyle/>
        <a:p>
          <a:r>
            <a:rPr lang="en-US" sz="900">
              <a:latin typeface="+mn-lt"/>
            </a:rPr>
            <a:t>3) If k</a:t>
          </a:r>
          <a:r>
            <a:rPr lang="en-US" sz="900" baseline="-25000">
              <a:latin typeface="+mn-lt"/>
            </a:rPr>
            <a:t>OH</a:t>
          </a:r>
          <a:r>
            <a:rPr lang="en-US" sz="900">
              <a:latin typeface="+mn-lt"/>
            </a:rPr>
            <a:t> &lt; 3.5x10</a:t>
          </a:r>
          <a:r>
            <a:rPr lang="en-US" sz="900" baseline="30000">
              <a:latin typeface="+mn-lt"/>
            </a:rPr>
            <a:t>-13</a:t>
          </a:r>
          <a:r>
            <a:rPr lang="en-US" sz="900">
              <a:latin typeface="+mn-lt"/>
            </a:rPr>
            <a:t> cm</a:t>
          </a:r>
          <a:r>
            <a:rPr lang="en-US" sz="900" baseline="30000">
              <a:latin typeface="+mn-lt"/>
            </a:rPr>
            <a:t>3</a:t>
          </a:r>
          <a:r>
            <a:rPr lang="en-US" sz="900">
              <a:latin typeface="+mn-lt"/>
            </a:rPr>
            <a:t> molec.</a:t>
          </a:r>
          <a:r>
            <a:rPr lang="en-US" sz="900" baseline="30000">
              <a:latin typeface="+mn-lt"/>
            </a:rPr>
            <a:t>-1</a:t>
          </a:r>
          <a:r>
            <a:rPr lang="en-US" sz="900">
              <a:latin typeface="+mn-lt"/>
            </a:rPr>
            <a:t> sec</a:t>
          </a:r>
          <a:r>
            <a:rPr lang="en-US" sz="900" baseline="30000">
              <a:latin typeface="+mn-lt"/>
            </a:rPr>
            <a:t>-1</a:t>
          </a:r>
          <a:r>
            <a:rPr lang="en-US" sz="900">
              <a:latin typeface="+mn-lt"/>
            </a:rPr>
            <a:t>, assign to SLOWROC.</a:t>
          </a:r>
        </a:p>
      </dgm:t>
    </dgm:pt>
    <dgm:pt modelId="{D4EB0B34-8D29-4127-9430-9F632657B4CD}" type="parTrans" cxnId="{19B0F5C2-65D5-474A-8D02-A0FD926638D5}">
      <dgm:prSet/>
      <dgm:spPr/>
      <dgm:t>
        <a:bodyPr/>
        <a:lstStyle/>
        <a:p>
          <a:endParaRPr lang="en-US" sz="900">
            <a:latin typeface="+mn-lt"/>
          </a:endParaRPr>
        </a:p>
      </dgm:t>
    </dgm:pt>
    <dgm:pt modelId="{968D6B83-23B6-4EB9-8E26-4F369F40FC8D}" type="sibTrans" cxnId="{19B0F5C2-65D5-474A-8D02-A0FD926638D5}">
      <dgm:prSet custT="1"/>
      <dgm:spPr/>
      <dgm:t>
        <a:bodyPr/>
        <a:lstStyle/>
        <a:p>
          <a:endParaRPr lang="en-US" sz="900">
            <a:latin typeface="+mn-lt"/>
          </a:endParaRPr>
        </a:p>
      </dgm:t>
    </dgm:pt>
    <dgm:pt modelId="{140CA24F-7EB4-4E58-970D-916E5A7D8E27}">
      <dgm:prSet phldrT="[Text]" custT="1"/>
      <dgm:spPr/>
      <dgm:t>
        <a:bodyPr/>
        <a:lstStyle/>
        <a:p>
          <a:r>
            <a:rPr lang="en-US" sz="900">
              <a:latin typeface="+mn-lt"/>
            </a:rPr>
            <a:t>6) If target species is nonoxygenated and has more than 1 benzene ring, assign to NAPH.</a:t>
          </a:r>
        </a:p>
      </dgm:t>
    </dgm:pt>
    <dgm:pt modelId="{94BDD1A0-E4A5-4D4C-88E6-685C13187623}" type="parTrans" cxnId="{D822FACD-18D7-4FED-BAEB-63F584C44EF1}">
      <dgm:prSet/>
      <dgm:spPr/>
      <dgm:t>
        <a:bodyPr/>
        <a:lstStyle/>
        <a:p>
          <a:endParaRPr lang="en-US" sz="900">
            <a:latin typeface="+mn-lt"/>
          </a:endParaRPr>
        </a:p>
      </dgm:t>
    </dgm:pt>
    <dgm:pt modelId="{6C140A47-46A8-40D4-A2BC-2C25BAB8AEA4}" type="sibTrans" cxnId="{D822FACD-18D7-4FED-BAEB-63F584C44EF1}">
      <dgm:prSet custT="1"/>
      <dgm:spPr/>
      <dgm:t>
        <a:bodyPr/>
        <a:lstStyle/>
        <a:p>
          <a:endParaRPr lang="en-US" sz="900">
            <a:latin typeface="+mn-lt"/>
          </a:endParaRPr>
        </a:p>
      </dgm:t>
    </dgm:pt>
    <dgm:pt modelId="{6D54891D-69F5-4657-9218-C8D9D51394F1}">
      <dgm:prSet phldrT="[Text]" custT="1"/>
      <dgm:spPr/>
      <dgm:t>
        <a:bodyPr/>
        <a:lstStyle/>
        <a:p>
          <a:r>
            <a:rPr lang="en-US" sz="900">
              <a:latin typeface="+mn-lt"/>
            </a:rPr>
            <a:t>7) If C* of target species is &lt; 3x10</a:t>
          </a:r>
          <a:r>
            <a:rPr lang="en-US" sz="900" baseline="30000">
              <a:latin typeface="+mn-lt"/>
            </a:rPr>
            <a:t>2</a:t>
          </a:r>
          <a:r>
            <a:rPr lang="en-US" sz="900">
              <a:latin typeface="+mn-lt"/>
            </a:rPr>
            <a:t> μg m</a:t>
          </a:r>
          <a:r>
            <a:rPr lang="en-US" sz="900" baseline="30000">
              <a:latin typeface="+mn-lt"/>
            </a:rPr>
            <a:t>-3</a:t>
          </a:r>
          <a:r>
            <a:rPr lang="en-US" sz="900">
              <a:latin typeface="+mn-lt"/>
            </a:rPr>
            <a:t>, follow order-of-operations.</a:t>
          </a:r>
        </a:p>
      </dgm:t>
    </dgm:pt>
    <dgm:pt modelId="{5CEC6C28-8D2C-41EF-AF53-8BC6F1BC59F5}" type="parTrans" cxnId="{CF1A78E5-91D7-448C-A7C6-683BECD8ACC7}">
      <dgm:prSet/>
      <dgm:spPr/>
      <dgm:t>
        <a:bodyPr/>
        <a:lstStyle/>
        <a:p>
          <a:endParaRPr lang="en-US" sz="900">
            <a:latin typeface="+mn-lt"/>
          </a:endParaRPr>
        </a:p>
      </dgm:t>
    </dgm:pt>
    <dgm:pt modelId="{AE39F48E-7629-41BE-BBA8-C23BD9CCD2C9}" type="sibTrans" cxnId="{CF1A78E5-91D7-448C-A7C6-683BECD8ACC7}">
      <dgm:prSet custT="1"/>
      <dgm:spPr/>
      <dgm:t>
        <a:bodyPr/>
        <a:lstStyle/>
        <a:p>
          <a:endParaRPr lang="en-US" sz="900">
            <a:latin typeface="+mn-lt"/>
          </a:endParaRPr>
        </a:p>
      </dgm:t>
    </dgm:pt>
    <dgm:pt modelId="{C26CE230-1740-4A76-9195-8D672C1622D3}">
      <dgm:prSet custT="1"/>
      <dgm:spPr/>
      <dgm:t>
        <a:bodyPr/>
        <a:lstStyle/>
        <a:p>
          <a:r>
            <a:rPr lang="en-US" sz="900">
              <a:latin typeface="+mn-lt"/>
            </a:rPr>
            <a:t>8) If target species is a single-ring aromatic, follow order-of-operations.</a:t>
          </a:r>
        </a:p>
      </dgm:t>
    </dgm:pt>
    <dgm:pt modelId="{540D5171-C465-4C9A-9A91-3CCB98940203}" type="parTrans" cxnId="{E298D95D-AF21-41FC-8247-2CB488781357}">
      <dgm:prSet/>
      <dgm:spPr/>
      <dgm:t>
        <a:bodyPr/>
        <a:lstStyle/>
        <a:p>
          <a:endParaRPr lang="en-US" sz="900">
            <a:latin typeface="+mn-lt"/>
          </a:endParaRPr>
        </a:p>
      </dgm:t>
    </dgm:pt>
    <dgm:pt modelId="{AD7822F4-E174-43B5-AB94-A26462393E17}" type="sibTrans" cxnId="{E298D95D-AF21-41FC-8247-2CB488781357}">
      <dgm:prSet custT="1"/>
      <dgm:spPr/>
      <dgm:t>
        <a:bodyPr/>
        <a:lstStyle/>
        <a:p>
          <a:endParaRPr lang="en-US" sz="900">
            <a:latin typeface="+mn-lt"/>
          </a:endParaRPr>
        </a:p>
      </dgm:t>
    </dgm:pt>
    <dgm:pt modelId="{F931DFBD-0A3B-482B-A0F3-8A8CC827E19A}">
      <dgm:prSet custT="1"/>
      <dgm:spPr/>
      <dgm:t>
        <a:bodyPr/>
        <a:lstStyle/>
        <a:p>
          <a:r>
            <a:rPr lang="en-US" sz="900">
              <a:latin typeface="+mn-lt"/>
            </a:rPr>
            <a:t>9) If the target species contains a C-C double bond, follow order-of-operations.</a:t>
          </a:r>
        </a:p>
      </dgm:t>
    </dgm:pt>
    <dgm:pt modelId="{B7F4A073-5CAA-439D-8A24-52C230A1F089}" type="parTrans" cxnId="{A560CC7F-38DB-4465-9950-0740D250135A}">
      <dgm:prSet/>
      <dgm:spPr/>
      <dgm:t>
        <a:bodyPr/>
        <a:lstStyle/>
        <a:p>
          <a:endParaRPr lang="en-US" sz="900">
            <a:latin typeface="+mn-lt"/>
          </a:endParaRPr>
        </a:p>
      </dgm:t>
    </dgm:pt>
    <dgm:pt modelId="{4DCE93A0-C332-424B-8DA0-17F6B75C7182}" type="sibTrans" cxnId="{A560CC7F-38DB-4465-9950-0740D250135A}">
      <dgm:prSet custT="1"/>
      <dgm:spPr/>
      <dgm:t>
        <a:bodyPr/>
        <a:lstStyle/>
        <a:p>
          <a:endParaRPr lang="en-US" sz="900">
            <a:latin typeface="+mn-lt"/>
          </a:endParaRPr>
        </a:p>
      </dgm:t>
    </dgm:pt>
    <dgm:pt modelId="{791D3FBB-D4E2-49E4-98EE-06A00E06F022}">
      <dgm:prSet custT="1"/>
      <dgm:spPr/>
      <dgm:t>
        <a:bodyPr/>
        <a:lstStyle/>
        <a:p>
          <a:r>
            <a:rPr lang="en-US" sz="900">
              <a:latin typeface="+mn-lt"/>
            </a:rPr>
            <a:t>10) If C* of target species is &lt; 3x10</a:t>
          </a:r>
          <a:r>
            <a:rPr lang="en-US" sz="900" baseline="30000">
              <a:latin typeface="+mn-lt"/>
            </a:rPr>
            <a:t>6</a:t>
          </a:r>
          <a:r>
            <a:rPr lang="en-US" sz="900">
              <a:latin typeface="+mn-lt"/>
            </a:rPr>
            <a:t> μg m</a:t>
          </a:r>
          <a:r>
            <a:rPr lang="en-US" sz="900" baseline="30000">
              <a:latin typeface="+mn-lt"/>
            </a:rPr>
            <a:t>-3</a:t>
          </a:r>
          <a:r>
            <a:rPr lang="en-US" sz="900">
              <a:latin typeface="+mn-lt"/>
            </a:rPr>
            <a:t>, follow order-of-operations.</a:t>
          </a:r>
        </a:p>
      </dgm:t>
    </dgm:pt>
    <dgm:pt modelId="{ABE81BAA-59A6-4A9A-880F-5E8BCFA17EAC}" type="parTrans" cxnId="{A35697A8-717D-49AE-9888-9D04B00433F6}">
      <dgm:prSet/>
      <dgm:spPr/>
      <dgm:t>
        <a:bodyPr/>
        <a:lstStyle/>
        <a:p>
          <a:endParaRPr lang="en-US" sz="900">
            <a:latin typeface="+mn-lt"/>
          </a:endParaRPr>
        </a:p>
      </dgm:t>
    </dgm:pt>
    <dgm:pt modelId="{4DAEF477-E0B5-4B5A-95E0-A94845435A99}" type="sibTrans" cxnId="{A35697A8-717D-49AE-9888-9D04B00433F6}">
      <dgm:prSet custT="1"/>
      <dgm:spPr/>
      <dgm:t>
        <a:bodyPr/>
        <a:lstStyle/>
        <a:p>
          <a:endParaRPr lang="en-US" sz="900">
            <a:latin typeface="+mn-lt"/>
          </a:endParaRPr>
        </a:p>
      </dgm:t>
    </dgm:pt>
    <dgm:pt modelId="{4BC86E24-8034-4196-AAF0-D7294BD48257}">
      <dgm:prSet custT="1"/>
      <dgm:spPr/>
      <dgm:t>
        <a:bodyPr/>
        <a:lstStyle/>
        <a:p>
          <a:r>
            <a:rPr lang="en-US" sz="900">
              <a:latin typeface="+mn-lt"/>
            </a:rPr>
            <a:t>11) If target species has one or more aldehyde and ketone group, assign to MGLY.</a:t>
          </a:r>
        </a:p>
      </dgm:t>
    </dgm:pt>
    <dgm:pt modelId="{C7257CD7-099B-4196-940F-B823F1650570}" type="parTrans" cxnId="{8EDFAC34-2794-44E0-8FC5-AAFA43A11549}">
      <dgm:prSet/>
      <dgm:spPr/>
      <dgm:t>
        <a:bodyPr/>
        <a:lstStyle/>
        <a:p>
          <a:endParaRPr lang="en-US" sz="900">
            <a:latin typeface="+mn-lt"/>
          </a:endParaRPr>
        </a:p>
      </dgm:t>
    </dgm:pt>
    <dgm:pt modelId="{AF88BC51-A5EB-428F-B176-58FFBF2F4199}" type="sibTrans" cxnId="{8EDFAC34-2794-44E0-8FC5-AAFA43A11549}">
      <dgm:prSet custT="1"/>
      <dgm:spPr/>
      <dgm:t>
        <a:bodyPr/>
        <a:lstStyle/>
        <a:p>
          <a:endParaRPr lang="en-US" sz="900">
            <a:latin typeface="+mn-lt"/>
          </a:endParaRPr>
        </a:p>
      </dgm:t>
    </dgm:pt>
    <dgm:pt modelId="{0F84D366-C570-4BD0-B341-FE1578760DEB}">
      <dgm:prSet custT="1"/>
      <dgm:spPr/>
      <dgm:t>
        <a:bodyPr/>
        <a:lstStyle/>
        <a:p>
          <a:r>
            <a:rPr lang="en-US" sz="900">
              <a:latin typeface="+mn-lt"/>
            </a:rPr>
            <a:t>12) If target species has one or more aldehyde, assign to ALD.</a:t>
          </a:r>
        </a:p>
      </dgm:t>
    </dgm:pt>
    <dgm:pt modelId="{54A5665C-E354-4237-995C-531A043E5038}" type="parTrans" cxnId="{AD2B3629-C007-4678-8274-46EA0F0F0A95}">
      <dgm:prSet/>
      <dgm:spPr/>
      <dgm:t>
        <a:bodyPr/>
        <a:lstStyle/>
        <a:p>
          <a:endParaRPr lang="en-US" sz="900">
            <a:latin typeface="+mn-lt"/>
          </a:endParaRPr>
        </a:p>
      </dgm:t>
    </dgm:pt>
    <dgm:pt modelId="{F7F92B41-FA46-4D2A-941B-89C6997EF54D}" type="sibTrans" cxnId="{AD2B3629-C007-4678-8274-46EA0F0F0A95}">
      <dgm:prSet custT="1"/>
      <dgm:spPr/>
      <dgm:t>
        <a:bodyPr/>
        <a:lstStyle/>
        <a:p>
          <a:endParaRPr lang="en-US" sz="900">
            <a:latin typeface="+mn-lt"/>
          </a:endParaRPr>
        </a:p>
      </dgm:t>
    </dgm:pt>
    <dgm:pt modelId="{9C680299-A8FF-4B70-A2E3-853ECE67DBCF}">
      <dgm:prSet custT="1"/>
      <dgm:spPr/>
      <dgm:t>
        <a:bodyPr/>
        <a:lstStyle/>
        <a:p>
          <a:r>
            <a:rPr lang="en-US" sz="900">
              <a:latin typeface="+mn-lt"/>
            </a:rPr>
            <a:t>18) If target species has one or more acid, assign to ORA2.</a:t>
          </a:r>
        </a:p>
      </dgm:t>
    </dgm:pt>
    <dgm:pt modelId="{FD4D5B8E-156F-443C-8909-2CB63FC31D27}" type="parTrans" cxnId="{DE9A897D-A81A-4303-BA85-8B38B607D88F}">
      <dgm:prSet/>
      <dgm:spPr/>
      <dgm:t>
        <a:bodyPr/>
        <a:lstStyle/>
        <a:p>
          <a:endParaRPr lang="en-US" sz="900">
            <a:latin typeface="+mn-lt"/>
          </a:endParaRPr>
        </a:p>
      </dgm:t>
    </dgm:pt>
    <dgm:pt modelId="{01A599B5-51AE-4FBA-A635-8BF0F57763E9}" type="sibTrans" cxnId="{DE9A897D-A81A-4303-BA85-8B38B607D88F}">
      <dgm:prSet custT="1"/>
      <dgm:spPr/>
      <dgm:t>
        <a:bodyPr/>
        <a:lstStyle/>
        <a:p>
          <a:endParaRPr lang="en-US" sz="900">
            <a:latin typeface="+mn-lt"/>
          </a:endParaRPr>
        </a:p>
      </dgm:t>
    </dgm:pt>
    <dgm:pt modelId="{1A626755-A55D-4F4B-8D47-E8D274ACC1B4}">
      <dgm:prSet custT="1"/>
      <dgm:spPr/>
      <dgm:t>
        <a:bodyPr/>
        <a:lstStyle/>
        <a:p>
          <a:r>
            <a:rPr lang="en-US" sz="900">
              <a:latin typeface="+mn-lt"/>
            </a:rPr>
            <a:t>19) If target species does not match any prior categorization, follow order-of-operations.</a:t>
          </a:r>
        </a:p>
      </dgm:t>
    </dgm:pt>
    <dgm:pt modelId="{5F01FE38-89DF-4E22-BA6B-C39EA3C98760}" type="parTrans" cxnId="{01DFA1B3-A800-4039-92A5-AF03FC483F93}">
      <dgm:prSet/>
      <dgm:spPr/>
      <dgm:t>
        <a:bodyPr/>
        <a:lstStyle/>
        <a:p>
          <a:endParaRPr lang="en-US" sz="900">
            <a:latin typeface="+mn-lt"/>
          </a:endParaRPr>
        </a:p>
      </dgm:t>
    </dgm:pt>
    <dgm:pt modelId="{1C48D86B-2382-419A-93A3-031A76BC57CA}" type="sibTrans" cxnId="{01DFA1B3-A800-4039-92A5-AF03FC483F93}">
      <dgm:prSet custT="1"/>
      <dgm:spPr/>
      <dgm:t>
        <a:bodyPr/>
        <a:lstStyle/>
        <a:p>
          <a:endParaRPr lang="en-US" sz="900">
            <a:latin typeface="+mn-lt"/>
          </a:endParaRPr>
        </a:p>
      </dgm:t>
    </dgm:pt>
    <dgm:pt modelId="{F08F6BBC-7E12-469C-B933-FED65AB9F06D}">
      <dgm:prSet custT="1"/>
      <dgm:spPr/>
      <dgm:t>
        <a:bodyPr/>
        <a:lstStyle/>
        <a:p>
          <a:r>
            <a:rPr lang="en-US" sz="900">
              <a:latin typeface="+mn-lt"/>
            </a:rPr>
            <a:t>14) If target species has one or more alcohol and ketone group, assign to HKET.</a:t>
          </a:r>
          <a:endParaRPr lang="en-US" sz="900"/>
        </a:p>
      </dgm:t>
    </dgm:pt>
    <dgm:pt modelId="{CDA6923A-9660-44DD-A197-E254958EC387}" type="parTrans" cxnId="{33EBE8F8-6713-46E5-95C8-D6DBA37A1EAF}">
      <dgm:prSet/>
      <dgm:spPr/>
      <dgm:t>
        <a:bodyPr/>
        <a:lstStyle/>
        <a:p>
          <a:endParaRPr lang="en-US"/>
        </a:p>
      </dgm:t>
    </dgm:pt>
    <dgm:pt modelId="{A4F30E8D-4E06-47A5-B53E-6D767A76B440}" type="sibTrans" cxnId="{33EBE8F8-6713-46E5-95C8-D6DBA37A1EAF}">
      <dgm:prSet/>
      <dgm:spPr/>
      <dgm:t>
        <a:bodyPr/>
        <a:lstStyle/>
        <a:p>
          <a:endParaRPr lang="en-US"/>
        </a:p>
      </dgm:t>
    </dgm:pt>
    <dgm:pt modelId="{8F424190-26C1-492E-84FD-713D772074FB}">
      <dgm:prSet custT="1"/>
      <dgm:spPr/>
      <dgm:t>
        <a:bodyPr/>
        <a:lstStyle/>
        <a:p>
          <a:r>
            <a:rPr lang="en-US" sz="900">
              <a:latin typeface="+mn-lt"/>
            </a:rPr>
            <a:t>13) If target species has one or more peroxide, assign to OP2.</a:t>
          </a:r>
          <a:endParaRPr lang="en-US" sz="900"/>
        </a:p>
      </dgm:t>
    </dgm:pt>
    <dgm:pt modelId="{E4019F5E-26EB-4941-91E1-E643B003238A}" type="parTrans" cxnId="{4F473013-826F-4E4F-AF27-567755F8E742}">
      <dgm:prSet/>
      <dgm:spPr/>
      <dgm:t>
        <a:bodyPr/>
        <a:lstStyle/>
        <a:p>
          <a:endParaRPr lang="en-US"/>
        </a:p>
      </dgm:t>
    </dgm:pt>
    <dgm:pt modelId="{49451A36-56E9-4311-A596-DDE1B77AC540}" type="sibTrans" cxnId="{4F473013-826F-4E4F-AF27-567755F8E742}">
      <dgm:prSet/>
      <dgm:spPr/>
      <dgm:t>
        <a:bodyPr/>
        <a:lstStyle/>
        <a:p>
          <a:endParaRPr lang="en-US"/>
        </a:p>
      </dgm:t>
    </dgm:pt>
    <dgm:pt modelId="{A9EA810F-D36C-4BD8-83DB-9229366C45C3}">
      <dgm:prSet custT="1"/>
      <dgm:spPr/>
      <dgm:t>
        <a:bodyPr lIns="64008" tIns="64008" rIns="64008" bIns="64008"/>
        <a:lstStyle/>
        <a:p>
          <a:r>
            <a:rPr lang="en-US" sz="900"/>
            <a:t>5) If target species is a furan or diene, other than 1,3-butadiene, assign to FURAN.</a:t>
          </a:r>
        </a:p>
      </dgm:t>
    </dgm:pt>
    <dgm:pt modelId="{6332EB4B-5D49-4555-A276-17BC5BF2A2C6}" type="parTrans" cxnId="{40D549FB-A601-4C42-A373-799C0E573E9A}">
      <dgm:prSet/>
      <dgm:spPr/>
      <dgm:t>
        <a:bodyPr/>
        <a:lstStyle/>
        <a:p>
          <a:endParaRPr lang="en-US"/>
        </a:p>
      </dgm:t>
    </dgm:pt>
    <dgm:pt modelId="{C4F3A80A-15B3-426A-8526-7CD1DC600764}" type="sibTrans" cxnId="{40D549FB-A601-4C42-A373-799C0E573E9A}">
      <dgm:prSet/>
      <dgm:spPr/>
      <dgm:t>
        <a:bodyPr/>
        <a:lstStyle/>
        <a:p>
          <a:endParaRPr lang="en-US"/>
        </a:p>
      </dgm:t>
    </dgm:pt>
    <dgm:pt modelId="{53AF5ACF-A37D-4A97-9F93-34CF7F307599}">
      <dgm:prSet custT="1"/>
      <dgm:spPr/>
      <dgm:t>
        <a:bodyPr lIns="64008" tIns="64008" rIns="64008" bIns="64008"/>
        <a:lstStyle/>
        <a:p>
          <a:r>
            <a:rPr lang="en-US" sz="900"/>
            <a:t>4) If target species is a terpene species, follow order-of-operations.</a:t>
          </a:r>
        </a:p>
      </dgm:t>
    </dgm:pt>
    <dgm:pt modelId="{3FC69A84-A4F9-4030-B1D2-1A91B36ABDFF}" type="parTrans" cxnId="{C9CC7AFB-A296-4A41-93E8-742E72A54E74}">
      <dgm:prSet/>
      <dgm:spPr/>
      <dgm:t>
        <a:bodyPr/>
        <a:lstStyle/>
        <a:p>
          <a:endParaRPr lang="en-US"/>
        </a:p>
      </dgm:t>
    </dgm:pt>
    <dgm:pt modelId="{1E6533D0-8258-470E-AF98-6139B3130A9C}" type="sibTrans" cxnId="{C9CC7AFB-A296-4A41-93E8-742E72A54E74}">
      <dgm:prSet/>
      <dgm:spPr/>
      <dgm:t>
        <a:bodyPr/>
        <a:lstStyle/>
        <a:p>
          <a:endParaRPr lang="en-US"/>
        </a:p>
      </dgm:t>
    </dgm:pt>
    <dgm:pt modelId="{31F852D6-0378-4643-93CD-6D2DB944EF66}">
      <dgm:prSet custT="1"/>
      <dgm:spPr/>
      <dgm:t>
        <a:bodyPr/>
        <a:lstStyle/>
        <a:p>
          <a:r>
            <a:rPr lang="en-US" sz="900"/>
            <a:t>15) If target species has one or more ketone, assign to KET.</a:t>
          </a:r>
        </a:p>
      </dgm:t>
    </dgm:pt>
    <dgm:pt modelId="{BE0E4707-A794-4A70-9D3A-41EE7AE548DD}" type="parTrans" cxnId="{F653FC44-63B4-4AE3-B650-ACEA522E94C6}">
      <dgm:prSet/>
      <dgm:spPr/>
      <dgm:t>
        <a:bodyPr/>
        <a:lstStyle/>
        <a:p>
          <a:endParaRPr lang="en-US"/>
        </a:p>
      </dgm:t>
    </dgm:pt>
    <dgm:pt modelId="{1262F49D-5759-432C-983A-F812051CEBAF}" type="sibTrans" cxnId="{F653FC44-63B4-4AE3-B650-ACEA522E94C6}">
      <dgm:prSet/>
      <dgm:spPr/>
      <dgm:t>
        <a:bodyPr/>
        <a:lstStyle/>
        <a:p>
          <a:endParaRPr lang="en-US"/>
        </a:p>
      </dgm:t>
    </dgm:pt>
    <dgm:pt modelId="{3798B2AB-A20F-418B-9B43-BAE5C24347A8}">
      <dgm:prSet custT="1"/>
      <dgm:spPr/>
      <dgm:t>
        <a:bodyPr/>
        <a:lstStyle/>
        <a:p>
          <a:r>
            <a:rPr lang="en-US" sz="900"/>
            <a:t>16) If target species has one or more nitrate, assign to ONIT.</a:t>
          </a:r>
        </a:p>
      </dgm:t>
    </dgm:pt>
    <dgm:pt modelId="{D1FAED93-006D-43EA-86ED-486E68EF1226}" type="parTrans" cxnId="{E1E5F180-6D76-41FE-BD3F-995953857F9E}">
      <dgm:prSet/>
      <dgm:spPr/>
      <dgm:t>
        <a:bodyPr/>
        <a:lstStyle/>
        <a:p>
          <a:endParaRPr lang="en-US"/>
        </a:p>
      </dgm:t>
    </dgm:pt>
    <dgm:pt modelId="{A754B6CA-E52D-4159-9DA6-D9865C7F6E0E}" type="sibTrans" cxnId="{E1E5F180-6D76-41FE-BD3F-995953857F9E}">
      <dgm:prSet/>
      <dgm:spPr/>
      <dgm:t>
        <a:bodyPr/>
        <a:lstStyle/>
        <a:p>
          <a:endParaRPr lang="en-US"/>
        </a:p>
      </dgm:t>
    </dgm:pt>
    <dgm:pt modelId="{AB4E31D5-8195-4FC1-8C9C-91085FFFFFB3}">
      <dgm:prSet custT="1"/>
      <dgm:spPr/>
      <dgm:t>
        <a:bodyPr/>
        <a:lstStyle/>
        <a:p>
          <a:r>
            <a:rPr lang="en-US" sz="900"/>
            <a:t>17) If target species has one or more alcohol, assign to ROH. </a:t>
          </a:r>
        </a:p>
      </dgm:t>
    </dgm:pt>
    <dgm:pt modelId="{3E292B53-73E8-43C2-8315-4F63632BADFC}" type="parTrans" cxnId="{F217D62C-5B53-485C-A970-FFD2B042030D}">
      <dgm:prSet/>
      <dgm:spPr/>
      <dgm:t>
        <a:bodyPr/>
        <a:lstStyle/>
        <a:p>
          <a:endParaRPr lang="en-US"/>
        </a:p>
      </dgm:t>
    </dgm:pt>
    <dgm:pt modelId="{499E0B7C-534A-4ECC-AEF9-5CA527EDF266}" type="sibTrans" cxnId="{F217D62C-5B53-485C-A970-FFD2B042030D}">
      <dgm:prSet/>
      <dgm:spPr/>
      <dgm:t>
        <a:bodyPr/>
        <a:lstStyle/>
        <a:p>
          <a:endParaRPr lang="en-US"/>
        </a:p>
      </dgm:t>
    </dgm:pt>
    <dgm:pt modelId="{DE492EF3-0284-4EFE-A4C8-9A6DDB416843}" type="pres">
      <dgm:prSet presAssocID="{146CF9E4-3DA7-43F5-ADA6-A14365833352}" presName="Name0" presStyleCnt="0">
        <dgm:presLayoutVars>
          <dgm:dir/>
          <dgm:resizeHandles val="exact"/>
        </dgm:presLayoutVars>
      </dgm:prSet>
      <dgm:spPr/>
    </dgm:pt>
    <dgm:pt modelId="{CB8A3EEA-0FCF-4A91-839E-5455D8CC8C2F}" type="pres">
      <dgm:prSet presAssocID="{6FA54A2E-BA09-470C-8610-8594FFA509A6}" presName="node" presStyleLbl="node1" presStyleIdx="0" presStyleCnt="19" custScaleX="110000" custScaleY="110000">
        <dgm:presLayoutVars>
          <dgm:bulletEnabled val="1"/>
        </dgm:presLayoutVars>
      </dgm:prSet>
      <dgm:spPr/>
    </dgm:pt>
    <dgm:pt modelId="{3AA6EE59-62FE-41F5-A15F-6CF6474180F6}" type="pres">
      <dgm:prSet presAssocID="{80787CB7-4441-4B75-96D4-760FEBC82016}" presName="sibTrans" presStyleLbl="sibTrans1D1" presStyleIdx="0" presStyleCnt="18"/>
      <dgm:spPr/>
    </dgm:pt>
    <dgm:pt modelId="{15608DB6-E4E0-45A8-931D-CF2E8FF77619}" type="pres">
      <dgm:prSet presAssocID="{80787CB7-4441-4B75-96D4-760FEBC82016}" presName="connectorText" presStyleLbl="sibTrans1D1" presStyleIdx="0" presStyleCnt="18"/>
      <dgm:spPr/>
    </dgm:pt>
    <dgm:pt modelId="{3626B319-B255-4405-BDAE-063A38031139}" type="pres">
      <dgm:prSet presAssocID="{3FF1AFC8-2A16-4A69-A4A1-39063E7B5351}" presName="node" presStyleLbl="node1" presStyleIdx="1" presStyleCnt="19" custScaleX="110000" custScaleY="110000">
        <dgm:presLayoutVars>
          <dgm:bulletEnabled val="1"/>
        </dgm:presLayoutVars>
      </dgm:prSet>
      <dgm:spPr/>
    </dgm:pt>
    <dgm:pt modelId="{15F38527-4886-4B1D-9AD5-623DF4E379D5}" type="pres">
      <dgm:prSet presAssocID="{3A2694C7-A22B-48EB-9BE1-2956198A4273}" presName="sibTrans" presStyleLbl="sibTrans1D1" presStyleIdx="1" presStyleCnt="18"/>
      <dgm:spPr/>
    </dgm:pt>
    <dgm:pt modelId="{94175E62-706C-41C0-A0A4-A4D7E3679503}" type="pres">
      <dgm:prSet presAssocID="{3A2694C7-A22B-48EB-9BE1-2956198A4273}" presName="connectorText" presStyleLbl="sibTrans1D1" presStyleIdx="1" presStyleCnt="18"/>
      <dgm:spPr/>
    </dgm:pt>
    <dgm:pt modelId="{184BDC77-ADC3-41EE-B934-653FD6855C12}" type="pres">
      <dgm:prSet presAssocID="{8D98FB2C-6B74-4147-A681-0D8A05535C06}" presName="node" presStyleLbl="node1" presStyleIdx="2" presStyleCnt="19" custScaleX="110000" custScaleY="110000">
        <dgm:presLayoutVars>
          <dgm:bulletEnabled val="1"/>
        </dgm:presLayoutVars>
      </dgm:prSet>
      <dgm:spPr/>
    </dgm:pt>
    <dgm:pt modelId="{38D5F8E3-A819-418A-B0F4-AAB1D8E6476D}" type="pres">
      <dgm:prSet presAssocID="{968D6B83-23B6-4EB9-8E26-4F369F40FC8D}" presName="sibTrans" presStyleLbl="sibTrans1D1" presStyleIdx="2" presStyleCnt="18"/>
      <dgm:spPr/>
    </dgm:pt>
    <dgm:pt modelId="{85EC0237-F227-4FA3-ACB5-4EE7CCB8EE16}" type="pres">
      <dgm:prSet presAssocID="{968D6B83-23B6-4EB9-8E26-4F369F40FC8D}" presName="connectorText" presStyleLbl="sibTrans1D1" presStyleIdx="2" presStyleCnt="18"/>
      <dgm:spPr/>
    </dgm:pt>
    <dgm:pt modelId="{D884CABA-868E-48C0-AE3A-1A667050B063}" type="pres">
      <dgm:prSet presAssocID="{53AF5ACF-A37D-4A97-9F93-34CF7F307599}" presName="node" presStyleLbl="node1" presStyleIdx="3" presStyleCnt="19" custScaleX="110404" custScaleY="110810">
        <dgm:presLayoutVars>
          <dgm:bulletEnabled val="1"/>
        </dgm:presLayoutVars>
      </dgm:prSet>
      <dgm:spPr/>
    </dgm:pt>
    <dgm:pt modelId="{53B0AA7A-1B28-4FB3-B8CD-E878F2ED2048}" type="pres">
      <dgm:prSet presAssocID="{1E6533D0-8258-470E-AF98-6139B3130A9C}" presName="sibTrans" presStyleLbl="sibTrans1D1" presStyleIdx="3" presStyleCnt="18"/>
      <dgm:spPr/>
    </dgm:pt>
    <dgm:pt modelId="{0707877E-EC7A-4422-A5B7-80498AB1B861}" type="pres">
      <dgm:prSet presAssocID="{1E6533D0-8258-470E-AF98-6139B3130A9C}" presName="connectorText" presStyleLbl="sibTrans1D1" presStyleIdx="3" presStyleCnt="18"/>
      <dgm:spPr/>
    </dgm:pt>
    <dgm:pt modelId="{01027D09-CD97-4F90-BF29-C4715D5E167A}" type="pres">
      <dgm:prSet presAssocID="{A9EA810F-D36C-4BD8-83DB-9229366C45C3}" presName="node" presStyleLbl="node1" presStyleIdx="4" presStyleCnt="19" custScaleX="110404" custScaleY="110995">
        <dgm:presLayoutVars>
          <dgm:bulletEnabled val="1"/>
        </dgm:presLayoutVars>
      </dgm:prSet>
      <dgm:spPr/>
    </dgm:pt>
    <dgm:pt modelId="{7AC81FE4-8889-438A-A959-886089DA8471}" type="pres">
      <dgm:prSet presAssocID="{C4F3A80A-15B3-426A-8526-7CD1DC600764}" presName="sibTrans" presStyleLbl="sibTrans1D1" presStyleIdx="4" presStyleCnt="18"/>
      <dgm:spPr/>
    </dgm:pt>
    <dgm:pt modelId="{46630BCE-902A-4AF3-A3F1-D52045FB2661}" type="pres">
      <dgm:prSet presAssocID="{C4F3A80A-15B3-426A-8526-7CD1DC600764}" presName="connectorText" presStyleLbl="sibTrans1D1" presStyleIdx="4" presStyleCnt="18"/>
      <dgm:spPr/>
    </dgm:pt>
    <dgm:pt modelId="{8B0D530B-1216-45B3-BC27-4F5D8337F01D}" type="pres">
      <dgm:prSet presAssocID="{140CA24F-7EB4-4E58-970D-916E5A7D8E27}" presName="node" presStyleLbl="node1" presStyleIdx="5" presStyleCnt="19" custScaleX="110000" custScaleY="110000">
        <dgm:presLayoutVars>
          <dgm:bulletEnabled val="1"/>
        </dgm:presLayoutVars>
      </dgm:prSet>
      <dgm:spPr/>
    </dgm:pt>
    <dgm:pt modelId="{5AB261B8-7CFE-46D0-98F4-29424CF1E00C}" type="pres">
      <dgm:prSet presAssocID="{6C140A47-46A8-40D4-A2BC-2C25BAB8AEA4}" presName="sibTrans" presStyleLbl="sibTrans1D1" presStyleIdx="5" presStyleCnt="18"/>
      <dgm:spPr/>
    </dgm:pt>
    <dgm:pt modelId="{E3B1FECF-022B-4E35-99BF-B706747B13FC}" type="pres">
      <dgm:prSet presAssocID="{6C140A47-46A8-40D4-A2BC-2C25BAB8AEA4}" presName="connectorText" presStyleLbl="sibTrans1D1" presStyleIdx="5" presStyleCnt="18"/>
      <dgm:spPr/>
    </dgm:pt>
    <dgm:pt modelId="{900FA1AA-761E-43F8-B3F5-ECC1ECF0B9E6}" type="pres">
      <dgm:prSet presAssocID="{6D54891D-69F5-4657-9218-C8D9D51394F1}" presName="node" presStyleLbl="node1" presStyleIdx="6" presStyleCnt="19" custScaleX="110000" custScaleY="110000">
        <dgm:presLayoutVars>
          <dgm:bulletEnabled val="1"/>
        </dgm:presLayoutVars>
      </dgm:prSet>
      <dgm:spPr/>
    </dgm:pt>
    <dgm:pt modelId="{3B96C7A5-6758-4A4B-838C-8339022B78AA}" type="pres">
      <dgm:prSet presAssocID="{AE39F48E-7629-41BE-BBA8-C23BD9CCD2C9}" presName="sibTrans" presStyleLbl="sibTrans1D1" presStyleIdx="6" presStyleCnt="18"/>
      <dgm:spPr/>
    </dgm:pt>
    <dgm:pt modelId="{571A38DB-1F66-437C-939F-9F24D0C07B93}" type="pres">
      <dgm:prSet presAssocID="{AE39F48E-7629-41BE-BBA8-C23BD9CCD2C9}" presName="connectorText" presStyleLbl="sibTrans1D1" presStyleIdx="6" presStyleCnt="18"/>
      <dgm:spPr/>
    </dgm:pt>
    <dgm:pt modelId="{5A043B4C-3C69-49B6-A83D-094C29D70CA8}" type="pres">
      <dgm:prSet presAssocID="{C26CE230-1740-4A76-9195-8D672C1622D3}" presName="node" presStyleLbl="node1" presStyleIdx="7" presStyleCnt="19" custScaleX="110000" custScaleY="110000">
        <dgm:presLayoutVars>
          <dgm:bulletEnabled val="1"/>
        </dgm:presLayoutVars>
      </dgm:prSet>
      <dgm:spPr/>
    </dgm:pt>
    <dgm:pt modelId="{9E371D41-4B6B-46D5-A192-9AC6A0FACF1D}" type="pres">
      <dgm:prSet presAssocID="{AD7822F4-E174-43B5-AB94-A26462393E17}" presName="sibTrans" presStyleLbl="sibTrans1D1" presStyleIdx="7" presStyleCnt="18"/>
      <dgm:spPr/>
    </dgm:pt>
    <dgm:pt modelId="{917ED417-5E10-45A1-971D-8FD32BE5ADA6}" type="pres">
      <dgm:prSet presAssocID="{AD7822F4-E174-43B5-AB94-A26462393E17}" presName="connectorText" presStyleLbl="sibTrans1D1" presStyleIdx="7" presStyleCnt="18"/>
      <dgm:spPr/>
    </dgm:pt>
    <dgm:pt modelId="{15F94D34-E64B-4C67-BBBA-83F3C20F796B}" type="pres">
      <dgm:prSet presAssocID="{F931DFBD-0A3B-482B-A0F3-8A8CC827E19A}" presName="node" presStyleLbl="node1" presStyleIdx="8" presStyleCnt="19" custScaleX="110000" custScaleY="110000">
        <dgm:presLayoutVars>
          <dgm:bulletEnabled val="1"/>
        </dgm:presLayoutVars>
      </dgm:prSet>
      <dgm:spPr/>
    </dgm:pt>
    <dgm:pt modelId="{887B8FE7-C10A-43A6-823A-CD69D84D0CEF}" type="pres">
      <dgm:prSet presAssocID="{4DCE93A0-C332-424B-8DA0-17F6B75C7182}" presName="sibTrans" presStyleLbl="sibTrans1D1" presStyleIdx="8" presStyleCnt="18"/>
      <dgm:spPr/>
    </dgm:pt>
    <dgm:pt modelId="{89DC9CFA-C47A-43F4-AED0-20CFC87BA96B}" type="pres">
      <dgm:prSet presAssocID="{4DCE93A0-C332-424B-8DA0-17F6B75C7182}" presName="connectorText" presStyleLbl="sibTrans1D1" presStyleIdx="8" presStyleCnt="18"/>
      <dgm:spPr/>
    </dgm:pt>
    <dgm:pt modelId="{A1963C55-11FA-4B19-A0D4-A5C34D42E054}" type="pres">
      <dgm:prSet presAssocID="{791D3FBB-D4E2-49E4-98EE-06A00E06F022}" presName="node" presStyleLbl="node1" presStyleIdx="9" presStyleCnt="19" custScaleX="110000" custScaleY="110000">
        <dgm:presLayoutVars>
          <dgm:bulletEnabled val="1"/>
        </dgm:presLayoutVars>
      </dgm:prSet>
      <dgm:spPr/>
    </dgm:pt>
    <dgm:pt modelId="{BCBAA912-F072-4569-8F22-A15DDF34601D}" type="pres">
      <dgm:prSet presAssocID="{4DAEF477-E0B5-4B5A-95E0-A94845435A99}" presName="sibTrans" presStyleLbl="sibTrans1D1" presStyleIdx="9" presStyleCnt="18"/>
      <dgm:spPr/>
    </dgm:pt>
    <dgm:pt modelId="{8FADE483-8414-45D5-8C8C-469A707C4729}" type="pres">
      <dgm:prSet presAssocID="{4DAEF477-E0B5-4B5A-95E0-A94845435A99}" presName="connectorText" presStyleLbl="sibTrans1D1" presStyleIdx="9" presStyleCnt="18"/>
      <dgm:spPr/>
    </dgm:pt>
    <dgm:pt modelId="{57A492CA-273C-427E-8C20-B912101EB9E7}" type="pres">
      <dgm:prSet presAssocID="{4BC86E24-8034-4196-AAF0-D7294BD48257}" presName="node" presStyleLbl="node1" presStyleIdx="10" presStyleCnt="19" custScaleX="110000" custScaleY="110000">
        <dgm:presLayoutVars>
          <dgm:bulletEnabled val="1"/>
        </dgm:presLayoutVars>
      </dgm:prSet>
      <dgm:spPr/>
    </dgm:pt>
    <dgm:pt modelId="{2AC49BED-3F02-4F1C-9C8B-5B4D74F1A6FF}" type="pres">
      <dgm:prSet presAssocID="{AF88BC51-A5EB-428F-B176-58FFBF2F4199}" presName="sibTrans" presStyleLbl="sibTrans1D1" presStyleIdx="10" presStyleCnt="18"/>
      <dgm:spPr/>
    </dgm:pt>
    <dgm:pt modelId="{57BF5283-A245-4BB1-AB6A-BF7124E45A55}" type="pres">
      <dgm:prSet presAssocID="{AF88BC51-A5EB-428F-B176-58FFBF2F4199}" presName="connectorText" presStyleLbl="sibTrans1D1" presStyleIdx="10" presStyleCnt="18"/>
      <dgm:spPr/>
    </dgm:pt>
    <dgm:pt modelId="{68485498-332C-4E7F-9C38-414080BAD1F7}" type="pres">
      <dgm:prSet presAssocID="{0F84D366-C570-4BD0-B341-FE1578760DEB}" presName="node" presStyleLbl="node1" presStyleIdx="11" presStyleCnt="19" custScaleX="110000" custScaleY="110000">
        <dgm:presLayoutVars>
          <dgm:bulletEnabled val="1"/>
        </dgm:presLayoutVars>
      </dgm:prSet>
      <dgm:spPr/>
    </dgm:pt>
    <dgm:pt modelId="{B962F3A0-E49D-461E-80E0-3CE8FAE0E1EA}" type="pres">
      <dgm:prSet presAssocID="{F7F92B41-FA46-4D2A-941B-89C6997EF54D}" presName="sibTrans" presStyleLbl="sibTrans1D1" presStyleIdx="11" presStyleCnt="18"/>
      <dgm:spPr/>
    </dgm:pt>
    <dgm:pt modelId="{C2A4D564-36D6-4C4F-A0AC-76E913F39D5F}" type="pres">
      <dgm:prSet presAssocID="{F7F92B41-FA46-4D2A-941B-89C6997EF54D}" presName="connectorText" presStyleLbl="sibTrans1D1" presStyleIdx="11" presStyleCnt="18"/>
      <dgm:spPr/>
    </dgm:pt>
    <dgm:pt modelId="{8E05AB2D-2EA2-4B3B-B0D3-3B70FAB83046}" type="pres">
      <dgm:prSet presAssocID="{8F424190-26C1-492E-84FD-713D772074FB}" presName="node" presStyleLbl="node1" presStyleIdx="12" presStyleCnt="19" custScaleX="110266" custScaleY="110394">
        <dgm:presLayoutVars>
          <dgm:bulletEnabled val="1"/>
        </dgm:presLayoutVars>
      </dgm:prSet>
      <dgm:spPr/>
    </dgm:pt>
    <dgm:pt modelId="{EE8AB2E8-A9BF-43EF-882F-212D2ED84235}" type="pres">
      <dgm:prSet presAssocID="{49451A36-56E9-4311-A596-DDE1B77AC540}" presName="sibTrans" presStyleLbl="sibTrans1D1" presStyleIdx="12" presStyleCnt="18"/>
      <dgm:spPr/>
    </dgm:pt>
    <dgm:pt modelId="{5BCF6ABB-D094-47FF-888B-98E76392CA97}" type="pres">
      <dgm:prSet presAssocID="{49451A36-56E9-4311-A596-DDE1B77AC540}" presName="connectorText" presStyleLbl="sibTrans1D1" presStyleIdx="12" presStyleCnt="18"/>
      <dgm:spPr/>
    </dgm:pt>
    <dgm:pt modelId="{87CFA0C0-66EF-4844-B0F5-7DE7F564D3AF}" type="pres">
      <dgm:prSet presAssocID="{F08F6BBC-7E12-469C-B933-FED65AB9F06D}" presName="node" presStyleLbl="node1" presStyleIdx="13" presStyleCnt="19" custScaleX="110266" custScaleY="110532">
        <dgm:presLayoutVars>
          <dgm:bulletEnabled val="1"/>
        </dgm:presLayoutVars>
      </dgm:prSet>
      <dgm:spPr/>
    </dgm:pt>
    <dgm:pt modelId="{E8100461-B124-4729-BBEA-498CF0FA9896}" type="pres">
      <dgm:prSet presAssocID="{A4F30E8D-4E06-47A5-B53E-6D767A76B440}" presName="sibTrans" presStyleLbl="sibTrans1D1" presStyleIdx="13" presStyleCnt="18"/>
      <dgm:spPr/>
    </dgm:pt>
    <dgm:pt modelId="{C567E8B9-B905-4D55-9EC7-89BE4D1613A3}" type="pres">
      <dgm:prSet presAssocID="{A4F30E8D-4E06-47A5-B53E-6D767A76B440}" presName="connectorText" presStyleLbl="sibTrans1D1" presStyleIdx="13" presStyleCnt="18"/>
      <dgm:spPr/>
    </dgm:pt>
    <dgm:pt modelId="{7AAD5257-0D03-4466-80BA-522B66B127A3}" type="pres">
      <dgm:prSet presAssocID="{31F852D6-0378-4643-93CD-6D2DB944EF66}" presName="node" presStyleLbl="node1" presStyleIdx="14" presStyleCnt="19" custScaleX="110316" custScaleY="110038">
        <dgm:presLayoutVars>
          <dgm:bulletEnabled val="1"/>
        </dgm:presLayoutVars>
      </dgm:prSet>
      <dgm:spPr/>
    </dgm:pt>
    <dgm:pt modelId="{FCC52BEA-31DB-4B55-9448-F567C19282C0}" type="pres">
      <dgm:prSet presAssocID="{1262F49D-5759-432C-983A-F812051CEBAF}" presName="sibTrans" presStyleLbl="sibTrans1D1" presStyleIdx="14" presStyleCnt="18"/>
      <dgm:spPr/>
    </dgm:pt>
    <dgm:pt modelId="{007BC109-18A3-44C2-A6FB-0F2A32A3103C}" type="pres">
      <dgm:prSet presAssocID="{1262F49D-5759-432C-983A-F812051CEBAF}" presName="connectorText" presStyleLbl="sibTrans1D1" presStyleIdx="14" presStyleCnt="18"/>
      <dgm:spPr/>
    </dgm:pt>
    <dgm:pt modelId="{D8E2292F-44E1-4076-A06A-8D2B43FD7A29}" type="pres">
      <dgm:prSet presAssocID="{3798B2AB-A20F-418B-9B43-BAE5C24347A8}" presName="node" presStyleLbl="node1" presStyleIdx="15" presStyleCnt="19" custScaleX="110316" custScaleY="110038">
        <dgm:presLayoutVars>
          <dgm:bulletEnabled val="1"/>
        </dgm:presLayoutVars>
      </dgm:prSet>
      <dgm:spPr/>
    </dgm:pt>
    <dgm:pt modelId="{AB8F8D3E-682E-4F6E-88B2-CA906660B2FE}" type="pres">
      <dgm:prSet presAssocID="{A754B6CA-E52D-4159-9DA6-D9865C7F6E0E}" presName="sibTrans" presStyleLbl="sibTrans1D1" presStyleIdx="15" presStyleCnt="18"/>
      <dgm:spPr/>
    </dgm:pt>
    <dgm:pt modelId="{6F412AA9-93DB-45FA-B946-8C7A244F974B}" type="pres">
      <dgm:prSet presAssocID="{A754B6CA-E52D-4159-9DA6-D9865C7F6E0E}" presName="connectorText" presStyleLbl="sibTrans1D1" presStyleIdx="15" presStyleCnt="18"/>
      <dgm:spPr/>
    </dgm:pt>
    <dgm:pt modelId="{036A6460-4D45-42A9-BA2F-A5FBD1B39C9F}" type="pres">
      <dgm:prSet presAssocID="{AB4E31D5-8195-4FC1-8C9C-91085FFFFFB3}" presName="node" presStyleLbl="node1" presStyleIdx="16" presStyleCnt="19" custScaleX="110316" custScaleY="110038">
        <dgm:presLayoutVars>
          <dgm:bulletEnabled val="1"/>
        </dgm:presLayoutVars>
      </dgm:prSet>
      <dgm:spPr/>
    </dgm:pt>
    <dgm:pt modelId="{C7D091D3-A7C8-486F-A502-EA636E2B8B4D}" type="pres">
      <dgm:prSet presAssocID="{499E0B7C-534A-4ECC-AEF9-5CA527EDF266}" presName="sibTrans" presStyleLbl="sibTrans1D1" presStyleIdx="16" presStyleCnt="18"/>
      <dgm:spPr/>
    </dgm:pt>
    <dgm:pt modelId="{70566DF0-813D-4BFC-B989-8118D8F244C7}" type="pres">
      <dgm:prSet presAssocID="{499E0B7C-534A-4ECC-AEF9-5CA527EDF266}" presName="connectorText" presStyleLbl="sibTrans1D1" presStyleIdx="16" presStyleCnt="18"/>
      <dgm:spPr/>
    </dgm:pt>
    <dgm:pt modelId="{46C18511-3527-43D8-B9BE-C8CB5B133B9A}" type="pres">
      <dgm:prSet presAssocID="{9C680299-A8FF-4B70-A2E3-853ECE67DBCF}" presName="node" presStyleLbl="node1" presStyleIdx="17" presStyleCnt="19" custScaleX="110000" custScaleY="110000">
        <dgm:presLayoutVars>
          <dgm:bulletEnabled val="1"/>
        </dgm:presLayoutVars>
      </dgm:prSet>
      <dgm:spPr/>
    </dgm:pt>
    <dgm:pt modelId="{D7B9E60C-B77B-4897-AD32-4801592172CA}" type="pres">
      <dgm:prSet presAssocID="{01A599B5-51AE-4FBA-A635-8BF0F57763E9}" presName="sibTrans" presStyleLbl="sibTrans1D1" presStyleIdx="17" presStyleCnt="18"/>
      <dgm:spPr/>
    </dgm:pt>
    <dgm:pt modelId="{10CF394C-F1DC-46D4-A4DD-B8BF0A230772}" type="pres">
      <dgm:prSet presAssocID="{01A599B5-51AE-4FBA-A635-8BF0F57763E9}" presName="connectorText" presStyleLbl="sibTrans1D1" presStyleIdx="17" presStyleCnt="18"/>
      <dgm:spPr/>
    </dgm:pt>
    <dgm:pt modelId="{2766E649-A4A3-4BF4-B129-49334ADE3FFD}" type="pres">
      <dgm:prSet presAssocID="{1A626755-A55D-4F4B-8D47-E8D274ACC1B4}" presName="node" presStyleLbl="node1" presStyleIdx="18" presStyleCnt="19" custScaleX="110000" custScaleY="110000">
        <dgm:presLayoutVars>
          <dgm:bulletEnabled val="1"/>
        </dgm:presLayoutVars>
      </dgm:prSet>
      <dgm:spPr/>
    </dgm:pt>
  </dgm:ptLst>
  <dgm:cxnLst>
    <dgm:cxn modelId="{6EEF6406-D4B4-4131-84D3-A4A5DFEA88DF}" type="presOf" srcId="{49451A36-56E9-4311-A596-DDE1B77AC540}" destId="{5BCF6ABB-D094-47FF-888B-98E76392CA97}" srcOrd="1" destOrd="0" presId="urn:microsoft.com/office/officeart/2005/8/layout/bProcess3"/>
    <dgm:cxn modelId="{4B153D11-FB42-45C1-8C7D-088A88F83C84}" type="presOf" srcId="{8D98FB2C-6B74-4147-A681-0D8A05535C06}" destId="{184BDC77-ADC3-41EE-B934-653FD6855C12}" srcOrd="0" destOrd="0" presId="urn:microsoft.com/office/officeart/2005/8/layout/bProcess3"/>
    <dgm:cxn modelId="{4F473013-826F-4E4F-AF27-567755F8E742}" srcId="{146CF9E4-3DA7-43F5-ADA6-A14365833352}" destId="{8F424190-26C1-492E-84FD-713D772074FB}" srcOrd="12" destOrd="0" parTransId="{E4019F5E-26EB-4941-91E1-E643B003238A}" sibTransId="{49451A36-56E9-4311-A596-DDE1B77AC540}"/>
    <dgm:cxn modelId="{8F585914-E6DC-4BB6-A7B1-59650E57F2EE}" type="presOf" srcId="{01A599B5-51AE-4FBA-A635-8BF0F57763E9}" destId="{D7B9E60C-B77B-4897-AD32-4801592172CA}" srcOrd="0" destOrd="0" presId="urn:microsoft.com/office/officeart/2005/8/layout/bProcess3"/>
    <dgm:cxn modelId="{8C0F0216-92E8-4A9B-9978-94209811FB82}" type="presOf" srcId="{AB4E31D5-8195-4FC1-8C9C-91085FFFFFB3}" destId="{036A6460-4D45-42A9-BA2F-A5FBD1B39C9F}" srcOrd="0" destOrd="0" presId="urn:microsoft.com/office/officeart/2005/8/layout/bProcess3"/>
    <dgm:cxn modelId="{E0DF7D1D-0D84-4F61-9E06-C21467E9E494}" type="presOf" srcId="{1262F49D-5759-432C-983A-F812051CEBAF}" destId="{FCC52BEA-31DB-4B55-9448-F567C19282C0}" srcOrd="0" destOrd="0" presId="urn:microsoft.com/office/officeart/2005/8/layout/bProcess3"/>
    <dgm:cxn modelId="{AA1A9827-1A08-4C15-BD61-6B2487043EF1}" type="presOf" srcId="{A4F30E8D-4E06-47A5-B53E-6D767A76B440}" destId="{C567E8B9-B905-4D55-9EC7-89BE4D1613A3}" srcOrd="1" destOrd="0" presId="urn:microsoft.com/office/officeart/2005/8/layout/bProcess3"/>
    <dgm:cxn modelId="{AD2B3629-C007-4678-8274-46EA0F0F0A95}" srcId="{146CF9E4-3DA7-43F5-ADA6-A14365833352}" destId="{0F84D366-C570-4BD0-B341-FE1578760DEB}" srcOrd="11" destOrd="0" parTransId="{54A5665C-E354-4237-995C-531A043E5038}" sibTransId="{F7F92B41-FA46-4D2A-941B-89C6997EF54D}"/>
    <dgm:cxn modelId="{F217D62C-5B53-485C-A970-FFD2B042030D}" srcId="{146CF9E4-3DA7-43F5-ADA6-A14365833352}" destId="{AB4E31D5-8195-4FC1-8C9C-91085FFFFFB3}" srcOrd="16" destOrd="0" parTransId="{3E292B53-73E8-43C2-8315-4F63632BADFC}" sibTransId="{499E0B7C-534A-4ECC-AEF9-5CA527EDF266}"/>
    <dgm:cxn modelId="{3107582F-BCE6-4FD2-B836-0E885EC0D0FB}" type="presOf" srcId="{4DAEF477-E0B5-4B5A-95E0-A94845435A99}" destId="{8FADE483-8414-45D5-8C8C-469A707C4729}" srcOrd="1" destOrd="0" presId="urn:microsoft.com/office/officeart/2005/8/layout/bProcess3"/>
    <dgm:cxn modelId="{4F0B842F-E331-4462-A8D7-25E13223241D}" type="presOf" srcId="{4DAEF477-E0B5-4B5A-95E0-A94845435A99}" destId="{BCBAA912-F072-4569-8F22-A15DDF34601D}" srcOrd="0" destOrd="0" presId="urn:microsoft.com/office/officeart/2005/8/layout/bProcess3"/>
    <dgm:cxn modelId="{19723030-08D5-4F98-9192-C8088C62B5AB}" type="presOf" srcId="{AE39F48E-7629-41BE-BBA8-C23BD9CCD2C9}" destId="{571A38DB-1F66-437C-939F-9F24D0C07B93}" srcOrd="1" destOrd="0" presId="urn:microsoft.com/office/officeart/2005/8/layout/bProcess3"/>
    <dgm:cxn modelId="{01C29B34-C869-49DA-B859-A19F1AE38004}" type="presOf" srcId="{3798B2AB-A20F-418B-9B43-BAE5C24347A8}" destId="{D8E2292F-44E1-4076-A06A-8D2B43FD7A29}" srcOrd="0" destOrd="0" presId="urn:microsoft.com/office/officeart/2005/8/layout/bProcess3"/>
    <dgm:cxn modelId="{8EDFAC34-2794-44E0-8FC5-AAFA43A11549}" srcId="{146CF9E4-3DA7-43F5-ADA6-A14365833352}" destId="{4BC86E24-8034-4196-AAF0-D7294BD48257}" srcOrd="10" destOrd="0" parTransId="{C7257CD7-099B-4196-940F-B823F1650570}" sibTransId="{AF88BC51-A5EB-428F-B176-58FFBF2F4199}"/>
    <dgm:cxn modelId="{C0E87336-D68A-4996-A91C-26019725A8FC}" type="presOf" srcId="{AF88BC51-A5EB-428F-B176-58FFBF2F4199}" destId="{57BF5283-A245-4BB1-AB6A-BF7124E45A55}" srcOrd="1" destOrd="0" presId="urn:microsoft.com/office/officeart/2005/8/layout/bProcess3"/>
    <dgm:cxn modelId="{2E274C3B-2E14-4D20-86CD-05A805377845}" type="presOf" srcId="{1262F49D-5759-432C-983A-F812051CEBAF}" destId="{007BC109-18A3-44C2-A6FB-0F2A32A3103C}" srcOrd="1" destOrd="0" presId="urn:microsoft.com/office/officeart/2005/8/layout/bProcess3"/>
    <dgm:cxn modelId="{E298D95D-AF21-41FC-8247-2CB488781357}" srcId="{146CF9E4-3DA7-43F5-ADA6-A14365833352}" destId="{C26CE230-1740-4A76-9195-8D672C1622D3}" srcOrd="7" destOrd="0" parTransId="{540D5171-C465-4C9A-9A91-3CCB98940203}" sibTransId="{AD7822F4-E174-43B5-AB94-A26462393E17}"/>
    <dgm:cxn modelId="{E33D8E61-3CD0-4D50-BFAD-442717920F3E}" type="presOf" srcId="{F7F92B41-FA46-4D2A-941B-89C6997EF54D}" destId="{C2A4D564-36D6-4C4F-A0AC-76E913F39D5F}" srcOrd="1" destOrd="0" presId="urn:microsoft.com/office/officeart/2005/8/layout/bProcess3"/>
    <dgm:cxn modelId="{10D2FD41-D7D3-4D3B-B606-EAC1E7869997}" type="presOf" srcId="{49451A36-56E9-4311-A596-DDE1B77AC540}" destId="{EE8AB2E8-A9BF-43EF-882F-212D2ED84235}" srcOrd="0" destOrd="0" presId="urn:microsoft.com/office/officeart/2005/8/layout/bProcess3"/>
    <dgm:cxn modelId="{F653FC44-63B4-4AE3-B650-ACEA522E94C6}" srcId="{146CF9E4-3DA7-43F5-ADA6-A14365833352}" destId="{31F852D6-0378-4643-93CD-6D2DB944EF66}" srcOrd="14" destOrd="0" parTransId="{BE0E4707-A794-4A70-9D3A-41EE7AE548DD}" sibTransId="{1262F49D-5759-432C-983A-F812051CEBAF}"/>
    <dgm:cxn modelId="{8256B648-896F-4B02-9C64-D1FFF32F6DD3}" type="presOf" srcId="{31F852D6-0378-4643-93CD-6D2DB944EF66}" destId="{7AAD5257-0D03-4466-80BA-522B66B127A3}" srcOrd="0" destOrd="0" presId="urn:microsoft.com/office/officeart/2005/8/layout/bProcess3"/>
    <dgm:cxn modelId="{5010AD6C-A396-4539-8ABC-8232E9822A6D}" type="presOf" srcId="{F7F92B41-FA46-4D2A-941B-89C6997EF54D}" destId="{B962F3A0-E49D-461E-80E0-3CE8FAE0E1EA}" srcOrd="0" destOrd="0" presId="urn:microsoft.com/office/officeart/2005/8/layout/bProcess3"/>
    <dgm:cxn modelId="{6AB7444D-1E73-4A81-AE3B-754A19719546}" type="presOf" srcId="{01A599B5-51AE-4FBA-A635-8BF0F57763E9}" destId="{10CF394C-F1DC-46D4-A4DD-B8BF0A230772}" srcOrd="1" destOrd="0" presId="urn:microsoft.com/office/officeart/2005/8/layout/bProcess3"/>
    <dgm:cxn modelId="{69C5354F-4174-4794-927D-DC8A8AE47157}" type="presOf" srcId="{6C140A47-46A8-40D4-A2BC-2C25BAB8AEA4}" destId="{E3B1FECF-022B-4E35-99BF-B706747B13FC}" srcOrd="1" destOrd="0" presId="urn:microsoft.com/office/officeart/2005/8/layout/bProcess3"/>
    <dgm:cxn modelId="{F00C9D72-F25F-4272-B01F-50835EAEA4AB}" type="presOf" srcId="{1E6533D0-8258-470E-AF98-6139B3130A9C}" destId="{53B0AA7A-1B28-4FB3-B8CD-E878F2ED2048}" srcOrd="0" destOrd="0" presId="urn:microsoft.com/office/officeart/2005/8/layout/bProcess3"/>
    <dgm:cxn modelId="{C2283F54-3826-4F78-9F8E-0BBB367A0599}" type="presOf" srcId="{499E0B7C-534A-4ECC-AEF9-5CA527EDF266}" destId="{70566DF0-813D-4BFC-B989-8118D8F244C7}" srcOrd="1" destOrd="0" presId="urn:microsoft.com/office/officeart/2005/8/layout/bProcess3"/>
    <dgm:cxn modelId="{610C0555-B2A0-4E57-8AF8-4C63E24CBBE9}" type="presOf" srcId="{80787CB7-4441-4B75-96D4-760FEBC82016}" destId="{15608DB6-E4E0-45A8-931D-CF2E8FF77619}" srcOrd="1" destOrd="0" presId="urn:microsoft.com/office/officeart/2005/8/layout/bProcess3"/>
    <dgm:cxn modelId="{C7785B75-7C81-417F-8493-0ECA8D269886}" type="presOf" srcId="{140CA24F-7EB4-4E58-970D-916E5A7D8E27}" destId="{8B0D530B-1216-45B3-BC27-4F5D8337F01D}" srcOrd="0" destOrd="0" presId="urn:microsoft.com/office/officeart/2005/8/layout/bProcess3"/>
    <dgm:cxn modelId="{235C7D56-4B6B-4FE1-9EBC-DAD9BA3DEAE0}" srcId="{146CF9E4-3DA7-43F5-ADA6-A14365833352}" destId="{6FA54A2E-BA09-470C-8610-8594FFA509A6}" srcOrd="0" destOrd="0" parTransId="{1653409D-76AD-45A2-9113-0967ECEF51EE}" sibTransId="{80787CB7-4441-4B75-96D4-760FEBC82016}"/>
    <dgm:cxn modelId="{8DAD4858-3784-48EF-A58E-AB0F23EF1A1D}" type="presOf" srcId="{9C680299-A8FF-4B70-A2E3-853ECE67DBCF}" destId="{46C18511-3527-43D8-B9BE-C8CB5B133B9A}" srcOrd="0" destOrd="0" presId="urn:microsoft.com/office/officeart/2005/8/layout/bProcess3"/>
    <dgm:cxn modelId="{CB9FB35A-B47F-4580-8C66-30B1A78E282C}" type="presOf" srcId="{4DCE93A0-C332-424B-8DA0-17F6B75C7182}" destId="{89DC9CFA-C47A-43F4-AED0-20CFC87BA96B}" srcOrd="1" destOrd="0" presId="urn:microsoft.com/office/officeart/2005/8/layout/bProcess3"/>
    <dgm:cxn modelId="{DE9A897D-A81A-4303-BA85-8B38B607D88F}" srcId="{146CF9E4-3DA7-43F5-ADA6-A14365833352}" destId="{9C680299-A8FF-4B70-A2E3-853ECE67DBCF}" srcOrd="17" destOrd="0" parTransId="{FD4D5B8E-156F-443C-8909-2CB63FC31D27}" sibTransId="{01A599B5-51AE-4FBA-A635-8BF0F57763E9}"/>
    <dgm:cxn modelId="{859B8B7F-1FBA-415A-91CB-570E6FBA9568}" type="presOf" srcId="{6C140A47-46A8-40D4-A2BC-2C25BAB8AEA4}" destId="{5AB261B8-7CFE-46D0-98F4-29424CF1E00C}" srcOrd="0" destOrd="0" presId="urn:microsoft.com/office/officeart/2005/8/layout/bProcess3"/>
    <dgm:cxn modelId="{A560CC7F-38DB-4465-9950-0740D250135A}" srcId="{146CF9E4-3DA7-43F5-ADA6-A14365833352}" destId="{F931DFBD-0A3B-482B-A0F3-8A8CC827E19A}" srcOrd="8" destOrd="0" parTransId="{B7F4A073-5CAA-439D-8A24-52C230A1F089}" sibTransId="{4DCE93A0-C332-424B-8DA0-17F6B75C7182}"/>
    <dgm:cxn modelId="{E1E5F180-6D76-41FE-BD3F-995953857F9E}" srcId="{146CF9E4-3DA7-43F5-ADA6-A14365833352}" destId="{3798B2AB-A20F-418B-9B43-BAE5C24347A8}" srcOrd="15" destOrd="0" parTransId="{D1FAED93-006D-43EA-86ED-486E68EF1226}" sibTransId="{A754B6CA-E52D-4159-9DA6-D9865C7F6E0E}"/>
    <dgm:cxn modelId="{B01EF980-0A23-434A-9DAB-9E27C2BC8F97}" type="presOf" srcId="{0F84D366-C570-4BD0-B341-FE1578760DEB}" destId="{68485498-332C-4E7F-9C38-414080BAD1F7}" srcOrd="0" destOrd="0" presId="urn:microsoft.com/office/officeart/2005/8/layout/bProcess3"/>
    <dgm:cxn modelId="{89EEAB81-92F2-4EF9-BC81-97802445124D}" type="presOf" srcId="{968D6B83-23B6-4EB9-8E26-4F369F40FC8D}" destId="{38D5F8E3-A819-418A-B0F4-AAB1D8E6476D}" srcOrd="0" destOrd="0" presId="urn:microsoft.com/office/officeart/2005/8/layout/bProcess3"/>
    <dgm:cxn modelId="{CB10E48B-E278-40B6-8CB5-033436155B03}" type="presOf" srcId="{AF88BC51-A5EB-428F-B176-58FFBF2F4199}" destId="{2AC49BED-3F02-4F1C-9C8B-5B4D74F1A6FF}" srcOrd="0" destOrd="0" presId="urn:microsoft.com/office/officeart/2005/8/layout/bProcess3"/>
    <dgm:cxn modelId="{E70BDE91-6B9D-4A46-A939-EFCEAC9ED8C7}" type="presOf" srcId="{C4F3A80A-15B3-426A-8526-7CD1DC600764}" destId="{7AC81FE4-8889-438A-A959-886089DA8471}" srcOrd="0" destOrd="0" presId="urn:microsoft.com/office/officeart/2005/8/layout/bProcess3"/>
    <dgm:cxn modelId="{8E473C94-9694-4C41-B4DF-7890074D60E9}" type="presOf" srcId="{4BC86E24-8034-4196-AAF0-D7294BD48257}" destId="{57A492CA-273C-427E-8C20-B912101EB9E7}" srcOrd="0" destOrd="0" presId="urn:microsoft.com/office/officeart/2005/8/layout/bProcess3"/>
    <dgm:cxn modelId="{91890096-C256-45F2-8439-AB376A46175D}" type="presOf" srcId="{499E0B7C-534A-4ECC-AEF9-5CA527EDF266}" destId="{C7D091D3-A7C8-486F-A502-EA636E2B8B4D}" srcOrd="0" destOrd="0" presId="urn:microsoft.com/office/officeart/2005/8/layout/bProcess3"/>
    <dgm:cxn modelId="{163E9796-81D4-4371-BBDC-8E096FA65C2D}" type="presOf" srcId="{8F424190-26C1-492E-84FD-713D772074FB}" destId="{8E05AB2D-2EA2-4B3B-B0D3-3B70FAB83046}" srcOrd="0" destOrd="0" presId="urn:microsoft.com/office/officeart/2005/8/layout/bProcess3"/>
    <dgm:cxn modelId="{68EB5F9C-A627-46C0-A748-1386BD464B45}" type="presOf" srcId="{C26CE230-1740-4A76-9195-8D672C1622D3}" destId="{5A043B4C-3C69-49B6-A83D-094C29D70CA8}" srcOrd="0" destOrd="0" presId="urn:microsoft.com/office/officeart/2005/8/layout/bProcess3"/>
    <dgm:cxn modelId="{B904709D-945A-4261-8DEC-70CB887B2359}" type="presOf" srcId="{A754B6CA-E52D-4159-9DA6-D9865C7F6E0E}" destId="{AB8F8D3E-682E-4F6E-88B2-CA906660B2FE}" srcOrd="0" destOrd="0" presId="urn:microsoft.com/office/officeart/2005/8/layout/bProcess3"/>
    <dgm:cxn modelId="{A394FE9E-703E-412E-AA99-8E0245CFF0C1}" type="presOf" srcId="{6FA54A2E-BA09-470C-8610-8594FFA509A6}" destId="{CB8A3EEA-0FCF-4A91-839E-5455D8CC8C2F}" srcOrd="0" destOrd="0" presId="urn:microsoft.com/office/officeart/2005/8/layout/bProcess3"/>
    <dgm:cxn modelId="{C688B59F-2980-4F49-A75B-5CA85497C4D9}" type="presOf" srcId="{3A2694C7-A22B-48EB-9BE1-2956198A4273}" destId="{15F38527-4886-4B1D-9AD5-623DF4E379D5}" srcOrd="0" destOrd="0" presId="urn:microsoft.com/office/officeart/2005/8/layout/bProcess3"/>
    <dgm:cxn modelId="{A35697A8-717D-49AE-9888-9D04B00433F6}" srcId="{146CF9E4-3DA7-43F5-ADA6-A14365833352}" destId="{791D3FBB-D4E2-49E4-98EE-06A00E06F022}" srcOrd="9" destOrd="0" parTransId="{ABE81BAA-59A6-4A9A-880F-5E8BCFA17EAC}" sibTransId="{4DAEF477-E0B5-4B5A-95E0-A94845435A99}"/>
    <dgm:cxn modelId="{4000DFAF-AB2E-4EDF-8801-BB0BC91A23C8}" type="presOf" srcId="{968D6B83-23B6-4EB9-8E26-4F369F40FC8D}" destId="{85EC0237-F227-4FA3-ACB5-4EE7CCB8EE16}" srcOrd="1" destOrd="0" presId="urn:microsoft.com/office/officeart/2005/8/layout/bProcess3"/>
    <dgm:cxn modelId="{079D55B2-3A61-4E65-B3CE-A6EE1711B0A1}" type="presOf" srcId="{A754B6CA-E52D-4159-9DA6-D9865C7F6E0E}" destId="{6F412AA9-93DB-45FA-B946-8C7A244F974B}" srcOrd="1" destOrd="0" presId="urn:microsoft.com/office/officeart/2005/8/layout/bProcess3"/>
    <dgm:cxn modelId="{01DFA1B3-A800-4039-92A5-AF03FC483F93}" srcId="{146CF9E4-3DA7-43F5-ADA6-A14365833352}" destId="{1A626755-A55D-4F4B-8D47-E8D274ACC1B4}" srcOrd="18" destOrd="0" parTransId="{5F01FE38-89DF-4E22-BA6B-C39EA3C98760}" sibTransId="{1C48D86B-2382-419A-93A3-031A76BC57CA}"/>
    <dgm:cxn modelId="{09E88FBC-2553-4B02-A1F6-2074A92ECD5C}" type="presOf" srcId="{F08F6BBC-7E12-469C-B933-FED65AB9F06D}" destId="{87CFA0C0-66EF-4844-B0F5-7DE7F564D3AF}" srcOrd="0" destOrd="0" presId="urn:microsoft.com/office/officeart/2005/8/layout/bProcess3"/>
    <dgm:cxn modelId="{106CC5BD-BBE6-44E3-BA83-A2F5B17B522E}" type="presOf" srcId="{3A2694C7-A22B-48EB-9BE1-2956198A4273}" destId="{94175E62-706C-41C0-A0A4-A4D7E3679503}" srcOrd="1" destOrd="0" presId="urn:microsoft.com/office/officeart/2005/8/layout/bProcess3"/>
    <dgm:cxn modelId="{DCC893C1-981A-420A-8EA3-ECBCCA4B299F}" type="presOf" srcId="{1A626755-A55D-4F4B-8D47-E8D274ACC1B4}" destId="{2766E649-A4A3-4BF4-B129-49334ADE3FFD}" srcOrd="0" destOrd="0" presId="urn:microsoft.com/office/officeart/2005/8/layout/bProcess3"/>
    <dgm:cxn modelId="{19B0F5C2-65D5-474A-8D02-A0FD926638D5}" srcId="{146CF9E4-3DA7-43F5-ADA6-A14365833352}" destId="{8D98FB2C-6B74-4147-A681-0D8A05535C06}" srcOrd="2" destOrd="0" parTransId="{D4EB0B34-8D29-4127-9430-9F632657B4CD}" sibTransId="{968D6B83-23B6-4EB9-8E26-4F369F40FC8D}"/>
    <dgm:cxn modelId="{BDD907C4-FA65-4A4D-A567-6E680A25B039}" srcId="{146CF9E4-3DA7-43F5-ADA6-A14365833352}" destId="{3FF1AFC8-2A16-4A69-A4A1-39063E7B5351}" srcOrd="1" destOrd="0" parTransId="{822665BA-FFF4-406A-AF71-25B5E999D089}" sibTransId="{3A2694C7-A22B-48EB-9BE1-2956198A4273}"/>
    <dgm:cxn modelId="{5299BAC5-0495-4295-BA3F-96262256D478}" type="presOf" srcId="{146CF9E4-3DA7-43F5-ADA6-A14365833352}" destId="{DE492EF3-0284-4EFE-A4C8-9A6DDB416843}" srcOrd="0" destOrd="0" presId="urn:microsoft.com/office/officeart/2005/8/layout/bProcess3"/>
    <dgm:cxn modelId="{7C9CABC7-2BE0-43A1-9CBA-FB5564EF79F1}" type="presOf" srcId="{6D54891D-69F5-4657-9218-C8D9D51394F1}" destId="{900FA1AA-761E-43F8-B3F5-ECC1ECF0B9E6}" srcOrd="0" destOrd="0" presId="urn:microsoft.com/office/officeart/2005/8/layout/bProcess3"/>
    <dgm:cxn modelId="{F43BA6C9-B448-4838-B1D1-E7ED42EB0C8B}" type="presOf" srcId="{A9EA810F-D36C-4BD8-83DB-9229366C45C3}" destId="{01027D09-CD97-4F90-BF29-C4715D5E167A}" srcOrd="0" destOrd="0" presId="urn:microsoft.com/office/officeart/2005/8/layout/bProcess3"/>
    <dgm:cxn modelId="{D822FACD-18D7-4FED-BAEB-63F584C44EF1}" srcId="{146CF9E4-3DA7-43F5-ADA6-A14365833352}" destId="{140CA24F-7EB4-4E58-970D-916E5A7D8E27}" srcOrd="5" destOrd="0" parTransId="{94BDD1A0-E4A5-4D4C-88E6-685C13187623}" sibTransId="{6C140A47-46A8-40D4-A2BC-2C25BAB8AEA4}"/>
    <dgm:cxn modelId="{B71671CE-8556-492E-9D72-F4340B9480FF}" type="presOf" srcId="{A4F30E8D-4E06-47A5-B53E-6D767A76B440}" destId="{E8100461-B124-4729-BBEA-498CF0FA9896}" srcOrd="0" destOrd="0" presId="urn:microsoft.com/office/officeart/2005/8/layout/bProcess3"/>
    <dgm:cxn modelId="{95AABCCE-734B-424B-BD67-A576657CABE5}" type="presOf" srcId="{1E6533D0-8258-470E-AF98-6139B3130A9C}" destId="{0707877E-EC7A-4422-A5B7-80498AB1B861}" srcOrd="1" destOrd="0" presId="urn:microsoft.com/office/officeart/2005/8/layout/bProcess3"/>
    <dgm:cxn modelId="{F0894DD2-F79C-414C-BAFF-78B5A4663F33}" type="presOf" srcId="{C4F3A80A-15B3-426A-8526-7CD1DC600764}" destId="{46630BCE-902A-4AF3-A3F1-D52045FB2661}" srcOrd="1" destOrd="0" presId="urn:microsoft.com/office/officeart/2005/8/layout/bProcess3"/>
    <dgm:cxn modelId="{CDCAC5DD-6D28-47E9-9271-61D3CE9104F2}" type="presOf" srcId="{53AF5ACF-A37D-4A97-9F93-34CF7F307599}" destId="{D884CABA-868E-48C0-AE3A-1A667050B063}" srcOrd="0" destOrd="0" presId="urn:microsoft.com/office/officeart/2005/8/layout/bProcess3"/>
    <dgm:cxn modelId="{C1E183DF-AA47-4744-9F1B-1AA4124E39DA}" type="presOf" srcId="{791D3FBB-D4E2-49E4-98EE-06A00E06F022}" destId="{A1963C55-11FA-4B19-A0D4-A5C34D42E054}" srcOrd="0" destOrd="0" presId="urn:microsoft.com/office/officeart/2005/8/layout/bProcess3"/>
    <dgm:cxn modelId="{929DDAE0-6956-4B2A-8D03-3A12E05E6D1A}" type="presOf" srcId="{3FF1AFC8-2A16-4A69-A4A1-39063E7B5351}" destId="{3626B319-B255-4405-BDAE-063A38031139}" srcOrd="0" destOrd="0" presId="urn:microsoft.com/office/officeart/2005/8/layout/bProcess3"/>
    <dgm:cxn modelId="{41DFA2E3-6FCC-49CC-9047-393DE3152E98}" type="presOf" srcId="{AE39F48E-7629-41BE-BBA8-C23BD9CCD2C9}" destId="{3B96C7A5-6758-4A4B-838C-8339022B78AA}" srcOrd="0" destOrd="0" presId="urn:microsoft.com/office/officeart/2005/8/layout/bProcess3"/>
    <dgm:cxn modelId="{CF1A78E5-91D7-448C-A7C6-683BECD8ACC7}" srcId="{146CF9E4-3DA7-43F5-ADA6-A14365833352}" destId="{6D54891D-69F5-4657-9218-C8D9D51394F1}" srcOrd="6" destOrd="0" parTransId="{5CEC6C28-8D2C-41EF-AF53-8BC6F1BC59F5}" sibTransId="{AE39F48E-7629-41BE-BBA8-C23BD9CCD2C9}"/>
    <dgm:cxn modelId="{1F5115EA-A7A6-4D7F-BEC2-981382FB9D42}" type="presOf" srcId="{4DCE93A0-C332-424B-8DA0-17F6B75C7182}" destId="{887B8FE7-C10A-43A6-823A-CD69D84D0CEF}" srcOrd="0" destOrd="0" presId="urn:microsoft.com/office/officeart/2005/8/layout/bProcess3"/>
    <dgm:cxn modelId="{C7D120F1-6250-4424-A921-45BD07E1FB1A}" type="presOf" srcId="{AD7822F4-E174-43B5-AB94-A26462393E17}" destId="{9E371D41-4B6B-46D5-A192-9AC6A0FACF1D}" srcOrd="0" destOrd="0" presId="urn:microsoft.com/office/officeart/2005/8/layout/bProcess3"/>
    <dgm:cxn modelId="{2716A0F2-8501-4017-9592-ACA5FAC0C26B}" type="presOf" srcId="{F931DFBD-0A3B-482B-A0F3-8A8CC827E19A}" destId="{15F94D34-E64B-4C67-BBBA-83F3C20F796B}" srcOrd="0" destOrd="0" presId="urn:microsoft.com/office/officeart/2005/8/layout/bProcess3"/>
    <dgm:cxn modelId="{02FBE9F2-5B1B-420B-B446-F1E6D14E33E0}" type="presOf" srcId="{AD7822F4-E174-43B5-AB94-A26462393E17}" destId="{917ED417-5E10-45A1-971D-8FD32BE5ADA6}" srcOrd="1" destOrd="0" presId="urn:microsoft.com/office/officeart/2005/8/layout/bProcess3"/>
    <dgm:cxn modelId="{33EBE8F8-6713-46E5-95C8-D6DBA37A1EAF}" srcId="{146CF9E4-3DA7-43F5-ADA6-A14365833352}" destId="{F08F6BBC-7E12-469C-B933-FED65AB9F06D}" srcOrd="13" destOrd="0" parTransId="{CDA6923A-9660-44DD-A197-E254958EC387}" sibTransId="{A4F30E8D-4E06-47A5-B53E-6D767A76B440}"/>
    <dgm:cxn modelId="{40D549FB-A601-4C42-A373-799C0E573E9A}" srcId="{146CF9E4-3DA7-43F5-ADA6-A14365833352}" destId="{A9EA810F-D36C-4BD8-83DB-9229366C45C3}" srcOrd="4" destOrd="0" parTransId="{6332EB4B-5D49-4555-A276-17BC5BF2A2C6}" sibTransId="{C4F3A80A-15B3-426A-8526-7CD1DC600764}"/>
    <dgm:cxn modelId="{C9CC7AFB-A296-4A41-93E8-742E72A54E74}" srcId="{146CF9E4-3DA7-43F5-ADA6-A14365833352}" destId="{53AF5ACF-A37D-4A97-9F93-34CF7F307599}" srcOrd="3" destOrd="0" parTransId="{3FC69A84-A4F9-4030-B1D2-1A91B36ABDFF}" sibTransId="{1E6533D0-8258-470E-AF98-6139B3130A9C}"/>
    <dgm:cxn modelId="{D06904FD-2F98-423E-A8FD-92B77D95AEA1}" type="presOf" srcId="{80787CB7-4441-4B75-96D4-760FEBC82016}" destId="{3AA6EE59-62FE-41F5-A15F-6CF6474180F6}" srcOrd="0" destOrd="0" presId="urn:microsoft.com/office/officeart/2005/8/layout/bProcess3"/>
    <dgm:cxn modelId="{AB3AD12F-48A2-4EE2-844D-6082008041FD}" type="presParOf" srcId="{DE492EF3-0284-4EFE-A4C8-9A6DDB416843}" destId="{CB8A3EEA-0FCF-4A91-839E-5455D8CC8C2F}" srcOrd="0" destOrd="0" presId="urn:microsoft.com/office/officeart/2005/8/layout/bProcess3"/>
    <dgm:cxn modelId="{54086505-71B5-4389-AE3F-1BEDFF60DE1D}" type="presParOf" srcId="{DE492EF3-0284-4EFE-A4C8-9A6DDB416843}" destId="{3AA6EE59-62FE-41F5-A15F-6CF6474180F6}" srcOrd="1" destOrd="0" presId="urn:microsoft.com/office/officeart/2005/8/layout/bProcess3"/>
    <dgm:cxn modelId="{74A16084-0B46-46F6-BC62-EFB018BCF188}" type="presParOf" srcId="{3AA6EE59-62FE-41F5-A15F-6CF6474180F6}" destId="{15608DB6-E4E0-45A8-931D-CF2E8FF77619}" srcOrd="0" destOrd="0" presId="urn:microsoft.com/office/officeart/2005/8/layout/bProcess3"/>
    <dgm:cxn modelId="{A1A81458-2CEE-47E9-988B-B6AB0CA8CD08}" type="presParOf" srcId="{DE492EF3-0284-4EFE-A4C8-9A6DDB416843}" destId="{3626B319-B255-4405-BDAE-063A38031139}" srcOrd="2" destOrd="0" presId="urn:microsoft.com/office/officeart/2005/8/layout/bProcess3"/>
    <dgm:cxn modelId="{C2B3E6D8-135D-4E26-A939-BA171913462C}" type="presParOf" srcId="{DE492EF3-0284-4EFE-A4C8-9A6DDB416843}" destId="{15F38527-4886-4B1D-9AD5-623DF4E379D5}" srcOrd="3" destOrd="0" presId="urn:microsoft.com/office/officeart/2005/8/layout/bProcess3"/>
    <dgm:cxn modelId="{A3205418-538F-4B6C-BB81-0847C84AD501}" type="presParOf" srcId="{15F38527-4886-4B1D-9AD5-623DF4E379D5}" destId="{94175E62-706C-41C0-A0A4-A4D7E3679503}" srcOrd="0" destOrd="0" presId="urn:microsoft.com/office/officeart/2005/8/layout/bProcess3"/>
    <dgm:cxn modelId="{B22DD335-4D86-4D0B-9887-939B9F713178}" type="presParOf" srcId="{DE492EF3-0284-4EFE-A4C8-9A6DDB416843}" destId="{184BDC77-ADC3-41EE-B934-653FD6855C12}" srcOrd="4" destOrd="0" presId="urn:microsoft.com/office/officeart/2005/8/layout/bProcess3"/>
    <dgm:cxn modelId="{8903CFE6-FBF7-49BC-A0ED-027EC24676FF}" type="presParOf" srcId="{DE492EF3-0284-4EFE-A4C8-9A6DDB416843}" destId="{38D5F8E3-A819-418A-B0F4-AAB1D8E6476D}" srcOrd="5" destOrd="0" presId="urn:microsoft.com/office/officeart/2005/8/layout/bProcess3"/>
    <dgm:cxn modelId="{A86115F5-55F3-44DA-B5E1-45BC57B57933}" type="presParOf" srcId="{38D5F8E3-A819-418A-B0F4-AAB1D8E6476D}" destId="{85EC0237-F227-4FA3-ACB5-4EE7CCB8EE16}" srcOrd="0" destOrd="0" presId="urn:microsoft.com/office/officeart/2005/8/layout/bProcess3"/>
    <dgm:cxn modelId="{13EA6D82-F826-421A-9F31-C6D940F6DD5B}" type="presParOf" srcId="{DE492EF3-0284-4EFE-A4C8-9A6DDB416843}" destId="{D884CABA-868E-48C0-AE3A-1A667050B063}" srcOrd="6" destOrd="0" presId="urn:microsoft.com/office/officeart/2005/8/layout/bProcess3"/>
    <dgm:cxn modelId="{45CC3A2D-3A09-4072-A03F-E7C326F7754A}" type="presParOf" srcId="{DE492EF3-0284-4EFE-A4C8-9A6DDB416843}" destId="{53B0AA7A-1B28-4FB3-B8CD-E878F2ED2048}" srcOrd="7" destOrd="0" presId="urn:microsoft.com/office/officeart/2005/8/layout/bProcess3"/>
    <dgm:cxn modelId="{B355C955-7AEE-49C0-8635-8F77213AD501}" type="presParOf" srcId="{53B0AA7A-1B28-4FB3-B8CD-E878F2ED2048}" destId="{0707877E-EC7A-4422-A5B7-80498AB1B861}" srcOrd="0" destOrd="0" presId="urn:microsoft.com/office/officeart/2005/8/layout/bProcess3"/>
    <dgm:cxn modelId="{02C69C48-D623-4CA6-B1CB-D7F190225F32}" type="presParOf" srcId="{DE492EF3-0284-4EFE-A4C8-9A6DDB416843}" destId="{01027D09-CD97-4F90-BF29-C4715D5E167A}" srcOrd="8" destOrd="0" presId="urn:microsoft.com/office/officeart/2005/8/layout/bProcess3"/>
    <dgm:cxn modelId="{BB689FA9-2170-475C-8693-E6BB86C9342C}" type="presParOf" srcId="{DE492EF3-0284-4EFE-A4C8-9A6DDB416843}" destId="{7AC81FE4-8889-438A-A959-886089DA8471}" srcOrd="9" destOrd="0" presId="urn:microsoft.com/office/officeart/2005/8/layout/bProcess3"/>
    <dgm:cxn modelId="{87B270BF-E249-4AA2-AC6C-E04F351BB029}" type="presParOf" srcId="{7AC81FE4-8889-438A-A959-886089DA8471}" destId="{46630BCE-902A-4AF3-A3F1-D52045FB2661}" srcOrd="0" destOrd="0" presId="urn:microsoft.com/office/officeart/2005/8/layout/bProcess3"/>
    <dgm:cxn modelId="{D591B139-994F-47F8-91E4-C0D2568E75BC}" type="presParOf" srcId="{DE492EF3-0284-4EFE-A4C8-9A6DDB416843}" destId="{8B0D530B-1216-45B3-BC27-4F5D8337F01D}" srcOrd="10" destOrd="0" presId="urn:microsoft.com/office/officeart/2005/8/layout/bProcess3"/>
    <dgm:cxn modelId="{8411FCB7-ECAB-415D-9AAF-0765008AA686}" type="presParOf" srcId="{DE492EF3-0284-4EFE-A4C8-9A6DDB416843}" destId="{5AB261B8-7CFE-46D0-98F4-29424CF1E00C}" srcOrd="11" destOrd="0" presId="urn:microsoft.com/office/officeart/2005/8/layout/bProcess3"/>
    <dgm:cxn modelId="{718DCCB4-6DF4-4055-BA9C-92947D62ADBC}" type="presParOf" srcId="{5AB261B8-7CFE-46D0-98F4-29424CF1E00C}" destId="{E3B1FECF-022B-4E35-99BF-B706747B13FC}" srcOrd="0" destOrd="0" presId="urn:microsoft.com/office/officeart/2005/8/layout/bProcess3"/>
    <dgm:cxn modelId="{F48012C2-656A-4BEB-BAE3-88AB9FCC3979}" type="presParOf" srcId="{DE492EF3-0284-4EFE-A4C8-9A6DDB416843}" destId="{900FA1AA-761E-43F8-B3F5-ECC1ECF0B9E6}" srcOrd="12" destOrd="0" presId="urn:microsoft.com/office/officeart/2005/8/layout/bProcess3"/>
    <dgm:cxn modelId="{5BA28E41-8F7E-456C-AF69-3265DD23E688}" type="presParOf" srcId="{DE492EF3-0284-4EFE-A4C8-9A6DDB416843}" destId="{3B96C7A5-6758-4A4B-838C-8339022B78AA}" srcOrd="13" destOrd="0" presId="urn:microsoft.com/office/officeart/2005/8/layout/bProcess3"/>
    <dgm:cxn modelId="{FE367335-38DF-4624-9111-6C349C729E64}" type="presParOf" srcId="{3B96C7A5-6758-4A4B-838C-8339022B78AA}" destId="{571A38DB-1F66-437C-939F-9F24D0C07B93}" srcOrd="0" destOrd="0" presId="urn:microsoft.com/office/officeart/2005/8/layout/bProcess3"/>
    <dgm:cxn modelId="{88FFD350-0052-4FEF-8897-53E51DF8B4C9}" type="presParOf" srcId="{DE492EF3-0284-4EFE-A4C8-9A6DDB416843}" destId="{5A043B4C-3C69-49B6-A83D-094C29D70CA8}" srcOrd="14" destOrd="0" presId="urn:microsoft.com/office/officeart/2005/8/layout/bProcess3"/>
    <dgm:cxn modelId="{57F1B5B7-400E-4894-AFCD-AF4E235FC44C}" type="presParOf" srcId="{DE492EF3-0284-4EFE-A4C8-9A6DDB416843}" destId="{9E371D41-4B6B-46D5-A192-9AC6A0FACF1D}" srcOrd="15" destOrd="0" presId="urn:microsoft.com/office/officeart/2005/8/layout/bProcess3"/>
    <dgm:cxn modelId="{1C38D718-6699-4D93-B23C-FC9C277590DC}" type="presParOf" srcId="{9E371D41-4B6B-46D5-A192-9AC6A0FACF1D}" destId="{917ED417-5E10-45A1-971D-8FD32BE5ADA6}" srcOrd="0" destOrd="0" presId="urn:microsoft.com/office/officeart/2005/8/layout/bProcess3"/>
    <dgm:cxn modelId="{B92A6067-7FEC-4180-B54F-9A7D58F052BF}" type="presParOf" srcId="{DE492EF3-0284-4EFE-A4C8-9A6DDB416843}" destId="{15F94D34-E64B-4C67-BBBA-83F3C20F796B}" srcOrd="16" destOrd="0" presId="urn:microsoft.com/office/officeart/2005/8/layout/bProcess3"/>
    <dgm:cxn modelId="{4393FF56-74D8-4766-AFF3-708797E8E919}" type="presParOf" srcId="{DE492EF3-0284-4EFE-A4C8-9A6DDB416843}" destId="{887B8FE7-C10A-43A6-823A-CD69D84D0CEF}" srcOrd="17" destOrd="0" presId="urn:microsoft.com/office/officeart/2005/8/layout/bProcess3"/>
    <dgm:cxn modelId="{8A709415-0633-41D0-9E70-ED5BFDE33C85}" type="presParOf" srcId="{887B8FE7-C10A-43A6-823A-CD69D84D0CEF}" destId="{89DC9CFA-C47A-43F4-AED0-20CFC87BA96B}" srcOrd="0" destOrd="0" presId="urn:microsoft.com/office/officeart/2005/8/layout/bProcess3"/>
    <dgm:cxn modelId="{0488A721-C261-4B35-99A3-542A62C3A100}" type="presParOf" srcId="{DE492EF3-0284-4EFE-A4C8-9A6DDB416843}" destId="{A1963C55-11FA-4B19-A0D4-A5C34D42E054}" srcOrd="18" destOrd="0" presId="urn:microsoft.com/office/officeart/2005/8/layout/bProcess3"/>
    <dgm:cxn modelId="{B6FBE45D-419D-4017-A85F-226DD45AF0F0}" type="presParOf" srcId="{DE492EF3-0284-4EFE-A4C8-9A6DDB416843}" destId="{BCBAA912-F072-4569-8F22-A15DDF34601D}" srcOrd="19" destOrd="0" presId="urn:microsoft.com/office/officeart/2005/8/layout/bProcess3"/>
    <dgm:cxn modelId="{8B81F5B9-EFB1-48CA-B972-B75E08D2E7BF}" type="presParOf" srcId="{BCBAA912-F072-4569-8F22-A15DDF34601D}" destId="{8FADE483-8414-45D5-8C8C-469A707C4729}" srcOrd="0" destOrd="0" presId="urn:microsoft.com/office/officeart/2005/8/layout/bProcess3"/>
    <dgm:cxn modelId="{26E8BB3C-3B50-4206-8060-8FD7347C27FD}" type="presParOf" srcId="{DE492EF3-0284-4EFE-A4C8-9A6DDB416843}" destId="{57A492CA-273C-427E-8C20-B912101EB9E7}" srcOrd="20" destOrd="0" presId="urn:microsoft.com/office/officeart/2005/8/layout/bProcess3"/>
    <dgm:cxn modelId="{50F62401-03A2-4D30-A16E-E50D172896A0}" type="presParOf" srcId="{DE492EF3-0284-4EFE-A4C8-9A6DDB416843}" destId="{2AC49BED-3F02-4F1C-9C8B-5B4D74F1A6FF}" srcOrd="21" destOrd="0" presId="urn:microsoft.com/office/officeart/2005/8/layout/bProcess3"/>
    <dgm:cxn modelId="{DB09ACC5-D533-42C2-890F-198998184269}" type="presParOf" srcId="{2AC49BED-3F02-4F1C-9C8B-5B4D74F1A6FF}" destId="{57BF5283-A245-4BB1-AB6A-BF7124E45A55}" srcOrd="0" destOrd="0" presId="urn:microsoft.com/office/officeart/2005/8/layout/bProcess3"/>
    <dgm:cxn modelId="{04594F42-2255-4B1F-BB21-EF999D23F516}" type="presParOf" srcId="{DE492EF3-0284-4EFE-A4C8-9A6DDB416843}" destId="{68485498-332C-4E7F-9C38-414080BAD1F7}" srcOrd="22" destOrd="0" presId="urn:microsoft.com/office/officeart/2005/8/layout/bProcess3"/>
    <dgm:cxn modelId="{B0B6841D-8A07-4A8A-953A-530925FA331B}" type="presParOf" srcId="{DE492EF3-0284-4EFE-A4C8-9A6DDB416843}" destId="{B962F3A0-E49D-461E-80E0-3CE8FAE0E1EA}" srcOrd="23" destOrd="0" presId="urn:microsoft.com/office/officeart/2005/8/layout/bProcess3"/>
    <dgm:cxn modelId="{E85BCE00-4A1F-4785-85F0-A8409E93293F}" type="presParOf" srcId="{B962F3A0-E49D-461E-80E0-3CE8FAE0E1EA}" destId="{C2A4D564-36D6-4C4F-A0AC-76E913F39D5F}" srcOrd="0" destOrd="0" presId="urn:microsoft.com/office/officeart/2005/8/layout/bProcess3"/>
    <dgm:cxn modelId="{EFCE8878-C8EB-477C-9F50-FD14037148F8}" type="presParOf" srcId="{DE492EF3-0284-4EFE-A4C8-9A6DDB416843}" destId="{8E05AB2D-2EA2-4B3B-B0D3-3B70FAB83046}" srcOrd="24" destOrd="0" presId="urn:microsoft.com/office/officeart/2005/8/layout/bProcess3"/>
    <dgm:cxn modelId="{377EC1FC-E31E-4642-A17E-D7FF8AB5C8D7}" type="presParOf" srcId="{DE492EF3-0284-4EFE-A4C8-9A6DDB416843}" destId="{EE8AB2E8-A9BF-43EF-882F-212D2ED84235}" srcOrd="25" destOrd="0" presId="urn:microsoft.com/office/officeart/2005/8/layout/bProcess3"/>
    <dgm:cxn modelId="{2BF4354C-A388-4997-9E25-02FF400EE4EE}" type="presParOf" srcId="{EE8AB2E8-A9BF-43EF-882F-212D2ED84235}" destId="{5BCF6ABB-D094-47FF-888B-98E76392CA97}" srcOrd="0" destOrd="0" presId="urn:microsoft.com/office/officeart/2005/8/layout/bProcess3"/>
    <dgm:cxn modelId="{1EE65D1A-BD1C-4097-96C6-4C4476D5E43E}" type="presParOf" srcId="{DE492EF3-0284-4EFE-A4C8-9A6DDB416843}" destId="{87CFA0C0-66EF-4844-B0F5-7DE7F564D3AF}" srcOrd="26" destOrd="0" presId="urn:microsoft.com/office/officeart/2005/8/layout/bProcess3"/>
    <dgm:cxn modelId="{4342C886-804C-4958-B699-3A7C3AE5381D}" type="presParOf" srcId="{DE492EF3-0284-4EFE-A4C8-9A6DDB416843}" destId="{E8100461-B124-4729-BBEA-498CF0FA9896}" srcOrd="27" destOrd="0" presId="urn:microsoft.com/office/officeart/2005/8/layout/bProcess3"/>
    <dgm:cxn modelId="{EC87854F-B56E-4E94-9579-8E307753F7EE}" type="presParOf" srcId="{E8100461-B124-4729-BBEA-498CF0FA9896}" destId="{C567E8B9-B905-4D55-9EC7-89BE4D1613A3}" srcOrd="0" destOrd="0" presId="urn:microsoft.com/office/officeart/2005/8/layout/bProcess3"/>
    <dgm:cxn modelId="{4572A193-D254-4998-A5B6-03ABE921DBC0}" type="presParOf" srcId="{DE492EF3-0284-4EFE-A4C8-9A6DDB416843}" destId="{7AAD5257-0D03-4466-80BA-522B66B127A3}" srcOrd="28" destOrd="0" presId="urn:microsoft.com/office/officeart/2005/8/layout/bProcess3"/>
    <dgm:cxn modelId="{FD7EA6C0-11A6-492E-92A0-5A0E0DF5E557}" type="presParOf" srcId="{DE492EF3-0284-4EFE-A4C8-9A6DDB416843}" destId="{FCC52BEA-31DB-4B55-9448-F567C19282C0}" srcOrd="29" destOrd="0" presId="urn:microsoft.com/office/officeart/2005/8/layout/bProcess3"/>
    <dgm:cxn modelId="{9DCEBACF-1EFA-448C-8DC2-DCB900B3883D}" type="presParOf" srcId="{FCC52BEA-31DB-4B55-9448-F567C19282C0}" destId="{007BC109-18A3-44C2-A6FB-0F2A32A3103C}" srcOrd="0" destOrd="0" presId="urn:microsoft.com/office/officeart/2005/8/layout/bProcess3"/>
    <dgm:cxn modelId="{730F2285-CA62-4832-8622-31DA1346CEBC}" type="presParOf" srcId="{DE492EF3-0284-4EFE-A4C8-9A6DDB416843}" destId="{D8E2292F-44E1-4076-A06A-8D2B43FD7A29}" srcOrd="30" destOrd="0" presId="urn:microsoft.com/office/officeart/2005/8/layout/bProcess3"/>
    <dgm:cxn modelId="{F31CFC5A-9B2C-425B-A49D-0FF0B554150A}" type="presParOf" srcId="{DE492EF3-0284-4EFE-A4C8-9A6DDB416843}" destId="{AB8F8D3E-682E-4F6E-88B2-CA906660B2FE}" srcOrd="31" destOrd="0" presId="urn:microsoft.com/office/officeart/2005/8/layout/bProcess3"/>
    <dgm:cxn modelId="{DCFDBD32-404D-47C3-908D-CD329E3FE22A}" type="presParOf" srcId="{AB8F8D3E-682E-4F6E-88B2-CA906660B2FE}" destId="{6F412AA9-93DB-45FA-B946-8C7A244F974B}" srcOrd="0" destOrd="0" presId="urn:microsoft.com/office/officeart/2005/8/layout/bProcess3"/>
    <dgm:cxn modelId="{6D9E242A-8415-4690-8610-F4B0B82C3C4F}" type="presParOf" srcId="{DE492EF3-0284-4EFE-A4C8-9A6DDB416843}" destId="{036A6460-4D45-42A9-BA2F-A5FBD1B39C9F}" srcOrd="32" destOrd="0" presId="urn:microsoft.com/office/officeart/2005/8/layout/bProcess3"/>
    <dgm:cxn modelId="{CA5AA679-6D9B-4DEA-9A41-6869229101CA}" type="presParOf" srcId="{DE492EF3-0284-4EFE-A4C8-9A6DDB416843}" destId="{C7D091D3-A7C8-486F-A502-EA636E2B8B4D}" srcOrd="33" destOrd="0" presId="urn:microsoft.com/office/officeart/2005/8/layout/bProcess3"/>
    <dgm:cxn modelId="{D4D9CF36-500F-4CEF-96CC-03CE28F187F5}" type="presParOf" srcId="{C7D091D3-A7C8-486F-A502-EA636E2B8B4D}" destId="{70566DF0-813D-4BFC-B989-8118D8F244C7}" srcOrd="0" destOrd="0" presId="urn:microsoft.com/office/officeart/2005/8/layout/bProcess3"/>
    <dgm:cxn modelId="{88359081-0542-4230-9D77-23ACE11FB3E2}" type="presParOf" srcId="{DE492EF3-0284-4EFE-A4C8-9A6DDB416843}" destId="{46C18511-3527-43D8-B9BE-C8CB5B133B9A}" srcOrd="34" destOrd="0" presId="urn:microsoft.com/office/officeart/2005/8/layout/bProcess3"/>
    <dgm:cxn modelId="{5E54A0DE-6E6D-47C1-9106-6FCF939A75EE}" type="presParOf" srcId="{DE492EF3-0284-4EFE-A4C8-9A6DDB416843}" destId="{D7B9E60C-B77B-4897-AD32-4801592172CA}" srcOrd="35" destOrd="0" presId="urn:microsoft.com/office/officeart/2005/8/layout/bProcess3"/>
    <dgm:cxn modelId="{F79C0D21-4295-4D10-95C1-A7D84E0298E2}" type="presParOf" srcId="{D7B9E60C-B77B-4897-AD32-4801592172CA}" destId="{10CF394C-F1DC-46D4-A4DD-B8BF0A230772}" srcOrd="0" destOrd="0" presId="urn:microsoft.com/office/officeart/2005/8/layout/bProcess3"/>
    <dgm:cxn modelId="{90A09473-0270-4F53-995B-B3D51EED1F20}" type="presParOf" srcId="{DE492EF3-0284-4EFE-A4C8-9A6DDB416843}" destId="{2766E649-A4A3-4BF4-B129-49334ADE3FFD}" srcOrd="36" destOrd="0" presId="urn:microsoft.com/office/officeart/2005/8/layout/bProcess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46CF9E4-3DA7-43F5-ADA6-A14365833352}"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6FA54A2E-BA09-470C-8610-8594FFA509A6}">
      <dgm:prSet phldrT="[Text]" custT="1"/>
      <dgm:spPr/>
      <dgm:t>
        <a:bodyPr/>
        <a:lstStyle/>
        <a:p>
          <a:pPr>
            <a:lnSpc>
              <a:spcPct val="100000"/>
            </a:lnSpc>
            <a:spcAft>
              <a:spcPts val="0"/>
            </a:spcAft>
          </a:pPr>
          <a:r>
            <a:rPr lang="en-US" sz="900">
              <a:latin typeface="+mn-lt"/>
            </a:rPr>
            <a:t>1) If target species features no carbon or is elemental carbon, assign to UNKCRACMM.</a:t>
          </a:r>
        </a:p>
      </dgm:t>
    </dgm:pt>
    <dgm:pt modelId="{1653409D-76AD-45A2-9113-0967ECEF51EE}" type="parTrans" cxnId="{235C7D56-4B6B-4FE1-9EBC-DAD9BA3DEAE0}">
      <dgm:prSet/>
      <dgm:spPr/>
      <dgm:t>
        <a:bodyPr/>
        <a:lstStyle/>
        <a:p>
          <a:endParaRPr lang="en-US" sz="900">
            <a:latin typeface="+mn-lt"/>
          </a:endParaRPr>
        </a:p>
      </dgm:t>
    </dgm:pt>
    <dgm:pt modelId="{80787CB7-4441-4B75-96D4-760FEBC82016}" type="sibTrans" cxnId="{235C7D56-4B6B-4FE1-9EBC-DAD9BA3DEAE0}">
      <dgm:prSet custT="1"/>
      <dgm:spPr/>
      <dgm:t>
        <a:bodyPr/>
        <a:lstStyle/>
        <a:p>
          <a:endParaRPr lang="en-US" sz="900">
            <a:latin typeface="+mn-lt"/>
          </a:endParaRPr>
        </a:p>
      </dgm:t>
    </dgm:pt>
    <dgm:pt modelId="{3FF1AFC8-2A16-4A69-A4A1-39063E7B5351}">
      <dgm:prSet phldrT="[Text]" custT="1"/>
      <dgm:spPr/>
      <dgm:t>
        <a:bodyPr/>
        <a:lstStyle/>
        <a:p>
          <a:r>
            <a:rPr lang="en-US" sz="900">
              <a:latin typeface="+mn-lt"/>
            </a:rPr>
            <a:t>2) If target species is an explicit tracer in chemical mechanism, appropriately assign.</a:t>
          </a:r>
        </a:p>
      </dgm:t>
    </dgm:pt>
    <dgm:pt modelId="{822665BA-FFF4-406A-AF71-25B5E999D089}" type="parTrans" cxnId="{BDD907C4-FA65-4A4D-A567-6E680A25B039}">
      <dgm:prSet/>
      <dgm:spPr/>
      <dgm:t>
        <a:bodyPr/>
        <a:lstStyle/>
        <a:p>
          <a:endParaRPr lang="en-US" sz="900">
            <a:latin typeface="+mn-lt"/>
          </a:endParaRPr>
        </a:p>
      </dgm:t>
    </dgm:pt>
    <dgm:pt modelId="{3A2694C7-A22B-48EB-9BE1-2956198A4273}" type="sibTrans" cxnId="{BDD907C4-FA65-4A4D-A567-6E680A25B039}">
      <dgm:prSet custT="1"/>
      <dgm:spPr/>
      <dgm:t>
        <a:bodyPr/>
        <a:lstStyle/>
        <a:p>
          <a:endParaRPr lang="en-US" sz="900">
            <a:latin typeface="+mn-lt"/>
          </a:endParaRPr>
        </a:p>
      </dgm:t>
    </dgm:pt>
    <dgm:pt modelId="{8D98FB2C-6B74-4147-A681-0D8A05535C06}">
      <dgm:prSet phldrT="[Text]" custT="1"/>
      <dgm:spPr/>
      <dgm:t>
        <a:bodyPr/>
        <a:lstStyle/>
        <a:p>
          <a:r>
            <a:rPr lang="en-US" sz="900">
              <a:latin typeface="+mn-lt"/>
            </a:rPr>
            <a:t>3) If k</a:t>
          </a:r>
          <a:r>
            <a:rPr lang="en-US" sz="900" baseline="-25000">
              <a:latin typeface="+mn-lt"/>
            </a:rPr>
            <a:t>OH</a:t>
          </a:r>
          <a:r>
            <a:rPr lang="en-US" sz="900">
              <a:latin typeface="+mn-lt"/>
            </a:rPr>
            <a:t> &lt; 3.5x10</a:t>
          </a:r>
          <a:r>
            <a:rPr lang="en-US" sz="900" baseline="30000">
              <a:latin typeface="+mn-lt"/>
            </a:rPr>
            <a:t>-13</a:t>
          </a:r>
          <a:r>
            <a:rPr lang="en-US" sz="900">
              <a:latin typeface="+mn-lt"/>
            </a:rPr>
            <a:t> cm</a:t>
          </a:r>
          <a:r>
            <a:rPr lang="en-US" sz="900" baseline="30000">
              <a:latin typeface="+mn-lt"/>
            </a:rPr>
            <a:t>3</a:t>
          </a:r>
          <a:r>
            <a:rPr lang="en-US" sz="900">
              <a:latin typeface="+mn-lt"/>
            </a:rPr>
            <a:t> molec.</a:t>
          </a:r>
          <a:r>
            <a:rPr lang="en-US" sz="900" baseline="30000">
              <a:latin typeface="+mn-lt"/>
            </a:rPr>
            <a:t>-1</a:t>
          </a:r>
          <a:r>
            <a:rPr lang="en-US" sz="900">
              <a:latin typeface="+mn-lt"/>
            </a:rPr>
            <a:t> sec</a:t>
          </a:r>
          <a:r>
            <a:rPr lang="en-US" sz="900" baseline="30000">
              <a:latin typeface="+mn-lt"/>
            </a:rPr>
            <a:t>-1</a:t>
          </a:r>
          <a:r>
            <a:rPr lang="en-US" sz="900">
              <a:latin typeface="+mn-lt"/>
            </a:rPr>
            <a:t>, assign to SLOWROC.</a:t>
          </a:r>
        </a:p>
      </dgm:t>
    </dgm:pt>
    <dgm:pt modelId="{D4EB0B34-8D29-4127-9430-9F632657B4CD}" type="parTrans" cxnId="{19B0F5C2-65D5-474A-8D02-A0FD926638D5}">
      <dgm:prSet/>
      <dgm:spPr/>
      <dgm:t>
        <a:bodyPr/>
        <a:lstStyle/>
        <a:p>
          <a:endParaRPr lang="en-US" sz="900">
            <a:latin typeface="+mn-lt"/>
          </a:endParaRPr>
        </a:p>
      </dgm:t>
    </dgm:pt>
    <dgm:pt modelId="{968D6B83-23B6-4EB9-8E26-4F369F40FC8D}" type="sibTrans" cxnId="{19B0F5C2-65D5-474A-8D02-A0FD926638D5}">
      <dgm:prSet custT="1"/>
      <dgm:spPr/>
      <dgm:t>
        <a:bodyPr/>
        <a:lstStyle/>
        <a:p>
          <a:endParaRPr lang="en-US" sz="900">
            <a:latin typeface="+mn-lt"/>
          </a:endParaRPr>
        </a:p>
      </dgm:t>
    </dgm:pt>
    <dgm:pt modelId="{140CA24F-7EB4-4E58-970D-916E5A7D8E27}">
      <dgm:prSet phldrT="[Text]" custT="1"/>
      <dgm:spPr/>
      <dgm:t>
        <a:bodyPr/>
        <a:lstStyle/>
        <a:p>
          <a:r>
            <a:rPr lang="en-US" sz="900">
              <a:latin typeface="+mn-lt"/>
            </a:rPr>
            <a:t>6) If target species is nonoxygenated and has more than 1 benzene ring, assign to NAPH.</a:t>
          </a:r>
        </a:p>
      </dgm:t>
    </dgm:pt>
    <dgm:pt modelId="{94BDD1A0-E4A5-4D4C-88E6-685C13187623}" type="parTrans" cxnId="{D822FACD-18D7-4FED-BAEB-63F584C44EF1}">
      <dgm:prSet/>
      <dgm:spPr/>
      <dgm:t>
        <a:bodyPr/>
        <a:lstStyle/>
        <a:p>
          <a:endParaRPr lang="en-US" sz="900">
            <a:latin typeface="+mn-lt"/>
          </a:endParaRPr>
        </a:p>
      </dgm:t>
    </dgm:pt>
    <dgm:pt modelId="{6C140A47-46A8-40D4-A2BC-2C25BAB8AEA4}" type="sibTrans" cxnId="{D822FACD-18D7-4FED-BAEB-63F584C44EF1}">
      <dgm:prSet custT="1"/>
      <dgm:spPr/>
      <dgm:t>
        <a:bodyPr/>
        <a:lstStyle/>
        <a:p>
          <a:endParaRPr lang="en-US" sz="900">
            <a:latin typeface="+mn-lt"/>
          </a:endParaRPr>
        </a:p>
      </dgm:t>
    </dgm:pt>
    <dgm:pt modelId="{6D54891D-69F5-4657-9218-C8D9D51394F1}">
      <dgm:prSet phldrT="[Text]" custT="1"/>
      <dgm:spPr/>
      <dgm:t>
        <a:bodyPr/>
        <a:lstStyle/>
        <a:p>
          <a:r>
            <a:rPr lang="en-US" sz="900">
              <a:latin typeface="+mn-lt"/>
            </a:rPr>
            <a:t>7) If C* of target species is &lt; 3x10</a:t>
          </a:r>
          <a:r>
            <a:rPr lang="en-US" sz="900" baseline="30000">
              <a:latin typeface="+mn-lt"/>
            </a:rPr>
            <a:t>2</a:t>
          </a:r>
          <a:r>
            <a:rPr lang="en-US" sz="900">
              <a:latin typeface="+mn-lt"/>
            </a:rPr>
            <a:t> μg m</a:t>
          </a:r>
          <a:r>
            <a:rPr lang="en-US" sz="900" baseline="30000">
              <a:latin typeface="+mn-lt"/>
            </a:rPr>
            <a:t>-3</a:t>
          </a:r>
          <a:r>
            <a:rPr lang="en-US" sz="900">
              <a:latin typeface="+mn-lt"/>
            </a:rPr>
            <a:t>, follow order-of-operations.</a:t>
          </a:r>
        </a:p>
      </dgm:t>
    </dgm:pt>
    <dgm:pt modelId="{5CEC6C28-8D2C-41EF-AF53-8BC6F1BC59F5}" type="parTrans" cxnId="{CF1A78E5-91D7-448C-A7C6-683BECD8ACC7}">
      <dgm:prSet/>
      <dgm:spPr/>
      <dgm:t>
        <a:bodyPr/>
        <a:lstStyle/>
        <a:p>
          <a:endParaRPr lang="en-US" sz="900">
            <a:latin typeface="+mn-lt"/>
          </a:endParaRPr>
        </a:p>
      </dgm:t>
    </dgm:pt>
    <dgm:pt modelId="{AE39F48E-7629-41BE-BBA8-C23BD9CCD2C9}" type="sibTrans" cxnId="{CF1A78E5-91D7-448C-A7C6-683BECD8ACC7}">
      <dgm:prSet custT="1"/>
      <dgm:spPr/>
      <dgm:t>
        <a:bodyPr/>
        <a:lstStyle/>
        <a:p>
          <a:endParaRPr lang="en-US" sz="900">
            <a:latin typeface="+mn-lt"/>
          </a:endParaRPr>
        </a:p>
      </dgm:t>
    </dgm:pt>
    <dgm:pt modelId="{C26CE230-1740-4A76-9195-8D672C1622D3}">
      <dgm:prSet custT="1"/>
      <dgm:spPr/>
      <dgm:t>
        <a:bodyPr/>
        <a:lstStyle/>
        <a:p>
          <a:r>
            <a:rPr lang="en-US" sz="900">
              <a:latin typeface="+mn-lt"/>
            </a:rPr>
            <a:t>8) If target species is a single-ring aromatic, follow order-of-operations.</a:t>
          </a:r>
        </a:p>
      </dgm:t>
    </dgm:pt>
    <dgm:pt modelId="{540D5171-C465-4C9A-9A91-3CCB98940203}" type="parTrans" cxnId="{E298D95D-AF21-41FC-8247-2CB488781357}">
      <dgm:prSet/>
      <dgm:spPr/>
      <dgm:t>
        <a:bodyPr/>
        <a:lstStyle/>
        <a:p>
          <a:endParaRPr lang="en-US" sz="900">
            <a:latin typeface="+mn-lt"/>
          </a:endParaRPr>
        </a:p>
      </dgm:t>
    </dgm:pt>
    <dgm:pt modelId="{AD7822F4-E174-43B5-AB94-A26462393E17}" type="sibTrans" cxnId="{E298D95D-AF21-41FC-8247-2CB488781357}">
      <dgm:prSet custT="1"/>
      <dgm:spPr/>
      <dgm:t>
        <a:bodyPr/>
        <a:lstStyle/>
        <a:p>
          <a:endParaRPr lang="en-US" sz="900">
            <a:latin typeface="+mn-lt"/>
          </a:endParaRPr>
        </a:p>
      </dgm:t>
    </dgm:pt>
    <dgm:pt modelId="{F931DFBD-0A3B-482B-A0F3-8A8CC827E19A}">
      <dgm:prSet custT="1"/>
      <dgm:spPr/>
      <dgm:t>
        <a:bodyPr/>
        <a:lstStyle/>
        <a:p>
          <a:r>
            <a:rPr lang="en-US" sz="900">
              <a:latin typeface="+mn-lt"/>
            </a:rPr>
            <a:t>9) If the target species contains a C-C double bond, follow order-of-operations.</a:t>
          </a:r>
        </a:p>
      </dgm:t>
    </dgm:pt>
    <dgm:pt modelId="{B7F4A073-5CAA-439D-8A24-52C230A1F089}" type="parTrans" cxnId="{A560CC7F-38DB-4465-9950-0740D250135A}">
      <dgm:prSet/>
      <dgm:spPr/>
      <dgm:t>
        <a:bodyPr/>
        <a:lstStyle/>
        <a:p>
          <a:endParaRPr lang="en-US" sz="900">
            <a:latin typeface="+mn-lt"/>
          </a:endParaRPr>
        </a:p>
      </dgm:t>
    </dgm:pt>
    <dgm:pt modelId="{4DCE93A0-C332-424B-8DA0-17F6B75C7182}" type="sibTrans" cxnId="{A560CC7F-38DB-4465-9950-0740D250135A}">
      <dgm:prSet custT="1"/>
      <dgm:spPr/>
      <dgm:t>
        <a:bodyPr/>
        <a:lstStyle/>
        <a:p>
          <a:endParaRPr lang="en-US" sz="900">
            <a:latin typeface="+mn-lt"/>
          </a:endParaRPr>
        </a:p>
      </dgm:t>
    </dgm:pt>
    <dgm:pt modelId="{791D3FBB-D4E2-49E4-98EE-06A00E06F022}">
      <dgm:prSet custT="1"/>
      <dgm:spPr/>
      <dgm:t>
        <a:bodyPr/>
        <a:lstStyle/>
        <a:p>
          <a:r>
            <a:rPr lang="en-US" sz="900">
              <a:latin typeface="+mn-lt"/>
            </a:rPr>
            <a:t>10) If C* of target species is &lt; 3x10</a:t>
          </a:r>
          <a:r>
            <a:rPr lang="en-US" sz="900" baseline="30000">
              <a:latin typeface="+mn-lt"/>
            </a:rPr>
            <a:t>6</a:t>
          </a:r>
          <a:r>
            <a:rPr lang="en-US" sz="900">
              <a:latin typeface="+mn-lt"/>
            </a:rPr>
            <a:t> μg m</a:t>
          </a:r>
          <a:r>
            <a:rPr lang="en-US" sz="900" baseline="30000">
              <a:latin typeface="+mn-lt"/>
            </a:rPr>
            <a:t>-3</a:t>
          </a:r>
          <a:r>
            <a:rPr lang="en-US" sz="900">
              <a:latin typeface="+mn-lt"/>
            </a:rPr>
            <a:t>, follow order-of-operations.</a:t>
          </a:r>
        </a:p>
      </dgm:t>
    </dgm:pt>
    <dgm:pt modelId="{ABE81BAA-59A6-4A9A-880F-5E8BCFA17EAC}" type="parTrans" cxnId="{A35697A8-717D-49AE-9888-9D04B00433F6}">
      <dgm:prSet/>
      <dgm:spPr/>
      <dgm:t>
        <a:bodyPr/>
        <a:lstStyle/>
        <a:p>
          <a:endParaRPr lang="en-US" sz="900">
            <a:latin typeface="+mn-lt"/>
          </a:endParaRPr>
        </a:p>
      </dgm:t>
    </dgm:pt>
    <dgm:pt modelId="{4DAEF477-E0B5-4B5A-95E0-A94845435A99}" type="sibTrans" cxnId="{A35697A8-717D-49AE-9888-9D04B00433F6}">
      <dgm:prSet custT="1"/>
      <dgm:spPr/>
      <dgm:t>
        <a:bodyPr/>
        <a:lstStyle/>
        <a:p>
          <a:endParaRPr lang="en-US" sz="900">
            <a:latin typeface="+mn-lt"/>
          </a:endParaRPr>
        </a:p>
      </dgm:t>
    </dgm:pt>
    <dgm:pt modelId="{4BC86E24-8034-4196-AAF0-D7294BD48257}">
      <dgm:prSet custT="1"/>
      <dgm:spPr/>
      <dgm:t>
        <a:bodyPr/>
        <a:lstStyle/>
        <a:p>
          <a:r>
            <a:rPr lang="en-US" sz="900">
              <a:latin typeface="+mn-lt"/>
            </a:rPr>
            <a:t>11) If target species has one or more aldehyde and ketone group, assign to MGLY.</a:t>
          </a:r>
        </a:p>
      </dgm:t>
    </dgm:pt>
    <dgm:pt modelId="{C7257CD7-099B-4196-940F-B823F1650570}" type="parTrans" cxnId="{8EDFAC34-2794-44E0-8FC5-AAFA43A11549}">
      <dgm:prSet/>
      <dgm:spPr/>
      <dgm:t>
        <a:bodyPr/>
        <a:lstStyle/>
        <a:p>
          <a:endParaRPr lang="en-US" sz="900">
            <a:latin typeface="+mn-lt"/>
          </a:endParaRPr>
        </a:p>
      </dgm:t>
    </dgm:pt>
    <dgm:pt modelId="{AF88BC51-A5EB-428F-B176-58FFBF2F4199}" type="sibTrans" cxnId="{8EDFAC34-2794-44E0-8FC5-AAFA43A11549}">
      <dgm:prSet custT="1"/>
      <dgm:spPr/>
      <dgm:t>
        <a:bodyPr/>
        <a:lstStyle/>
        <a:p>
          <a:endParaRPr lang="en-US" sz="900">
            <a:latin typeface="+mn-lt"/>
          </a:endParaRPr>
        </a:p>
      </dgm:t>
    </dgm:pt>
    <dgm:pt modelId="{0F84D366-C570-4BD0-B341-FE1578760DEB}">
      <dgm:prSet custT="1"/>
      <dgm:spPr/>
      <dgm:t>
        <a:bodyPr/>
        <a:lstStyle/>
        <a:p>
          <a:r>
            <a:rPr lang="en-US" sz="900">
              <a:latin typeface="+mn-lt"/>
            </a:rPr>
            <a:t>12) If target species has one or more aldehyde, assign to ALD.</a:t>
          </a:r>
        </a:p>
      </dgm:t>
    </dgm:pt>
    <dgm:pt modelId="{54A5665C-E354-4237-995C-531A043E5038}" type="parTrans" cxnId="{AD2B3629-C007-4678-8274-46EA0F0F0A95}">
      <dgm:prSet/>
      <dgm:spPr/>
      <dgm:t>
        <a:bodyPr/>
        <a:lstStyle/>
        <a:p>
          <a:endParaRPr lang="en-US" sz="900">
            <a:latin typeface="+mn-lt"/>
          </a:endParaRPr>
        </a:p>
      </dgm:t>
    </dgm:pt>
    <dgm:pt modelId="{F7F92B41-FA46-4D2A-941B-89C6997EF54D}" type="sibTrans" cxnId="{AD2B3629-C007-4678-8274-46EA0F0F0A95}">
      <dgm:prSet custT="1"/>
      <dgm:spPr/>
      <dgm:t>
        <a:bodyPr/>
        <a:lstStyle/>
        <a:p>
          <a:endParaRPr lang="en-US" sz="900">
            <a:latin typeface="+mn-lt"/>
          </a:endParaRPr>
        </a:p>
      </dgm:t>
    </dgm:pt>
    <dgm:pt modelId="{9C680299-A8FF-4B70-A2E3-853ECE67DBCF}">
      <dgm:prSet custT="1"/>
      <dgm:spPr/>
      <dgm:t>
        <a:bodyPr/>
        <a:lstStyle/>
        <a:p>
          <a:r>
            <a:rPr lang="en-US" sz="900">
              <a:latin typeface="+mn-lt"/>
            </a:rPr>
            <a:t>18) If target species has one or more acid, assign to ORA2.</a:t>
          </a:r>
        </a:p>
      </dgm:t>
    </dgm:pt>
    <dgm:pt modelId="{FD4D5B8E-156F-443C-8909-2CB63FC31D27}" type="parTrans" cxnId="{DE9A897D-A81A-4303-BA85-8B38B607D88F}">
      <dgm:prSet/>
      <dgm:spPr/>
      <dgm:t>
        <a:bodyPr/>
        <a:lstStyle/>
        <a:p>
          <a:endParaRPr lang="en-US" sz="900">
            <a:latin typeface="+mn-lt"/>
          </a:endParaRPr>
        </a:p>
      </dgm:t>
    </dgm:pt>
    <dgm:pt modelId="{01A599B5-51AE-4FBA-A635-8BF0F57763E9}" type="sibTrans" cxnId="{DE9A897D-A81A-4303-BA85-8B38B607D88F}">
      <dgm:prSet custT="1"/>
      <dgm:spPr/>
      <dgm:t>
        <a:bodyPr/>
        <a:lstStyle/>
        <a:p>
          <a:endParaRPr lang="en-US" sz="900">
            <a:latin typeface="+mn-lt"/>
          </a:endParaRPr>
        </a:p>
      </dgm:t>
    </dgm:pt>
    <dgm:pt modelId="{1A626755-A55D-4F4B-8D47-E8D274ACC1B4}">
      <dgm:prSet custT="1"/>
      <dgm:spPr/>
      <dgm:t>
        <a:bodyPr/>
        <a:lstStyle/>
        <a:p>
          <a:r>
            <a:rPr lang="en-US" sz="900">
              <a:latin typeface="+mn-lt"/>
            </a:rPr>
            <a:t>19) If target species does not match any prior categorization, follow order-of-operations.</a:t>
          </a:r>
        </a:p>
      </dgm:t>
    </dgm:pt>
    <dgm:pt modelId="{5F01FE38-89DF-4E22-BA6B-C39EA3C98760}" type="parTrans" cxnId="{01DFA1B3-A800-4039-92A5-AF03FC483F93}">
      <dgm:prSet/>
      <dgm:spPr/>
      <dgm:t>
        <a:bodyPr/>
        <a:lstStyle/>
        <a:p>
          <a:endParaRPr lang="en-US" sz="900">
            <a:latin typeface="+mn-lt"/>
          </a:endParaRPr>
        </a:p>
      </dgm:t>
    </dgm:pt>
    <dgm:pt modelId="{1C48D86B-2382-419A-93A3-031A76BC57CA}" type="sibTrans" cxnId="{01DFA1B3-A800-4039-92A5-AF03FC483F93}">
      <dgm:prSet custT="1"/>
      <dgm:spPr/>
      <dgm:t>
        <a:bodyPr/>
        <a:lstStyle/>
        <a:p>
          <a:endParaRPr lang="en-US" sz="900">
            <a:latin typeface="+mn-lt"/>
          </a:endParaRPr>
        </a:p>
      </dgm:t>
    </dgm:pt>
    <dgm:pt modelId="{F08F6BBC-7E12-469C-B933-FED65AB9F06D}">
      <dgm:prSet custT="1"/>
      <dgm:spPr/>
      <dgm:t>
        <a:bodyPr/>
        <a:lstStyle/>
        <a:p>
          <a:r>
            <a:rPr lang="en-US" sz="900">
              <a:latin typeface="+mn-lt"/>
            </a:rPr>
            <a:t>14) If target species has one or more alcohol and ketone group, assign to HKET.</a:t>
          </a:r>
          <a:endParaRPr lang="en-US" sz="900"/>
        </a:p>
      </dgm:t>
    </dgm:pt>
    <dgm:pt modelId="{CDA6923A-9660-44DD-A197-E254958EC387}" type="parTrans" cxnId="{33EBE8F8-6713-46E5-95C8-D6DBA37A1EAF}">
      <dgm:prSet/>
      <dgm:spPr/>
      <dgm:t>
        <a:bodyPr/>
        <a:lstStyle/>
        <a:p>
          <a:endParaRPr lang="en-US"/>
        </a:p>
      </dgm:t>
    </dgm:pt>
    <dgm:pt modelId="{A4F30E8D-4E06-47A5-B53E-6D767A76B440}" type="sibTrans" cxnId="{33EBE8F8-6713-46E5-95C8-D6DBA37A1EAF}">
      <dgm:prSet/>
      <dgm:spPr/>
      <dgm:t>
        <a:bodyPr/>
        <a:lstStyle/>
        <a:p>
          <a:endParaRPr lang="en-US"/>
        </a:p>
      </dgm:t>
    </dgm:pt>
    <dgm:pt modelId="{8F424190-26C1-492E-84FD-713D772074FB}">
      <dgm:prSet custT="1"/>
      <dgm:spPr/>
      <dgm:t>
        <a:bodyPr/>
        <a:lstStyle/>
        <a:p>
          <a:r>
            <a:rPr lang="en-US" sz="900">
              <a:latin typeface="+mn-lt"/>
            </a:rPr>
            <a:t>13) If target species has one or more peroxide, assign to OP2.</a:t>
          </a:r>
          <a:endParaRPr lang="en-US" sz="900"/>
        </a:p>
      </dgm:t>
    </dgm:pt>
    <dgm:pt modelId="{E4019F5E-26EB-4941-91E1-E643B003238A}" type="parTrans" cxnId="{4F473013-826F-4E4F-AF27-567755F8E742}">
      <dgm:prSet/>
      <dgm:spPr/>
      <dgm:t>
        <a:bodyPr/>
        <a:lstStyle/>
        <a:p>
          <a:endParaRPr lang="en-US"/>
        </a:p>
      </dgm:t>
    </dgm:pt>
    <dgm:pt modelId="{49451A36-56E9-4311-A596-DDE1B77AC540}" type="sibTrans" cxnId="{4F473013-826F-4E4F-AF27-567755F8E742}">
      <dgm:prSet/>
      <dgm:spPr/>
      <dgm:t>
        <a:bodyPr/>
        <a:lstStyle/>
        <a:p>
          <a:endParaRPr lang="en-US"/>
        </a:p>
      </dgm:t>
    </dgm:pt>
    <dgm:pt modelId="{A9EA810F-D36C-4BD8-83DB-9229366C45C3}">
      <dgm:prSet custT="1"/>
      <dgm:spPr/>
      <dgm:t>
        <a:bodyPr lIns="64008" tIns="64008" rIns="64008" bIns="64008"/>
        <a:lstStyle/>
        <a:p>
          <a:r>
            <a:rPr lang="en-US" sz="900"/>
            <a:t>5) If target species is a furan or diene, other than 1,3-butadiene, assign to FURAN.</a:t>
          </a:r>
        </a:p>
      </dgm:t>
    </dgm:pt>
    <dgm:pt modelId="{6332EB4B-5D49-4555-A276-17BC5BF2A2C6}" type="parTrans" cxnId="{40D549FB-A601-4C42-A373-799C0E573E9A}">
      <dgm:prSet/>
      <dgm:spPr/>
      <dgm:t>
        <a:bodyPr/>
        <a:lstStyle/>
        <a:p>
          <a:endParaRPr lang="en-US"/>
        </a:p>
      </dgm:t>
    </dgm:pt>
    <dgm:pt modelId="{C4F3A80A-15B3-426A-8526-7CD1DC600764}" type="sibTrans" cxnId="{40D549FB-A601-4C42-A373-799C0E573E9A}">
      <dgm:prSet/>
      <dgm:spPr/>
      <dgm:t>
        <a:bodyPr/>
        <a:lstStyle/>
        <a:p>
          <a:endParaRPr lang="en-US"/>
        </a:p>
      </dgm:t>
    </dgm:pt>
    <dgm:pt modelId="{53AF5ACF-A37D-4A97-9F93-34CF7F307599}">
      <dgm:prSet custT="1"/>
      <dgm:spPr/>
      <dgm:t>
        <a:bodyPr lIns="64008" tIns="64008" rIns="64008" bIns="64008"/>
        <a:lstStyle/>
        <a:p>
          <a:r>
            <a:rPr lang="en-US" sz="900"/>
            <a:t>4) If target species is a terpene species, follow order-of-operations.</a:t>
          </a:r>
        </a:p>
      </dgm:t>
    </dgm:pt>
    <dgm:pt modelId="{3FC69A84-A4F9-4030-B1D2-1A91B36ABDFF}" type="parTrans" cxnId="{C9CC7AFB-A296-4A41-93E8-742E72A54E74}">
      <dgm:prSet/>
      <dgm:spPr/>
      <dgm:t>
        <a:bodyPr/>
        <a:lstStyle/>
        <a:p>
          <a:endParaRPr lang="en-US"/>
        </a:p>
      </dgm:t>
    </dgm:pt>
    <dgm:pt modelId="{1E6533D0-8258-470E-AF98-6139B3130A9C}" type="sibTrans" cxnId="{C9CC7AFB-A296-4A41-93E8-742E72A54E74}">
      <dgm:prSet/>
      <dgm:spPr/>
      <dgm:t>
        <a:bodyPr/>
        <a:lstStyle/>
        <a:p>
          <a:endParaRPr lang="en-US"/>
        </a:p>
      </dgm:t>
    </dgm:pt>
    <dgm:pt modelId="{31F852D6-0378-4643-93CD-6D2DB944EF66}">
      <dgm:prSet custT="1"/>
      <dgm:spPr/>
      <dgm:t>
        <a:bodyPr/>
        <a:lstStyle/>
        <a:p>
          <a:r>
            <a:rPr lang="en-US" sz="900"/>
            <a:t>15) If target species has one or more ketone, assign to KET.</a:t>
          </a:r>
        </a:p>
      </dgm:t>
    </dgm:pt>
    <dgm:pt modelId="{BE0E4707-A794-4A70-9D3A-41EE7AE548DD}" type="parTrans" cxnId="{F653FC44-63B4-4AE3-B650-ACEA522E94C6}">
      <dgm:prSet/>
      <dgm:spPr/>
      <dgm:t>
        <a:bodyPr/>
        <a:lstStyle/>
        <a:p>
          <a:endParaRPr lang="en-US"/>
        </a:p>
      </dgm:t>
    </dgm:pt>
    <dgm:pt modelId="{1262F49D-5759-432C-983A-F812051CEBAF}" type="sibTrans" cxnId="{F653FC44-63B4-4AE3-B650-ACEA522E94C6}">
      <dgm:prSet/>
      <dgm:spPr/>
      <dgm:t>
        <a:bodyPr/>
        <a:lstStyle/>
        <a:p>
          <a:endParaRPr lang="en-US"/>
        </a:p>
      </dgm:t>
    </dgm:pt>
    <dgm:pt modelId="{3798B2AB-A20F-418B-9B43-BAE5C24347A8}">
      <dgm:prSet custT="1"/>
      <dgm:spPr/>
      <dgm:t>
        <a:bodyPr/>
        <a:lstStyle/>
        <a:p>
          <a:r>
            <a:rPr lang="en-US" sz="900"/>
            <a:t>16) If target species has one or more nitrate, assign to ONIT.</a:t>
          </a:r>
        </a:p>
      </dgm:t>
    </dgm:pt>
    <dgm:pt modelId="{D1FAED93-006D-43EA-86ED-486E68EF1226}" type="parTrans" cxnId="{E1E5F180-6D76-41FE-BD3F-995953857F9E}">
      <dgm:prSet/>
      <dgm:spPr/>
      <dgm:t>
        <a:bodyPr/>
        <a:lstStyle/>
        <a:p>
          <a:endParaRPr lang="en-US"/>
        </a:p>
      </dgm:t>
    </dgm:pt>
    <dgm:pt modelId="{A754B6CA-E52D-4159-9DA6-D9865C7F6E0E}" type="sibTrans" cxnId="{E1E5F180-6D76-41FE-BD3F-995953857F9E}">
      <dgm:prSet/>
      <dgm:spPr/>
      <dgm:t>
        <a:bodyPr/>
        <a:lstStyle/>
        <a:p>
          <a:endParaRPr lang="en-US"/>
        </a:p>
      </dgm:t>
    </dgm:pt>
    <dgm:pt modelId="{AB4E31D5-8195-4FC1-8C9C-91085FFFFFB3}">
      <dgm:prSet custT="1"/>
      <dgm:spPr/>
      <dgm:t>
        <a:bodyPr/>
        <a:lstStyle/>
        <a:p>
          <a:r>
            <a:rPr lang="en-US" sz="900"/>
            <a:t>17) If target species has one or more alcohol, assign to ROH. </a:t>
          </a:r>
        </a:p>
      </dgm:t>
    </dgm:pt>
    <dgm:pt modelId="{3E292B53-73E8-43C2-8315-4F63632BADFC}" type="parTrans" cxnId="{F217D62C-5B53-485C-A970-FFD2B042030D}">
      <dgm:prSet/>
      <dgm:spPr/>
      <dgm:t>
        <a:bodyPr/>
        <a:lstStyle/>
        <a:p>
          <a:endParaRPr lang="en-US"/>
        </a:p>
      </dgm:t>
    </dgm:pt>
    <dgm:pt modelId="{499E0B7C-534A-4ECC-AEF9-5CA527EDF266}" type="sibTrans" cxnId="{F217D62C-5B53-485C-A970-FFD2B042030D}">
      <dgm:prSet/>
      <dgm:spPr/>
      <dgm:t>
        <a:bodyPr/>
        <a:lstStyle/>
        <a:p>
          <a:endParaRPr lang="en-US"/>
        </a:p>
      </dgm:t>
    </dgm:pt>
    <dgm:pt modelId="{DE492EF3-0284-4EFE-A4C8-9A6DDB416843}" type="pres">
      <dgm:prSet presAssocID="{146CF9E4-3DA7-43F5-ADA6-A14365833352}" presName="Name0" presStyleCnt="0">
        <dgm:presLayoutVars>
          <dgm:dir/>
          <dgm:resizeHandles val="exact"/>
        </dgm:presLayoutVars>
      </dgm:prSet>
      <dgm:spPr/>
    </dgm:pt>
    <dgm:pt modelId="{CB8A3EEA-0FCF-4A91-839E-5455D8CC8C2F}" type="pres">
      <dgm:prSet presAssocID="{6FA54A2E-BA09-470C-8610-8594FFA509A6}" presName="node" presStyleLbl="node1" presStyleIdx="0" presStyleCnt="19" custScaleX="110000" custScaleY="110000">
        <dgm:presLayoutVars>
          <dgm:bulletEnabled val="1"/>
        </dgm:presLayoutVars>
      </dgm:prSet>
      <dgm:spPr/>
    </dgm:pt>
    <dgm:pt modelId="{3AA6EE59-62FE-41F5-A15F-6CF6474180F6}" type="pres">
      <dgm:prSet presAssocID="{80787CB7-4441-4B75-96D4-760FEBC82016}" presName="sibTrans" presStyleLbl="sibTrans1D1" presStyleIdx="0" presStyleCnt="18"/>
      <dgm:spPr/>
    </dgm:pt>
    <dgm:pt modelId="{15608DB6-E4E0-45A8-931D-CF2E8FF77619}" type="pres">
      <dgm:prSet presAssocID="{80787CB7-4441-4B75-96D4-760FEBC82016}" presName="connectorText" presStyleLbl="sibTrans1D1" presStyleIdx="0" presStyleCnt="18"/>
      <dgm:spPr/>
    </dgm:pt>
    <dgm:pt modelId="{3626B319-B255-4405-BDAE-063A38031139}" type="pres">
      <dgm:prSet presAssocID="{3FF1AFC8-2A16-4A69-A4A1-39063E7B5351}" presName="node" presStyleLbl="node1" presStyleIdx="1" presStyleCnt="19" custScaleX="110000" custScaleY="110000">
        <dgm:presLayoutVars>
          <dgm:bulletEnabled val="1"/>
        </dgm:presLayoutVars>
      </dgm:prSet>
      <dgm:spPr/>
    </dgm:pt>
    <dgm:pt modelId="{15F38527-4886-4B1D-9AD5-623DF4E379D5}" type="pres">
      <dgm:prSet presAssocID="{3A2694C7-A22B-48EB-9BE1-2956198A4273}" presName="sibTrans" presStyleLbl="sibTrans1D1" presStyleIdx="1" presStyleCnt="18"/>
      <dgm:spPr/>
    </dgm:pt>
    <dgm:pt modelId="{94175E62-706C-41C0-A0A4-A4D7E3679503}" type="pres">
      <dgm:prSet presAssocID="{3A2694C7-A22B-48EB-9BE1-2956198A4273}" presName="connectorText" presStyleLbl="sibTrans1D1" presStyleIdx="1" presStyleCnt="18"/>
      <dgm:spPr/>
    </dgm:pt>
    <dgm:pt modelId="{184BDC77-ADC3-41EE-B934-653FD6855C12}" type="pres">
      <dgm:prSet presAssocID="{8D98FB2C-6B74-4147-A681-0D8A05535C06}" presName="node" presStyleLbl="node1" presStyleIdx="2" presStyleCnt="19" custScaleX="110000" custScaleY="110000">
        <dgm:presLayoutVars>
          <dgm:bulletEnabled val="1"/>
        </dgm:presLayoutVars>
      </dgm:prSet>
      <dgm:spPr/>
    </dgm:pt>
    <dgm:pt modelId="{38D5F8E3-A819-418A-B0F4-AAB1D8E6476D}" type="pres">
      <dgm:prSet presAssocID="{968D6B83-23B6-4EB9-8E26-4F369F40FC8D}" presName="sibTrans" presStyleLbl="sibTrans1D1" presStyleIdx="2" presStyleCnt="18"/>
      <dgm:spPr/>
    </dgm:pt>
    <dgm:pt modelId="{85EC0237-F227-4FA3-ACB5-4EE7CCB8EE16}" type="pres">
      <dgm:prSet presAssocID="{968D6B83-23B6-4EB9-8E26-4F369F40FC8D}" presName="connectorText" presStyleLbl="sibTrans1D1" presStyleIdx="2" presStyleCnt="18"/>
      <dgm:spPr/>
    </dgm:pt>
    <dgm:pt modelId="{D884CABA-868E-48C0-AE3A-1A667050B063}" type="pres">
      <dgm:prSet presAssocID="{53AF5ACF-A37D-4A97-9F93-34CF7F307599}" presName="node" presStyleLbl="node1" presStyleIdx="3" presStyleCnt="19" custScaleX="110404" custScaleY="110810">
        <dgm:presLayoutVars>
          <dgm:bulletEnabled val="1"/>
        </dgm:presLayoutVars>
      </dgm:prSet>
      <dgm:spPr/>
    </dgm:pt>
    <dgm:pt modelId="{53B0AA7A-1B28-4FB3-B8CD-E878F2ED2048}" type="pres">
      <dgm:prSet presAssocID="{1E6533D0-8258-470E-AF98-6139B3130A9C}" presName="sibTrans" presStyleLbl="sibTrans1D1" presStyleIdx="3" presStyleCnt="18"/>
      <dgm:spPr/>
    </dgm:pt>
    <dgm:pt modelId="{0707877E-EC7A-4422-A5B7-80498AB1B861}" type="pres">
      <dgm:prSet presAssocID="{1E6533D0-8258-470E-AF98-6139B3130A9C}" presName="connectorText" presStyleLbl="sibTrans1D1" presStyleIdx="3" presStyleCnt="18"/>
      <dgm:spPr/>
    </dgm:pt>
    <dgm:pt modelId="{01027D09-CD97-4F90-BF29-C4715D5E167A}" type="pres">
      <dgm:prSet presAssocID="{A9EA810F-D36C-4BD8-83DB-9229366C45C3}" presName="node" presStyleLbl="node1" presStyleIdx="4" presStyleCnt="19" custScaleX="110404" custScaleY="110995">
        <dgm:presLayoutVars>
          <dgm:bulletEnabled val="1"/>
        </dgm:presLayoutVars>
      </dgm:prSet>
      <dgm:spPr/>
    </dgm:pt>
    <dgm:pt modelId="{7AC81FE4-8889-438A-A959-886089DA8471}" type="pres">
      <dgm:prSet presAssocID="{C4F3A80A-15B3-426A-8526-7CD1DC600764}" presName="sibTrans" presStyleLbl="sibTrans1D1" presStyleIdx="4" presStyleCnt="18"/>
      <dgm:spPr/>
    </dgm:pt>
    <dgm:pt modelId="{46630BCE-902A-4AF3-A3F1-D52045FB2661}" type="pres">
      <dgm:prSet presAssocID="{C4F3A80A-15B3-426A-8526-7CD1DC600764}" presName="connectorText" presStyleLbl="sibTrans1D1" presStyleIdx="4" presStyleCnt="18"/>
      <dgm:spPr/>
    </dgm:pt>
    <dgm:pt modelId="{8B0D530B-1216-45B3-BC27-4F5D8337F01D}" type="pres">
      <dgm:prSet presAssocID="{140CA24F-7EB4-4E58-970D-916E5A7D8E27}" presName="node" presStyleLbl="node1" presStyleIdx="5" presStyleCnt="19" custScaleX="110000" custScaleY="110000">
        <dgm:presLayoutVars>
          <dgm:bulletEnabled val="1"/>
        </dgm:presLayoutVars>
      </dgm:prSet>
      <dgm:spPr/>
    </dgm:pt>
    <dgm:pt modelId="{5AB261B8-7CFE-46D0-98F4-29424CF1E00C}" type="pres">
      <dgm:prSet presAssocID="{6C140A47-46A8-40D4-A2BC-2C25BAB8AEA4}" presName="sibTrans" presStyleLbl="sibTrans1D1" presStyleIdx="5" presStyleCnt="18"/>
      <dgm:spPr/>
    </dgm:pt>
    <dgm:pt modelId="{E3B1FECF-022B-4E35-99BF-B706747B13FC}" type="pres">
      <dgm:prSet presAssocID="{6C140A47-46A8-40D4-A2BC-2C25BAB8AEA4}" presName="connectorText" presStyleLbl="sibTrans1D1" presStyleIdx="5" presStyleCnt="18"/>
      <dgm:spPr/>
    </dgm:pt>
    <dgm:pt modelId="{900FA1AA-761E-43F8-B3F5-ECC1ECF0B9E6}" type="pres">
      <dgm:prSet presAssocID="{6D54891D-69F5-4657-9218-C8D9D51394F1}" presName="node" presStyleLbl="node1" presStyleIdx="6" presStyleCnt="19" custScaleX="110000" custScaleY="110000">
        <dgm:presLayoutVars>
          <dgm:bulletEnabled val="1"/>
        </dgm:presLayoutVars>
      </dgm:prSet>
      <dgm:spPr/>
    </dgm:pt>
    <dgm:pt modelId="{3B96C7A5-6758-4A4B-838C-8339022B78AA}" type="pres">
      <dgm:prSet presAssocID="{AE39F48E-7629-41BE-BBA8-C23BD9CCD2C9}" presName="sibTrans" presStyleLbl="sibTrans1D1" presStyleIdx="6" presStyleCnt="18"/>
      <dgm:spPr/>
    </dgm:pt>
    <dgm:pt modelId="{571A38DB-1F66-437C-939F-9F24D0C07B93}" type="pres">
      <dgm:prSet presAssocID="{AE39F48E-7629-41BE-BBA8-C23BD9CCD2C9}" presName="connectorText" presStyleLbl="sibTrans1D1" presStyleIdx="6" presStyleCnt="18"/>
      <dgm:spPr/>
    </dgm:pt>
    <dgm:pt modelId="{5A043B4C-3C69-49B6-A83D-094C29D70CA8}" type="pres">
      <dgm:prSet presAssocID="{C26CE230-1740-4A76-9195-8D672C1622D3}" presName="node" presStyleLbl="node1" presStyleIdx="7" presStyleCnt="19" custScaleX="110000" custScaleY="110000">
        <dgm:presLayoutVars>
          <dgm:bulletEnabled val="1"/>
        </dgm:presLayoutVars>
      </dgm:prSet>
      <dgm:spPr/>
    </dgm:pt>
    <dgm:pt modelId="{9E371D41-4B6B-46D5-A192-9AC6A0FACF1D}" type="pres">
      <dgm:prSet presAssocID="{AD7822F4-E174-43B5-AB94-A26462393E17}" presName="sibTrans" presStyleLbl="sibTrans1D1" presStyleIdx="7" presStyleCnt="18"/>
      <dgm:spPr/>
    </dgm:pt>
    <dgm:pt modelId="{917ED417-5E10-45A1-971D-8FD32BE5ADA6}" type="pres">
      <dgm:prSet presAssocID="{AD7822F4-E174-43B5-AB94-A26462393E17}" presName="connectorText" presStyleLbl="sibTrans1D1" presStyleIdx="7" presStyleCnt="18"/>
      <dgm:spPr/>
    </dgm:pt>
    <dgm:pt modelId="{15F94D34-E64B-4C67-BBBA-83F3C20F796B}" type="pres">
      <dgm:prSet presAssocID="{F931DFBD-0A3B-482B-A0F3-8A8CC827E19A}" presName="node" presStyleLbl="node1" presStyleIdx="8" presStyleCnt="19" custScaleX="110000" custScaleY="110000">
        <dgm:presLayoutVars>
          <dgm:bulletEnabled val="1"/>
        </dgm:presLayoutVars>
      </dgm:prSet>
      <dgm:spPr/>
    </dgm:pt>
    <dgm:pt modelId="{887B8FE7-C10A-43A6-823A-CD69D84D0CEF}" type="pres">
      <dgm:prSet presAssocID="{4DCE93A0-C332-424B-8DA0-17F6B75C7182}" presName="sibTrans" presStyleLbl="sibTrans1D1" presStyleIdx="8" presStyleCnt="18"/>
      <dgm:spPr/>
    </dgm:pt>
    <dgm:pt modelId="{89DC9CFA-C47A-43F4-AED0-20CFC87BA96B}" type="pres">
      <dgm:prSet presAssocID="{4DCE93A0-C332-424B-8DA0-17F6B75C7182}" presName="connectorText" presStyleLbl="sibTrans1D1" presStyleIdx="8" presStyleCnt="18"/>
      <dgm:spPr/>
    </dgm:pt>
    <dgm:pt modelId="{A1963C55-11FA-4B19-A0D4-A5C34D42E054}" type="pres">
      <dgm:prSet presAssocID="{791D3FBB-D4E2-49E4-98EE-06A00E06F022}" presName="node" presStyleLbl="node1" presStyleIdx="9" presStyleCnt="19" custScaleX="110000" custScaleY="110000">
        <dgm:presLayoutVars>
          <dgm:bulletEnabled val="1"/>
        </dgm:presLayoutVars>
      </dgm:prSet>
      <dgm:spPr/>
    </dgm:pt>
    <dgm:pt modelId="{BCBAA912-F072-4569-8F22-A15DDF34601D}" type="pres">
      <dgm:prSet presAssocID="{4DAEF477-E0B5-4B5A-95E0-A94845435A99}" presName="sibTrans" presStyleLbl="sibTrans1D1" presStyleIdx="9" presStyleCnt="18"/>
      <dgm:spPr/>
    </dgm:pt>
    <dgm:pt modelId="{8FADE483-8414-45D5-8C8C-469A707C4729}" type="pres">
      <dgm:prSet presAssocID="{4DAEF477-E0B5-4B5A-95E0-A94845435A99}" presName="connectorText" presStyleLbl="sibTrans1D1" presStyleIdx="9" presStyleCnt="18"/>
      <dgm:spPr/>
    </dgm:pt>
    <dgm:pt modelId="{57A492CA-273C-427E-8C20-B912101EB9E7}" type="pres">
      <dgm:prSet presAssocID="{4BC86E24-8034-4196-AAF0-D7294BD48257}" presName="node" presStyleLbl="node1" presStyleIdx="10" presStyleCnt="19" custScaleX="110000" custScaleY="110000">
        <dgm:presLayoutVars>
          <dgm:bulletEnabled val="1"/>
        </dgm:presLayoutVars>
      </dgm:prSet>
      <dgm:spPr/>
    </dgm:pt>
    <dgm:pt modelId="{2AC49BED-3F02-4F1C-9C8B-5B4D74F1A6FF}" type="pres">
      <dgm:prSet presAssocID="{AF88BC51-A5EB-428F-B176-58FFBF2F4199}" presName="sibTrans" presStyleLbl="sibTrans1D1" presStyleIdx="10" presStyleCnt="18"/>
      <dgm:spPr/>
    </dgm:pt>
    <dgm:pt modelId="{57BF5283-A245-4BB1-AB6A-BF7124E45A55}" type="pres">
      <dgm:prSet presAssocID="{AF88BC51-A5EB-428F-B176-58FFBF2F4199}" presName="connectorText" presStyleLbl="sibTrans1D1" presStyleIdx="10" presStyleCnt="18"/>
      <dgm:spPr/>
    </dgm:pt>
    <dgm:pt modelId="{68485498-332C-4E7F-9C38-414080BAD1F7}" type="pres">
      <dgm:prSet presAssocID="{0F84D366-C570-4BD0-B341-FE1578760DEB}" presName="node" presStyleLbl="node1" presStyleIdx="11" presStyleCnt="19" custScaleX="110000" custScaleY="110000">
        <dgm:presLayoutVars>
          <dgm:bulletEnabled val="1"/>
        </dgm:presLayoutVars>
      </dgm:prSet>
      <dgm:spPr/>
    </dgm:pt>
    <dgm:pt modelId="{B962F3A0-E49D-461E-80E0-3CE8FAE0E1EA}" type="pres">
      <dgm:prSet presAssocID="{F7F92B41-FA46-4D2A-941B-89C6997EF54D}" presName="sibTrans" presStyleLbl="sibTrans1D1" presStyleIdx="11" presStyleCnt="18"/>
      <dgm:spPr/>
    </dgm:pt>
    <dgm:pt modelId="{C2A4D564-36D6-4C4F-A0AC-76E913F39D5F}" type="pres">
      <dgm:prSet presAssocID="{F7F92B41-FA46-4D2A-941B-89C6997EF54D}" presName="connectorText" presStyleLbl="sibTrans1D1" presStyleIdx="11" presStyleCnt="18"/>
      <dgm:spPr/>
    </dgm:pt>
    <dgm:pt modelId="{8E05AB2D-2EA2-4B3B-B0D3-3B70FAB83046}" type="pres">
      <dgm:prSet presAssocID="{8F424190-26C1-492E-84FD-713D772074FB}" presName="node" presStyleLbl="node1" presStyleIdx="12" presStyleCnt="19" custScaleX="110266" custScaleY="110394">
        <dgm:presLayoutVars>
          <dgm:bulletEnabled val="1"/>
        </dgm:presLayoutVars>
      </dgm:prSet>
      <dgm:spPr/>
    </dgm:pt>
    <dgm:pt modelId="{EE8AB2E8-A9BF-43EF-882F-212D2ED84235}" type="pres">
      <dgm:prSet presAssocID="{49451A36-56E9-4311-A596-DDE1B77AC540}" presName="sibTrans" presStyleLbl="sibTrans1D1" presStyleIdx="12" presStyleCnt="18"/>
      <dgm:spPr/>
    </dgm:pt>
    <dgm:pt modelId="{5BCF6ABB-D094-47FF-888B-98E76392CA97}" type="pres">
      <dgm:prSet presAssocID="{49451A36-56E9-4311-A596-DDE1B77AC540}" presName="connectorText" presStyleLbl="sibTrans1D1" presStyleIdx="12" presStyleCnt="18"/>
      <dgm:spPr/>
    </dgm:pt>
    <dgm:pt modelId="{87CFA0C0-66EF-4844-B0F5-7DE7F564D3AF}" type="pres">
      <dgm:prSet presAssocID="{F08F6BBC-7E12-469C-B933-FED65AB9F06D}" presName="node" presStyleLbl="node1" presStyleIdx="13" presStyleCnt="19" custScaleX="110266" custScaleY="110532">
        <dgm:presLayoutVars>
          <dgm:bulletEnabled val="1"/>
        </dgm:presLayoutVars>
      </dgm:prSet>
      <dgm:spPr/>
    </dgm:pt>
    <dgm:pt modelId="{E8100461-B124-4729-BBEA-498CF0FA9896}" type="pres">
      <dgm:prSet presAssocID="{A4F30E8D-4E06-47A5-B53E-6D767A76B440}" presName="sibTrans" presStyleLbl="sibTrans1D1" presStyleIdx="13" presStyleCnt="18"/>
      <dgm:spPr/>
    </dgm:pt>
    <dgm:pt modelId="{C567E8B9-B905-4D55-9EC7-89BE4D1613A3}" type="pres">
      <dgm:prSet presAssocID="{A4F30E8D-4E06-47A5-B53E-6D767A76B440}" presName="connectorText" presStyleLbl="sibTrans1D1" presStyleIdx="13" presStyleCnt="18"/>
      <dgm:spPr/>
    </dgm:pt>
    <dgm:pt modelId="{7AAD5257-0D03-4466-80BA-522B66B127A3}" type="pres">
      <dgm:prSet presAssocID="{31F852D6-0378-4643-93CD-6D2DB944EF66}" presName="node" presStyleLbl="node1" presStyleIdx="14" presStyleCnt="19" custScaleX="110316" custScaleY="110038">
        <dgm:presLayoutVars>
          <dgm:bulletEnabled val="1"/>
        </dgm:presLayoutVars>
      </dgm:prSet>
      <dgm:spPr/>
    </dgm:pt>
    <dgm:pt modelId="{FCC52BEA-31DB-4B55-9448-F567C19282C0}" type="pres">
      <dgm:prSet presAssocID="{1262F49D-5759-432C-983A-F812051CEBAF}" presName="sibTrans" presStyleLbl="sibTrans1D1" presStyleIdx="14" presStyleCnt="18"/>
      <dgm:spPr/>
    </dgm:pt>
    <dgm:pt modelId="{007BC109-18A3-44C2-A6FB-0F2A32A3103C}" type="pres">
      <dgm:prSet presAssocID="{1262F49D-5759-432C-983A-F812051CEBAF}" presName="connectorText" presStyleLbl="sibTrans1D1" presStyleIdx="14" presStyleCnt="18"/>
      <dgm:spPr/>
    </dgm:pt>
    <dgm:pt modelId="{D8E2292F-44E1-4076-A06A-8D2B43FD7A29}" type="pres">
      <dgm:prSet presAssocID="{3798B2AB-A20F-418B-9B43-BAE5C24347A8}" presName="node" presStyleLbl="node1" presStyleIdx="15" presStyleCnt="19" custScaleX="110316" custScaleY="110038">
        <dgm:presLayoutVars>
          <dgm:bulletEnabled val="1"/>
        </dgm:presLayoutVars>
      </dgm:prSet>
      <dgm:spPr/>
    </dgm:pt>
    <dgm:pt modelId="{AB8F8D3E-682E-4F6E-88B2-CA906660B2FE}" type="pres">
      <dgm:prSet presAssocID="{A754B6CA-E52D-4159-9DA6-D9865C7F6E0E}" presName="sibTrans" presStyleLbl="sibTrans1D1" presStyleIdx="15" presStyleCnt="18"/>
      <dgm:spPr/>
    </dgm:pt>
    <dgm:pt modelId="{6F412AA9-93DB-45FA-B946-8C7A244F974B}" type="pres">
      <dgm:prSet presAssocID="{A754B6CA-E52D-4159-9DA6-D9865C7F6E0E}" presName="connectorText" presStyleLbl="sibTrans1D1" presStyleIdx="15" presStyleCnt="18"/>
      <dgm:spPr/>
    </dgm:pt>
    <dgm:pt modelId="{036A6460-4D45-42A9-BA2F-A5FBD1B39C9F}" type="pres">
      <dgm:prSet presAssocID="{AB4E31D5-8195-4FC1-8C9C-91085FFFFFB3}" presName="node" presStyleLbl="node1" presStyleIdx="16" presStyleCnt="19" custScaleX="110316" custScaleY="110038">
        <dgm:presLayoutVars>
          <dgm:bulletEnabled val="1"/>
        </dgm:presLayoutVars>
      </dgm:prSet>
      <dgm:spPr/>
    </dgm:pt>
    <dgm:pt modelId="{C7D091D3-A7C8-486F-A502-EA636E2B8B4D}" type="pres">
      <dgm:prSet presAssocID="{499E0B7C-534A-4ECC-AEF9-5CA527EDF266}" presName="sibTrans" presStyleLbl="sibTrans1D1" presStyleIdx="16" presStyleCnt="18"/>
      <dgm:spPr/>
    </dgm:pt>
    <dgm:pt modelId="{70566DF0-813D-4BFC-B989-8118D8F244C7}" type="pres">
      <dgm:prSet presAssocID="{499E0B7C-534A-4ECC-AEF9-5CA527EDF266}" presName="connectorText" presStyleLbl="sibTrans1D1" presStyleIdx="16" presStyleCnt="18"/>
      <dgm:spPr/>
    </dgm:pt>
    <dgm:pt modelId="{46C18511-3527-43D8-B9BE-C8CB5B133B9A}" type="pres">
      <dgm:prSet presAssocID="{9C680299-A8FF-4B70-A2E3-853ECE67DBCF}" presName="node" presStyleLbl="node1" presStyleIdx="17" presStyleCnt="19" custScaleX="110000" custScaleY="110000">
        <dgm:presLayoutVars>
          <dgm:bulletEnabled val="1"/>
        </dgm:presLayoutVars>
      </dgm:prSet>
      <dgm:spPr/>
    </dgm:pt>
    <dgm:pt modelId="{D7B9E60C-B77B-4897-AD32-4801592172CA}" type="pres">
      <dgm:prSet presAssocID="{01A599B5-51AE-4FBA-A635-8BF0F57763E9}" presName="sibTrans" presStyleLbl="sibTrans1D1" presStyleIdx="17" presStyleCnt="18"/>
      <dgm:spPr/>
    </dgm:pt>
    <dgm:pt modelId="{10CF394C-F1DC-46D4-A4DD-B8BF0A230772}" type="pres">
      <dgm:prSet presAssocID="{01A599B5-51AE-4FBA-A635-8BF0F57763E9}" presName="connectorText" presStyleLbl="sibTrans1D1" presStyleIdx="17" presStyleCnt="18"/>
      <dgm:spPr/>
    </dgm:pt>
    <dgm:pt modelId="{2766E649-A4A3-4BF4-B129-49334ADE3FFD}" type="pres">
      <dgm:prSet presAssocID="{1A626755-A55D-4F4B-8D47-E8D274ACC1B4}" presName="node" presStyleLbl="node1" presStyleIdx="18" presStyleCnt="19" custScaleX="110000" custScaleY="110000">
        <dgm:presLayoutVars>
          <dgm:bulletEnabled val="1"/>
        </dgm:presLayoutVars>
      </dgm:prSet>
      <dgm:spPr/>
    </dgm:pt>
  </dgm:ptLst>
  <dgm:cxnLst>
    <dgm:cxn modelId="{6EEF6406-D4B4-4131-84D3-A4A5DFEA88DF}" type="presOf" srcId="{49451A36-56E9-4311-A596-DDE1B77AC540}" destId="{5BCF6ABB-D094-47FF-888B-98E76392CA97}" srcOrd="1" destOrd="0" presId="urn:microsoft.com/office/officeart/2005/8/layout/bProcess3"/>
    <dgm:cxn modelId="{4B153D11-FB42-45C1-8C7D-088A88F83C84}" type="presOf" srcId="{8D98FB2C-6B74-4147-A681-0D8A05535C06}" destId="{184BDC77-ADC3-41EE-B934-653FD6855C12}" srcOrd="0" destOrd="0" presId="urn:microsoft.com/office/officeart/2005/8/layout/bProcess3"/>
    <dgm:cxn modelId="{4F473013-826F-4E4F-AF27-567755F8E742}" srcId="{146CF9E4-3DA7-43F5-ADA6-A14365833352}" destId="{8F424190-26C1-492E-84FD-713D772074FB}" srcOrd="12" destOrd="0" parTransId="{E4019F5E-26EB-4941-91E1-E643B003238A}" sibTransId="{49451A36-56E9-4311-A596-DDE1B77AC540}"/>
    <dgm:cxn modelId="{8F585914-E6DC-4BB6-A7B1-59650E57F2EE}" type="presOf" srcId="{01A599B5-51AE-4FBA-A635-8BF0F57763E9}" destId="{D7B9E60C-B77B-4897-AD32-4801592172CA}" srcOrd="0" destOrd="0" presId="urn:microsoft.com/office/officeart/2005/8/layout/bProcess3"/>
    <dgm:cxn modelId="{8C0F0216-92E8-4A9B-9978-94209811FB82}" type="presOf" srcId="{AB4E31D5-8195-4FC1-8C9C-91085FFFFFB3}" destId="{036A6460-4D45-42A9-BA2F-A5FBD1B39C9F}" srcOrd="0" destOrd="0" presId="urn:microsoft.com/office/officeart/2005/8/layout/bProcess3"/>
    <dgm:cxn modelId="{E0DF7D1D-0D84-4F61-9E06-C21467E9E494}" type="presOf" srcId="{1262F49D-5759-432C-983A-F812051CEBAF}" destId="{FCC52BEA-31DB-4B55-9448-F567C19282C0}" srcOrd="0" destOrd="0" presId="urn:microsoft.com/office/officeart/2005/8/layout/bProcess3"/>
    <dgm:cxn modelId="{AA1A9827-1A08-4C15-BD61-6B2487043EF1}" type="presOf" srcId="{A4F30E8D-4E06-47A5-B53E-6D767A76B440}" destId="{C567E8B9-B905-4D55-9EC7-89BE4D1613A3}" srcOrd="1" destOrd="0" presId="urn:microsoft.com/office/officeart/2005/8/layout/bProcess3"/>
    <dgm:cxn modelId="{AD2B3629-C007-4678-8274-46EA0F0F0A95}" srcId="{146CF9E4-3DA7-43F5-ADA6-A14365833352}" destId="{0F84D366-C570-4BD0-B341-FE1578760DEB}" srcOrd="11" destOrd="0" parTransId="{54A5665C-E354-4237-995C-531A043E5038}" sibTransId="{F7F92B41-FA46-4D2A-941B-89C6997EF54D}"/>
    <dgm:cxn modelId="{F217D62C-5B53-485C-A970-FFD2B042030D}" srcId="{146CF9E4-3DA7-43F5-ADA6-A14365833352}" destId="{AB4E31D5-8195-4FC1-8C9C-91085FFFFFB3}" srcOrd="16" destOrd="0" parTransId="{3E292B53-73E8-43C2-8315-4F63632BADFC}" sibTransId="{499E0B7C-534A-4ECC-AEF9-5CA527EDF266}"/>
    <dgm:cxn modelId="{3107582F-BCE6-4FD2-B836-0E885EC0D0FB}" type="presOf" srcId="{4DAEF477-E0B5-4B5A-95E0-A94845435A99}" destId="{8FADE483-8414-45D5-8C8C-469A707C4729}" srcOrd="1" destOrd="0" presId="urn:microsoft.com/office/officeart/2005/8/layout/bProcess3"/>
    <dgm:cxn modelId="{4F0B842F-E331-4462-A8D7-25E13223241D}" type="presOf" srcId="{4DAEF477-E0B5-4B5A-95E0-A94845435A99}" destId="{BCBAA912-F072-4569-8F22-A15DDF34601D}" srcOrd="0" destOrd="0" presId="urn:microsoft.com/office/officeart/2005/8/layout/bProcess3"/>
    <dgm:cxn modelId="{19723030-08D5-4F98-9192-C8088C62B5AB}" type="presOf" srcId="{AE39F48E-7629-41BE-BBA8-C23BD9CCD2C9}" destId="{571A38DB-1F66-437C-939F-9F24D0C07B93}" srcOrd="1" destOrd="0" presId="urn:microsoft.com/office/officeart/2005/8/layout/bProcess3"/>
    <dgm:cxn modelId="{01C29B34-C869-49DA-B859-A19F1AE38004}" type="presOf" srcId="{3798B2AB-A20F-418B-9B43-BAE5C24347A8}" destId="{D8E2292F-44E1-4076-A06A-8D2B43FD7A29}" srcOrd="0" destOrd="0" presId="urn:microsoft.com/office/officeart/2005/8/layout/bProcess3"/>
    <dgm:cxn modelId="{8EDFAC34-2794-44E0-8FC5-AAFA43A11549}" srcId="{146CF9E4-3DA7-43F5-ADA6-A14365833352}" destId="{4BC86E24-8034-4196-AAF0-D7294BD48257}" srcOrd="10" destOrd="0" parTransId="{C7257CD7-099B-4196-940F-B823F1650570}" sibTransId="{AF88BC51-A5EB-428F-B176-58FFBF2F4199}"/>
    <dgm:cxn modelId="{C0E87336-D68A-4996-A91C-26019725A8FC}" type="presOf" srcId="{AF88BC51-A5EB-428F-B176-58FFBF2F4199}" destId="{57BF5283-A245-4BB1-AB6A-BF7124E45A55}" srcOrd="1" destOrd="0" presId="urn:microsoft.com/office/officeart/2005/8/layout/bProcess3"/>
    <dgm:cxn modelId="{2E274C3B-2E14-4D20-86CD-05A805377845}" type="presOf" srcId="{1262F49D-5759-432C-983A-F812051CEBAF}" destId="{007BC109-18A3-44C2-A6FB-0F2A32A3103C}" srcOrd="1" destOrd="0" presId="urn:microsoft.com/office/officeart/2005/8/layout/bProcess3"/>
    <dgm:cxn modelId="{E298D95D-AF21-41FC-8247-2CB488781357}" srcId="{146CF9E4-3DA7-43F5-ADA6-A14365833352}" destId="{C26CE230-1740-4A76-9195-8D672C1622D3}" srcOrd="7" destOrd="0" parTransId="{540D5171-C465-4C9A-9A91-3CCB98940203}" sibTransId="{AD7822F4-E174-43B5-AB94-A26462393E17}"/>
    <dgm:cxn modelId="{E33D8E61-3CD0-4D50-BFAD-442717920F3E}" type="presOf" srcId="{F7F92B41-FA46-4D2A-941B-89C6997EF54D}" destId="{C2A4D564-36D6-4C4F-A0AC-76E913F39D5F}" srcOrd="1" destOrd="0" presId="urn:microsoft.com/office/officeart/2005/8/layout/bProcess3"/>
    <dgm:cxn modelId="{10D2FD41-D7D3-4D3B-B606-EAC1E7869997}" type="presOf" srcId="{49451A36-56E9-4311-A596-DDE1B77AC540}" destId="{EE8AB2E8-A9BF-43EF-882F-212D2ED84235}" srcOrd="0" destOrd="0" presId="urn:microsoft.com/office/officeart/2005/8/layout/bProcess3"/>
    <dgm:cxn modelId="{F653FC44-63B4-4AE3-B650-ACEA522E94C6}" srcId="{146CF9E4-3DA7-43F5-ADA6-A14365833352}" destId="{31F852D6-0378-4643-93CD-6D2DB944EF66}" srcOrd="14" destOrd="0" parTransId="{BE0E4707-A794-4A70-9D3A-41EE7AE548DD}" sibTransId="{1262F49D-5759-432C-983A-F812051CEBAF}"/>
    <dgm:cxn modelId="{8256B648-896F-4B02-9C64-D1FFF32F6DD3}" type="presOf" srcId="{31F852D6-0378-4643-93CD-6D2DB944EF66}" destId="{7AAD5257-0D03-4466-80BA-522B66B127A3}" srcOrd="0" destOrd="0" presId="urn:microsoft.com/office/officeart/2005/8/layout/bProcess3"/>
    <dgm:cxn modelId="{5010AD6C-A396-4539-8ABC-8232E9822A6D}" type="presOf" srcId="{F7F92B41-FA46-4D2A-941B-89C6997EF54D}" destId="{B962F3A0-E49D-461E-80E0-3CE8FAE0E1EA}" srcOrd="0" destOrd="0" presId="urn:microsoft.com/office/officeart/2005/8/layout/bProcess3"/>
    <dgm:cxn modelId="{6AB7444D-1E73-4A81-AE3B-754A19719546}" type="presOf" srcId="{01A599B5-51AE-4FBA-A635-8BF0F57763E9}" destId="{10CF394C-F1DC-46D4-A4DD-B8BF0A230772}" srcOrd="1" destOrd="0" presId="urn:microsoft.com/office/officeart/2005/8/layout/bProcess3"/>
    <dgm:cxn modelId="{69C5354F-4174-4794-927D-DC8A8AE47157}" type="presOf" srcId="{6C140A47-46A8-40D4-A2BC-2C25BAB8AEA4}" destId="{E3B1FECF-022B-4E35-99BF-B706747B13FC}" srcOrd="1" destOrd="0" presId="urn:microsoft.com/office/officeart/2005/8/layout/bProcess3"/>
    <dgm:cxn modelId="{F00C9D72-F25F-4272-B01F-50835EAEA4AB}" type="presOf" srcId="{1E6533D0-8258-470E-AF98-6139B3130A9C}" destId="{53B0AA7A-1B28-4FB3-B8CD-E878F2ED2048}" srcOrd="0" destOrd="0" presId="urn:microsoft.com/office/officeart/2005/8/layout/bProcess3"/>
    <dgm:cxn modelId="{C2283F54-3826-4F78-9F8E-0BBB367A0599}" type="presOf" srcId="{499E0B7C-534A-4ECC-AEF9-5CA527EDF266}" destId="{70566DF0-813D-4BFC-B989-8118D8F244C7}" srcOrd="1" destOrd="0" presId="urn:microsoft.com/office/officeart/2005/8/layout/bProcess3"/>
    <dgm:cxn modelId="{610C0555-B2A0-4E57-8AF8-4C63E24CBBE9}" type="presOf" srcId="{80787CB7-4441-4B75-96D4-760FEBC82016}" destId="{15608DB6-E4E0-45A8-931D-CF2E8FF77619}" srcOrd="1" destOrd="0" presId="urn:microsoft.com/office/officeart/2005/8/layout/bProcess3"/>
    <dgm:cxn modelId="{C7785B75-7C81-417F-8493-0ECA8D269886}" type="presOf" srcId="{140CA24F-7EB4-4E58-970D-916E5A7D8E27}" destId="{8B0D530B-1216-45B3-BC27-4F5D8337F01D}" srcOrd="0" destOrd="0" presId="urn:microsoft.com/office/officeart/2005/8/layout/bProcess3"/>
    <dgm:cxn modelId="{235C7D56-4B6B-4FE1-9EBC-DAD9BA3DEAE0}" srcId="{146CF9E4-3DA7-43F5-ADA6-A14365833352}" destId="{6FA54A2E-BA09-470C-8610-8594FFA509A6}" srcOrd="0" destOrd="0" parTransId="{1653409D-76AD-45A2-9113-0967ECEF51EE}" sibTransId="{80787CB7-4441-4B75-96D4-760FEBC82016}"/>
    <dgm:cxn modelId="{8DAD4858-3784-48EF-A58E-AB0F23EF1A1D}" type="presOf" srcId="{9C680299-A8FF-4B70-A2E3-853ECE67DBCF}" destId="{46C18511-3527-43D8-B9BE-C8CB5B133B9A}" srcOrd="0" destOrd="0" presId="urn:microsoft.com/office/officeart/2005/8/layout/bProcess3"/>
    <dgm:cxn modelId="{CB9FB35A-B47F-4580-8C66-30B1A78E282C}" type="presOf" srcId="{4DCE93A0-C332-424B-8DA0-17F6B75C7182}" destId="{89DC9CFA-C47A-43F4-AED0-20CFC87BA96B}" srcOrd="1" destOrd="0" presId="urn:microsoft.com/office/officeart/2005/8/layout/bProcess3"/>
    <dgm:cxn modelId="{DE9A897D-A81A-4303-BA85-8B38B607D88F}" srcId="{146CF9E4-3DA7-43F5-ADA6-A14365833352}" destId="{9C680299-A8FF-4B70-A2E3-853ECE67DBCF}" srcOrd="17" destOrd="0" parTransId="{FD4D5B8E-156F-443C-8909-2CB63FC31D27}" sibTransId="{01A599B5-51AE-4FBA-A635-8BF0F57763E9}"/>
    <dgm:cxn modelId="{859B8B7F-1FBA-415A-91CB-570E6FBA9568}" type="presOf" srcId="{6C140A47-46A8-40D4-A2BC-2C25BAB8AEA4}" destId="{5AB261B8-7CFE-46D0-98F4-29424CF1E00C}" srcOrd="0" destOrd="0" presId="urn:microsoft.com/office/officeart/2005/8/layout/bProcess3"/>
    <dgm:cxn modelId="{A560CC7F-38DB-4465-9950-0740D250135A}" srcId="{146CF9E4-3DA7-43F5-ADA6-A14365833352}" destId="{F931DFBD-0A3B-482B-A0F3-8A8CC827E19A}" srcOrd="8" destOrd="0" parTransId="{B7F4A073-5CAA-439D-8A24-52C230A1F089}" sibTransId="{4DCE93A0-C332-424B-8DA0-17F6B75C7182}"/>
    <dgm:cxn modelId="{E1E5F180-6D76-41FE-BD3F-995953857F9E}" srcId="{146CF9E4-3DA7-43F5-ADA6-A14365833352}" destId="{3798B2AB-A20F-418B-9B43-BAE5C24347A8}" srcOrd="15" destOrd="0" parTransId="{D1FAED93-006D-43EA-86ED-486E68EF1226}" sibTransId="{A754B6CA-E52D-4159-9DA6-D9865C7F6E0E}"/>
    <dgm:cxn modelId="{B01EF980-0A23-434A-9DAB-9E27C2BC8F97}" type="presOf" srcId="{0F84D366-C570-4BD0-B341-FE1578760DEB}" destId="{68485498-332C-4E7F-9C38-414080BAD1F7}" srcOrd="0" destOrd="0" presId="urn:microsoft.com/office/officeart/2005/8/layout/bProcess3"/>
    <dgm:cxn modelId="{89EEAB81-92F2-4EF9-BC81-97802445124D}" type="presOf" srcId="{968D6B83-23B6-4EB9-8E26-4F369F40FC8D}" destId="{38D5F8E3-A819-418A-B0F4-AAB1D8E6476D}" srcOrd="0" destOrd="0" presId="urn:microsoft.com/office/officeart/2005/8/layout/bProcess3"/>
    <dgm:cxn modelId="{CB10E48B-E278-40B6-8CB5-033436155B03}" type="presOf" srcId="{AF88BC51-A5EB-428F-B176-58FFBF2F4199}" destId="{2AC49BED-3F02-4F1C-9C8B-5B4D74F1A6FF}" srcOrd="0" destOrd="0" presId="urn:microsoft.com/office/officeart/2005/8/layout/bProcess3"/>
    <dgm:cxn modelId="{E70BDE91-6B9D-4A46-A939-EFCEAC9ED8C7}" type="presOf" srcId="{C4F3A80A-15B3-426A-8526-7CD1DC600764}" destId="{7AC81FE4-8889-438A-A959-886089DA8471}" srcOrd="0" destOrd="0" presId="urn:microsoft.com/office/officeart/2005/8/layout/bProcess3"/>
    <dgm:cxn modelId="{8E473C94-9694-4C41-B4DF-7890074D60E9}" type="presOf" srcId="{4BC86E24-8034-4196-AAF0-D7294BD48257}" destId="{57A492CA-273C-427E-8C20-B912101EB9E7}" srcOrd="0" destOrd="0" presId="urn:microsoft.com/office/officeart/2005/8/layout/bProcess3"/>
    <dgm:cxn modelId="{91890096-C256-45F2-8439-AB376A46175D}" type="presOf" srcId="{499E0B7C-534A-4ECC-AEF9-5CA527EDF266}" destId="{C7D091D3-A7C8-486F-A502-EA636E2B8B4D}" srcOrd="0" destOrd="0" presId="urn:microsoft.com/office/officeart/2005/8/layout/bProcess3"/>
    <dgm:cxn modelId="{163E9796-81D4-4371-BBDC-8E096FA65C2D}" type="presOf" srcId="{8F424190-26C1-492E-84FD-713D772074FB}" destId="{8E05AB2D-2EA2-4B3B-B0D3-3B70FAB83046}" srcOrd="0" destOrd="0" presId="urn:microsoft.com/office/officeart/2005/8/layout/bProcess3"/>
    <dgm:cxn modelId="{68EB5F9C-A627-46C0-A748-1386BD464B45}" type="presOf" srcId="{C26CE230-1740-4A76-9195-8D672C1622D3}" destId="{5A043B4C-3C69-49B6-A83D-094C29D70CA8}" srcOrd="0" destOrd="0" presId="urn:microsoft.com/office/officeart/2005/8/layout/bProcess3"/>
    <dgm:cxn modelId="{B904709D-945A-4261-8DEC-70CB887B2359}" type="presOf" srcId="{A754B6CA-E52D-4159-9DA6-D9865C7F6E0E}" destId="{AB8F8D3E-682E-4F6E-88B2-CA906660B2FE}" srcOrd="0" destOrd="0" presId="urn:microsoft.com/office/officeart/2005/8/layout/bProcess3"/>
    <dgm:cxn modelId="{A394FE9E-703E-412E-AA99-8E0245CFF0C1}" type="presOf" srcId="{6FA54A2E-BA09-470C-8610-8594FFA509A6}" destId="{CB8A3EEA-0FCF-4A91-839E-5455D8CC8C2F}" srcOrd="0" destOrd="0" presId="urn:microsoft.com/office/officeart/2005/8/layout/bProcess3"/>
    <dgm:cxn modelId="{C688B59F-2980-4F49-A75B-5CA85497C4D9}" type="presOf" srcId="{3A2694C7-A22B-48EB-9BE1-2956198A4273}" destId="{15F38527-4886-4B1D-9AD5-623DF4E379D5}" srcOrd="0" destOrd="0" presId="urn:microsoft.com/office/officeart/2005/8/layout/bProcess3"/>
    <dgm:cxn modelId="{A35697A8-717D-49AE-9888-9D04B00433F6}" srcId="{146CF9E4-3DA7-43F5-ADA6-A14365833352}" destId="{791D3FBB-D4E2-49E4-98EE-06A00E06F022}" srcOrd="9" destOrd="0" parTransId="{ABE81BAA-59A6-4A9A-880F-5E8BCFA17EAC}" sibTransId="{4DAEF477-E0B5-4B5A-95E0-A94845435A99}"/>
    <dgm:cxn modelId="{4000DFAF-AB2E-4EDF-8801-BB0BC91A23C8}" type="presOf" srcId="{968D6B83-23B6-4EB9-8E26-4F369F40FC8D}" destId="{85EC0237-F227-4FA3-ACB5-4EE7CCB8EE16}" srcOrd="1" destOrd="0" presId="urn:microsoft.com/office/officeart/2005/8/layout/bProcess3"/>
    <dgm:cxn modelId="{079D55B2-3A61-4E65-B3CE-A6EE1711B0A1}" type="presOf" srcId="{A754B6CA-E52D-4159-9DA6-D9865C7F6E0E}" destId="{6F412AA9-93DB-45FA-B946-8C7A244F974B}" srcOrd="1" destOrd="0" presId="urn:microsoft.com/office/officeart/2005/8/layout/bProcess3"/>
    <dgm:cxn modelId="{01DFA1B3-A800-4039-92A5-AF03FC483F93}" srcId="{146CF9E4-3DA7-43F5-ADA6-A14365833352}" destId="{1A626755-A55D-4F4B-8D47-E8D274ACC1B4}" srcOrd="18" destOrd="0" parTransId="{5F01FE38-89DF-4E22-BA6B-C39EA3C98760}" sibTransId="{1C48D86B-2382-419A-93A3-031A76BC57CA}"/>
    <dgm:cxn modelId="{09E88FBC-2553-4B02-A1F6-2074A92ECD5C}" type="presOf" srcId="{F08F6BBC-7E12-469C-B933-FED65AB9F06D}" destId="{87CFA0C0-66EF-4844-B0F5-7DE7F564D3AF}" srcOrd="0" destOrd="0" presId="urn:microsoft.com/office/officeart/2005/8/layout/bProcess3"/>
    <dgm:cxn modelId="{106CC5BD-BBE6-44E3-BA83-A2F5B17B522E}" type="presOf" srcId="{3A2694C7-A22B-48EB-9BE1-2956198A4273}" destId="{94175E62-706C-41C0-A0A4-A4D7E3679503}" srcOrd="1" destOrd="0" presId="urn:microsoft.com/office/officeart/2005/8/layout/bProcess3"/>
    <dgm:cxn modelId="{DCC893C1-981A-420A-8EA3-ECBCCA4B299F}" type="presOf" srcId="{1A626755-A55D-4F4B-8D47-E8D274ACC1B4}" destId="{2766E649-A4A3-4BF4-B129-49334ADE3FFD}" srcOrd="0" destOrd="0" presId="urn:microsoft.com/office/officeart/2005/8/layout/bProcess3"/>
    <dgm:cxn modelId="{19B0F5C2-65D5-474A-8D02-A0FD926638D5}" srcId="{146CF9E4-3DA7-43F5-ADA6-A14365833352}" destId="{8D98FB2C-6B74-4147-A681-0D8A05535C06}" srcOrd="2" destOrd="0" parTransId="{D4EB0B34-8D29-4127-9430-9F632657B4CD}" sibTransId="{968D6B83-23B6-4EB9-8E26-4F369F40FC8D}"/>
    <dgm:cxn modelId="{BDD907C4-FA65-4A4D-A567-6E680A25B039}" srcId="{146CF9E4-3DA7-43F5-ADA6-A14365833352}" destId="{3FF1AFC8-2A16-4A69-A4A1-39063E7B5351}" srcOrd="1" destOrd="0" parTransId="{822665BA-FFF4-406A-AF71-25B5E999D089}" sibTransId="{3A2694C7-A22B-48EB-9BE1-2956198A4273}"/>
    <dgm:cxn modelId="{5299BAC5-0495-4295-BA3F-96262256D478}" type="presOf" srcId="{146CF9E4-3DA7-43F5-ADA6-A14365833352}" destId="{DE492EF3-0284-4EFE-A4C8-9A6DDB416843}" srcOrd="0" destOrd="0" presId="urn:microsoft.com/office/officeart/2005/8/layout/bProcess3"/>
    <dgm:cxn modelId="{7C9CABC7-2BE0-43A1-9CBA-FB5564EF79F1}" type="presOf" srcId="{6D54891D-69F5-4657-9218-C8D9D51394F1}" destId="{900FA1AA-761E-43F8-B3F5-ECC1ECF0B9E6}" srcOrd="0" destOrd="0" presId="urn:microsoft.com/office/officeart/2005/8/layout/bProcess3"/>
    <dgm:cxn modelId="{F43BA6C9-B448-4838-B1D1-E7ED42EB0C8B}" type="presOf" srcId="{A9EA810F-D36C-4BD8-83DB-9229366C45C3}" destId="{01027D09-CD97-4F90-BF29-C4715D5E167A}" srcOrd="0" destOrd="0" presId="urn:microsoft.com/office/officeart/2005/8/layout/bProcess3"/>
    <dgm:cxn modelId="{D822FACD-18D7-4FED-BAEB-63F584C44EF1}" srcId="{146CF9E4-3DA7-43F5-ADA6-A14365833352}" destId="{140CA24F-7EB4-4E58-970D-916E5A7D8E27}" srcOrd="5" destOrd="0" parTransId="{94BDD1A0-E4A5-4D4C-88E6-685C13187623}" sibTransId="{6C140A47-46A8-40D4-A2BC-2C25BAB8AEA4}"/>
    <dgm:cxn modelId="{B71671CE-8556-492E-9D72-F4340B9480FF}" type="presOf" srcId="{A4F30E8D-4E06-47A5-B53E-6D767A76B440}" destId="{E8100461-B124-4729-BBEA-498CF0FA9896}" srcOrd="0" destOrd="0" presId="urn:microsoft.com/office/officeart/2005/8/layout/bProcess3"/>
    <dgm:cxn modelId="{95AABCCE-734B-424B-BD67-A576657CABE5}" type="presOf" srcId="{1E6533D0-8258-470E-AF98-6139B3130A9C}" destId="{0707877E-EC7A-4422-A5B7-80498AB1B861}" srcOrd="1" destOrd="0" presId="urn:microsoft.com/office/officeart/2005/8/layout/bProcess3"/>
    <dgm:cxn modelId="{F0894DD2-F79C-414C-BAFF-78B5A4663F33}" type="presOf" srcId="{C4F3A80A-15B3-426A-8526-7CD1DC600764}" destId="{46630BCE-902A-4AF3-A3F1-D52045FB2661}" srcOrd="1" destOrd="0" presId="urn:microsoft.com/office/officeart/2005/8/layout/bProcess3"/>
    <dgm:cxn modelId="{CDCAC5DD-6D28-47E9-9271-61D3CE9104F2}" type="presOf" srcId="{53AF5ACF-A37D-4A97-9F93-34CF7F307599}" destId="{D884CABA-868E-48C0-AE3A-1A667050B063}" srcOrd="0" destOrd="0" presId="urn:microsoft.com/office/officeart/2005/8/layout/bProcess3"/>
    <dgm:cxn modelId="{C1E183DF-AA47-4744-9F1B-1AA4124E39DA}" type="presOf" srcId="{791D3FBB-D4E2-49E4-98EE-06A00E06F022}" destId="{A1963C55-11FA-4B19-A0D4-A5C34D42E054}" srcOrd="0" destOrd="0" presId="urn:microsoft.com/office/officeart/2005/8/layout/bProcess3"/>
    <dgm:cxn modelId="{929DDAE0-6956-4B2A-8D03-3A12E05E6D1A}" type="presOf" srcId="{3FF1AFC8-2A16-4A69-A4A1-39063E7B5351}" destId="{3626B319-B255-4405-BDAE-063A38031139}" srcOrd="0" destOrd="0" presId="urn:microsoft.com/office/officeart/2005/8/layout/bProcess3"/>
    <dgm:cxn modelId="{41DFA2E3-6FCC-49CC-9047-393DE3152E98}" type="presOf" srcId="{AE39F48E-7629-41BE-BBA8-C23BD9CCD2C9}" destId="{3B96C7A5-6758-4A4B-838C-8339022B78AA}" srcOrd="0" destOrd="0" presId="urn:microsoft.com/office/officeart/2005/8/layout/bProcess3"/>
    <dgm:cxn modelId="{CF1A78E5-91D7-448C-A7C6-683BECD8ACC7}" srcId="{146CF9E4-3DA7-43F5-ADA6-A14365833352}" destId="{6D54891D-69F5-4657-9218-C8D9D51394F1}" srcOrd="6" destOrd="0" parTransId="{5CEC6C28-8D2C-41EF-AF53-8BC6F1BC59F5}" sibTransId="{AE39F48E-7629-41BE-BBA8-C23BD9CCD2C9}"/>
    <dgm:cxn modelId="{1F5115EA-A7A6-4D7F-BEC2-981382FB9D42}" type="presOf" srcId="{4DCE93A0-C332-424B-8DA0-17F6B75C7182}" destId="{887B8FE7-C10A-43A6-823A-CD69D84D0CEF}" srcOrd="0" destOrd="0" presId="urn:microsoft.com/office/officeart/2005/8/layout/bProcess3"/>
    <dgm:cxn modelId="{C7D120F1-6250-4424-A921-45BD07E1FB1A}" type="presOf" srcId="{AD7822F4-E174-43B5-AB94-A26462393E17}" destId="{9E371D41-4B6B-46D5-A192-9AC6A0FACF1D}" srcOrd="0" destOrd="0" presId="urn:microsoft.com/office/officeart/2005/8/layout/bProcess3"/>
    <dgm:cxn modelId="{2716A0F2-8501-4017-9592-ACA5FAC0C26B}" type="presOf" srcId="{F931DFBD-0A3B-482B-A0F3-8A8CC827E19A}" destId="{15F94D34-E64B-4C67-BBBA-83F3C20F796B}" srcOrd="0" destOrd="0" presId="urn:microsoft.com/office/officeart/2005/8/layout/bProcess3"/>
    <dgm:cxn modelId="{02FBE9F2-5B1B-420B-B446-F1E6D14E33E0}" type="presOf" srcId="{AD7822F4-E174-43B5-AB94-A26462393E17}" destId="{917ED417-5E10-45A1-971D-8FD32BE5ADA6}" srcOrd="1" destOrd="0" presId="urn:microsoft.com/office/officeart/2005/8/layout/bProcess3"/>
    <dgm:cxn modelId="{33EBE8F8-6713-46E5-95C8-D6DBA37A1EAF}" srcId="{146CF9E4-3DA7-43F5-ADA6-A14365833352}" destId="{F08F6BBC-7E12-469C-B933-FED65AB9F06D}" srcOrd="13" destOrd="0" parTransId="{CDA6923A-9660-44DD-A197-E254958EC387}" sibTransId="{A4F30E8D-4E06-47A5-B53E-6D767A76B440}"/>
    <dgm:cxn modelId="{40D549FB-A601-4C42-A373-799C0E573E9A}" srcId="{146CF9E4-3DA7-43F5-ADA6-A14365833352}" destId="{A9EA810F-D36C-4BD8-83DB-9229366C45C3}" srcOrd="4" destOrd="0" parTransId="{6332EB4B-5D49-4555-A276-17BC5BF2A2C6}" sibTransId="{C4F3A80A-15B3-426A-8526-7CD1DC600764}"/>
    <dgm:cxn modelId="{C9CC7AFB-A296-4A41-93E8-742E72A54E74}" srcId="{146CF9E4-3DA7-43F5-ADA6-A14365833352}" destId="{53AF5ACF-A37D-4A97-9F93-34CF7F307599}" srcOrd="3" destOrd="0" parTransId="{3FC69A84-A4F9-4030-B1D2-1A91B36ABDFF}" sibTransId="{1E6533D0-8258-470E-AF98-6139B3130A9C}"/>
    <dgm:cxn modelId="{D06904FD-2F98-423E-A8FD-92B77D95AEA1}" type="presOf" srcId="{80787CB7-4441-4B75-96D4-760FEBC82016}" destId="{3AA6EE59-62FE-41F5-A15F-6CF6474180F6}" srcOrd="0" destOrd="0" presId="urn:microsoft.com/office/officeart/2005/8/layout/bProcess3"/>
    <dgm:cxn modelId="{AB3AD12F-48A2-4EE2-844D-6082008041FD}" type="presParOf" srcId="{DE492EF3-0284-4EFE-A4C8-9A6DDB416843}" destId="{CB8A3EEA-0FCF-4A91-839E-5455D8CC8C2F}" srcOrd="0" destOrd="0" presId="urn:microsoft.com/office/officeart/2005/8/layout/bProcess3"/>
    <dgm:cxn modelId="{54086505-71B5-4389-AE3F-1BEDFF60DE1D}" type="presParOf" srcId="{DE492EF3-0284-4EFE-A4C8-9A6DDB416843}" destId="{3AA6EE59-62FE-41F5-A15F-6CF6474180F6}" srcOrd="1" destOrd="0" presId="urn:microsoft.com/office/officeart/2005/8/layout/bProcess3"/>
    <dgm:cxn modelId="{74A16084-0B46-46F6-BC62-EFB018BCF188}" type="presParOf" srcId="{3AA6EE59-62FE-41F5-A15F-6CF6474180F6}" destId="{15608DB6-E4E0-45A8-931D-CF2E8FF77619}" srcOrd="0" destOrd="0" presId="urn:microsoft.com/office/officeart/2005/8/layout/bProcess3"/>
    <dgm:cxn modelId="{A1A81458-2CEE-47E9-988B-B6AB0CA8CD08}" type="presParOf" srcId="{DE492EF3-0284-4EFE-A4C8-9A6DDB416843}" destId="{3626B319-B255-4405-BDAE-063A38031139}" srcOrd="2" destOrd="0" presId="urn:microsoft.com/office/officeart/2005/8/layout/bProcess3"/>
    <dgm:cxn modelId="{C2B3E6D8-135D-4E26-A939-BA171913462C}" type="presParOf" srcId="{DE492EF3-0284-4EFE-A4C8-9A6DDB416843}" destId="{15F38527-4886-4B1D-9AD5-623DF4E379D5}" srcOrd="3" destOrd="0" presId="urn:microsoft.com/office/officeart/2005/8/layout/bProcess3"/>
    <dgm:cxn modelId="{A3205418-538F-4B6C-BB81-0847C84AD501}" type="presParOf" srcId="{15F38527-4886-4B1D-9AD5-623DF4E379D5}" destId="{94175E62-706C-41C0-A0A4-A4D7E3679503}" srcOrd="0" destOrd="0" presId="urn:microsoft.com/office/officeart/2005/8/layout/bProcess3"/>
    <dgm:cxn modelId="{B22DD335-4D86-4D0B-9887-939B9F713178}" type="presParOf" srcId="{DE492EF3-0284-4EFE-A4C8-9A6DDB416843}" destId="{184BDC77-ADC3-41EE-B934-653FD6855C12}" srcOrd="4" destOrd="0" presId="urn:microsoft.com/office/officeart/2005/8/layout/bProcess3"/>
    <dgm:cxn modelId="{8903CFE6-FBF7-49BC-A0ED-027EC24676FF}" type="presParOf" srcId="{DE492EF3-0284-4EFE-A4C8-9A6DDB416843}" destId="{38D5F8E3-A819-418A-B0F4-AAB1D8E6476D}" srcOrd="5" destOrd="0" presId="urn:microsoft.com/office/officeart/2005/8/layout/bProcess3"/>
    <dgm:cxn modelId="{A86115F5-55F3-44DA-B5E1-45BC57B57933}" type="presParOf" srcId="{38D5F8E3-A819-418A-B0F4-AAB1D8E6476D}" destId="{85EC0237-F227-4FA3-ACB5-4EE7CCB8EE16}" srcOrd="0" destOrd="0" presId="urn:microsoft.com/office/officeart/2005/8/layout/bProcess3"/>
    <dgm:cxn modelId="{13EA6D82-F826-421A-9F31-C6D940F6DD5B}" type="presParOf" srcId="{DE492EF3-0284-4EFE-A4C8-9A6DDB416843}" destId="{D884CABA-868E-48C0-AE3A-1A667050B063}" srcOrd="6" destOrd="0" presId="urn:microsoft.com/office/officeart/2005/8/layout/bProcess3"/>
    <dgm:cxn modelId="{45CC3A2D-3A09-4072-A03F-E7C326F7754A}" type="presParOf" srcId="{DE492EF3-0284-4EFE-A4C8-9A6DDB416843}" destId="{53B0AA7A-1B28-4FB3-B8CD-E878F2ED2048}" srcOrd="7" destOrd="0" presId="urn:microsoft.com/office/officeart/2005/8/layout/bProcess3"/>
    <dgm:cxn modelId="{B355C955-7AEE-49C0-8635-8F77213AD501}" type="presParOf" srcId="{53B0AA7A-1B28-4FB3-B8CD-E878F2ED2048}" destId="{0707877E-EC7A-4422-A5B7-80498AB1B861}" srcOrd="0" destOrd="0" presId="urn:microsoft.com/office/officeart/2005/8/layout/bProcess3"/>
    <dgm:cxn modelId="{02C69C48-D623-4CA6-B1CB-D7F190225F32}" type="presParOf" srcId="{DE492EF3-0284-4EFE-A4C8-9A6DDB416843}" destId="{01027D09-CD97-4F90-BF29-C4715D5E167A}" srcOrd="8" destOrd="0" presId="urn:microsoft.com/office/officeart/2005/8/layout/bProcess3"/>
    <dgm:cxn modelId="{BB689FA9-2170-475C-8693-E6BB86C9342C}" type="presParOf" srcId="{DE492EF3-0284-4EFE-A4C8-9A6DDB416843}" destId="{7AC81FE4-8889-438A-A959-886089DA8471}" srcOrd="9" destOrd="0" presId="urn:microsoft.com/office/officeart/2005/8/layout/bProcess3"/>
    <dgm:cxn modelId="{87B270BF-E249-4AA2-AC6C-E04F351BB029}" type="presParOf" srcId="{7AC81FE4-8889-438A-A959-886089DA8471}" destId="{46630BCE-902A-4AF3-A3F1-D52045FB2661}" srcOrd="0" destOrd="0" presId="urn:microsoft.com/office/officeart/2005/8/layout/bProcess3"/>
    <dgm:cxn modelId="{D591B139-994F-47F8-91E4-C0D2568E75BC}" type="presParOf" srcId="{DE492EF3-0284-4EFE-A4C8-9A6DDB416843}" destId="{8B0D530B-1216-45B3-BC27-4F5D8337F01D}" srcOrd="10" destOrd="0" presId="urn:microsoft.com/office/officeart/2005/8/layout/bProcess3"/>
    <dgm:cxn modelId="{8411FCB7-ECAB-415D-9AAF-0765008AA686}" type="presParOf" srcId="{DE492EF3-0284-4EFE-A4C8-9A6DDB416843}" destId="{5AB261B8-7CFE-46D0-98F4-29424CF1E00C}" srcOrd="11" destOrd="0" presId="urn:microsoft.com/office/officeart/2005/8/layout/bProcess3"/>
    <dgm:cxn modelId="{718DCCB4-6DF4-4055-BA9C-92947D62ADBC}" type="presParOf" srcId="{5AB261B8-7CFE-46D0-98F4-29424CF1E00C}" destId="{E3B1FECF-022B-4E35-99BF-B706747B13FC}" srcOrd="0" destOrd="0" presId="urn:microsoft.com/office/officeart/2005/8/layout/bProcess3"/>
    <dgm:cxn modelId="{F48012C2-656A-4BEB-BAE3-88AB9FCC3979}" type="presParOf" srcId="{DE492EF3-0284-4EFE-A4C8-9A6DDB416843}" destId="{900FA1AA-761E-43F8-B3F5-ECC1ECF0B9E6}" srcOrd="12" destOrd="0" presId="urn:microsoft.com/office/officeart/2005/8/layout/bProcess3"/>
    <dgm:cxn modelId="{5BA28E41-8F7E-456C-AF69-3265DD23E688}" type="presParOf" srcId="{DE492EF3-0284-4EFE-A4C8-9A6DDB416843}" destId="{3B96C7A5-6758-4A4B-838C-8339022B78AA}" srcOrd="13" destOrd="0" presId="urn:microsoft.com/office/officeart/2005/8/layout/bProcess3"/>
    <dgm:cxn modelId="{FE367335-38DF-4624-9111-6C349C729E64}" type="presParOf" srcId="{3B96C7A5-6758-4A4B-838C-8339022B78AA}" destId="{571A38DB-1F66-437C-939F-9F24D0C07B93}" srcOrd="0" destOrd="0" presId="urn:microsoft.com/office/officeart/2005/8/layout/bProcess3"/>
    <dgm:cxn modelId="{88FFD350-0052-4FEF-8897-53E51DF8B4C9}" type="presParOf" srcId="{DE492EF3-0284-4EFE-A4C8-9A6DDB416843}" destId="{5A043B4C-3C69-49B6-A83D-094C29D70CA8}" srcOrd="14" destOrd="0" presId="urn:microsoft.com/office/officeart/2005/8/layout/bProcess3"/>
    <dgm:cxn modelId="{57F1B5B7-400E-4894-AFCD-AF4E235FC44C}" type="presParOf" srcId="{DE492EF3-0284-4EFE-A4C8-9A6DDB416843}" destId="{9E371D41-4B6B-46D5-A192-9AC6A0FACF1D}" srcOrd="15" destOrd="0" presId="urn:microsoft.com/office/officeart/2005/8/layout/bProcess3"/>
    <dgm:cxn modelId="{1C38D718-6699-4D93-B23C-FC9C277590DC}" type="presParOf" srcId="{9E371D41-4B6B-46D5-A192-9AC6A0FACF1D}" destId="{917ED417-5E10-45A1-971D-8FD32BE5ADA6}" srcOrd="0" destOrd="0" presId="urn:microsoft.com/office/officeart/2005/8/layout/bProcess3"/>
    <dgm:cxn modelId="{B92A6067-7FEC-4180-B54F-9A7D58F052BF}" type="presParOf" srcId="{DE492EF3-0284-4EFE-A4C8-9A6DDB416843}" destId="{15F94D34-E64B-4C67-BBBA-83F3C20F796B}" srcOrd="16" destOrd="0" presId="urn:microsoft.com/office/officeart/2005/8/layout/bProcess3"/>
    <dgm:cxn modelId="{4393FF56-74D8-4766-AFF3-708797E8E919}" type="presParOf" srcId="{DE492EF3-0284-4EFE-A4C8-9A6DDB416843}" destId="{887B8FE7-C10A-43A6-823A-CD69D84D0CEF}" srcOrd="17" destOrd="0" presId="urn:microsoft.com/office/officeart/2005/8/layout/bProcess3"/>
    <dgm:cxn modelId="{8A709415-0633-41D0-9E70-ED5BFDE33C85}" type="presParOf" srcId="{887B8FE7-C10A-43A6-823A-CD69D84D0CEF}" destId="{89DC9CFA-C47A-43F4-AED0-20CFC87BA96B}" srcOrd="0" destOrd="0" presId="urn:microsoft.com/office/officeart/2005/8/layout/bProcess3"/>
    <dgm:cxn modelId="{0488A721-C261-4B35-99A3-542A62C3A100}" type="presParOf" srcId="{DE492EF3-0284-4EFE-A4C8-9A6DDB416843}" destId="{A1963C55-11FA-4B19-A0D4-A5C34D42E054}" srcOrd="18" destOrd="0" presId="urn:microsoft.com/office/officeart/2005/8/layout/bProcess3"/>
    <dgm:cxn modelId="{B6FBE45D-419D-4017-A85F-226DD45AF0F0}" type="presParOf" srcId="{DE492EF3-0284-4EFE-A4C8-9A6DDB416843}" destId="{BCBAA912-F072-4569-8F22-A15DDF34601D}" srcOrd="19" destOrd="0" presId="urn:microsoft.com/office/officeart/2005/8/layout/bProcess3"/>
    <dgm:cxn modelId="{8B81F5B9-EFB1-48CA-B972-B75E08D2E7BF}" type="presParOf" srcId="{BCBAA912-F072-4569-8F22-A15DDF34601D}" destId="{8FADE483-8414-45D5-8C8C-469A707C4729}" srcOrd="0" destOrd="0" presId="urn:microsoft.com/office/officeart/2005/8/layout/bProcess3"/>
    <dgm:cxn modelId="{26E8BB3C-3B50-4206-8060-8FD7347C27FD}" type="presParOf" srcId="{DE492EF3-0284-4EFE-A4C8-9A6DDB416843}" destId="{57A492CA-273C-427E-8C20-B912101EB9E7}" srcOrd="20" destOrd="0" presId="urn:microsoft.com/office/officeart/2005/8/layout/bProcess3"/>
    <dgm:cxn modelId="{50F62401-03A2-4D30-A16E-E50D172896A0}" type="presParOf" srcId="{DE492EF3-0284-4EFE-A4C8-9A6DDB416843}" destId="{2AC49BED-3F02-4F1C-9C8B-5B4D74F1A6FF}" srcOrd="21" destOrd="0" presId="urn:microsoft.com/office/officeart/2005/8/layout/bProcess3"/>
    <dgm:cxn modelId="{DB09ACC5-D533-42C2-890F-198998184269}" type="presParOf" srcId="{2AC49BED-3F02-4F1C-9C8B-5B4D74F1A6FF}" destId="{57BF5283-A245-4BB1-AB6A-BF7124E45A55}" srcOrd="0" destOrd="0" presId="urn:microsoft.com/office/officeart/2005/8/layout/bProcess3"/>
    <dgm:cxn modelId="{04594F42-2255-4B1F-BB21-EF999D23F516}" type="presParOf" srcId="{DE492EF3-0284-4EFE-A4C8-9A6DDB416843}" destId="{68485498-332C-4E7F-9C38-414080BAD1F7}" srcOrd="22" destOrd="0" presId="urn:microsoft.com/office/officeart/2005/8/layout/bProcess3"/>
    <dgm:cxn modelId="{B0B6841D-8A07-4A8A-953A-530925FA331B}" type="presParOf" srcId="{DE492EF3-0284-4EFE-A4C8-9A6DDB416843}" destId="{B962F3A0-E49D-461E-80E0-3CE8FAE0E1EA}" srcOrd="23" destOrd="0" presId="urn:microsoft.com/office/officeart/2005/8/layout/bProcess3"/>
    <dgm:cxn modelId="{E85BCE00-4A1F-4785-85F0-A8409E93293F}" type="presParOf" srcId="{B962F3A0-E49D-461E-80E0-3CE8FAE0E1EA}" destId="{C2A4D564-36D6-4C4F-A0AC-76E913F39D5F}" srcOrd="0" destOrd="0" presId="urn:microsoft.com/office/officeart/2005/8/layout/bProcess3"/>
    <dgm:cxn modelId="{EFCE8878-C8EB-477C-9F50-FD14037148F8}" type="presParOf" srcId="{DE492EF3-0284-4EFE-A4C8-9A6DDB416843}" destId="{8E05AB2D-2EA2-4B3B-B0D3-3B70FAB83046}" srcOrd="24" destOrd="0" presId="urn:microsoft.com/office/officeart/2005/8/layout/bProcess3"/>
    <dgm:cxn modelId="{377EC1FC-E31E-4642-A17E-D7FF8AB5C8D7}" type="presParOf" srcId="{DE492EF3-0284-4EFE-A4C8-9A6DDB416843}" destId="{EE8AB2E8-A9BF-43EF-882F-212D2ED84235}" srcOrd="25" destOrd="0" presId="urn:microsoft.com/office/officeart/2005/8/layout/bProcess3"/>
    <dgm:cxn modelId="{2BF4354C-A388-4997-9E25-02FF400EE4EE}" type="presParOf" srcId="{EE8AB2E8-A9BF-43EF-882F-212D2ED84235}" destId="{5BCF6ABB-D094-47FF-888B-98E76392CA97}" srcOrd="0" destOrd="0" presId="urn:microsoft.com/office/officeart/2005/8/layout/bProcess3"/>
    <dgm:cxn modelId="{1EE65D1A-BD1C-4097-96C6-4C4476D5E43E}" type="presParOf" srcId="{DE492EF3-0284-4EFE-A4C8-9A6DDB416843}" destId="{87CFA0C0-66EF-4844-B0F5-7DE7F564D3AF}" srcOrd="26" destOrd="0" presId="urn:microsoft.com/office/officeart/2005/8/layout/bProcess3"/>
    <dgm:cxn modelId="{4342C886-804C-4958-B699-3A7C3AE5381D}" type="presParOf" srcId="{DE492EF3-0284-4EFE-A4C8-9A6DDB416843}" destId="{E8100461-B124-4729-BBEA-498CF0FA9896}" srcOrd="27" destOrd="0" presId="urn:microsoft.com/office/officeart/2005/8/layout/bProcess3"/>
    <dgm:cxn modelId="{EC87854F-B56E-4E94-9579-8E307753F7EE}" type="presParOf" srcId="{E8100461-B124-4729-BBEA-498CF0FA9896}" destId="{C567E8B9-B905-4D55-9EC7-89BE4D1613A3}" srcOrd="0" destOrd="0" presId="urn:microsoft.com/office/officeart/2005/8/layout/bProcess3"/>
    <dgm:cxn modelId="{4572A193-D254-4998-A5B6-03ABE921DBC0}" type="presParOf" srcId="{DE492EF3-0284-4EFE-A4C8-9A6DDB416843}" destId="{7AAD5257-0D03-4466-80BA-522B66B127A3}" srcOrd="28" destOrd="0" presId="urn:microsoft.com/office/officeart/2005/8/layout/bProcess3"/>
    <dgm:cxn modelId="{FD7EA6C0-11A6-492E-92A0-5A0E0DF5E557}" type="presParOf" srcId="{DE492EF3-0284-4EFE-A4C8-9A6DDB416843}" destId="{FCC52BEA-31DB-4B55-9448-F567C19282C0}" srcOrd="29" destOrd="0" presId="urn:microsoft.com/office/officeart/2005/8/layout/bProcess3"/>
    <dgm:cxn modelId="{9DCEBACF-1EFA-448C-8DC2-DCB900B3883D}" type="presParOf" srcId="{FCC52BEA-31DB-4B55-9448-F567C19282C0}" destId="{007BC109-18A3-44C2-A6FB-0F2A32A3103C}" srcOrd="0" destOrd="0" presId="urn:microsoft.com/office/officeart/2005/8/layout/bProcess3"/>
    <dgm:cxn modelId="{730F2285-CA62-4832-8622-31DA1346CEBC}" type="presParOf" srcId="{DE492EF3-0284-4EFE-A4C8-9A6DDB416843}" destId="{D8E2292F-44E1-4076-A06A-8D2B43FD7A29}" srcOrd="30" destOrd="0" presId="urn:microsoft.com/office/officeart/2005/8/layout/bProcess3"/>
    <dgm:cxn modelId="{F31CFC5A-9B2C-425B-A49D-0FF0B554150A}" type="presParOf" srcId="{DE492EF3-0284-4EFE-A4C8-9A6DDB416843}" destId="{AB8F8D3E-682E-4F6E-88B2-CA906660B2FE}" srcOrd="31" destOrd="0" presId="urn:microsoft.com/office/officeart/2005/8/layout/bProcess3"/>
    <dgm:cxn modelId="{DCFDBD32-404D-47C3-908D-CD329E3FE22A}" type="presParOf" srcId="{AB8F8D3E-682E-4F6E-88B2-CA906660B2FE}" destId="{6F412AA9-93DB-45FA-B946-8C7A244F974B}" srcOrd="0" destOrd="0" presId="urn:microsoft.com/office/officeart/2005/8/layout/bProcess3"/>
    <dgm:cxn modelId="{6D9E242A-8415-4690-8610-F4B0B82C3C4F}" type="presParOf" srcId="{DE492EF3-0284-4EFE-A4C8-9A6DDB416843}" destId="{036A6460-4D45-42A9-BA2F-A5FBD1B39C9F}" srcOrd="32" destOrd="0" presId="urn:microsoft.com/office/officeart/2005/8/layout/bProcess3"/>
    <dgm:cxn modelId="{CA5AA679-6D9B-4DEA-9A41-6869229101CA}" type="presParOf" srcId="{DE492EF3-0284-4EFE-A4C8-9A6DDB416843}" destId="{C7D091D3-A7C8-486F-A502-EA636E2B8B4D}" srcOrd="33" destOrd="0" presId="urn:microsoft.com/office/officeart/2005/8/layout/bProcess3"/>
    <dgm:cxn modelId="{D4D9CF36-500F-4CEF-96CC-03CE28F187F5}" type="presParOf" srcId="{C7D091D3-A7C8-486F-A502-EA636E2B8B4D}" destId="{70566DF0-813D-4BFC-B989-8118D8F244C7}" srcOrd="0" destOrd="0" presId="urn:microsoft.com/office/officeart/2005/8/layout/bProcess3"/>
    <dgm:cxn modelId="{88359081-0542-4230-9D77-23ACE11FB3E2}" type="presParOf" srcId="{DE492EF3-0284-4EFE-A4C8-9A6DDB416843}" destId="{46C18511-3527-43D8-B9BE-C8CB5B133B9A}" srcOrd="34" destOrd="0" presId="urn:microsoft.com/office/officeart/2005/8/layout/bProcess3"/>
    <dgm:cxn modelId="{5E54A0DE-6E6D-47C1-9106-6FCF939A75EE}" type="presParOf" srcId="{DE492EF3-0284-4EFE-A4C8-9A6DDB416843}" destId="{D7B9E60C-B77B-4897-AD32-4801592172CA}" srcOrd="35" destOrd="0" presId="urn:microsoft.com/office/officeart/2005/8/layout/bProcess3"/>
    <dgm:cxn modelId="{F79C0D21-4295-4D10-95C1-A7D84E0298E2}" type="presParOf" srcId="{D7B9E60C-B77B-4897-AD32-4801592172CA}" destId="{10CF394C-F1DC-46D4-A4DD-B8BF0A230772}" srcOrd="0" destOrd="0" presId="urn:microsoft.com/office/officeart/2005/8/layout/bProcess3"/>
    <dgm:cxn modelId="{90A09473-0270-4F53-995B-B3D51EED1F20}" type="presParOf" srcId="{DE492EF3-0284-4EFE-A4C8-9A6DDB416843}" destId="{2766E649-A4A3-4BF4-B129-49334ADE3FFD}" srcOrd="36" destOrd="0" presId="urn:microsoft.com/office/officeart/2005/8/layout/bProcess3"/>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46CF9E4-3DA7-43F5-ADA6-A14365833352}"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6FA54A2E-BA09-470C-8610-8594FFA509A6}">
      <dgm:prSet phldrT="[Text]" custT="1"/>
      <dgm:spPr/>
      <dgm:t>
        <a:bodyPr/>
        <a:lstStyle/>
        <a:p>
          <a:pPr>
            <a:lnSpc>
              <a:spcPct val="100000"/>
            </a:lnSpc>
            <a:spcAft>
              <a:spcPts val="0"/>
            </a:spcAft>
          </a:pPr>
          <a:r>
            <a:rPr lang="en-US" sz="900">
              <a:latin typeface="+mn-lt"/>
            </a:rPr>
            <a:t>1) If target species features no carbon or is elemental carbon, assign to NROG.</a:t>
          </a:r>
        </a:p>
      </dgm:t>
    </dgm:pt>
    <dgm:pt modelId="{1653409D-76AD-45A2-9113-0967ECEF51EE}" type="parTrans" cxnId="{235C7D56-4B6B-4FE1-9EBC-DAD9BA3DEAE0}">
      <dgm:prSet/>
      <dgm:spPr/>
      <dgm:t>
        <a:bodyPr/>
        <a:lstStyle/>
        <a:p>
          <a:endParaRPr lang="en-US" sz="900">
            <a:latin typeface="+mn-lt"/>
          </a:endParaRPr>
        </a:p>
      </dgm:t>
    </dgm:pt>
    <dgm:pt modelId="{80787CB7-4441-4B75-96D4-760FEBC82016}" type="sibTrans" cxnId="{235C7D56-4B6B-4FE1-9EBC-DAD9BA3DEAE0}">
      <dgm:prSet custT="1"/>
      <dgm:spPr/>
      <dgm:t>
        <a:bodyPr/>
        <a:lstStyle/>
        <a:p>
          <a:endParaRPr lang="en-US" sz="900">
            <a:latin typeface="+mn-lt"/>
          </a:endParaRPr>
        </a:p>
      </dgm:t>
    </dgm:pt>
    <dgm:pt modelId="{3FF1AFC8-2A16-4A69-A4A1-39063E7B5351}">
      <dgm:prSet phldrT="[Text]" custT="1"/>
      <dgm:spPr/>
      <dgm:t>
        <a:bodyPr/>
        <a:lstStyle/>
        <a:p>
          <a:r>
            <a:rPr lang="en-US" sz="900">
              <a:latin typeface="+mn-lt"/>
            </a:rPr>
            <a:t>2) If target species is an explicit tracer in chemical mechanism, appropriately assign.</a:t>
          </a:r>
        </a:p>
      </dgm:t>
    </dgm:pt>
    <dgm:pt modelId="{822665BA-FFF4-406A-AF71-25B5E999D089}" type="parTrans" cxnId="{BDD907C4-FA65-4A4D-A567-6E680A25B039}">
      <dgm:prSet/>
      <dgm:spPr/>
      <dgm:t>
        <a:bodyPr/>
        <a:lstStyle/>
        <a:p>
          <a:endParaRPr lang="en-US" sz="900">
            <a:latin typeface="+mn-lt"/>
          </a:endParaRPr>
        </a:p>
      </dgm:t>
    </dgm:pt>
    <dgm:pt modelId="{3A2694C7-A22B-48EB-9BE1-2956198A4273}" type="sibTrans" cxnId="{BDD907C4-FA65-4A4D-A567-6E680A25B039}">
      <dgm:prSet custT="1"/>
      <dgm:spPr/>
      <dgm:t>
        <a:bodyPr/>
        <a:lstStyle/>
        <a:p>
          <a:endParaRPr lang="en-US" sz="900">
            <a:latin typeface="+mn-lt"/>
          </a:endParaRPr>
        </a:p>
      </dgm:t>
    </dgm:pt>
    <dgm:pt modelId="{8D98FB2C-6B74-4147-A681-0D8A05535C06}">
      <dgm:prSet phldrT="[Text]" custT="1"/>
      <dgm:spPr/>
      <dgm:t>
        <a:bodyPr/>
        <a:lstStyle/>
        <a:p>
          <a:r>
            <a:rPr lang="en-US" sz="900">
              <a:latin typeface="+mn-lt"/>
            </a:rPr>
            <a:t>3) If C* &lt; 3x10</a:t>
          </a:r>
          <a:r>
            <a:rPr lang="en-US" sz="900" baseline="30000">
              <a:latin typeface="+mn-lt"/>
            </a:rPr>
            <a:t>2</a:t>
          </a:r>
          <a:r>
            <a:rPr lang="en-US" sz="900">
              <a:latin typeface="+mn-lt"/>
            </a:rPr>
            <a:t> μg m</a:t>
          </a:r>
          <a:r>
            <a:rPr lang="en-US" sz="900" baseline="30000">
              <a:latin typeface="+mn-lt"/>
            </a:rPr>
            <a:t>-3</a:t>
          </a:r>
          <a:r>
            <a:rPr lang="en-US" sz="900">
              <a:latin typeface="+mn-lt"/>
            </a:rPr>
            <a:t>, assign to NVOL.</a:t>
          </a:r>
        </a:p>
      </dgm:t>
    </dgm:pt>
    <dgm:pt modelId="{D4EB0B34-8D29-4127-9430-9F632657B4CD}" type="parTrans" cxnId="{19B0F5C2-65D5-474A-8D02-A0FD926638D5}">
      <dgm:prSet/>
      <dgm:spPr/>
      <dgm:t>
        <a:bodyPr/>
        <a:lstStyle/>
        <a:p>
          <a:endParaRPr lang="en-US" sz="900">
            <a:latin typeface="+mn-lt"/>
          </a:endParaRPr>
        </a:p>
      </dgm:t>
    </dgm:pt>
    <dgm:pt modelId="{968D6B83-23B6-4EB9-8E26-4F369F40FC8D}" type="sibTrans" cxnId="{19B0F5C2-65D5-474A-8D02-A0FD926638D5}">
      <dgm:prSet custT="1"/>
      <dgm:spPr/>
      <dgm:t>
        <a:bodyPr/>
        <a:lstStyle/>
        <a:p>
          <a:endParaRPr lang="en-US" sz="900">
            <a:latin typeface="+mn-lt"/>
          </a:endParaRPr>
        </a:p>
      </dgm:t>
    </dgm:pt>
    <dgm:pt modelId="{140CA24F-7EB4-4E58-970D-916E5A7D8E27}">
      <dgm:prSet phldrT="[Text]" custT="1"/>
      <dgm:spPr/>
      <dgm:t>
        <a:bodyPr/>
        <a:lstStyle/>
        <a:p>
          <a:r>
            <a:rPr lang="en-US" sz="900">
              <a:latin typeface="+mn-lt"/>
            </a:rPr>
            <a:t>4) If 3x10</a:t>
          </a:r>
          <a:r>
            <a:rPr lang="en-US" sz="900" baseline="30000">
              <a:latin typeface="+mn-lt"/>
            </a:rPr>
            <a:t>2</a:t>
          </a:r>
          <a:r>
            <a:rPr lang="en-US" sz="900">
              <a:latin typeface="+mn-lt"/>
            </a:rPr>
            <a:t> μg m</a:t>
          </a:r>
          <a:r>
            <a:rPr lang="en-US" sz="900" baseline="30000">
              <a:latin typeface="+mn-lt"/>
            </a:rPr>
            <a:t>-3</a:t>
          </a:r>
          <a:r>
            <a:rPr lang="en-US" sz="900">
              <a:latin typeface="+mn-lt"/>
            </a:rPr>
            <a:t> &lt; C* &lt; 3x10</a:t>
          </a:r>
          <a:r>
            <a:rPr lang="en-US" sz="900" baseline="30000">
              <a:latin typeface="+mn-lt"/>
            </a:rPr>
            <a:t>6</a:t>
          </a:r>
          <a:r>
            <a:rPr lang="en-US" sz="900">
              <a:latin typeface="+mn-lt"/>
            </a:rPr>
            <a:t> μg m</a:t>
          </a:r>
          <a:r>
            <a:rPr lang="en-US" sz="900" baseline="30000">
              <a:latin typeface="+mn-lt"/>
            </a:rPr>
            <a:t>-3</a:t>
          </a:r>
          <a:r>
            <a:rPr lang="en-US" sz="900">
              <a:latin typeface="+mn-lt"/>
            </a:rPr>
            <a:t>, assign to IVOC.</a:t>
          </a:r>
        </a:p>
      </dgm:t>
    </dgm:pt>
    <dgm:pt modelId="{94BDD1A0-E4A5-4D4C-88E6-685C13187623}" type="parTrans" cxnId="{D822FACD-18D7-4FED-BAEB-63F584C44EF1}">
      <dgm:prSet/>
      <dgm:spPr/>
      <dgm:t>
        <a:bodyPr/>
        <a:lstStyle/>
        <a:p>
          <a:endParaRPr lang="en-US" sz="900">
            <a:latin typeface="+mn-lt"/>
          </a:endParaRPr>
        </a:p>
      </dgm:t>
    </dgm:pt>
    <dgm:pt modelId="{6C140A47-46A8-40D4-A2BC-2C25BAB8AEA4}" type="sibTrans" cxnId="{D822FACD-18D7-4FED-BAEB-63F584C44EF1}">
      <dgm:prSet custT="1"/>
      <dgm:spPr/>
      <dgm:t>
        <a:bodyPr/>
        <a:lstStyle/>
        <a:p>
          <a:endParaRPr lang="en-US" sz="900">
            <a:latin typeface="+mn-lt"/>
          </a:endParaRPr>
        </a:p>
      </dgm:t>
    </dgm:pt>
    <dgm:pt modelId="{6D54891D-69F5-4657-9218-C8D9D51394F1}">
      <dgm:prSet phldrT="[Text]" custT="1"/>
      <dgm:spPr/>
      <dgm:t>
        <a:bodyPr/>
        <a:lstStyle/>
        <a:p>
          <a:r>
            <a:rPr lang="en-US" sz="900">
              <a:latin typeface="+mn-lt"/>
            </a:rPr>
            <a:t>5) If target species is a monoterpene, assign to TERP.</a:t>
          </a:r>
        </a:p>
      </dgm:t>
    </dgm:pt>
    <dgm:pt modelId="{5CEC6C28-8D2C-41EF-AF53-8BC6F1BC59F5}" type="parTrans" cxnId="{CF1A78E5-91D7-448C-A7C6-683BECD8ACC7}">
      <dgm:prSet/>
      <dgm:spPr/>
      <dgm:t>
        <a:bodyPr/>
        <a:lstStyle/>
        <a:p>
          <a:endParaRPr lang="en-US" sz="900">
            <a:latin typeface="+mn-lt"/>
          </a:endParaRPr>
        </a:p>
      </dgm:t>
    </dgm:pt>
    <dgm:pt modelId="{AE39F48E-7629-41BE-BBA8-C23BD9CCD2C9}" type="sibTrans" cxnId="{CF1A78E5-91D7-448C-A7C6-683BECD8ACC7}">
      <dgm:prSet custT="1"/>
      <dgm:spPr/>
      <dgm:t>
        <a:bodyPr/>
        <a:lstStyle/>
        <a:p>
          <a:endParaRPr lang="en-US" sz="900">
            <a:latin typeface="+mn-lt"/>
          </a:endParaRPr>
        </a:p>
      </dgm:t>
    </dgm:pt>
    <dgm:pt modelId="{C26CE230-1740-4A76-9195-8D672C1622D3}">
      <dgm:prSet custT="1"/>
      <dgm:spPr/>
      <dgm:t>
        <a:bodyPr/>
        <a:lstStyle/>
        <a:p>
          <a:r>
            <a:rPr lang="en-US" sz="900">
              <a:latin typeface="+mn-lt"/>
            </a:rPr>
            <a:t>6) If target species is a sesquiterpene, assign to SESQ.</a:t>
          </a:r>
        </a:p>
      </dgm:t>
    </dgm:pt>
    <dgm:pt modelId="{540D5171-C465-4C9A-9A91-3CCB98940203}" type="parTrans" cxnId="{E298D95D-AF21-41FC-8247-2CB488781357}">
      <dgm:prSet/>
      <dgm:spPr/>
      <dgm:t>
        <a:bodyPr/>
        <a:lstStyle/>
        <a:p>
          <a:endParaRPr lang="en-US" sz="900">
            <a:latin typeface="+mn-lt"/>
          </a:endParaRPr>
        </a:p>
      </dgm:t>
    </dgm:pt>
    <dgm:pt modelId="{AD7822F4-E174-43B5-AB94-A26462393E17}" type="sibTrans" cxnId="{E298D95D-AF21-41FC-8247-2CB488781357}">
      <dgm:prSet custT="1"/>
      <dgm:spPr/>
      <dgm:t>
        <a:bodyPr/>
        <a:lstStyle/>
        <a:p>
          <a:endParaRPr lang="en-US" sz="900">
            <a:latin typeface="+mn-lt"/>
          </a:endParaRPr>
        </a:p>
      </dgm:t>
    </dgm:pt>
    <dgm:pt modelId="{F931DFBD-0A3B-482B-A0F3-8A8CC827E19A}">
      <dgm:prSet custT="1"/>
      <dgm:spPr/>
      <dgm:t>
        <a:bodyPr/>
        <a:lstStyle/>
        <a:p>
          <a:r>
            <a:rPr lang="en-US" sz="900">
              <a:latin typeface="+mn-lt"/>
            </a:rPr>
            <a:t>7) If target species is methacrolein or methyl vinyl ketone, assign to IPRD.</a:t>
          </a:r>
        </a:p>
      </dgm:t>
    </dgm:pt>
    <dgm:pt modelId="{B7F4A073-5CAA-439D-8A24-52C230A1F089}" type="parTrans" cxnId="{A560CC7F-38DB-4465-9950-0740D250135A}">
      <dgm:prSet/>
      <dgm:spPr/>
      <dgm:t>
        <a:bodyPr/>
        <a:lstStyle/>
        <a:p>
          <a:endParaRPr lang="en-US" sz="900">
            <a:latin typeface="+mn-lt"/>
          </a:endParaRPr>
        </a:p>
      </dgm:t>
    </dgm:pt>
    <dgm:pt modelId="{4DCE93A0-C332-424B-8DA0-17F6B75C7182}" type="sibTrans" cxnId="{A560CC7F-38DB-4465-9950-0740D250135A}">
      <dgm:prSet custT="1"/>
      <dgm:spPr/>
      <dgm:t>
        <a:bodyPr/>
        <a:lstStyle/>
        <a:p>
          <a:endParaRPr lang="en-US" sz="900">
            <a:latin typeface="+mn-lt"/>
          </a:endParaRPr>
        </a:p>
      </dgm:t>
    </dgm:pt>
    <dgm:pt modelId="{791D3FBB-D4E2-49E4-98EE-06A00E06F022}">
      <dgm:prSet custT="1"/>
      <dgm:spPr/>
      <dgm:t>
        <a:bodyPr/>
        <a:lstStyle/>
        <a:p>
          <a:r>
            <a:rPr lang="en-US" sz="900">
              <a:latin typeface="+mn-lt"/>
            </a:rPr>
            <a:t>8) If target species is an acid with nC </a:t>
          </a:r>
          <a:r>
            <a:rPr lang="en-US" sz="900">
              <a:latin typeface="+mn-lt"/>
              <a:cs typeface="Times New Roman" panose="02020603050405020304" pitchFamily="18" charset="0"/>
            </a:rPr>
            <a:t>≥ 2</a:t>
          </a:r>
          <a:r>
            <a:rPr lang="en-US" sz="900">
              <a:latin typeface="+mn-lt"/>
            </a:rPr>
            <a:t>, assign to PACD.</a:t>
          </a:r>
        </a:p>
      </dgm:t>
    </dgm:pt>
    <dgm:pt modelId="{ABE81BAA-59A6-4A9A-880F-5E8BCFA17EAC}" type="parTrans" cxnId="{A35697A8-717D-49AE-9888-9D04B00433F6}">
      <dgm:prSet/>
      <dgm:spPr/>
      <dgm:t>
        <a:bodyPr/>
        <a:lstStyle/>
        <a:p>
          <a:endParaRPr lang="en-US" sz="900">
            <a:latin typeface="+mn-lt"/>
          </a:endParaRPr>
        </a:p>
      </dgm:t>
    </dgm:pt>
    <dgm:pt modelId="{4DAEF477-E0B5-4B5A-95E0-A94845435A99}" type="sibTrans" cxnId="{A35697A8-717D-49AE-9888-9D04B00433F6}">
      <dgm:prSet custT="1"/>
      <dgm:spPr/>
      <dgm:t>
        <a:bodyPr/>
        <a:lstStyle/>
        <a:p>
          <a:endParaRPr lang="en-US" sz="900">
            <a:latin typeface="+mn-lt"/>
          </a:endParaRPr>
        </a:p>
      </dgm:t>
    </dgm:pt>
    <dgm:pt modelId="{4BC86E24-8034-4196-AAF0-D7294BD48257}">
      <dgm:prSet custT="1"/>
      <dgm:spPr/>
      <dgm:t>
        <a:bodyPr/>
        <a:lstStyle/>
        <a:p>
          <a:r>
            <a:rPr lang="en-US" sz="900">
              <a:latin typeface="+mn-lt"/>
            </a:rPr>
            <a:t>9) If target species is a single-ring aromatic, follow order-of-operations.</a:t>
          </a:r>
        </a:p>
      </dgm:t>
    </dgm:pt>
    <dgm:pt modelId="{C7257CD7-099B-4196-940F-B823F1650570}" type="parTrans" cxnId="{8EDFAC34-2794-44E0-8FC5-AAFA43A11549}">
      <dgm:prSet/>
      <dgm:spPr/>
      <dgm:t>
        <a:bodyPr/>
        <a:lstStyle/>
        <a:p>
          <a:endParaRPr lang="en-US" sz="900">
            <a:latin typeface="+mn-lt"/>
          </a:endParaRPr>
        </a:p>
      </dgm:t>
    </dgm:pt>
    <dgm:pt modelId="{AF88BC51-A5EB-428F-B176-58FFBF2F4199}" type="sibTrans" cxnId="{8EDFAC34-2794-44E0-8FC5-AAFA43A11549}">
      <dgm:prSet custT="1"/>
      <dgm:spPr/>
      <dgm:t>
        <a:bodyPr/>
        <a:lstStyle/>
        <a:p>
          <a:endParaRPr lang="en-US" sz="900">
            <a:latin typeface="+mn-lt"/>
          </a:endParaRPr>
        </a:p>
      </dgm:t>
    </dgm:pt>
    <dgm:pt modelId="{0F84D366-C570-4BD0-B341-FE1578760DEB}">
      <dgm:prSet custT="1"/>
      <dgm:spPr/>
      <dgm:t>
        <a:bodyPr/>
        <a:lstStyle/>
        <a:p>
          <a:r>
            <a:rPr lang="en-US" sz="900">
              <a:latin typeface="+mn-lt"/>
            </a:rPr>
            <a:t>10) If target species is a ketone or other non-aldehyde oxygenated product, follow order-of-operations.</a:t>
          </a:r>
        </a:p>
      </dgm:t>
    </dgm:pt>
    <dgm:pt modelId="{54A5665C-E354-4237-995C-531A043E5038}" type="parTrans" cxnId="{AD2B3629-C007-4678-8274-46EA0F0F0A95}">
      <dgm:prSet/>
      <dgm:spPr/>
      <dgm:t>
        <a:bodyPr/>
        <a:lstStyle/>
        <a:p>
          <a:endParaRPr lang="en-US" sz="900">
            <a:latin typeface="+mn-lt"/>
          </a:endParaRPr>
        </a:p>
      </dgm:t>
    </dgm:pt>
    <dgm:pt modelId="{F7F92B41-FA46-4D2A-941B-89C6997EF54D}" type="sibTrans" cxnId="{AD2B3629-C007-4678-8274-46EA0F0F0A95}">
      <dgm:prSet custT="1"/>
      <dgm:spPr/>
      <dgm:t>
        <a:bodyPr/>
        <a:lstStyle/>
        <a:p>
          <a:endParaRPr lang="en-US" sz="900">
            <a:latin typeface="+mn-lt"/>
          </a:endParaRPr>
        </a:p>
      </dgm:t>
    </dgm:pt>
    <dgm:pt modelId="{9C680299-A8FF-4B70-A2E3-853ECE67DBCF}">
      <dgm:prSet custT="1"/>
      <dgm:spPr/>
      <dgm:t>
        <a:bodyPr/>
        <a:lstStyle/>
        <a:p>
          <a:r>
            <a:rPr lang="en-US" sz="900">
              <a:latin typeface="+mn-lt"/>
            </a:rPr>
            <a:t>13) If target species contains a C-C double or triple bond, follow order-of-operations. </a:t>
          </a:r>
        </a:p>
      </dgm:t>
    </dgm:pt>
    <dgm:pt modelId="{FD4D5B8E-156F-443C-8909-2CB63FC31D27}" type="parTrans" cxnId="{DE9A897D-A81A-4303-BA85-8B38B607D88F}">
      <dgm:prSet/>
      <dgm:spPr/>
      <dgm:t>
        <a:bodyPr/>
        <a:lstStyle/>
        <a:p>
          <a:endParaRPr lang="en-US" sz="900">
            <a:latin typeface="+mn-lt"/>
          </a:endParaRPr>
        </a:p>
      </dgm:t>
    </dgm:pt>
    <dgm:pt modelId="{01A599B5-51AE-4FBA-A635-8BF0F57763E9}" type="sibTrans" cxnId="{DE9A897D-A81A-4303-BA85-8B38B607D88F}">
      <dgm:prSet custT="1"/>
      <dgm:spPr/>
      <dgm:t>
        <a:bodyPr/>
        <a:lstStyle/>
        <a:p>
          <a:endParaRPr lang="en-US" sz="900">
            <a:latin typeface="+mn-lt"/>
          </a:endParaRPr>
        </a:p>
      </dgm:t>
    </dgm:pt>
    <dgm:pt modelId="{1A626755-A55D-4F4B-8D47-E8D274ACC1B4}">
      <dgm:prSet custT="1"/>
      <dgm:spPr/>
      <dgm:t>
        <a:bodyPr/>
        <a:lstStyle/>
        <a:p>
          <a:r>
            <a:rPr lang="en-US" sz="900">
              <a:latin typeface="+mn-lt"/>
            </a:rPr>
            <a:t>14) If target species does not match any prior categorization, follow order-of-operations.</a:t>
          </a:r>
        </a:p>
      </dgm:t>
    </dgm:pt>
    <dgm:pt modelId="{5F01FE38-89DF-4E22-BA6B-C39EA3C98760}" type="parTrans" cxnId="{01DFA1B3-A800-4039-92A5-AF03FC483F93}">
      <dgm:prSet/>
      <dgm:spPr/>
      <dgm:t>
        <a:bodyPr/>
        <a:lstStyle/>
        <a:p>
          <a:endParaRPr lang="en-US" sz="900">
            <a:latin typeface="+mn-lt"/>
          </a:endParaRPr>
        </a:p>
      </dgm:t>
    </dgm:pt>
    <dgm:pt modelId="{1C48D86B-2382-419A-93A3-031A76BC57CA}" type="sibTrans" cxnId="{01DFA1B3-A800-4039-92A5-AF03FC483F93}">
      <dgm:prSet custT="1"/>
      <dgm:spPr/>
      <dgm:t>
        <a:bodyPr/>
        <a:lstStyle/>
        <a:p>
          <a:endParaRPr lang="en-US" sz="900">
            <a:latin typeface="+mn-lt"/>
          </a:endParaRPr>
        </a:p>
      </dgm:t>
    </dgm:pt>
    <dgm:pt modelId="{F08F6BBC-7E12-469C-B933-FED65AB9F06D}">
      <dgm:prSet custT="1"/>
      <dgm:spPr/>
      <dgm:t>
        <a:bodyPr/>
        <a:lstStyle/>
        <a:p>
          <a:r>
            <a:rPr lang="en-US" sz="900">
              <a:latin typeface="+mn-lt"/>
            </a:rPr>
            <a:t>12) If target species is an organic nitrate, assign to RNO3.</a:t>
          </a:r>
          <a:endParaRPr lang="en-US" sz="900"/>
        </a:p>
      </dgm:t>
    </dgm:pt>
    <dgm:pt modelId="{CDA6923A-9660-44DD-A197-E254958EC387}" type="parTrans" cxnId="{33EBE8F8-6713-46E5-95C8-D6DBA37A1EAF}">
      <dgm:prSet/>
      <dgm:spPr/>
      <dgm:t>
        <a:bodyPr/>
        <a:lstStyle/>
        <a:p>
          <a:endParaRPr lang="en-US"/>
        </a:p>
      </dgm:t>
    </dgm:pt>
    <dgm:pt modelId="{A4F30E8D-4E06-47A5-B53E-6D767A76B440}" type="sibTrans" cxnId="{33EBE8F8-6713-46E5-95C8-D6DBA37A1EAF}">
      <dgm:prSet/>
      <dgm:spPr/>
      <dgm:t>
        <a:bodyPr/>
        <a:lstStyle/>
        <a:p>
          <a:endParaRPr lang="en-US"/>
        </a:p>
      </dgm:t>
    </dgm:pt>
    <dgm:pt modelId="{8F424190-26C1-492E-84FD-713D772074FB}">
      <dgm:prSet custT="1"/>
      <dgm:spPr/>
      <dgm:t>
        <a:bodyPr/>
        <a:lstStyle/>
        <a:p>
          <a:r>
            <a:rPr lang="en-US" sz="900">
              <a:latin typeface="+mn-lt"/>
            </a:rPr>
            <a:t>11) If target species is propionaldehyde or another higher aldehyde, assign to RCHO.</a:t>
          </a:r>
          <a:endParaRPr lang="en-US" sz="900"/>
        </a:p>
      </dgm:t>
    </dgm:pt>
    <dgm:pt modelId="{E4019F5E-26EB-4941-91E1-E643B003238A}" type="parTrans" cxnId="{4F473013-826F-4E4F-AF27-567755F8E742}">
      <dgm:prSet/>
      <dgm:spPr/>
      <dgm:t>
        <a:bodyPr/>
        <a:lstStyle/>
        <a:p>
          <a:endParaRPr lang="en-US"/>
        </a:p>
      </dgm:t>
    </dgm:pt>
    <dgm:pt modelId="{49451A36-56E9-4311-A596-DDE1B77AC540}" type="sibTrans" cxnId="{4F473013-826F-4E4F-AF27-567755F8E742}">
      <dgm:prSet/>
      <dgm:spPr/>
      <dgm:t>
        <a:bodyPr/>
        <a:lstStyle/>
        <a:p>
          <a:endParaRPr lang="en-US"/>
        </a:p>
      </dgm:t>
    </dgm:pt>
    <dgm:pt modelId="{DE492EF3-0284-4EFE-A4C8-9A6DDB416843}" type="pres">
      <dgm:prSet presAssocID="{146CF9E4-3DA7-43F5-ADA6-A14365833352}" presName="Name0" presStyleCnt="0">
        <dgm:presLayoutVars>
          <dgm:dir/>
          <dgm:resizeHandles val="exact"/>
        </dgm:presLayoutVars>
      </dgm:prSet>
      <dgm:spPr/>
    </dgm:pt>
    <dgm:pt modelId="{CB8A3EEA-0FCF-4A91-839E-5455D8CC8C2F}" type="pres">
      <dgm:prSet presAssocID="{6FA54A2E-BA09-470C-8610-8594FFA509A6}" presName="node" presStyleLbl="node1" presStyleIdx="0" presStyleCnt="14" custScaleX="110000" custScaleY="110000">
        <dgm:presLayoutVars>
          <dgm:bulletEnabled val="1"/>
        </dgm:presLayoutVars>
      </dgm:prSet>
      <dgm:spPr/>
    </dgm:pt>
    <dgm:pt modelId="{3AA6EE59-62FE-41F5-A15F-6CF6474180F6}" type="pres">
      <dgm:prSet presAssocID="{80787CB7-4441-4B75-96D4-760FEBC82016}" presName="sibTrans" presStyleLbl="sibTrans1D1" presStyleIdx="0" presStyleCnt="13"/>
      <dgm:spPr/>
    </dgm:pt>
    <dgm:pt modelId="{15608DB6-E4E0-45A8-931D-CF2E8FF77619}" type="pres">
      <dgm:prSet presAssocID="{80787CB7-4441-4B75-96D4-760FEBC82016}" presName="connectorText" presStyleLbl="sibTrans1D1" presStyleIdx="0" presStyleCnt="13"/>
      <dgm:spPr/>
    </dgm:pt>
    <dgm:pt modelId="{3626B319-B255-4405-BDAE-063A38031139}" type="pres">
      <dgm:prSet presAssocID="{3FF1AFC8-2A16-4A69-A4A1-39063E7B5351}" presName="node" presStyleLbl="node1" presStyleIdx="1" presStyleCnt="14" custScaleX="110000" custScaleY="110000">
        <dgm:presLayoutVars>
          <dgm:bulletEnabled val="1"/>
        </dgm:presLayoutVars>
      </dgm:prSet>
      <dgm:spPr/>
    </dgm:pt>
    <dgm:pt modelId="{15F38527-4886-4B1D-9AD5-623DF4E379D5}" type="pres">
      <dgm:prSet presAssocID="{3A2694C7-A22B-48EB-9BE1-2956198A4273}" presName="sibTrans" presStyleLbl="sibTrans1D1" presStyleIdx="1" presStyleCnt="13"/>
      <dgm:spPr/>
    </dgm:pt>
    <dgm:pt modelId="{94175E62-706C-41C0-A0A4-A4D7E3679503}" type="pres">
      <dgm:prSet presAssocID="{3A2694C7-A22B-48EB-9BE1-2956198A4273}" presName="connectorText" presStyleLbl="sibTrans1D1" presStyleIdx="1" presStyleCnt="13"/>
      <dgm:spPr/>
    </dgm:pt>
    <dgm:pt modelId="{184BDC77-ADC3-41EE-B934-653FD6855C12}" type="pres">
      <dgm:prSet presAssocID="{8D98FB2C-6B74-4147-A681-0D8A05535C06}" presName="node" presStyleLbl="node1" presStyleIdx="2" presStyleCnt="14" custScaleX="110000" custScaleY="110000">
        <dgm:presLayoutVars>
          <dgm:bulletEnabled val="1"/>
        </dgm:presLayoutVars>
      </dgm:prSet>
      <dgm:spPr/>
    </dgm:pt>
    <dgm:pt modelId="{38D5F8E3-A819-418A-B0F4-AAB1D8E6476D}" type="pres">
      <dgm:prSet presAssocID="{968D6B83-23B6-4EB9-8E26-4F369F40FC8D}" presName="sibTrans" presStyleLbl="sibTrans1D1" presStyleIdx="2" presStyleCnt="13"/>
      <dgm:spPr/>
    </dgm:pt>
    <dgm:pt modelId="{85EC0237-F227-4FA3-ACB5-4EE7CCB8EE16}" type="pres">
      <dgm:prSet presAssocID="{968D6B83-23B6-4EB9-8E26-4F369F40FC8D}" presName="connectorText" presStyleLbl="sibTrans1D1" presStyleIdx="2" presStyleCnt="13"/>
      <dgm:spPr/>
    </dgm:pt>
    <dgm:pt modelId="{8B0D530B-1216-45B3-BC27-4F5D8337F01D}" type="pres">
      <dgm:prSet presAssocID="{140CA24F-7EB4-4E58-970D-916E5A7D8E27}" presName="node" presStyleLbl="node1" presStyleIdx="3" presStyleCnt="14" custScaleX="110000" custScaleY="110000">
        <dgm:presLayoutVars>
          <dgm:bulletEnabled val="1"/>
        </dgm:presLayoutVars>
      </dgm:prSet>
      <dgm:spPr/>
    </dgm:pt>
    <dgm:pt modelId="{5AB261B8-7CFE-46D0-98F4-29424CF1E00C}" type="pres">
      <dgm:prSet presAssocID="{6C140A47-46A8-40D4-A2BC-2C25BAB8AEA4}" presName="sibTrans" presStyleLbl="sibTrans1D1" presStyleIdx="3" presStyleCnt="13"/>
      <dgm:spPr/>
    </dgm:pt>
    <dgm:pt modelId="{E3B1FECF-022B-4E35-99BF-B706747B13FC}" type="pres">
      <dgm:prSet presAssocID="{6C140A47-46A8-40D4-A2BC-2C25BAB8AEA4}" presName="connectorText" presStyleLbl="sibTrans1D1" presStyleIdx="3" presStyleCnt="13"/>
      <dgm:spPr/>
    </dgm:pt>
    <dgm:pt modelId="{900FA1AA-761E-43F8-B3F5-ECC1ECF0B9E6}" type="pres">
      <dgm:prSet presAssocID="{6D54891D-69F5-4657-9218-C8D9D51394F1}" presName="node" presStyleLbl="node1" presStyleIdx="4" presStyleCnt="14" custScaleX="110000" custScaleY="110000">
        <dgm:presLayoutVars>
          <dgm:bulletEnabled val="1"/>
        </dgm:presLayoutVars>
      </dgm:prSet>
      <dgm:spPr/>
    </dgm:pt>
    <dgm:pt modelId="{3B96C7A5-6758-4A4B-838C-8339022B78AA}" type="pres">
      <dgm:prSet presAssocID="{AE39F48E-7629-41BE-BBA8-C23BD9CCD2C9}" presName="sibTrans" presStyleLbl="sibTrans1D1" presStyleIdx="4" presStyleCnt="13"/>
      <dgm:spPr/>
    </dgm:pt>
    <dgm:pt modelId="{571A38DB-1F66-437C-939F-9F24D0C07B93}" type="pres">
      <dgm:prSet presAssocID="{AE39F48E-7629-41BE-BBA8-C23BD9CCD2C9}" presName="connectorText" presStyleLbl="sibTrans1D1" presStyleIdx="4" presStyleCnt="13"/>
      <dgm:spPr/>
    </dgm:pt>
    <dgm:pt modelId="{5A043B4C-3C69-49B6-A83D-094C29D70CA8}" type="pres">
      <dgm:prSet presAssocID="{C26CE230-1740-4A76-9195-8D672C1622D3}" presName="node" presStyleLbl="node1" presStyleIdx="5" presStyleCnt="14" custScaleX="110000" custScaleY="110000">
        <dgm:presLayoutVars>
          <dgm:bulletEnabled val="1"/>
        </dgm:presLayoutVars>
      </dgm:prSet>
      <dgm:spPr/>
    </dgm:pt>
    <dgm:pt modelId="{9E371D41-4B6B-46D5-A192-9AC6A0FACF1D}" type="pres">
      <dgm:prSet presAssocID="{AD7822F4-E174-43B5-AB94-A26462393E17}" presName="sibTrans" presStyleLbl="sibTrans1D1" presStyleIdx="5" presStyleCnt="13"/>
      <dgm:spPr/>
    </dgm:pt>
    <dgm:pt modelId="{917ED417-5E10-45A1-971D-8FD32BE5ADA6}" type="pres">
      <dgm:prSet presAssocID="{AD7822F4-E174-43B5-AB94-A26462393E17}" presName="connectorText" presStyleLbl="sibTrans1D1" presStyleIdx="5" presStyleCnt="13"/>
      <dgm:spPr/>
    </dgm:pt>
    <dgm:pt modelId="{15F94D34-E64B-4C67-BBBA-83F3C20F796B}" type="pres">
      <dgm:prSet presAssocID="{F931DFBD-0A3B-482B-A0F3-8A8CC827E19A}" presName="node" presStyleLbl="node1" presStyleIdx="6" presStyleCnt="14" custScaleX="110000" custScaleY="110000">
        <dgm:presLayoutVars>
          <dgm:bulletEnabled val="1"/>
        </dgm:presLayoutVars>
      </dgm:prSet>
      <dgm:spPr/>
    </dgm:pt>
    <dgm:pt modelId="{887B8FE7-C10A-43A6-823A-CD69D84D0CEF}" type="pres">
      <dgm:prSet presAssocID="{4DCE93A0-C332-424B-8DA0-17F6B75C7182}" presName="sibTrans" presStyleLbl="sibTrans1D1" presStyleIdx="6" presStyleCnt="13"/>
      <dgm:spPr/>
    </dgm:pt>
    <dgm:pt modelId="{89DC9CFA-C47A-43F4-AED0-20CFC87BA96B}" type="pres">
      <dgm:prSet presAssocID="{4DCE93A0-C332-424B-8DA0-17F6B75C7182}" presName="connectorText" presStyleLbl="sibTrans1D1" presStyleIdx="6" presStyleCnt="13"/>
      <dgm:spPr/>
    </dgm:pt>
    <dgm:pt modelId="{A1963C55-11FA-4B19-A0D4-A5C34D42E054}" type="pres">
      <dgm:prSet presAssocID="{791D3FBB-D4E2-49E4-98EE-06A00E06F022}" presName="node" presStyleLbl="node1" presStyleIdx="7" presStyleCnt="14" custScaleX="110000" custScaleY="110000">
        <dgm:presLayoutVars>
          <dgm:bulletEnabled val="1"/>
        </dgm:presLayoutVars>
      </dgm:prSet>
      <dgm:spPr/>
    </dgm:pt>
    <dgm:pt modelId="{BCBAA912-F072-4569-8F22-A15DDF34601D}" type="pres">
      <dgm:prSet presAssocID="{4DAEF477-E0B5-4B5A-95E0-A94845435A99}" presName="sibTrans" presStyleLbl="sibTrans1D1" presStyleIdx="7" presStyleCnt="13"/>
      <dgm:spPr/>
    </dgm:pt>
    <dgm:pt modelId="{8FADE483-8414-45D5-8C8C-469A707C4729}" type="pres">
      <dgm:prSet presAssocID="{4DAEF477-E0B5-4B5A-95E0-A94845435A99}" presName="connectorText" presStyleLbl="sibTrans1D1" presStyleIdx="7" presStyleCnt="13"/>
      <dgm:spPr/>
    </dgm:pt>
    <dgm:pt modelId="{57A492CA-273C-427E-8C20-B912101EB9E7}" type="pres">
      <dgm:prSet presAssocID="{4BC86E24-8034-4196-AAF0-D7294BD48257}" presName="node" presStyleLbl="node1" presStyleIdx="8" presStyleCnt="14" custScaleX="110000" custScaleY="110000">
        <dgm:presLayoutVars>
          <dgm:bulletEnabled val="1"/>
        </dgm:presLayoutVars>
      </dgm:prSet>
      <dgm:spPr/>
    </dgm:pt>
    <dgm:pt modelId="{2AC49BED-3F02-4F1C-9C8B-5B4D74F1A6FF}" type="pres">
      <dgm:prSet presAssocID="{AF88BC51-A5EB-428F-B176-58FFBF2F4199}" presName="sibTrans" presStyleLbl="sibTrans1D1" presStyleIdx="8" presStyleCnt="13"/>
      <dgm:spPr/>
    </dgm:pt>
    <dgm:pt modelId="{57BF5283-A245-4BB1-AB6A-BF7124E45A55}" type="pres">
      <dgm:prSet presAssocID="{AF88BC51-A5EB-428F-B176-58FFBF2F4199}" presName="connectorText" presStyleLbl="sibTrans1D1" presStyleIdx="8" presStyleCnt="13"/>
      <dgm:spPr/>
    </dgm:pt>
    <dgm:pt modelId="{68485498-332C-4E7F-9C38-414080BAD1F7}" type="pres">
      <dgm:prSet presAssocID="{0F84D366-C570-4BD0-B341-FE1578760DEB}" presName="node" presStyleLbl="node1" presStyleIdx="9" presStyleCnt="14" custScaleX="110000" custScaleY="110000">
        <dgm:presLayoutVars>
          <dgm:bulletEnabled val="1"/>
        </dgm:presLayoutVars>
      </dgm:prSet>
      <dgm:spPr/>
    </dgm:pt>
    <dgm:pt modelId="{B962F3A0-E49D-461E-80E0-3CE8FAE0E1EA}" type="pres">
      <dgm:prSet presAssocID="{F7F92B41-FA46-4D2A-941B-89C6997EF54D}" presName="sibTrans" presStyleLbl="sibTrans1D1" presStyleIdx="9" presStyleCnt="13"/>
      <dgm:spPr/>
    </dgm:pt>
    <dgm:pt modelId="{C2A4D564-36D6-4C4F-A0AC-76E913F39D5F}" type="pres">
      <dgm:prSet presAssocID="{F7F92B41-FA46-4D2A-941B-89C6997EF54D}" presName="connectorText" presStyleLbl="sibTrans1D1" presStyleIdx="9" presStyleCnt="13"/>
      <dgm:spPr/>
    </dgm:pt>
    <dgm:pt modelId="{8E05AB2D-2EA2-4B3B-B0D3-3B70FAB83046}" type="pres">
      <dgm:prSet presAssocID="{8F424190-26C1-492E-84FD-713D772074FB}" presName="node" presStyleLbl="node1" presStyleIdx="10" presStyleCnt="14" custScaleX="110266" custScaleY="110394">
        <dgm:presLayoutVars>
          <dgm:bulletEnabled val="1"/>
        </dgm:presLayoutVars>
      </dgm:prSet>
      <dgm:spPr/>
    </dgm:pt>
    <dgm:pt modelId="{EE8AB2E8-A9BF-43EF-882F-212D2ED84235}" type="pres">
      <dgm:prSet presAssocID="{49451A36-56E9-4311-A596-DDE1B77AC540}" presName="sibTrans" presStyleLbl="sibTrans1D1" presStyleIdx="10" presStyleCnt="13"/>
      <dgm:spPr/>
    </dgm:pt>
    <dgm:pt modelId="{5BCF6ABB-D094-47FF-888B-98E76392CA97}" type="pres">
      <dgm:prSet presAssocID="{49451A36-56E9-4311-A596-DDE1B77AC540}" presName="connectorText" presStyleLbl="sibTrans1D1" presStyleIdx="10" presStyleCnt="13"/>
      <dgm:spPr/>
    </dgm:pt>
    <dgm:pt modelId="{87CFA0C0-66EF-4844-B0F5-7DE7F564D3AF}" type="pres">
      <dgm:prSet presAssocID="{F08F6BBC-7E12-469C-B933-FED65AB9F06D}" presName="node" presStyleLbl="node1" presStyleIdx="11" presStyleCnt="14" custScaleX="110266" custScaleY="110532">
        <dgm:presLayoutVars>
          <dgm:bulletEnabled val="1"/>
        </dgm:presLayoutVars>
      </dgm:prSet>
      <dgm:spPr/>
    </dgm:pt>
    <dgm:pt modelId="{E8100461-B124-4729-BBEA-498CF0FA9896}" type="pres">
      <dgm:prSet presAssocID="{A4F30E8D-4E06-47A5-B53E-6D767A76B440}" presName="sibTrans" presStyleLbl="sibTrans1D1" presStyleIdx="11" presStyleCnt="13"/>
      <dgm:spPr/>
    </dgm:pt>
    <dgm:pt modelId="{C567E8B9-B905-4D55-9EC7-89BE4D1613A3}" type="pres">
      <dgm:prSet presAssocID="{A4F30E8D-4E06-47A5-B53E-6D767A76B440}" presName="connectorText" presStyleLbl="sibTrans1D1" presStyleIdx="11" presStyleCnt="13"/>
      <dgm:spPr/>
    </dgm:pt>
    <dgm:pt modelId="{46C18511-3527-43D8-B9BE-C8CB5B133B9A}" type="pres">
      <dgm:prSet presAssocID="{9C680299-A8FF-4B70-A2E3-853ECE67DBCF}" presName="node" presStyleLbl="node1" presStyleIdx="12" presStyleCnt="14" custScaleX="110000" custScaleY="110000">
        <dgm:presLayoutVars>
          <dgm:bulletEnabled val="1"/>
        </dgm:presLayoutVars>
      </dgm:prSet>
      <dgm:spPr/>
    </dgm:pt>
    <dgm:pt modelId="{D7B9E60C-B77B-4897-AD32-4801592172CA}" type="pres">
      <dgm:prSet presAssocID="{01A599B5-51AE-4FBA-A635-8BF0F57763E9}" presName="sibTrans" presStyleLbl="sibTrans1D1" presStyleIdx="12" presStyleCnt="13"/>
      <dgm:spPr/>
    </dgm:pt>
    <dgm:pt modelId="{10CF394C-F1DC-46D4-A4DD-B8BF0A230772}" type="pres">
      <dgm:prSet presAssocID="{01A599B5-51AE-4FBA-A635-8BF0F57763E9}" presName="connectorText" presStyleLbl="sibTrans1D1" presStyleIdx="12" presStyleCnt="13"/>
      <dgm:spPr/>
    </dgm:pt>
    <dgm:pt modelId="{2766E649-A4A3-4BF4-B129-49334ADE3FFD}" type="pres">
      <dgm:prSet presAssocID="{1A626755-A55D-4F4B-8D47-E8D274ACC1B4}" presName="node" presStyleLbl="node1" presStyleIdx="13" presStyleCnt="14" custScaleX="110000" custScaleY="110000">
        <dgm:presLayoutVars>
          <dgm:bulletEnabled val="1"/>
        </dgm:presLayoutVars>
      </dgm:prSet>
      <dgm:spPr/>
    </dgm:pt>
  </dgm:ptLst>
  <dgm:cxnLst>
    <dgm:cxn modelId="{6EEF6406-D4B4-4131-84D3-A4A5DFEA88DF}" type="presOf" srcId="{49451A36-56E9-4311-A596-DDE1B77AC540}" destId="{5BCF6ABB-D094-47FF-888B-98E76392CA97}" srcOrd="1" destOrd="0" presId="urn:microsoft.com/office/officeart/2005/8/layout/bProcess3"/>
    <dgm:cxn modelId="{4B153D11-FB42-45C1-8C7D-088A88F83C84}" type="presOf" srcId="{8D98FB2C-6B74-4147-A681-0D8A05535C06}" destId="{184BDC77-ADC3-41EE-B934-653FD6855C12}" srcOrd="0" destOrd="0" presId="urn:microsoft.com/office/officeart/2005/8/layout/bProcess3"/>
    <dgm:cxn modelId="{4F473013-826F-4E4F-AF27-567755F8E742}" srcId="{146CF9E4-3DA7-43F5-ADA6-A14365833352}" destId="{8F424190-26C1-492E-84FD-713D772074FB}" srcOrd="10" destOrd="0" parTransId="{E4019F5E-26EB-4941-91E1-E643B003238A}" sibTransId="{49451A36-56E9-4311-A596-DDE1B77AC540}"/>
    <dgm:cxn modelId="{8F585914-E6DC-4BB6-A7B1-59650E57F2EE}" type="presOf" srcId="{01A599B5-51AE-4FBA-A635-8BF0F57763E9}" destId="{D7B9E60C-B77B-4897-AD32-4801592172CA}" srcOrd="0" destOrd="0" presId="urn:microsoft.com/office/officeart/2005/8/layout/bProcess3"/>
    <dgm:cxn modelId="{AA1A9827-1A08-4C15-BD61-6B2487043EF1}" type="presOf" srcId="{A4F30E8D-4E06-47A5-B53E-6D767A76B440}" destId="{C567E8B9-B905-4D55-9EC7-89BE4D1613A3}" srcOrd="1" destOrd="0" presId="urn:microsoft.com/office/officeart/2005/8/layout/bProcess3"/>
    <dgm:cxn modelId="{AD2B3629-C007-4678-8274-46EA0F0F0A95}" srcId="{146CF9E4-3DA7-43F5-ADA6-A14365833352}" destId="{0F84D366-C570-4BD0-B341-FE1578760DEB}" srcOrd="9" destOrd="0" parTransId="{54A5665C-E354-4237-995C-531A043E5038}" sibTransId="{F7F92B41-FA46-4D2A-941B-89C6997EF54D}"/>
    <dgm:cxn modelId="{3107582F-BCE6-4FD2-B836-0E885EC0D0FB}" type="presOf" srcId="{4DAEF477-E0B5-4B5A-95E0-A94845435A99}" destId="{8FADE483-8414-45D5-8C8C-469A707C4729}" srcOrd="1" destOrd="0" presId="urn:microsoft.com/office/officeart/2005/8/layout/bProcess3"/>
    <dgm:cxn modelId="{4F0B842F-E331-4462-A8D7-25E13223241D}" type="presOf" srcId="{4DAEF477-E0B5-4B5A-95E0-A94845435A99}" destId="{BCBAA912-F072-4569-8F22-A15DDF34601D}" srcOrd="0" destOrd="0" presId="urn:microsoft.com/office/officeart/2005/8/layout/bProcess3"/>
    <dgm:cxn modelId="{19723030-08D5-4F98-9192-C8088C62B5AB}" type="presOf" srcId="{AE39F48E-7629-41BE-BBA8-C23BD9CCD2C9}" destId="{571A38DB-1F66-437C-939F-9F24D0C07B93}" srcOrd="1" destOrd="0" presId="urn:microsoft.com/office/officeart/2005/8/layout/bProcess3"/>
    <dgm:cxn modelId="{8EDFAC34-2794-44E0-8FC5-AAFA43A11549}" srcId="{146CF9E4-3DA7-43F5-ADA6-A14365833352}" destId="{4BC86E24-8034-4196-AAF0-D7294BD48257}" srcOrd="8" destOrd="0" parTransId="{C7257CD7-099B-4196-940F-B823F1650570}" sibTransId="{AF88BC51-A5EB-428F-B176-58FFBF2F4199}"/>
    <dgm:cxn modelId="{C0E87336-D68A-4996-A91C-26019725A8FC}" type="presOf" srcId="{AF88BC51-A5EB-428F-B176-58FFBF2F4199}" destId="{57BF5283-A245-4BB1-AB6A-BF7124E45A55}" srcOrd="1" destOrd="0" presId="urn:microsoft.com/office/officeart/2005/8/layout/bProcess3"/>
    <dgm:cxn modelId="{E298D95D-AF21-41FC-8247-2CB488781357}" srcId="{146CF9E4-3DA7-43F5-ADA6-A14365833352}" destId="{C26CE230-1740-4A76-9195-8D672C1622D3}" srcOrd="5" destOrd="0" parTransId="{540D5171-C465-4C9A-9A91-3CCB98940203}" sibTransId="{AD7822F4-E174-43B5-AB94-A26462393E17}"/>
    <dgm:cxn modelId="{E33D8E61-3CD0-4D50-BFAD-442717920F3E}" type="presOf" srcId="{F7F92B41-FA46-4D2A-941B-89C6997EF54D}" destId="{C2A4D564-36D6-4C4F-A0AC-76E913F39D5F}" srcOrd="1" destOrd="0" presId="urn:microsoft.com/office/officeart/2005/8/layout/bProcess3"/>
    <dgm:cxn modelId="{10D2FD41-D7D3-4D3B-B606-EAC1E7869997}" type="presOf" srcId="{49451A36-56E9-4311-A596-DDE1B77AC540}" destId="{EE8AB2E8-A9BF-43EF-882F-212D2ED84235}" srcOrd="0" destOrd="0" presId="urn:microsoft.com/office/officeart/2005/8/layout/bProcess3"/>
    <dgm:cxn modelId="{5010AD6C-A396-4539-8ABC-8232E9822A6D}" type="presOf" srcId="{F7F92B41-FA46-4D2A-941B-89C6997EF54D}" destId="{B962F3A0-E49D-461E-80E0-3CE8FAE0E1EA}" srcOrd="0" destOrd="0" presId="urn:microsoft.com/office/officeart/2005/8/layout/bProcess3"/>
    <dgm:cxn modelId="{6AB7444D-1E73-4A81-AE3B-754A19719546}" type="presOf" srcId="{01A599B5-51AE-4FBA-A635-8BF0F57763E9}" destId="{10CF394C-F1DC-46D4-A4DD-B8BF0A230772}" srcOrd="1" destOrd="0" presId="urn:microsoft.com/office/officeart/2005/8/layout/bProcess3"/>
    <dgm:cxn modelId="{69C5354F-4174-4794-927D-DC8A8AE47157}" type="presOf" srcId="{6C140A47-46A8-40D4-A2BC-2C25BAB8AEA4}" destId="{E3B1FECF-022B-4E35-99BF-B706747B13FC}" srcOrd="1" destOrd="0" presId="urn:microsoft.com/office/officeart/2005/8/layout/bProcess3"/>
    <dgm:cxn modelId="{610C0555-B2A0-4E57-8AF8-4C63E24CBBE9}" type="presOf" srcId="{80787CB7-4441-4B75-96D4-760FEBC82016}" destId="{15608DB6-E4E0-45A8-931D-CF2E8FF77619}" srcOrd="1" destOrd="0" presId="urn:microsoft.com/office/officeart/2005/8/layout/bProcess3"/>
    <dgm:cxn modelId="{C7785B75-7C81-417F-8493-0ECA8D269886}" type="presOf" srcId="{140CA24F-7EB4-4E58-970D-916E5A7D8E27}" destId="{8B0D530B-1216-45B3-BC27-4F5D8337F01D}" srcOrd="0" destOrd="0" presId="urn:microsoft.com/office/officeart/2005/8/layout/bProcess3"/>
    <dgm:cxn modelId="{235C7D56-4B6B-4FE1-9EBC-DAD9BA3DEAE0}" srcId="{146CF9E4-3DA7-43F5-ADA6-A14365833352}" destId="{6FA54A2E-BA09-470C-8610-8594FFA509A6}" srcOrd="0" destOrd="0" parTransId="{1653409D-76AD-45A2-9113-0967ECEF51EE}" sibTransId="{80787CB7-4441-4B75-96D4-760FEBC82016}"/>
    <dgm:cxn modelId="{8DAD4858-3784-48EF-A58E-AB0F23EF1A1D}" type="presOf" srcId="{9C680299-A8FF-4B70-A2E3-853ECE67DBCF}" destId="{46C18511-3527-43D8-B9BE-C8CB5B133B9A}" srcOrd="0" destOrd="0" presId="urn:microsoft.com/office/officeart/2005/8/layout/bProcess3"/>
    <dgm:cxn modelId="{CB9FB35A-B47F-4580-8C66-30B1A78E282C}" type="presOf" srcId="{4DCE93A0-C332-424B-8DA0-17F6B75C7182}" destId="{89DC9CFA-C47A-43F4-AED0-20CFC87BA96B}" srcOrd="1" destOrd="0" presId="urn:microsoft.com/office/officeart/2005/8/layout/bProcess3"/>
    <dgm:cxn modelId="{DE9A897D-A81A-4303-BA85-8B38B607D88F}" srcId="{146CF9E4-3DA7-43F5-ADA6-A14365833352}" destId="{9C680299-A8FF-4B70-A2E3-853ECE67DBCF}" srcOrd="12" destOrd="0" parTransId="{FD4D5B8E-156F-443C-8909-2CB63FC31D27}" sibTransId="{01A599B5-51AE-4FBA-A635-8BF0F57763E9}"/>
    <dgm:cxn modelId="{859B8B7F-1FBA-415A-91CB-570E6FBA9568}" type="presOf" srcId="{6C140A47-46A8-40D4-A2BC-2C25BAB8AEA4}" destId="{5AB261B8-7CFE-46D0-98F4-29424CF1E00C}" srcOrd="0" destOrd="0" presId="urn:microsoft.com/office/officeart/2005/8/layout/bProcess3"/>
    <dgm:cxn modelId="{A560CC7F-38DB-4465-9950-0740D250135A}" srcId="{146CF9E4-3DA7-43F5-ADA6-A14365833352}" destId="{F931DFBD-0A3B-482B-A0F3-8A8CC827E19A}" srcOrd="6" destOrd="0" parTransId="{B7F4A073-5CAA-439D-8A24-52C230A1F089}" sibTransId="{4DCE93A0-C332-424B-8DA0-17F6B75C7182}"/>
    <dgm:cxn modelId="{B01EF980-0A23-434A-9DAB-9E27C2BC8F97}" type="presOf" srcId="{0F84D366-C570-4BD0-B341-FE1578760DEB}" destId="{68485498-332C-4E7F-9C38-414080BAD1F7}" srcOrd="0" destOrd="0" presId="urn:microsoft.com/office/officeart/2005/8/layout/bProcess3"/>
    <dgm:cxn modelId="{89EEAB81-92F2-4EF9-BC81-97802445124D}" type="presOf" srcId="{968D6B83-23B6-4EB9-8E26-4F369F40FC8D}" destId="{38D5F8E3-A819-418A-B0F4-AAB1D8E6476D}" srcOrd="0" destOrd="0" presId="urn:microsoft.com/office/officeart/2005/8/layout/bProcess3"/>
    <dgm:cxn modelId="{CB10E48B-E278-40B6-8CB5-033436155B03}" type="presOf" srcId="{AF88BC51-A5EB-428F-B176-58FFBF2F4199}" destId="{2AC49BED-3F02-4F1C-9C8B-5B4D74F1A6FF}" srcOrd="0" destOrd="0" presId="urn:microsoft.com/office/officeart/2005/8/layout/bProcess3"/>
    <dgm:cxn modelId="{8E473C94-9694-4C41-B4DF-7890074D60E9}" type="presOf" srcId="{4BC86E24-8034-4196-AAF0-D7294BD48257}" destId="{57A492CA-273C-427E-8C20-B912101EB9E7}" srcOrd="0" destOrd="0" presId="urn:microsoft.com/office/officeart/2005/8/layout/bProcess3"/>
    <dgm:cxn modelId="{163E9796-81D4-4371-BBDC-8E096FA65C2D}" type="presOf" srcId="{8F424190-26C1-492E-84FD-713D772074FB}" destId="{8E05AB2D-2EA2-4B3B-B0D3-3B70FAB83046}" srcOrd="0" destOrd="0" presId="urn:microsoft.com/office/officeart/2005/8/layout/bProcess3"/>
    <dgm:cxn modelId="{68EB5F9C-A627-46C0-A748-1386BD464B45}" type="presOf" srcId="{C26CE230-1740-4A76-9195-8D672C1622D3}" destId="{5A043B4C-3C69-49B6-A83D-094C29D70CA8}" srcOrd="0" destOrd="0" presId="urn:microsoft.com/office/officeart/2005/8/layout/bProcess3"/>
    <dgm:cxn modelId="{A394FE9E-703E-412E-AA99-8E0245CFF0C1}" type="presOf" srcId="{6FA54A2E-BA09-470C-8610-8594FFA509A6}" destId="{CB8A3EEA-0FCF-4A91-839E-5455D8CC8C2F}" srcOrd="0" destOrd="0" presId="urn:microsoft.com/office/officeart/2005/8/layout/bProcess3"/>
    <dgm:cxn modelId="{C688B59F-2980-4F49-A75B-5CA85497C4D9}" type="presOf" srcId="{3A2694C7-A22B-48EB-9BE1-2956198A4273}" destId="{15F38527-4886-4B1D-9AD5-623DF4E379D5}" srcOrd="0" destOrd="0" presId="urn:microsoft.com/office/officeart/2005/8/layout/bProcess3"/>
    <dgm:cxn modelId="{A35697A8-717D-49AE-9888-9D04B00433F6}" srcId="{146CF9E4-3DA7-43F5-ADA6-A14365833352}" destId="{791D3FBB-D4E2-49E4-98EE-06A00E06F022}" srcOrd="7" destOrd="0" parTransId="{ABE81BAA-59A6-4A9A-880F-5E8BCFA17EAC}" sibTransId="{4DAEF477-E0B5-4B5A-95E0-A94845435A99}"/>
    <dgm:cxn modelId="{4000DFAF-AB2E-4EDF-8801-BB0BC91A23C8}" type="presOf" srcId="{968D6B83-23B6-4EB9-8E26-4F369F40FC8D}" destId="{85EC0237-F227-4FA3-ACB5-4EE7CCB8EE16}" srcOrd="1" destOrd="0" presId="urn:microsoft.com/office/officeart/2005/8/layout/bProcess3"/>
    <dgm:cxn modelId="{01DFA1B3-A800-4039-92A5-AF03FC483F93}" srcId="{146CF9E4-3DA7-43F5-ADA6-A14365833352}" destId="{1A626755-A55D-4F4B-8D47-E8D274ACC1B4}" srcOrd="13" destOrd="0" parTransId="{5F01FE38-89DF-4E22-BA6B-C39EA3C98760}" sibTransId="{1C48D86B-2382-419A-93A3-031A76BC57CA}"/>
    <dgm:cxn modelId="{09E88FBC-2553-4B02-A1F6-2074A92ECD5C}" type="presOf" srcId="{F08F6BBC-7E12-469C-B933-FED65AB9F06D}" destId="{87CFA0C0-66EF-4844-B0F5-7DE7F564D3AF}" srcOrd="0" destOrd="0" presId="urn:microsoft.com/office/officeart/2005/8/layout/bProcess3"/>
    <dgm:cxn modelId="{106CC5BD-BBE6-44E3-BA83-A2F5B17B522E}" type="presOf" srcId="{3A2694C7-A22B-48EB-9BE1-2956198A4273}" destId="{94175E62-706C-41C0-A0A4-A4D7E3679503}" srcOrd="1" destOrd="0" presId="urn:microsoft.com/office/officeart/2005/8/layout/bProcess3"/>
    <dgm:cxn modelId="{DCC893C1-981A-420A-8EA3-ECBCCA4B299F}" type="presOf" srcId="{1A626755-A55D-4F4B-8D47-E8D274ACC1B4}" destId="{2766E649-A4A3-4BF4-B129-49334ADE3FFD}" srcOrd="0" destOrd="0" presId="urn:microsoft.com/office/officeart/2005/8/layout/bProcess3"/>
    <dgm:cxn modelId="{19B0F5C2-65D5-474A-8D02-A0FD926638D5}" srcId="{146CF9E4-3DA7-43F5-ADA6-A14365833352}" destId="{8D98FB2C-6B74-4147-A681-0D8A05535C06}" srcOrd="2" destOrd="0" parTransId="{D4EB0B34-8D29-4127-9430-9F632657B4CD}" sibTransId="{968D6B83-23B6-4EB9-8E26-4F369F40FC8D}"/>
    <dgm:cxn modelId="{BDD907C4-FA65-4A4D-A567-6E680A25B039}" srcId="{146CF9E4-3DA7-43F5-ADA6-A14365833352}" destId="{3FF1AFC8-2A16-4A69-A4A1-39063E7B5351}" srcOrd="1" destOrd="0" parTransId="{822665BA-FFF4-406A-AF71-25B5E999D089}" sibTransId="{3A2694C7-A22B-48EB-9BE1-2956198A4273}"/>
    <dgm:cxn modelId="{5299BAC5-0495-4295-BA3F-96262256D478}" type="presOf" srcId="{146CF9E4-3DA7-43F5-ADA6-A14365833352}" destId="{DE492EF3-0284-4EFE-A4C8-9A6DDB416843}" srcOrd="0" destOrd="0" presId="urn:microsoft.com/office/officeart/2005/8/layout/bProcess3"/>
    <dgm:cxn modelId="{7C9CABC7-2BE0-43A1-9CBA-FB5564EF79F1}" type="presOf" srcId="{6D54891D-69F5-4657-9218-C8D9D51394F1}" destId="{900FA1AA-761E-43F8-B3F5-ECC1ECF0B9E6}" srcOrd="0" destOrd="0" presId="urn:microsoft.com/office/officeart/2005/8/layout/bProcess3"/>
    <dgm:cxn modelId="{D822FACD-18D7-4FED-BAEB-63F584C44EF1}" srcId="{146CF9E4-3DA7-43F5-ADA6-A14365833352}" destId="{140CA24F-7EB4-4E58-970D-916E5A7D8E27}" srcOrd="3" destOrd="0" parTransId="{94BDD1A0-E4A5-4D4C-88E6-685C13187623}" sibTransId="{6C140A47-46A8-40D4-A2BC-2C25BAB8AEA4}"/>
    <dgm:cxn modelId="{B71671CE-8556-492E-9D72-F4340B9480FF}" type="presOf" srcId="{A4F30E8D-4E06-47A5-B53E-6D767A76B440}" destId="{E8100461-B124-4729-BBEA-498CF0FA9896}" srcOrd="0" destOrd="0" presId="urn:microsoft.com/office/officeart/2005/8/layout/bProcess3"/>
    <dgm:cxn modelId="{C1E183DF-AA47-4744-9F1B-1AA4124E39DA}" type="presOf" srcId="{791D3FBB-D4E2-49E4-98EE-06A00E06F022}" destId="{A1963C55-11FA-4B19-A0D4-A5C34D42E054}" srcOrd="0" destOrd="0" presId="urn:microsoft.com/office/officeart/2005/8/layout/bProcess3"/>
    <dgm:cxn modelId="{929DDAE0-6956-4B2A-8D03-3A12E05E6D1A}" type="presOf" srcId="{3FF1AFC8-2A16-4A69-A4A1-39063E7B5351}" destId="{3626B319-B255-4405-BDAE-063A38031139}" srcOrd="0" destOrd="0" presId="urn:microsoft.com/office/officeart/2005/8/layout/bProcess3"/>
    <dgm:cxn modelId="{41DFA2E3-6FCC-49CC-9047-393DE3152E98}" type="presOf" srcId="{AE39F48E-7629-41BE-BBA8-C23BD9CCD2C9}" destId="{3B96C7A5-6758-4A4B-838C-8339022B78AA}" srcOrd="0" destOrd="0" presId="urn:microsoft.com/office/officeart/2005/8/layout/bProcess3"/>
    <dgm:cxn modelId="{CF1A78E5-91D7-448C-A7C6-683BECD8ACC7}" srcId="{146CF9E4-3DA7-43F5-ADA6-A14365833352}" destId="{6D54891D-69F5-4657-9218-C8D9D51394F1}" srcOrd="4" destOrd="0" parTransId="{5CEC6C28-8D2C-41EF-AF53-8BC6F1BC59F5}" sibTransId="{AE39F48E-7629-41BE-BBA8-C23BD9CCD2C9}"/>
    <dgm:cxn modelId="{1F5115EA-A7A6-4D7F-BEC2-981382FB9D42}" type="presOf" srcId="{4DCE93A0-C332-424B-8DA0-17F6B75C7182}" destId="{887B8FE7-C10A-43A6-823A-CD69D84D0CEF}" srcOrd="0" destOrd="0" presId="urn:microsoft.com/office/officeart/2005/8/layout/bProcess3"/>
    <dgm:cxn modelId="{C7D120F1-6250-4424-A921-45BD07E1FB1A}" type="presOf" srcId="{AD7822F4-E174-43B5-AB94-A26462393E17}" destId="{9E371D41-4B6B-46D5-A192-9AC6A0FACF1D}" srcOrd="0" destOrd="0" presId="urn:microsoft.com/office/officeart/2005/8/layout/bProcess3"/>
    <dgm:cxn modelId="{2716A0F2-8501-4017-9592-ACA5FAC0C26B}" type="presOf" srcId="{F931DFBD-0A3B-482B-A0F3-8A8CC827E19A}" destId="{15F94D34-E64B-4C67-BBBA-83F3C20F796B}" srcOrd="0" destOrd="0" presId="urn:microsoft.com/office/officeart/2005/8/layout/bProcess3"/>
    <dgm:cxn modelId="{02FBE9F2-5B1B-420B-B446-F1E6D14E33E0}" type="presOf" srcId="{AD7822F4-E174-43B5-AB94-A26462393E17}" destId="{917ED417-5E10-45A1-971D-8FD32BE5ADA6}" srcOrd="1" destOrd="0" presId="urn:microsoft.com/office/officeart/2005/8/layout/bProcess3"/>
    <dgm:cxn modelId="{33EBE8F8-6713-46E5-95C8-D6DBA37A1EAF}" srcId="{146CF9E4-3DA7-43F5-ADA6-A14365833352}" destId="{F08F6BBC-7E12-469C-B933-FED65AB9F06D}" srcOrd="11" destOrd="0" parTransId="{CDA6923A-9660-44DD-A197-E254958EC387}" sibTransId="{A4F30E8D-4E06-47A5-B53E-6D767A76B440}"/>
    <dgm:cxn modelId="{D06904FD-2F98-423E-A8FD-92B77D95AEA1}" type="presOf" srcId="{80787CB7-4441-4B75-96D4-760FEBC82016}" destId="{3AA6EE59-62FE-41F5-A15F-6CF6474180F6}" srcOrd="0" destOrd="0" presId="urn:microsoft.com/office/officeart/2005/8/layout/bProcess3"/>
    <dgm:cxn modelId="{AB3AD12F-48A2-4EE2-844D-6082008041FD}" type="presParOf" srcId="{DE492EF3-0284-4EFE-A4C8-9A6DDB416843}" destId="{CB8A3EEA-0FCF-4A91-839E-5455D8CC8C2F}" srcOrd="0" destOrd="0" presId="urn:microsoft.com/office/officeart/2005/8/layout/bProcess3"/>
    <dgm:cxn modelId="{54086505-71B5-4389-AE3F-1BEDFF60DE1D}" type="presParOf" srcId="{DE492EF3-0284-4EFE-A4C8-9A6DDB416843}" destId="{3AA6EE59-62FE-41F5-A15F-6CF6474180F6}" srcOrd="1" destOrd="0" presId="urn:microsoft.com/office/officeart/2005/8/layout/bProcess3"/>
    <dgm:cxn modelId="{74A16084-0B46-46F6-BC62-EFB018BCF188}" type="presParOf" srcId="{3AA6EE59-62FE-41F5-A15F-6CF6474180F6}" destId="{15608DB6-E4E0-45A8-931D-CF2E8FF77619}" srcOrd="0" destOrd="0" presId="urn:microsoft.com/office/officeart/2005/8/layout/bProcess3"/>
    <dgm:cxn modelId="{A1A81458-2CEE-47E9-988B-B6AB0CA8CD08}" type="presParOf" srcId="{DE492EF3-0284-4EFE-A4C8-9A6DDB416843}" destId="{3626B319-B255-4405-BDAE-063A38031139}" srcOrd="2" destOrd="0" presId="urn:microsoft.com/office/officeart/2005/8/layout/bProcess3"/>
    <dgm:cxn modelId="{C2B3E6D8-135D-4E26-A939-BA171913462C}" type="presParOf" srcId="{DE492EF3-0284-4EFE-A4C8-9A6DDB416843}" destId="{15F38527-4886-4B1D-9AD5-623DF4E379D5}" srcOrd="3" destOrd="0" presId="urn:microsoft.com/office/officeart/2005/8/layout/bProcess3"/>
    <dgm:cxn modelId="{A3205418-538F-4B6C-BB81-0847C84AD501}" type="presParOf" srcId="{15F38527-4886-4B1D-9AD5-623DF4E379D5}" destId="{94175E62-706C-41C0-A0A4-A4D7E3679503}" srcOrd="0" destOrd="0" presId="urn:microsoft.com/office/officeart/2005/8/layout/bProcess3"/>
    <dgm:cxn modelId="{B22DD335-4D86-4D0B-9887-939B9F713178}" type="presParOf" srcId="{DE492EF3-0284-4EFE-A4C8-9A6DDB416843}" destId="{184BDC77-ADC3-41EE-B934-653FD6855C12}" srcOrd="4" destOrd="0" presId="urn:microsoft.com/office/officeart/2005/8/layout/bProcess3"/>
    <dgm:cxn modelId="{8903CFE6-FBF7-49BC-A0ED-027EC24676FF}" type="presParOf" srcId="{DE492EF3-0284-4EFE-A4C8-9A6DDB416843}" destId="{38D5F8E3-A819-418A-B0F4-AAB1D8E6476D}" srcOrd="5" destOrd="0" presId="urn:microsoft.com/office/officeart/2005/8/layout/bProcess3"/>
    <dgm:cxn modelId="{A86115F5-55F3-44DA-B5E1-45BC57B57933}" type="presParOf" srcId="{38D5F8E3-A819-418A-B0F4-AAB1D8E6476D}" destId="{85EC0237-F227-4FA3-ACB5-4EE7CCB8EE16}" srcOrd="0" destOrd="0" presId="urn:microsoft.com/office/officeart/2005/8/layout/bProcess3"/>
    <dgm:cxn modelId="{D591B139-994F-47F8-91E4-C0D2568E75BC}" type="presParOf" srcId="{DE492EF3-0284-4EFE-A4C8-9A6DDB416843}" destId="{8B0D530B-1216-45B3-BC27-4F5D8337F01D}" srcOrd="6" destOrd="0" presId="urn:microsoft.com/office/officeart/2005/8/layout/bProcess3"/>
    <dgm:cxn modelId="{8411FCB7-ECAB-415D-9AAF-0765008AA686}" type="presParOf" srcId="{DE492EF3-0284-4EFE-A4C8-9A6DDB416843}" destId="{5AB261B8-7CFE-46D0-98F4-29424CF1E00C}" srcOrd="7" destOrd="0" presId="urn:microsoft.com/office/officeart/2005/8/layout/bProcess3"/>
    <dgm:cxn modelId="{718DCCB4-6DF4-4055-BA9C-92947D62ADBC}" type="presParOf" srcId="{5AB261B8-7CFE-46D0-98F4-29424CF1E00C}" destId="{E3B1FECF-022B-4E35-99BF-B706747B13FC}" srcOrd="0" destOrd="0" presId="urn:microsoft.com/office/officeart/2005/8/layout/bProcess3"/>
    <dgm:cxn modelId="{F48012C2-656A-4BEB-BAE3-88AB9FCC3979}" type="presParOf" srcId="{DE492EF3-0284-4EFE-A4C8-9A6DDB416843}" destId="{900FA1AA-761E-43F8-B3F5-ECC1ECF0B9E6}" srcOrd="8" destOrd="0" presId="urn:microsoft.com/office/officeart/2005/8/layout/bProcess3"/>
    <dgm:cxn modelId="{5BA28E41-8F7E-456C-AF69-3265DD23E688}" type="presParOf" srcId="{DE492EF3-0284-4EFE-A4C8-9A6DDB416843}" destId="{3B96C7A5-6758-4A4B-838C-8339022B78AA}" srcOrd="9" destOrd="0" presId="urn:microsoft.com/office/officeart/2005/8/layout/bProcess3"/>
    <dgm:cxn modelId="{FE367335-38DF-4624-9111-6C349C729E64}" type="presParOf" srcId="{3B96C7A5-6758-4A4B-838C-8339022B78AA}" destId="{571A38DB-1F66-437C-939F-9F24D0C07B93}" srcOrd="0" destOrd="0" presId="urn:microsoft.com/office/officeart/2005/8/layout/bProcess3"/>
    <dgm:cxn modelId="{88FFD350-0052-4FEF-8897-53E51DF8B4C9}" type="presParOf" srcId="{DE492EF3-0284-4EFE-A4C8-9A6DDB416843}" destId="{5A043B4C-3C69-49B6-A83D-094C29D70CA8}" srcOrd="10" destOrd="0" presId="urn:microsoft.com/office/officeart/2005/8/layout/bProcess3"/>
    <dgm:cxn modelId="{57F1B5B7-400E-4894-AFCD-AF4E235FC44C}" type="presParOf" srcId="{DE492EF3-0284-4EFE-A4C8-9A6DDB416843}" destId="{9E371D41-4B6B-46D5-A192-9AC6A0FACF1D}" srcOrd="11" destOrd="0" presId="urn:microsoft.com/office/officeart/2005/8/layout/bProcess3"/>
    <dgm:cxn modelId="{1C38D718-6699-4D93-B23C-FC9C277590DC}" type="presParOf" srcId="{9E371D41-4B6B-46D5-A192-9AC6A0FACF1D}" destId="{917ED417-5E10-45A1-971D-8FD32BE5ADA6}" srcOrd="0" destOrd="0" presId="urn:microsoft.com/office/officeart/2005/8/layout/bProcess3"/>
    <dgm:cxn modelId="{B92A6067-7FEC-4180-B54F-9A7D58F052BF}" type="presParOf" srcId="{DE492EF3-0284-4EFE-A4C8-9A6DDB416843}" destId="{15F94D34-E64B-4C67-BBBA-83F3C20F796B}" srcOrd="12" destOrd="0" presId="urn:microsoft.com/office/officeart/2005/8/layout/bProcess3"/>
    <dgm:cxn modelId="{4393FF56-74D8-4766-AFF3-708797E8E919}" type="presParOf" srcId="{DE492EF3-0284-4EFE-A4C8-9A6DDB416843}" destId="{887B8FE7-C10A-43A6-823A-CD69D84D0CEF}" srcOrd="13" destOrd="0" presId="urn:microsoft.com/office/officeart/2005/8/layout/bProcess3"/>
    <dgm:cxn modelId="{8A709415-0633-41D0-9E70-ED5BFDE33C85}" type="presParOf" srcId="{887B8FE7-C10A-43A6-823A-CD69D84D0CEF}" destId="{89DC9CFA-C47A-43F4-AED0-20CFC87BA96B}" srcOrd="0" destOrd="0" presId="urn:microsoft.com/office/officeart/2005/8/layout/bProcess3"/>
    <dgm:cxn modelId="{0488A721-C261-4B35-99A3-542A62C3A100}" type="presParOf" srcId="{DE492EF3-0284-4EFE-A4C8-9A6DDB416843}" destId="{A1963C55-11FA-4B19-A0D4-A5C34D42E054}" srcOrd="14" destOrd="0" presId="urn:microsoft.com/office/officeart/2005/8/layout/bProcess3"/>
    <dgm:cxn modelId="{B6FBE45D-419D-4017-A85F-226DD45AF0F0}" type="presParOf" srcId="{DE492EF3-0284-4EFE-A4C8-9A6DDB416843}" destId="{BCBAA912-F072-4569-8F22-A15DDF34601D}" srcOrd="15" destOrd="0" presId="urn:microsoft.com/office/officeart/2005/8/layout/bProcess3"/>
    <dgm:cxn modelId="{8B81F5B9-EFB1-48CA-B972-B75E08D2E7BF}" type="presParOf" srcId="{BCBAA912-F072-4569-8F22-A15DDF34601D}" destId="{8FADE483-8414-45D5-8C8C-469A707C4729}" srcOrd="0" destOrd="0" presId="urn:microsoft.com/office/officeart/2005/8/layout/bProcess3"/>
    <dgm:cxn modelId="{26E8BB3C-3B50-4206-8060-8FD7347C27FD}" type="presParOf" srcId="{DE492EF3-0284-4EFE-A4C8-9A6DDB416843}" destId="{57A492CA-273C-427E-8C20-B912101EB9E7}" srcOrd="16" destOrd="0" presId="urn:microsoft.com/office/officeart/2005/8/layout/bProcess3"/>
    <dgm:cxn modelId="{50F62401-03A2-4D30-A16E-E50D172896A0}" type="presParOf" srcId="{DE492EF3-0284-4EFE-A4C8-9A6DDB416843}" destId="{2AC49BED-3F02-4F1C-9C8B-5B4D74F1A6FF}" srcOrd="17" destOrd="0" presId="urn:microsoft.com/office/officeart/2005/8/layout/bProcess3"/>
    <dgm:cxn modelId="{DB09ACC5-D533-42C2-890F-198998184269}" type="presParOf" srcId="{2AC49BED-3F02-4F1C-9C8B-5B4D74F1A6FF}" destId="{57BF5283-A245-4BB1-AB6A-BF7124E45A55}" srcOrd="0" destOrd="0" presId="urn:microsoft.com/office/officeart/2005/8/layout/bProcess3"/>
    <dgm:cxn modelId="{04594F42-2255-4B1F-BB21-EF999D23F516}" type="presParOf" srcId="{DE492EF3-0284-4EFE-A4C8-9A6DDB416843}" destId="{68485498-332C-4E7F-9C38-414080BAD1F7}" srcOrd="18" destOrd="0" presId="urn:microsoft.com/office/officeart/2005/8/layout/bProcess3"/>
    <dgm:cxn modelId="{B0B6841D-8A07-4A8A-953A-530925FA331B}" type="presParOf" srcId="{DE492EF3-0284-4EFE-A4C8-9A6DDB416843}" destId="{B962F3A0-E49D-461E-80E0-3CE8FAE0E1EA}" srcOrd="19" destOrd="0" presId="urn:microsoft.com/office/officeart/2005/8/layout/bProcess3"/>
    <dgm:cxn modelId="{E85BCE00-4A1F-4785-85F0-A8409E93293F}" type="presParOf" srcId="{B962F3A0-E49D-461E-80E0-3CE8FAE0E1EA}" destId="{C2A4D564-36D6-4C4F-A0AC-76E913F39D5F}" srcOrd="0" destOrd="0" presId="urn:microsoft.com/office/officeart/2005/8/layout/bProcess3"/>
    <dgm:cxn modelId="{EFCE8878-C8EB-477C-9F50-FD14037148F8}" type="presParOf" srcId="{DE492EF3-0284-4EFE-A4C8-9A6DDB416843}" destId="{8E05AB2D-2EA2-4B3B-B0D3-3B70FAB83046}" srcOrd="20" destOrd="0" presId="urn:microsoft.com/office/officeart/2005/8/layout/bProcess3"/>
    <dgm:cxn modelId="{377EC1FC-E31E-4642-A17E-D7FF8AB5C8D7}" type="presParOf" srcId="{DE492EF3-0284-4EFE-A4C8-9A6DDB416843}" destId="{EE8AB2E8-A9BF-43EF-882F-212D2ED84235}" srcOrd="21" destOrd="0" presId="urn:microsoft.com/office/officeart/2005/8/layout/bProcess3"/>
    <dgm:cxn modelId="{2BF4354C-A388-4997-9E25-02FF400EE4EE}" type="presParOf" srcId="{EE8AB2E8-A9BF-43EF-882F-212D2ED84235}" destId="{5BCF6ABB-D094-47FF-888B-98E76392CA97}" srcOrd="0" destOrd="0" presId="urn:microsoft.com/office/officeart/2005/8/layout/bProcess3"/>
    <dgm:cxn modelId="{1EE65D1A-BD1C-4097-96C6-4C4476D5E43E}" type="presParOf" srcId="{DE492EF3-0284-4EFE-A4C8-9A6DDB416843}" destId="{87CFA0C0-66EF-4844-B0F5-7DE7F564D3AF}" srcOrd="22" destOrd="0" presId="urn:microsoft.com/office/officeart/2005/8/layout/bProcess3"/>
    <dgm:cxn modelId="{4342C886-804C-4958-B699-3A7C3AE5381D}" type="presParOf" srcId="{DE492EF3-0284-4EFE-A4C8-9A6DDB416843}" destId="{E8100461-B124-4729-BBEA-498CF0FA9896}" srcOrd="23" destOrd="0" presId="urn:microsoft.com/office/officeart/2005/8/layout/bProcess3"/>
    <dgm:cxn modelId="{EC87854F-B56E-4E94-9579-8E307753F7EE}" type="presParOf" srcId="{E8100461-B124-4729-BBEA-498CF0FA9896}" destId="{C567E8B9-B905-4D55-9EC7-89BE4D1613A3}" srcOrd="0" destOrd="0" presId="urn:microsoft.com/office/officeart/2005/8/layout/bProcess3"/>
    <dgm:cxn modelId="{88359081-0542-4230-9D77-23ACE11FB3E2}" type="presParOf" srcId="{DE492EF3-0284-4EFE-A4C8-9A6DDB416843}" destId="{46C18511-3527-43D8-B9BE-C8CB5B133B9A}" srcOrd="24" destOrd="0" presId="urn:microsoft.com/office/officeart/2005/8/layout/bProcess3"/>
    <dgm:cxn modelId="{5E54A0DE-6E6D-47C1-9106-6FCF939A75EE}" type="presParOf" srcId="{DE492EF3-0284-4EFE-A4C8-9A6DDB416843}" destId="{D7B9E60C-B77B-4897-AD32-4801592172CA}" srcOrd="25" destOrd="0" presId="urn:microsoft.com/office/officeart/2005/8/layout/bProcess3"/>
    <dgm:cxn modelId="{F79C0D21-4295-4D10-95C1-A7D84E0298E2}" type="presParOf" srcId="{D7B9E60C-B77B-4897-AD32-4801592172CA}" destId="{10CF394C-F1DC-46D4-A4DD-B8BF0A230772}" srcOrd="0" destOrd="0" presId="urn:microsoft.com/office/officeart/2005/8/layout/bProcess3"/>
    <dgm:cxn modelId="{90A09473-0270-4F53-995B-B3D51EED1F20}" type="presParOf" srcId="{DE492EF3-0284-4EFE-A4C8-9A6DDB416843}" destId="{2766E649-A4A3-4BF4-B129-49334ADE3FFD}" srcOrd="26" destOrd="0" presId="urn:microsoft.com/office/officeart/2005/8/layout/bProcess3"/>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A6EE59-62FE-41F5-A15F-6CF6474180F6}">
      <dsp:nvSpPr>
        <dsp:cNvPr id="0" name=""/>
        <dsp:cNvSpPr/>
      </dsp:nvSpPr>
      <dsp:spPr>
        <a:xfrm>
          <a:off x="1248674" y="429272"/>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57034" y="473689"/>
        <a:ext cx="13016" cy="2605"/>
      </dsp:txXfrm>
    </dsp:sp>
    <dsp:sp modelId="{CB8A3EEA-0FCF-4A91-839E-5455D8CC8C2F}">
      <dsp:nvSpPr>
        <dsp:cNvPr id="0" name=""/>
        <dsp:cNvSpPr/>
      </dsp:nvSpPr>
      <dsp:spPr>
        <a:xfrm>
          <a:off x="5380" y="101464"/>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100000"/>
            </a:lnSpc>
            <a:spcBef>
              <a:spcPct val="0"/>
            </a:spcBef>
            <a:spcAft>
              <a:spcPts val="0"/>
            </a:spcAft>
            <a:buNone/>
          </a:pPr>
          <a:r>
            <a:rPr lang="en-US" sz="900" kern="1200">
              <a:latin typeface="+mn-lt"/>
            </a:rPr>
            <a:t>1) If target species features no carbon or is elemental carbon, assign to UNR.</a:t>
          </a:r>
        </a:p>
      </dsp:txBody>
      <dsp:txXfrm>
        <a:off x="5380" y="101464"/>
        <a:ext cx="1245093" cy="747056"/>
      </dsp:txXfrm>
    </dsp:sp>
    <dsp:sp modelId="{15F38527-4886-4B1D-9AD5-623DF4E379D5}">
      <dsp:nvSpPr>
        <dsp:cNvPr id="0" name=""/>
        <dsp:cNvSpPr/>
      </dsp:nvSpPr>
      <dsp:spPr>
        <a:xfrm>
          <a:off x="2754106" y="429272"/>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62466" y="473689"/>
        <a:ext cx="13016" cy="2605"/>
      </dsp:txXfrm>
    </dsp:sp>
    <dsp:sp modelId="{3626B319-B255-4405-BDAE-063A38031139}">
      <dsp:nvSpPr>
        <dsp:cNvPr id="0" name=""/>
        <dsp:cNvSpPr/>
      </dsp:nvSpPr>
      <dsp:spPr>
        <a:xfrm>
          <a:off x="1510812" y="101464"/>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2) If target species is an explicit tracer in chemical mechanism, appropriately assign.</a:t>
          </a:r>
        </a:p>
      </dsp:txBody>
      <dsp:txXfrm>
        <a:off x="1510812" y="101464"/>
        <a:ext cx="1245093" cy="747056"/>
      </dsp:txXfrm>
    </dsp:sp>
    <dsp:sp modelId="{38D5F8E3-A819-418A-B0F4-AAB1D8E6476D}">
      <dsp:nvSpPr>
        <dsp:cNvPr id="0" name=""/>
        <dsp:cNvSpPr/>
      </dsp:nvSpPr>
      <dsp:spPr>
        <a:xfrm>
          <a:off x="4259537" y="429272"/>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67898" y="473689"/>
        <a:ext cx="13016" cy="2605"/>
      </dsp:txXfrm>
    </dsp:sp>
    <dsp:sp modelId="{184BDC77-ADC3-41EE-B934-653FD6855C12}">
      <dsp:nvSpPr>
        <dsp:cNvPr id="0" name=""/>
        <dsp:cNvSpPr/>
      </dsp:nvSpPr>
      <dsp:spPr>
        <a:xfrm>
          <a:off x="3016243" y="101464"/>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3) If C* &lt; 3x10</a:t>
          </a:r>
          <a:r>
            <a:rPr lang="en-US" sz="900" kern="1200" baseline="30000">
              <a:latin typeface="+mn-lt"/>
            </a:rPr>
            <a:t>2</a:t>
          </a:r>
          <a:r>
            <a:rPr lang="en-US" sz="900" kern="1200">
              <a:latin typeface="+mn-lt"/>
            </a:rPr>
            <a:t> μg m</a:t>
          </a:r>
          <a:r>
            <a:rPr lang="en-US" sz="900" kern="1200" baseline="30000">
              <a:latin typeface="+mn-lt"/>
            </a:rPr>
            <a:t>-3</a:t>
          </a:r>
          <a:r>
            <a:rPr lang="en-US" sz="900" kern="1200">
              <a:latin typeface="+mn-lt"/>
            </a:rPr>
            <a:t>, assign to NVOL.</a:t>
          </a:r>
        </a:p>
      </dsp:txBody>
      <dsp:txXfrm>
        <a:off x="3016243" y="101464"/>
        <a:ext cx="1245093" cy="747056"/>
      </dsp:txXfrm>
    </dsp:sp>
    <dsp:sp modelId="{5AB261B8-7CFE-46D0-98F4-29424CF1E00C}">
      <dsp:nvSpPr>
        <dsp:cNvPr id="0" name=""/>
        <dsp:cNvSpPr/>
      </dsp:nvSpPr>
      <dsp:spPr>
        <a:xfrm>
          <a:off x="627927" y="846721"/>
          <a:ext cx="4516294" cy="229737"/>
        </a:xfrm>
        <a:custGeom>
          <a:avLst/>
          <a:gdLst/>
          <a:ahLst/>
          <a:cxnLst/>
          <a:rect l="0" t="0" r="0" b="0"/>
          <a:pathLst>
            <a:path>
              <a:moveTo>
                <a:pt x="4516294" y="0"/>
              </a:moveTo>
              <a:lnTo>
                <a:pt x="4516294" y="131968"/>
              </a:lnTo>
              <a:lnTo>
                <a:pt x="0" y="131968"/>
              </a:lnTo>
              <a:lnTo>
                <a:pt x="0" y="229737"/>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772980" y="960287"/>
        <a:ext cx="226189" cy="2605"/>
      </dsp:txXfrm>
    </dsp:sp>
    <dsp:sp modelId="{8B0D530B-1216-45B3-BC27-4F5D8337F01D}">
      <dsp:nvSpPr>
        <dsp:cNvPr id="0" name=""/>
        <dsp:cNvSpPr/>
      </dsp:nvSpPr>
      <dsp:spPr>
        <a:xfrm>
          <a:off x="4521675" y="101464"/>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4) If 3x10</a:t>
          </a:r>
          <a:r>
            <a:rPr lang="en-US" sz="900" kern="1200" baseline="30000">
              <a:latin typeface="+mn-lt"/>
            </a:rPr>
            <a:t>2</a:t>
          </a:r>
          <a:r>
            <a:rPr lang="en-US" sz="900" kern="1200">
              <a:latin typeface="+mn-lt"/>
            </a:rPr>
            <a:t> μg m</a:t>
          </a:r>
          <a:r>
            <a:rPr lang="en-US" sz="900" kern="1200" baseline="30000">
              <a:latin typeface="+mn-lt"/>
            </a:rPr>
            <a:t>-3</a:t>
          </a:r>
          <a:r>
            <a:rPr lang="en-US" sz="900" kern="1200">
              <a:latin typeface="+mn-lt"/>
            </a:rPr>
            <a:t> &lt; C* &lt; 3x10</a:t>
          </a:r>
          <a:r>
            <a:rPr lang="en-US" sz="900" kern="1200" baseline="30000">
              <a:latin typeface="+mn-lt"/>
            </a:rPr>
            <a:t>6</a:t>
          </a:r>
          <a:r>
            <a:rPr lang="en-US" sz="900" kern="1200">
              <a:latin typeface="+mn-lt"/>
            </a:rPr>
            <a:t> μg m</a:t>
          </a:r>
          <a:r>
            <a:rPr lang="en-US" sz="900" kern="1200" baseline="30000">
              <a:latin typeface="+mn-lt"/>
            </a:rPr>
            <a:t>-3</a:t>
          </a:r>
          <a:r>
            <a:rPr lang="en-US" sz="900" kern="1200">
              <a:latin typeface="+mn-lt"/>
            </a:rPr>
            <a:t>, assign to IVOC.</a:t>
          </a:r>
        </a:p>
      </dsp:txBody>
      <dsp:txXfrm>
        <a:off x="4521675" y="101464"/>
        <a:ext cx="1245093" cy="747056"/>
      </dsp:txXfrm>
    </dsp:sp>
    <dsp:sp modelId="{3B96C7A5-6758-4A4B-838C-8339022B78AA}">
      <dsp:nvSpPr>
        <dsp:cNvPr id="0" name=""/>
        <dsp:cNvSpPr/>
      </dsp:nvSpPr>
      <dsp:spPr>
        <a:xfrm>
          <a:off x="1248674" y="1436667"/>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57034" y="1481084"/>
        <a:ext cx="13016" cy="2605"/>
      </dsp:txXfrm>
    </dsp:sp>
    <dsp:sp modelId="{900FA1AA-761E-43F8-B3F5-ECC1ECF0B9E6}">
      <dsp:nvSpPr>
        <dsp:cNvPr id="0" name=""/>
        <dsp:cNvSpPr/>
      </dsp:nvSpPr>
      <dsp:spPr>
        <a:xfrm>
          <a:off x="5380" y="1108858"/>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5) If k</a:t>
          </a:r>
          <a:r>
            <a:rPr lang="en-US" sz="900" kern="1200" baseline="-25000">
              <a:latin typeface="+mn-lt"/>
            </a:rPr>
            <a:t>OH</a:t>
          </a:r>
          <a:r>
            <a:rPr lang="en-US" sz="900" kern="1200">
              <a:latin typeface="+mn-lt"/>
            </a:rPr>
            <a:t> ≤ 1.1 cm</a:t>
          </a:r>
          <a:r>
            <a:rPr lang="en-US" sz="900" kern="1200" baseline="30000">
              <a:latin typeface="+mn-lt"/>
            </a:rPr>
            <a:t>3</a:t>
          </a:r>
          <a:r>
            <a:rPr lang="en-US" sz="900" kern="1200">
              <a:latin typeface="+mn-lt"/>
            </a:rPr>
            <a:t> molec. </a:t>
          </a:r>
          <a:r>
            <a:rPr lang="en-US" sz="900" kern="1200" baseline="30000">
              <a:latin typeface="+mn-lt"/>
            </a:rPr>
            <a:t>-1</a:t>
          </a:r>
          <a:r>
            <a:rPr lang="en-US" sz="900" kern="1200">
              <a:latin typeface="+mn-lt"/>
            </a:rPr>
            <a:t> sec</a:t>
          </a:r>
          <a:r>
            <a:rPr lang="en-US" sz="900" kern="1200" baseline="30000">
              <a:latin typeface="+mn-lt"/>
            </a:rPr>
            <a:t>-1</a:t>
          </a:r>
          <a:r>
            <a:rPr lang="en-US" sz="900" kern="1200">
              <a:latin typeface="+mn-lt"/>
            </a:rPr>
            <a:t>, assign to UNR.</a:t>
          </a:r>
        </a:p>
      </dsp:txBody>
      <dsp:txXfrm>
        <a:off x="5380" y="1108858"/>
        <a:ext cx="1245093" cy="747056"/>
      </dsp:txXfrm>
    </dsp:sp>
    <dsp:sp modelId="{9E371D41-4B6B-46D5-A192-9AC6A0FACF1D}">
      <dsp:nvSpPr>
        <dsp:cNvPr id="0" name=""/>
        <dsp:cNvSpPr/>
      </dsp:nvSpPr>
      <dsp:spPr>
        <a:xfrm>
          <a:off x="2754106" y="1436667"/>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62466" y="1481084"/>
        <a:ext cx="13016" cy="2605"/>
      </dsp:txXfrm>
    </dsp:sp>
    <dsp:sp modelId="{5A043B4C-3C69-49B6-A83D-094C29D70CA8}">
      <dsp:nvSpPr>
        <dsp:cNvPr id="0" name=""/>
        <dsp:cNvSpPr/>
      </dsp:nvSpPr>
      <dsp:spPr>
        <a:xfrm>
          <a:off x="1510812" y="1108858"/>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6) If target species is a monoterpene, assign to TERP.</a:t>
          </a:r>
        </a:p>
      </dsp:txBody>
      <dsp:txXfrm>
        <a:off x="1510812" y="1108858"/>
        <a:ext cx="1245093" cy="747056"/>
      </dsp:txXfrm>
    </dsp:sp>
    <dsp:sp modelId="{887B8FE7-C10A-43A6-823A-CD69D84D0CEF}">
      <dsp:nvSpPr>
        <dsp:cNvPr id="0" name=""/>
        <dsp:cNvSpPr/>
      </dsp:nvSpPr>
      <dsp:spPr>
        <a:xfrm>
          <a:off x="4259537" y="1436667"/>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67898" y="1481084"/>
        <a:ext cx="13016" cy="2605"/>
      </dsp:txXfrm>
    </dsp:sp>
    <dsp:sp modelId="{15F94D34-E64B-4C67-BBBA-83F3C20F796B}">
      <dsp:nvSpPr>
        <dsp:cNvPr id="0" name=""/>
        <dsp:cNvSpPr/>
      </dsp:nvSpPr>
      <dsp:spPr>
        <a:xfrm>
          <a:off x="3016243" y="1108858"/>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7) If target species is methacrolein or methyl vinyl ketone, assign to ISPD.</a:t>
          </a:r>
        </a:p>
      </dsp:txBody>
      <dsp:txXfrm>
        <a:off x="3016243" y="1108858"/>
        <a:ext cx="1245093" cy="747056"/>
      </dsp:txXfrm>
    </dsp:sp>
    <dsp:sp modelId="{BCBAA912-F072-4569-8F22-A15DDF34601D}">
      <dsp:nvSpPr>
        <dsp:cNvPr id="0" name=""/>
        <dsp:cNvSpPr/>
      </dsp:nvSpPr>
      <dsp:spPr>
        <a:xfrm>
          <a:off x="627927" y="1854115"/>
          <a:ext cx="4516294" cy="229737"/>
        </a:xfrm>
        <a:custGeom>
          <a:avLst/>
          <a:gdLst/>
          <a:ahLst/>
          <a:cxnLst/>
          <a:rect l="0" t="0" r="0" b="0"/>
          <a:pathLst>
            <a:path>
              <a:moveTo>
                <a:pt x="4516294" y="0"/>
              </a:moveTo>
              <a:lnTo>
                <a:pt x="4516294" y="131968"/>
              </a:lnTo>
              <a:lnTo>
                <a:pt x="0" y="131968"/>
              </a:lnTo>
              <a:lnTo>
                <a:pt x="0" y="229737"/>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772980" y="1967681"/>
        <a:ext cx="226189" cy="2605"/>
      </dsp:txXfrm>
    </dsp:sp>
    <dsp:sp modelId="{A1963C55-11FA-4B19-A0D4-A5C34D42E054}">
      <dsp:nvSpPr>
        <dsp:cNvPr id="0" name=""/>
        <dsp:cNvSpPr/>
      </dsp:nvSpPr>
      <dsp:spPr>
        <a:xfrm>
          <a:off x="4521675" y="1108858"/>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8) If target species is a cyclodiene, assign 1 mole to IOLE and allocate remaining carbon.</a:t>
          </a:r>
        </a:p>
      </dsp:txBody>
      <dsp:txXfrm>
        <a:off x="4521675" y="1108858"/>
        <a:ext cx="1245093" cy="747056"/>
      </dsp:txXfrm>
    </dsp:sp>
    <dsp:sp modelId="{2AC49BED-3F02-4F1C-9C8B-5B4D74F1A6FF}">
      <dsp:nvSpPr>
        <dsp:cNvPr id="0" name=""/>
        <dsp:cNvSpPr/>
      </dsp:nvSpPr>
      <dsp:spPr>
        <a:xfrm>
          <a:off x="1248674" y="2444061"/>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57034" y="2488478"/>
        <a:ext cx="13016" cy="2605"/>
      </dsp:txXfrm>
    </dsp:sp>
    <dsp:sp modelId="{57A492CA-273C-427E-8C20-B912101EB9E7}">
      <dsp:nvSpPr>
        <dsp:cNvPr id="0" name=""/>
        <dsp:cNvSpPr/>
      </dsp:nvSpPr>
      <dsp:spPr>
        <a:xfrm>
          <a:off x="5380" y="2116252"/>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9) If target species is a furan or pyrrole, assign 2 moles to OLE and allocate remaining carbon.</a:t>
          </a:r>
        </a:p>
      </dsp:txBody>
      <dsp:txXfrm>
        <a:off x="5380" y="2116252"/>
        <a:ext cx="1245093" cy="747056"/>
      </dsp:txXfrm>
    </dsp:sp>
    <dsp:sp modelId="{B962F3A0-E49D-461E-80E0-3CE8FAE0E1EA}">
      <dsp:nvSpPr>
        <dsp:cNvPr id="0" name=""/>
        <dsp:cNvSpPr/>
      </dsp:nvSpPr>
      <dsp:spPr>
        <a:xfrm>
          <a:off x="2754106" y="2444061"/>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62466" y="2488478"/>
        <a:ext cx="13016" cy="2605"/>
      </dsp:txXfrm>
    </dsp:sp>
    <dsp:sp modelId="{68485498-332C-4E7F-9C38-414080BAD1F7}">
      <dsp:nvSpPr>
        <dsp:cNvPr id="0" name=""/>
        <dsp:cNvSpPr/>
      </dsp:nvSpPr>
      <dsp:spPr>
        <a:xfrm>
          <a:off x="1510812" y="2116252"/>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10) If target species is a heterocyclic aromatic with 2 non-carbon atoms, assign 1 mole to OLE and allocate remaining carbon.</a:t>
          </a:r>
        </a:p>
      </dsp:txBody>
      <dsp:txXfrm>
        <a:off x="1510812" y="2116252"/>
        <a:ext cx="1245093" cy="747056"/>
      </dsp:txXfrm>
    </dsp:sp>
    <dsp:sp modelId="{D7B9E60C-B77B-4897-AD32-4801592172CA}">
      <dsp:nvSpPr>
        <dsp:cNvPr id="0" name=""/>
        <dsp:cNvSpPr/>
      </dsp:nvSpPr>
      <dsp:spPr>
        <a:xfrm>
          <a:off x="4259537" y="2444061"/>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67898" y="2488478"/>
        <a:ext cx="13016" cy="2605"/>
      </dsp:txXfrm>
    </dsp:sp>
    <dsp:sp modelId="{46C18511-3527-43D8-B9BE-C8CB5B133B9A}">
      <dsp:nvSpPr>
        <dsp:cNvPr id="0" name=""/>
        <dsp:cNvSpPr/>
      </dsp:nvSpPr>
      <dsp:spPr>
        <a:xfrm>
          <a:off x="3016243" y="2116252"/>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11) If target species contains a triple bond, follow order-of-operations. </a:t>
          </a:r>
        </a:p>
      </dsp:txBody>
      <dsp:txXfrm>
        <a:off x="3016243" y="2116252"/>
        <a:ext cx="1245093" cy="747056"/>
      </dsp:txXfrm>
    </dsp:sp>
    <dsp:sp modelId="{249EC717-6A40-4E02-BBB8-810E296D2144}">
      <dsp:nvSpPr>
        <dsp:cNvPr id="0" name=""/>
        <dsp:cNvSpPr/>
      </dsp:nvSpPr>
      <dsp:spPr>
        <a:xfrm>
          <a:off x="627927" y="2861509"/>
          <a:ext cx="4516294" cy="229737"/>
        </a:xfrm>
        <a:custGeom>
          <a:avLst/>
          <a:gdLst/>
          <a:ahLst/>
          <a:cxnLst/>
          <a:rect l="0" t="0" r="0" b="0"/>
          <a:pathLst>
            <a:path>
              <a:moveTo>
                <a:pt x="4516294" y="0"/>
              </a:moveTo>
              <a:lnTo>
                <a:pt x="4516294" y="131968"/>
              </a:lnTo>
              <a:lnTo>
                <a:pt x="0" y="131968"/>
              </a:lnTo>
              <a:lnTo>
                <a:pt x="0" y="229737"/>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772980" y="2975075"/>
        <a:ext cx="226189" cy="2605"/>
      </dsp:txXfrm>
    </dsp:sp>
    <dsp:sp modelId="{2766E649-A4A3-4BF4-B129-49334ADE3FFD}">
      <dsp:nvSpPr>
        <dsp:cNvPr id="0" name=""/>
        <dsp:cNvSpPr/>
      </dsp:nvSpPr>
      <dsp:spPr>
        <a:xfrm>
          <a:off x="4521675" y="2116252"/>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12) If target species is a single-ring aromatic, follow order-of-operations.</a:t>
          </a:r>
        </a:p>
      </dsp:txBody>
      <dsp:txXfrm>
        <a:off x="4521675" y="2116252"/>
        <a:ext cx="1245093" cy="747056"/>
      </dsp:txXfrm>
    </dsp:sp>
    <dsp:sp modelId="{7A2F20A1-0810-4CC3-8A93-3E23923464CD}">
      <dsp:nvSpPr>
        <dsp:cNvPr id="0" name=""/>
        <dsp:cNvSpPr/>
      </dsp:nvSpPr>
      <dsp:spPr>
        <a:xfrm>
          <a:off x="1248674" y="3451455"/>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57034" y="3495872"/>
        <a:ext cx="13016" cy="2605"/>
      </dsp:txXfrm>
    </dsp:sp>
    <dsp:sp modelId="{CBCD41A1-C500-4782-9FC9-D6AABAA25E46}">
      <dsp:nvSpPr>
        <dsp:cNvPr id="0" name=""/>
        <dsp:cNvSpPr/>
      </dsp:nvSpPr>
      <dsp:spPr>
        <a:xfrm>
          <a:off x="5380" y="3123647"/>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13) If target species is a multi-ring aromatic, follow order-or-operations.</a:t>
          </a:r>
        </a:p>
      </dsp:txBody>
      <dsp:txXfrm>
        <a:off x="5380" y="3123647"/>
        <a:ext cx="1245093" cy="747056"/>
      </dsp:txXfrm>
    </dsp:sp>
    <dsp:sp modelId="{5DBCE091-6F6C-4B56-865A-07E99D229935}">
      <dsp:nvSpPr>
        <dsp:cNvPr id="0" name=""/>
        <dsp:cNvSpPr/>
      </dsp:nvSpPr>
      <dsp:spPr>
        <a:xfrm>
          <a:off x="2754106" y="3451455"/>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62466" y="3495872"/>
        <a:ext cx="13016" cy="2605"/>
      </dsp:txXfrm>
    </dsp:sp>
    <dsp:sp modelId="{970A958C-D498-4F57-8CC2-BB67F48304F9}">
      <dsp:nvSpPr>
        <dsp:cNvPr id="0" name=""/>
        <dsp:cNvSpPr/>
      </dsp:nvSpPr>
      <dsp:spPr>
        <a:xfrm>
          <a:off x="1510812" y="3123647"/>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14) If target species is an aldehye with nC </a:t>
          </a:r>
          <a:r>
            <a:rPr lang="en-US" sz="900" kern="1200">
              <a:latin typeface="+mn-lt"/>
              <a:cs typeface="Times New Roman" panose="02020603050405020304" pitchFamily="18" charset="0"/>
            </a:rPr>
            <a:t>≥ 2</a:t>
          </a:r>
          <a:r>
            <a:rPr lang="en-US" sz="900" kern="1200">
              <a:latin typeface="+mn-lt"/>
            </a:rPr>
            <a:t>, assign 1 mole to ALDX and allocate remaining carbon.</a:t>
          </a:r>
        </a:p>
      </dsp:txBody>
      <dsp:txXfrm>
        <a:off x="1510812" y="3123647"/>
        <a:ext cx="1245093" cy="747056"/>
      </dsp:txXfrm>
    </dsp:sp>
    <dsp:sp modelId="{308B2C4D-1185-4772-913E-D7ACD1706884}">
      <dsp:nvSpPr>
        <dsp:cNvPr id="0" name=""/>
        <dsp:cNvSpPr/>
      </dsp:nvSpPr>
      <dsp:spPr>
        <a:xfrm>
          <a:off x="4259537" y="3451455"/>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67898" y="3495872"/>
        <a:ext cx="13016" cy="2605"/>
      </dsp:txXfrm>
    </dsp:sp>
    <dsp:sp modelId="{C97609EE-7529-4F93-BF3E-7728CB84CAFC}">
      <dsp:nvSpPr>
        <dsp:cNvPr id="0" name=""/>
        <dsp:cNvSpPr/>
      </dsp:nvSpPr>
      <dsp:spPr>
        <a:xfrm>
          <a:off x="3016243" y="3123647"/>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15) If target species is an acid with nC </a:t>
          </a:r>
          <a:r>
            <a:rPr lang="en-US" sz="900" kern="1200">
              <a:latin typeface="+mn-lt"/>
              <a:cs typeface="Times New Roman" panose="02020603050405020304" pitchFamily="18" charset="0"/>
            </a:rPr>
            <a:t>≥ 2</a:t>
          </a:r>
          <a:r>
            <a:rPr lang="en-US" sz="900" kern="1200">
              <a:latin typeface="+mn-lt"/>
            </a:rPr>
            <a:t>, assign 1 mole to PACD and allocate remaining carbon.</a:t>
          </a:r>
        </a:p>
      </dsp:txBody>
      <dsp:txXfrm>
        <a:off x="3016243" y="3123647"/>
        <a:ext cx="1245093" cy="747056"/>
      </dsp:txXfrm>
    </dsp:sp>
    <dsp:sp modelId="{76D18276-7099-4B24-9225-682F97A6FA37}">
      <dsp:nvSpPr>
        <dsp:cNvPr id="0" name=""/>
        <dsp:cNvSpPr/>
      </dsp:nvSpPr>
      <dsp:spPr>
        <a:xfrm>
          <a:off x="571332" y="3868903"/>
          <a:ext cx="4572889" cy="229737"/>
        </a:xfrm>
        <a:custGeom>
          <a:avLst/>
          <a:gdLst/>
          <a:ahLst/>
          <a:cxnLst/>
          <a:rect l="0" t="0" r="0" b="0"/>
          <a:pathLst>
            <a:path>
              <a:moveTo>
                <a:pt x="4572889" y="0"/>
              </a:moveTo>
              <a:lnTo>
                <a:pt x="4572889" y="131968"/>
              </a:lnTo>
              <a:lnTo>
                <a:pt x="0" y="131968"/>
              </a:lnTo>
              <a:lnTo>
                <a:pt x="0" y="229737"/>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mn-lt"/>
          </a:endParaRPr>
        </a:p>
      </dsp:txBody>
      <dsp:txXfrm>
        <a:off x="2743270" y="3982469"/>
        <a:ext cx="229014" cy="2605"/>
      </dsp:txXfrm>
    </dsp:sp>
    <dsp:sp modelId="{AB3FA6D8-6DBD-4E42-998A-C5F6417EEBDD}">
      <dsp:nvSpPr>
        <dsp:cNvPr id="0" name=""/>
        <dsp:cNvSpPr/>
      </dsp:nvSpPr>
      <dsp:spPr>
        <a:xfrm>
          <a:off x="4521675" y="3123647"/>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16) If target species does not match any prior categorization, allocate all carbon, as approriate.</a:t>
          </a:r>
        </a:p>
      </dsp:txBody>
      <dsp:txXfrm>
        <a:off x="4521675" y="3123647"/>
        <a:ext cx="1245093" cy="747056"/>
      </dsp:txXfrm>
    </dsp:sp>
    <dsp:sp modelId="{9922F15F-5657-43A9-913C-8E80B6611C8C}">
      <dsp:nvSpPr>
        <dsp:cNvPr id="0" name=""/>
        <dsp:cNvSpPr/>
      </dsp:nvSpPr>
      <dsp:spPr>
        <a:xfrm>
          <a:off x="1135484" y="4424892"/>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43844" y="4469309"/>
        <a:ext cx="13016" cy="2605"/>
      </dsp:txXfrm>
    </dsp:sp>
    <dsp:sp modelId="{97B3EFEE-F588-4137-B8AD-F6BC28190A43}">
      <dsp:nvSpPr>
        <dsp:cNvPr id="0" name=""/>
        <dsp:cNvSpPr/>
      </dsp:nvSpPr>
      <dsp:spPr>
        <a:xfrm>
          <a:off x="5380" y="4131041"/>
          <a:ext cx="1131903" cy="67914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17) Limit functional groups to 1 with this priority: TOL &gt; XYL &gt; IOLE &gt; OLE &gt; ALDX &gt; KET. </a:t>
          </a:r>
        </a:p>
      </dsp:txBody>
      <dsp:txXfrm>
        <a:off x="5380" y="4131041"/>
        <a:ext cx="1131903" cy="679142"/>
      </dsp:txXfrm>
    </dsp:sp>
    <dsp:sp modelId="{198DE180-2BE7-4BD5-A9E0-E0DE02A61486}">
      <dsp:nvSpPr>
        <dsp:cNvPr id="0" name=""/>
        <dsp:cNvSpPr/>
      </dsp:nvSpPr>
      <dsp:spPr>
        <a:xfrm>
          <a:off x="2527725" y="4424892"/>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36085" y="4469309"/>
        <a:ext cx="13016" cy="2605"/>
      </dsp:txXfrm>
    </dsp:sp>
    <dsp:sp modelId="{B406C199-F407-42E1-BFA3-6C0216DD5F58}">
      <dsp:nvSpPr>
        <dsp:cNvPr id="0" name=""/>
        <dsp:cNvSpPr/>
      </dsp:nvSpPr>
      <dsp:spPr>
        <a:xfrm>
          <a:off x="1397621" y="4131041"/>
          <a:ext cx="1131903" cy="67914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18) If OLE/PAR &gt; 1, OLE = (PAR + 2 OLE) / 3; then PAR = OLE</a:t>
          </a:r>
        </a:p>
      </dsp:txBody>
      <dsp:txXfrm>
        <a:off x="1397621" y="4131041"/>
        <a:ext cx="1131903" cy="679142"/>
      </dsp:txXfrm>
    </dsp:sp>
    <dsp:sp modelId="{825F2DDF-89F7-4864-BC5E-A725F67EAF85}">
      <dsp:nvSpPr>
        <dsp:cNvPr id="0" name=""/>
        <dsp:cNvSpPr/>
      </dsp:nvSpPr>
      <dsp:spPr>
        <a:xfrm>
          <a:off x="2789863" y="4131041"/>
          <a:ext cx="1131903" cy="67914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19) If KET/PAR &gt; 0.333, KET = (PAR + KET) / 4; then PAR = 3*KET</a:t>
          </a:r>
        </a:p>
      </dsp:txBody>
      <dsp:txXfrm>
        <a:off x="2789863" y="4131041"/>
        <a:ext cx="1131903" cy="67914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A6EE59-62FE-41F5-A15F-6CF6474180F6}">
      <dsp:nvSpPr>
        <dsp:cNvPr id="0" name=""/>
        <dsp:cNvSpPr/>
      </dsp:nvSpPr>
      <dsp:spPr>
        <a:xfrm>
          <a:off x="1270215" y="324982"/>
          <a:ext cx="225204" cy="91440"/>
        </a:xfrm>
        <a:custGeom>
          <a:avLst/>
          <a:gdLst/>
          <a:ahLst/>
          <a:cxnLst/>
          <a:rect l="0" t="0" r="0" b="0"/>
          <a:pathLst>
            <a:path>
              <a:moveTo>
                <a:pt x="0" y="45720"/>
              </a:moveTo>
              <a:lnTo>
                <a:pt x="225204"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76422" y="369422"/>
        <a:ext cx="12790" cy="2560"/>
      </dsp:txXfrm>
    </dsp:sp>
    <dsp:sp modelId="{CB8A3EEA-0FCF-4A91-839E-5455D8CC8C2F}">
      <dsp:nvSpPr>
        <dsp:cNvPr id="0" name=""/>
        <dsp:cNvSpPr/>
      </dsp:nvSpPr>
      <dsp:spPr>
        <a:xfrm>
          <a:off x="48601" y="3678"/>
          <a:ext cx="1223413" cy="73404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100000"/>
            </a:lnSpc>
            <a:spcBef>
              <a:spcPct val="0"/>
            </a:spcBef>
            <a:spcAft>
              <a:spcPts val="0"/>
            </a:spcAft>
            <a:buNone/>
          </a:pPr>
          <a:r>
            <a:rPr lang="en-US" sz="900" kern="1200">
              <a:latin typeface="+mn-lt"/>
            </a:rPr>
            <a:t>1) If target species features no carbon or is elemental carbon, assign to UNR.</a:t>
          </a:r>
        </a:p>
      </dsp:txBody>
      <dsp:txXfrm>
        <a:off x="48601" y="3678"/>
        <a:ext cx="1223413" cy="734047"/>
      </dsp:txXfrm>
    </dsp:sp>
    <dsp:sp modelId="{15F38527-4886-4B1D-9AD5-623DF4E379D5}">
      <dsp:nvSpPr>
        <dsp:cNvPr id="0" name=""/>
        <dsp:cNvSpPr/>
      </dsp:nvSpPr>
      <dsp:spPr>
        <a:xfrm>
          <a:off x="2749432" y="324982"/>
          <a:ext cx="225204" cy="91440"/>
        </a:xfrm>
        <a:custGeom>
          <a:avLst/>
          <a:gdLst/>
          <a:ahLst/>
          <a:cxnLst/>
          <a:rect l="0" t="0" r="0" b="0"/>
          <a:pathLst>
            <a:path>
              <a:moveTo>
                <a:pt x="0" y="45720"/>
              </a:moveTo>
              <a:lnTo>
                <a:pt x="225204"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55639" y="369422"/>
        <a:ext cx="12790" cy="2560"/>
      </dsp:txXfrm>
    </dsp:sp>
    <dsp:sp modelId="{3626B319-B255-4405-BDAE-063A38031139}">
      <dsp:nvSpPr>
        <dsp:cNvPr id="0" name=""/>
        <dsp:cNvSpPr/>
      </dsp:nvSpPr>
      <dsp:spPr>
        <a:xfrm>
          <a:off x="1527819" y="3678"/>
          <a:ext cx="1223413" cy="73404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2) If target species is an explicit tracer in chemical mechanism, appropriately assign.</a:t>
          </a:r>
        </a:p>
      </dsp:txBody>
      <dsp:txXfrm>
        <a:off x="1527819" y="3678"/>
        <a:ext cx="1223413" cy="734047"/>
      </dsp:txXfrm>
    </dsp:sp>
    <dsp:sp modelId="{38D5F8E3-A819-418A-B0F4-AAB1D8E6476D}">
      <dsp:nvSpPr>
        <dsp:cNvPr id="0" name=""/>
        <dsp:cNvSpPr/>
      </dsp:nvSpPr>
      <dsp:spPr>
        <a:xfrm>
          <a:off x="4228650" y="324982"/>
          <a:ext cx="225204" cy="91440"/>
        </a:xfrm>
        <a:custGeom>
          <a:avLst/>
          <a:gdLst/>
          <a:ahLst/>
          <a:cxnLst/>
          <a:rect l="0" t="0" r="0" b="0"/>
          <a:pathLst>
            <a:path>
              <a:moveTo>
                <a:pt x="0" y="45720"/>
              </a:moveTo>
              <a:lnTo>
                <a:pt x="225204"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34857" y="369422"/>
        <a:ext cx="12790" cy="2560"/>
      </dsp:txXfrm>
    </dsp:sp>
    <dsp:sp modelId="{184BDC77-ADC3-41EE-B934-653FD6855C12}">
      <dsp:nvSpPr>
        <dsp:cNvPr id="0" name=""/>
        <dsp:cNvSpPr/>
      </dsp:nvSpPr>
      <dsp:spPr>
        <a:xfrm>
          <a:off x="3007037" y="3678"/>
          <a:ext cx="1223413" cy="73404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3) If C* &lt; 3x10</a:t>
          </a:r>
          <a:r>
            <a:rPr lang="en-US" sz="900" kern="1200" baseline="30000">
              <a:latin typeface="+mn-lt"/>
            </a:rPr>
            <a:t>2</a:t>
          </a:r>
          <a:r>
            <a:rPr lang="en-US" sz="900" kern="1200">
              <a:latin typeface="+mn-lt"/>
            </a:rPr>
            <a:t> μg m</a:t>
          </a:r>
          <a:r>
            <a:rPr lang="en-US" sz="900" kern="1200" baseline="30000">
              <a:latin typeface="+mn-lt"/>
            </a:rPr>
            <a:t>-3</a:t>
          </a:r>
          <a:r>
            <a:rPr lang="en-US" sz="900" kern="1200">
              <a:latin typeface="+mn-lt"/>
            </a:rPr>
            <a:t>, assign to NVOL.</a:t>
          </a:r>
        </a:p>
      </dsp:txBody>
      <dsp:txXfrm>
        <a:off x="3007037" y="3678"/>
        <a:ext cx="1223413" cy="734047"/>
      </dsp:txXfrm>
    </dsp:sp>
    <dsp:sp modelId="{5AB261B8-7CFE-46D0-98F4-29424CF1E00C}">
      <dsp:nvSpPr>
        <dsp:cNvPr id="0" name=""/>
        <dsp:cNvSpPr/>
      </dsp:nvSpPr>
      <dsp:spPr>
        <a:xfrm>
          <a:off x="660308" y="735926"/>
          <a:ext cx="4437652" cy="225204"/>
        </a:xfrm>
        <a:custGeom>
          <a:avLst/>
          <a:gdLst/>
          <a:ahLst/>
          <a:cxnLst/>
          <a:rect l="0" t="0" r="0" b="0"/>
          <a:pathLst>
            <a:path>
              <a:moveTo>
                <a:pt x="4437652" y="0"/>
              </a:moveTo>
              <a:lnTo>
                <a:pt x="4437652" y="129702"/>
              </a:lnTo>
              <a:lnTo>
                <a:pt x="0" y="129702"/>
              </a:lnTo>
              <a:lnTo>
                <a:pt x="0" y="225204"/>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768009" y="847248"/>
        <a:ext cx="222250" cy="2560"/>
      </dsp:txXfrm>
    </dsp:sp>
    <dsp:sp modelId="{8B0D530B-1216-45B3-BC27-4F5D8337F01D}">
      <dsp:nvSpPr>
        <dsp:cNvPr id="0" name=""/>
        <dsp:cNvSpPr/>
      </dsp:nvSpPr>
      <dsp:spPr>
        <a:xfrm>
          <a:off x="4486254" y="3678"/>
          <a:ext cx="1223413" cy="73404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4) If 3x10</a:t>
          </a:r>
          <a:r>
            <a:rPr lang="en-US" sz="900" kern="1200" baseline="30000">
              <a:latin typeface="+mn-lt"/>
            </a:rPr>
            <a:t>2</a:t>
          </a:r>
          <a:r>
            <a:rPr lang="en-US" sz="900" kern="1200">
              <a:latin typeface="+mn-lt"/>
            </a:rPr>
            <a:t> μg m</a:t>
          </a:r>
          <a:r>
            <a:rPr lang="en-US" sz="900" kern="1200" baseline="30000">
              <a:latin typeface="+mn-lt"/>
            </a:rPr>
            <a:t>-3</a:t>
          </a:r>
          <a:r>
            <a:rPr lang="en-US" sz="900" kern="1200">
              <a:latin typeface="+mn-lt"/>
            </a:rPr>
            <a:t> &lt; C* &lt; 3x10</a:t>
          </a:r>
          <a:r>
            <a:rPr lang="en-US" sz="900" kern="1200" baseline="30000">
              <a:latin typeface="+mn-lt"/>
            </a:rPr>
            <a:t>6</a:t>
          </a:r>
          <a:r>
            <a:rPr lang="en-US" sz="900" kern="1200">
              <a:latin typeface="+mn-lt"/>
            </a:rPr>
            <a:t> μg m</a:t>
          </a:r>
          <a:r>
            <a:rPr lang="en-US" sz="900" kern="1200" baseline="30000">
              <a:latin typeface="+mn-lt"/>
            </a:rPr>
            <a:t>-3</a:t>
          </a:r>
          <a:r>
            <a:rPr lang="en-US" sz="900" kern="1200">
              <a:latin typeface="+mn-lt"/>
            </a:rPr>
            <a:t>, assign to IVOC.</a:t>
          </a:r>
        </a:p>
      </dsp:txBody>
      <dsp:txXfrm>
        <a:off x="4486254" y="3678"/>
        <a:ext cx="1223413" cy="734047"/>
      </dsp:txXfrm>
    </dsp:sp>
    <dsp:sp modelId="{3B96C7A5-6758-4A4B-838C-8339022B78AA}">
      <dsp:nvSpPr>
        <dsp:cNvPr id="0" name=""/>
        <dsp:cNvSpPr/>
      </dsp:nvSpPr>
      <dsp:spPr>
        <a:xfrm>
          <a:off x="1270215" y="1314834"/>
          <a:ext cx="225204" cy="91440"/>
        </a:xfrm>
        <a:custGeom>
          <a:avLst/>
          <a:gdLst/>
          <a:ahLst/>
          <a:cxnLst/>
          <a:rect l="0" t="0" r="0" b="0"/>
          <a:pathLst>
            <a:path>
              <a:moveTo>
                <a:pt x="0" y="45720"/>
              </a:moveTo>
              <a:lnTo>
                <a:pt x="225204"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76422" y="1359274"/>
        <a:ext cx="12790" cy="2560"/>
      </dsp:txXfrm>
    </dsp:sp>
    <dsp:sp modelId="{900FA1AA-761E-43F8-B3F5-ECC1ECF0B9E6}">
      <dsp:nvSpPr>
        <dsp:cNvPr id="0" name=""/>
        <dsp:cNvSpPr/>
      </dsp:nvSpPr>
      <dsp:spPr>
        <a:xfrm>
          <a:off x="48601" y="993530"/>
          <a:ext cx="1223413" cy="73404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5) If k</a:t>
          </a:r>
          <a:r>
            <a:rPr lang="en-US" sz="900" kern="1200" baseline="-25000">
              <a:latin typeface="+mn-lt"/>
            </a:rPr>
            <a:t>OH</a:t>
          </a:r>
          <a:r>
            <a:rPr lang="en-US" sz="900" kern="1200">
              <a:latin typeface="+mn-lt"/>
            </a:rPr>
            <a:t> ≤ 1.1 cm</a:t>
          </a:r>
          <a:r>
            <a:rPr lang="en-US" sz="900" kern="1200" baseline="30000">
              <a:latin typeface="+mn-lt"/>
            </a:rPr>
            <a:t>3</a:t>
          </a:r>
          <a:r>
            <a:rPr lang="en-US" sz="900" kern="1200">
              <a:latin typeface="+mn-lt"/>
            </a:rPr>
            <a:t> molec. </a:t>
          </a:r>
          <a:r>
            <a:rPr lang="en-US" sz="900" kern="1200" baseline="30000">
              <a:latin typeface="+mn-lt"/>
            </a:rPr>
            <a:t>-1</a:t>
          </a:r>
          <a:r>
            <a:rPr lang="en-US" sz="900" kern="1200">
              <a:latin typeface="+mn-lt"/>
            </a:rPr>
            <a:t> sec</a:t>
          </a:r>
          <a:r>
            <a:rPr lang="en-US" sz="900" kern="1200" baseline="30000">
              <a:latin typeface="+mn-lt"/>
            </a:rPr>
            <a:t>-1</a:t>
          </a:r>
          <a:r>
            <a:rPr lang="en-US" sz="900" kern="1200">
              <a:latin typeface="+mn-lt"/>
            </a:rPr>
            <a:t>, assign to UNR.</a:t>
          </a:r>
        </a:p>
      </dsp:txBody>
      <dsp:txXfrm>
        <a:off x="48601" y="993530"/>
        <a:ext cx="1223413" cy="734047"/>
      </dsp:txXfrm>
    </dsp:sp>
    <dsp:sp modelId="{9E371D41-4B6B-46D5-A192-9AC6A0FACF1D}">
      <dsp:nvSpPr>
        <dsp:cNvPr id="0" name=""/>
        <dsp:cNvSpPr/>
      </dsp:nvSpPr>
      <dsp:spPr>
        <a:xfrm>
          <a:off x="2749432" y="1314834"/>
          <a:ext cx="225204" cy="91440"/>
        </a:xfrm>
        <a:custGeom>
          <a:avLst/>
          <a:gdLst/>
          <a:ahLst/>
          <a:cxnLst/>
          <a:rect l="0" t="0" r="0" b="0"/>
          <a:pathLst>
            <a:path>
              <a:moveTo>
                <a:pt x="0" y="45720"/>
              </a:moveTo>
              <a:lnTo>
                <a:pt x="225204"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55639" y="1359274"/>
        <a:ext cx="12790" cy="2560"/>
      </dsp:txXfrm>
    </dsp:sp>
    <dsp:sp modelId="{5A043B4C-3C69-49B6-A83D-094C29D70CA8}">
      <dsp:nvSpPr>
        <dsp:cNvPr id="0" name=""/>
        <dsp:cNvSpPr/>
      </dsp:nvSpPr>
      <dsp:spPr>
        <a:xfrm>
          <a:off x="1527819" y="993530"/>
          <a:ext cx="1223413" cy="73404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6) If target species is a monoterpene, assign to TERP.</a:t>
          </a:r>
        </a:p>
      </dsp:txBody>
      <dsp:txXfrm>
        <a:off x="1527819" y="993530"/>
        <a:ext cx="1223413" cy="734047"/>
      </dsp:txXfrm>
    </dsp:sp>
    <dsp:sp modelId="{43649C82-9DB4-4C53-A212-CE2162EA3452}">
      <dsp:nvSpPr>
        <dsp:cNvPr id="0" name=""/>
        <dsp:cNvSpPr/>
      </dsp:nvSpPr>
      <dsp:spPr>
        <a:xfrm>
          <a:off x="4233276" y="1314834"/>
          <a:ext cx="225204" cy="91440"/>
        </a:xfrm>
        <a:custGeom>
          <a:avLst/>
          <a:gdLst/>
          <a:ahLst/>
          <a:cxnLst/>
          <a:rect l="0" t="0" r="0" b="0"/>
          <a:pathLst>
            <a:path>
              <a:moveTo>
                <a:pt x="0" y="45720"/>
              </a:moveTo>
              <a:lnTo>
                <a:pt x="225204"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339484" y="1359274"/>
        <a:ext cx="12790" cy="2560"/>
      </dsp:txXfrm>
    </dsp:sp>
    <dsp:sp modelId="{8DBC8508-E344-40E6-A944-BE979615447B}">
      <dsp:nvSpPr>
        <dsp:cNvPr id="0" name=""/>
        <dsp:cNvSpPr/>
      </dsp:nvSpPr>
      <dsp:spPr>
        <a:xfrm>
          <a:off x="3007037" y="994852"/>
          <a:ext cx="1228039" cy="73140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7) If target species is a siloxane or silane, assign to SXD5.</a:t>
          </a:r>
          <a:endParaRPr lang="en-US" sz="900" kern="1200"/>
        </a:p>
      </dsp:txBody>
      <dsp:txXfrm>
        <a:off x="3007037" y="994852"/>
        <a:ext cx="1228039" cy="731405"/>
      </dsp:txXfrm>
    </dsp:sp>
    <dsp:sp modelId="{887B8FE7-C10A-43A6-823A-CD69D84D0CEF}">
      <dsp:nvSpPr>
        <dsp:cNvPr id="0" name=""/>
        <dsp:cNvSpPr/>
      </dsp:nvSpPr>
      <dsp:spPr>
        <a:xfrm>
          <a:off x="660308" y="1725778"/>
          <a:ext cx="4442279" cy="225204"/>
        </a:xfrm>
        <a:custGeom>
          <a:avLst/>
          <a:gdLst/>
          <a:ahLst/>
          <a:cxnLst/>
          <a:rect l="0" t="0" r="0" b="0"/>
          <a:pathLst>
            <a:path>
              <a:moveTo>
                <a:pt x="4442279" y="0"/>
              </a:moveTo>
              <a:lnTo>
                <a:pt x="4442279" y="129702"/>
              </a:lnTo>
              <a:lnTo>
                <a:pt x="0" y="129702"/>
              </a:lnTo>
              <a:lnTo>
                <a:pt x="0" y="225204"/>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770207" y="1837100"/>
        <a:ext cx="222481" cy="2560"/>
      </dsp:txXfrm>
    </dsp:sp>
    <dsp:sp modelId="{15F94D34-E64B-4C67-BBBA-83F3C20F796B}">
      <dsp:nvSpPr>
        <dsp:cNvPr id="0" name=""/>
        <dsp:cNvSpPr/>
      </dsp:nvSpPr>
      <dsp:spPr>
        <a:xfrm>
          <a:off x="4490881" y="993530"/>
          <a:ext cx="1223413" cy="73404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8) If target species is methacrolein or methyl vinyl ketone, assign to ISPD.</a:t>
          </a:r>
        </a:p>
      </dsp:txBody>
      <dsp:txXfrm>
        <a:off x="4490881" y="993530"/>
        <a:ext cx="1223413" cy="734047"/>
      </dsp:txXfrm>
    </dsp:sp>
    <dsp:sp modelId="{BCBAA912-F072-4569-8F22-A15DDF34601D}">
      <dsp:nvSpPr>
        <dsp:cNvPr id="0" name=""/>
        <dsp:cNvSpPr/>
      </dsp:nvSpPr>
      <dsp:spPr>
        <a:xfrm>
          <a:off x="1270215" y="2304687"/>
          <a:ext cx="225204" cy="91440"/>
        </a:xfrm>
        <a:custGeom>
          <a:avLst/>
          <a:gdLst/>
          <a:ahLst/>
          <a:cxnLst/>
          <a:rect l="0" t="0" r="0" b="0"/>
          <a:pathLst>
            <a:path>
              <a:moveTo>
                <a:pt x="0" y="45720"/>
              </a:moveTo>
              <a:lnTo>
                <a:pt x="225204"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76422" y="2349126"/>
        <a:ext cx="12790" cy="2560"/>
      </dsp:txXfrm>
    </dsp:sp>
    <dsp:sp modelId="{A1963C55-11FA-4B19-A0D4-A5C34D42E054}">
      <dsp:nvSpPr>
        <dsp:cNvPr id="0" name=""/>
        <dsp:cNvSpPr/>
      </dsp:nvSpPr>
      <dsp:spPr>
        <a:xfrm>
          <a:off x="48601" y="1983383"/>
          <a:ext cx="1223413" cy="73404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9) If target species is a cyclodiene, assign 1 mole to IOLE and allocate remaining carbon.</a:t>
          </a:r>
        </a:p>
      </dsp:txBody>
      <dsp:txXfrm>
        <a:off x="48601" y="1983383"/>
        <a:ext cx="1223413" cy="734047"/>
      </dsp:txXfrm>
    </dsp:sp>
    <dsp:sp modelId="{2AC49BED-3F02-4F1C-9C8B-5B4D74F1A6FF}">
      <dsp:nvSpPr>
        <dsp:cNvPr id="0" name=""/>
        <dsp:cNvSpPr/>
      </dsp:nvSpPr>
      <dsp:spPr>
        <a:xfrm>
          <a:off x="2749432" y="2304687"/>
          <a:ext cx="225204" cy="91440"/>
        </a:xfrm>
        <a:custGeom>
          <a:avLst/>
          <a:gdLst/>
          <a:ahLst/>
          <a:cxnLst/>
          <a:rect l="0" t="0" r="0" b="0"/>
          <a:pathLst>
            <a:path>
              <a:moveTo>
                <a:pt x="0" y="45720"/>
              </a:moveTo>
              <a:lnTo>
                <a:pt x="225204"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55639" y="2349126"/>
        <a:ext cx="12790" cy="2560"/>
      </dsp:txXfrm>
    </dsp:sp>
    <dsp:sp modelId="{57A492CA-273C-427E-8C20-B912101EB9E7}">
      <dsp:nvSpPr>
        <dsp:cNvPr id="0" name=""/>
        <dsp:cNvSpPr/>
      </dsp:nvSpPr>
      <dsp:spPr>
        <a:xfrm>
          <a:off x="1527819" y="1983383"/>
          <a:ext cx="1223413" cy="73404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10) If target species is a furan or pyrrole, assign 2 moles to OLE and allocate remaining carbon.</a:t>
          </a:r>
        </a:p>
      </dsp:txBody>
      <dsp:txXfrm>
        <a:off x="1527819" y="1983383"/>
        <a:ext cx="1223413" cy="734047"/>
      </dsp:txXfrm>
    </dsp:sp>
    <dsp:sp modelId="{B962F3A0-E49D-461E-80E0-3CE8FAE0E1EA}">
      <dsp:nvSpPr>
        <dsp:cNvPr id="0" name=""/>
        <dsp:cNvSpPr/>
      </dsp:nvSpPr>
      <dsp:spPr>
        <a:xfrm>
          <a:off x="4228650" y="2304687"/>
          <a:ext cx="225204" cy="91440"/>
        </a:xfrm>
        <a:custGeom>
          <a:avLst/>
          <a:gdLst/>
          <a:ahLst/>
          <a:cxnLst/>
          <a:rect l="0" t="0" r="0" b="0"/>
          <a:pathLst>
            <a:path>
              <a:moveTo>
                <a:pt x="0" y="45720"/>
              </a:moveTo>
              <a:lnTo>
                <a:pt x="225204"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34857" y="2349126"/>
        <a:ext cx="12790" cy="2560"/>
      </dsp:txXfrm>
    </dsp:sp>
    <dsp:sp modelId="{68485498-332C-4E7F-9C38-414080BAD1F7}">
      <dsp:nvSpPr>
        <dsp:cNvPr id="0" name=""/>
        <dsp:cNvSpPr/>
      </dsp:nvSpPr>
      <dsp:spPr>
        <a:xfrm>
          <a:off x="3007037" y="1983383"/>
          <a:ext cx="1223413" cy="73404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11) If target species is a heterocyclic aromatic with 2 non-carbon atoms, assign 1 mole to OLE and allocate remaining carbon.</a:t>
          </a:r>
        </a:p>
      </dsp:txBody>
      <dsp:txXfrm>
        <a:off x="3007037" y="1983383"/>
        <a:ext cx="1223413" cy="734047"/>
      </dsp:txXfrm>
    </dsp:sp>
    <dsp:sp modelId="{D7B9E60C-B77B-4897-AD32-4801592172CA}">
      <dsp:nvSpPr>
        <dsp:cNvPr id="0" name=""/>
        <dsp:cNvSpPr/>
      </dsp:nvSpPr>
      <dsp:spPr>
        <a:xfrm>
          <a:off x="660308" y="2715631"/>
          <a:ext cx="4437652" cy="225204"/>
        </a:xfrm>
        <a:custGeom>
          <a:avLst/>
          <a:gdLst/>
          <a:ahLst/>
          <a:cxnLst/>
          <a:rect l="0" t="0" r="0" b="0"/>
          <a:pathLst>
            <a:path>
              <a:moveTo>
                <a:pt x="4437652" y="0"/>
              </a:moveTo>
              <a:lnTo>
                <a:pt x="4437652" y="129702"/>
              </a:lnTo>
              <a:lnTo>
                <a:pt x="0" y="129702"/>
              </a:lnTo>
              <a:lnTo>
                <a:pt x="0" y="225204"/>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768009" y="2826953"/>
        <a:ext cx="222250" cy="2560"/>
      </dsp:txXfrm>
    </dsp:sp>
    <dsp:sp modelId="{46C18511-3527-43D8-B9BE-C8CB5B133B9A}">
      <dsp:nvSpPr>
        <dsp:cNvPr id="0" name=""/>
        <dsp:cNvSpPr/>
      </dsp:nvSpPr>
      <dsp:spPr>
        <a:xfrm>
          <a:off x="4486254" y="1983383"/>
          <a:ext cx="1223413" cy="73404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12) If target species contains a triple bond, follow order-of-operations. </a:t>
          </a:r>
        </a:p>
      </dsp:txBody>
      <dsp:txXfrm>
        <a:off x="4486254" y="1983383"/>
        <a:ext cx="1223413" cy="734047"/>
      </dsp:txXfrm>
    </dsp:sp>
    <dsp:sp modelId="{249EC717-6A40-4E02-BBB8-810E296D2144}">
      <dsp:nvSpPr>
        <dsp:cNvPr id="0" name=""/>
        <dsp:cNvSpPr/>
      </dsp:nvSpPr>
      <dsp:spPr>
        <a:xfrm>
          <a:off x="1270215" y="3294539"/>
          <a:ext cx="225204" cy="91440"/>
        </a:xfrm>
        <a:custGeom>
          <a:avLst/>
          <a:gdLst/>
          <a:ahLst/>
          <a:cxnLst/>
          <a:rect l="0" t="0" r="0" b="0"/>
          <a:pathLst>
            <a:path>
              <a:moveTo>
                <a:pt x="0" y="45720"/>
              </a:moveTo>
              <a:lnTo>
                <a:pt x="225204"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76422" y="3338979"/>
        <a:ext cx="12790" cy="2560"/>
      </dsp:txXfrm>
    </dsp:sp>
    <dsp:sp modelId="{2766E649-A4A3-4BF4-B129-49334ADE3FFD}">
      <dsp:nvSpPr>
        <dsp:cNvPr id="0" name=""/>
        <dsp:cNvSpPr/>
      </dsp:nvSpPr>
      <dsp:spPr>
        <a:xfrm>
          <a:off x="48601" y="2973235"/>
          <a:ext cx="1223413" cy="73404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13) If target species is a single-ring aromatic, follow order-of-operations.</a:t>
          </a:r>
        </a:p>
      </dsp:txBody>
      <dsp:txXfrm>
        <a:off x="48601" y="2973235"/>
        <a:ext cx="1223413" cy="734047"/>
      </dsp:txXfrm>
    </dsp:sp>
    <dsp:sp modelId="{7A2F20A1-0810-4CC3-8A93-3E23923464CD}">
      <dsp:nvSpPr>
        <dsp:cNvPr id="0" name=""/>
        <dsp:cNvSpPr/>
      </dsp:nvSpPr>
      <dsp:spPr>
        <a:xfrm>
          <a:off x="2749432" y="3294539"/>
          <a:ext cx="225204" cy="91440"/>
        </a:xfrm>
        <a:custGeom>
          <a:avLst/>
          <a:gdLst/>
          <a:ahLst/>
          <a:cxnLst/>
          <a:rect l="0" t="0" r="0" b="0"/>
          <a:pathLst>
            <a:path>
              <a:moveTo>
                <a:pt x="0" y="45720"/>
              </a:moveTo>
              <a:lnTo>
                <a:pt x="225204"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55639" y="3338979"/>
        <a:ext cx="12790" cy="2560"/>
      </dsp:txXfrm>
    </dsp:sp>
    <dsp:sp modelId="{CBCD41A1-C500-4782-9FC9-D6AABAA25E46}">
      <dsp:nvSpPr>
        <dsp:cNvPr id="0" name=""/>
        <dsp:cNvSpPr/>
      </dsp:nvSpPr>
      <dsp:spPr>
        <a:xfrm>
          <a:off x="1527819" y="2973235"/>
          <a:ext cx="1223413" cy="73404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14) If target species is a multi-ring aromatic, follow order-or-operations.</a:t>
          </a:r>
        </a:p>
      </dsp:txBody>
      <dsp:txXfrm>
        <a:off x="1527819" y="2973235"/>
        <a:ext cx="1223413" cy="734047"/>
      </dsp:txXfrm>
    </dsp:sp>
    <dsp:sp modelId="{5DBCE091-6F6C-4B56-865A-07E99D229935}">
      <dsp:nvSpPr>
        <dsp:cNvPr id="0" name=""/>
        <dsp:cNvSpPr/>
      </dsp:nvSpPr>
      <dsp:spPr>
        <a:xfrm>
          <a:off x="4228650" y="3294539"/>
          <a:ext cx="225204" cy="91440"/>
        </a:xfrm>
        <a:custGeom>
          <a:avLst/>
          <a:gdLst/>
          <a:ahLst/>
          <a:cxnLst/>
          <a:rect l="0" t="0" r="0" b="0"/>
          <a:pathLst>
            <a:path>
              <a:moveTo>
                <a:pt x="0" y="45720"/>
              </a:moveTo>
              <a:lnTo>
                <a:pt x="225204"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34857" y="3338979"/>
        <a:ext cx="12790" cy="2560"/>
      </dsp:txXfrm>
    </dsp:sp>
    <dsp:sp modelId="{970A958C-D498-4F57-8CC2-BB67F48304F9}">
      <dsp:nvSpPr>
        <dsp:cNvPr id="0" name=""/>
        <dsp:cNvSpPr/>
      </dsp:nvSpPr>
      <dsp:spPr>
        <a:xfrm>
          <a:off x="3007037" y="2973235"/>
          <a:ext cx="1223413" cy="73404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15) If target species is an aldehye with nC </a:t>
          </a:r>
          <a:r>
            <a:rPr lang="en-US" sz="900" kern="1200">
              <a:latin typeface="+mn-lt"/>
              <a:cs typeface="Times New Roman" panose="02020603050405020304" pitchFamily="18" charset="0"/>
            </a:rPr>
            <a:t>≥ 2</a:t>
          </a:r>
          <a:r>
            <a:rPr lang="en-US" sz="900" kern="1200">
              <a:latin typeface="+mn-lt"/>
            </a:rPr>
            <a:t>, assign 1 mole to ALDX and allocate remaining carbon.</a:t>
          </a:r>
        </a:p>
      </dsp:txBody>
      <dsp:txXfrm>
        <a:off x="3007037" y="2973235"/>
        <a:ext cx="1223413" cy="734047"/>
      </dsp:txXfrm>
    </dsp:sp>
    <dsp:sp modelId="{308B2C4D-1185-4772-913E-D7ACD1706884}">
      <dsp:nvSpPr>
        <dsp:cNvPr id="0" name=""/>
        <dsp:cNvSpPr/>
      </dsp:nvSpPr>
      <dsp:spPr>
        <a:xfrm>
          <a:off x="662621" y="3705483"/>
          <a:ext cx="4435339" cy="226525"/>
        </a:xfrm>
        <a:custGeom>
          <a:avLst/>
          <a:gdLst/>
          <a:ahLst/>
          <a:cxnLst/>
          <a:rect l="0" t="0" r="0" b="0"/>
          <a:pathLst>
            <a:path>
              <a:moveTo>
                <a:pt x="4435339" y="0"/>
              </a:moveTo>
              <a:lnTo>
                <a:pt x="4435339" y="130362"/>
              </a:lnTo>
              <a:lnTo>
                <a:pt x="0" y="130362"/>
              </a:lnTo>
              <a:lnTo>
                <a:pt x="0" y="226525"/>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769221" y="3817466"/>
        <a:ext cx="222139" cy="2560"/>
      </dsp:txXfrm>
    </dsp:sp>
    <dsp:sp modelId="{C97609EE-7529-4F93-BF3E-7728CB84CAFC}">
      <dsp:nvSpPr>
        <dsp:cNvPr id="0" name=""/>
        <dsp:cNvSpPr/>
      </dsp:nvSpPr>
      <dsp:spPr>
        <a:xfrm>
          <a:off x="4486254" y="2973235"/>
          <a:ext cx="1223413" cy="73404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16) If target species is an acid with nC </a:t>
          </a:r>
          <a:r>
            <a:rPr lang="en-US" sz="900" kern="1200">
              <a:latin typeface="+mn-lt"/>
              <a:cs typeface="Times New Roman" panose="02020603050405020304" pitchFamily="18" charset="0"/>
            </a:rPr>
            <a:t>≥ 2</a:t>
          </a:r>
          <a:r>
            <a:rPr lang="en-US" sz="900" kern="1200">
              <a:latin typeface="+mn-lt"/>
            </a:rPr>
            <a:t>, assign 1 mole to PACD and allocate remaining carbon.</a:t>
          </a:r>
        </a:p>
      </dsp:txBody>
      <dsp:txXfrm>
        <a:off x="4486254" y="2973235"/>
        <a:ext cx="1223413" cy="734047"/>
      </dsp:txXfrm>
    </dsp:sp>
    <dsp:sp modelId="{0B88B105-63CB-44FC-80E4-551E4ABB2EA0}">
      <dsp:nvSpPr>
        <dsp:cNvPr id="0" name=""/>
        <dsp:cNvSpPr/>
      </dsp:nvSpPr>
      <dsp:spPr>
        <a:xfrm>
          <a:off x="1274841" y="4284392"/>
          <a:ext cx="225204" cy="91440"/>
        </a:xfrm>
        <a:custGeom>
          <a:avLst/>
          <a:gdLst/>
          <a:ahLst/>
          <a:cxnLst/>
          <a:rect l="0" t="0" r="0" b="0"/>
          <a:pathLst>
            <a:path>
              <a:moveTo>
                <a:pt x="0" y="45720"/>
              </a:moveTo>
              <a:lnTo>
                <a:pt x="225204"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81048" y="4328831"/>
        <a:ext cx="12790" cy="2560"/>
      </dsp:txXfrm>
    </dsp:sp>
    <dsp:sp modelId="{D1F25009-422B-4EEB-A2DC-731947CE860A}">
      <dsp:nvSpPr>
        <dsp:cNvPr id="0" name=""/>
        <dsp:cNvSpPr/>
      </dsp:nvSpPr>
      <dsp:spPr>
        <a:xfrm>
          <a:off x="48601" y="3964409"/>
          <a:ext cx="1228039" cy="73140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17) If target species is an alcohol with nC </a:t>
          </a:r>
          <a:r>
            <a:rPr lang="en-US" sz="900" kern="1200">
              <a:latin typeface="+mn-lt"/>
              <a:cs typeface="Times New Roman" panose="02020603050405020304" pitchFamily="18" charset="0"/>
            </a:rPr>
            <a:t>≥ 4</a:t>
          </a:r>
          <a:r>
            <a:rPr lang="en-US" sz="900" kern="1200">
              <a:latin typeface="+mn-lt"/>
            </a:rPr>
            <a:t>, assign 1 mole to ROH.</a:t>
          </a:r>
          <a:endParaRPr lang="en-US" sz="900" kern="1200"/>
        </a:p>
      </dsp:txBody>
      <dsp:txXfrm>
        <a:off x="48601" y="3964409"/>
        <a:ext cx="1228039" cy="731405"/>
      </dsp:txXfrm>
    </dsp:sp>
    <dsp:sp modelId="{67BCE981-B299-4AEE-AF0D-E3B11FDA55F6}">
      <dsp:nvSpPr>
        <dsp:cNvPr id="0" name=""/>
        <dsp:cNvSpPr/>
      </dsp:nvSpPr>
      <dsp:spPr>
        <a:xfrm>
          <a:off x="2758686" y="4284392"/>
          <a:ext cx="225204" cy="91440"/>
        </a:xfrm>
        <a:custGeom>
          <a:avLst/>
          <a:gdLst/>
          <a:ahLst/>
          <a:cxnLst/>
          <a:rect l="0" t="0" r="0" b="0"/>
          <a:pathLst>
            <a:path>
              <a:moveTo>
                <a:pt x="0" y="45720"/>
              </a:moveTo>
              <a:lnTo>
                <a:pt x="225204"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4893" y="4328831"/>
        <a:ext cx="12790" cy="2560"/>
      </dsp:txXfrm>
    </dsp:sp>
    <dsp:sp modelId="{609945A6-6B00-4700-BF66-3E04E2215140}">
      <dsp:nvSpPr>
        <dsp:cNvPr id="0" name=""/>
        <dsp:cNvSpPr/>
      </dsp:nvSpPr>
      <dsp:spPr>
        <a:xfrm>
          <a:off x="1532446" y="3964409"/>
          <a:ext cx="1228039" cy="73140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18) If target species is an ether with nC </a:t>
          </a:r>
          <a:r>
            <a:rPr lang="en-US" sz="900" kern="1200">
              <a:latin typeface="+mn-lt"/>
              <a:cs typeface="Times New Roman" panose="02020603050405020304" pitchFamily="18" charset="0"/>
            </a:rPr>
            <a:t>≥ 4</a:t>
          </a:r>
          <a:r>
            <a:rPr lang="en-US" sz="900" kern="1200">
              <a:latin typeface="+mn-lt"/>
            </a:rPr>
            <a:t>, assign 1 mole to ETHR.</a:t>
          </a:r>
          <a:endParaRPr lang="en-US" sz="900" kern="1200"/>
        </a:p>
      </dsp:txBody>
      <dsp:txXfrm>
        <a:off x="1532446" y="3964409"/>
        <a:ext cx="1228039" cy="731405"/>
      </dsp:txXfrm>
    </dsp:sp>
    <dsp:sp modelId="{1C91CD47-6EDD-482E-9E9B-63A1FA2FB7E9}">
      <dsp:nvSpPr>
        <dsp:cNvPr id="0" name=""/>
        <dsp:cNvSpPr/>
      </dsp:nvSpPr>
      <dsp:spPr>
        <a:xfrm>
          <a:off x="4242530" y="4284392"/>
          <a:ext cx="225204" cy="91440"/>
        </a:xfrm>
        <a:custGeom>
          <a:avLst/>
          <a:gdLst/>
          <a:ahLst/>
          <a:cxnLst/>
          <a:rect l="0" t="0" r="0" b="0"/>
          <a:pathLst>
            <a:path>
              <a:moveTo>
                <a:pt x="0" y="45720"/>
              </a:moveTo>
              <a:lnTo>
                <a:pt x="225204"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348737" y="4328831"/>
        <a:ext cx="12790" cy="2560"/>
      </dsp:txXfrm>
    </dsp:sp>
    <dsp:sp modelId="{15910589-2C0C-400B-AE23-570DC9094EC6}">
      <dsp:nvSpPr>
        <dsp:cNvPr id="0" name=""/>
        <dsp:cNvSpPr/>
      </dsp:nvSpPr>
      <dsp:spPr>
        <a:xfrm>
          <a:off x="3016290" y="3964409"/>
          <a:ext cx="1228039" cy="73140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19) If target species is an ester with nC </a:t>
          </a:r>
          <a:r>
            <a:rPr lang="en-US" sz="900" kern="1200">
              <a:latin typeface="+mn-lt"/>
              <a:cs typeface="Times New Roman" panose="02020603050405020304" pitchFamily="18" charset="0"/>
            </a:rPr>
            <a:t>≥ 4</a:t>
          </a:r>
          <a:r>
            <a:rPr lang="en-US" sz="900" kern="1200">
              <a:latin typeface="+mn-lt"/>
            </a:rPr>
            <a:t>, assign 1 mole to ESTR.</a:t>
          </a:r>
          <a:endParaRPr lang="en-US" sz="900" kern="1200"/>
        </a:p>
      </dsp:txBody>
      <dsp:txXfrm>
        <a:off x="3016290" y="3964409"/>
        <a:ext cx="1228039" cy="731405"/>
      </dsp:txXfrm>
    </dsp:sp>
    <dsp:sp modelId="{76D18276-7099-4B24-9225-682F97A6FA37}">
      <dsp:nvSpPr>
        <dsp:cNvPr id="0" name=""/>
        <dsp:cNvSpPr/>
      </dsp:nvSpPr>
      <dsp:spPr>
        <a:xfrm>
          <a:off x="670396" y="4695335"/>
          <a:ext cx="4441445" cy="225204"/>
        </a:xfrm>
        <a:custGeom>
          <a:avLst/>
          <a:gdLst/>
          <a:ahLst/>
          <a:cxnLst/>
          <a:rect l="0" t="0" r="0" b="0"/>
          <a:pathLst>
            <a:path>
              <a:moveTo>
                <a:pt x="4441445" y="0"/>
              </a:moveTo>
              <a:lnTo>
                <a:pt x="4441445" y="129702"/>
              </a:lnTo>
              <a:lnTo>
                <a:pt x="0" y="129702"/>
              </a:lnTo>
              <a:lnTo>
                <a:pt x="0" y="225204"/>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mn-lt"/>
          </a:endParaRPr>
        </a:p>
      </dsp:txBody>
      <dsp:txXfrm>
        <a:off x="2779898" y="4806657"/>
        <a:ext cx="222440" cy="2560"/>
      </dsp:txXfrm>
    </dsp:sp>
    <dsp:sp modelId="{AB3FA6D8-6DBD-4E42-998A-C5F6417EEBDD}">
      <dsp:nvSpPr>
        <dsp:cNvPr id="0" name=""/>
        <dsp:cNvSpPr/>
      </dsp:nvSpPr>
      <dsp:spPr>
        <a:xfrm>
          <a:off x="4500134" y="3963088"/>
          <a:ext cx="1223413" cy="73404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20) If target species does not match any prior categorization, allocate all carbon, as approriate.</a:t>
          </a:r>
        </a:p>
      </dsp:txBody>
      <dsp:txXfrm>
        <a:off x="4500134" y="3963088"/>
        <a:ext cx="1223413" cy="734047"/>
      </dsp:txXfrm>
    </dsp:sp>
    <dsp:sp modelId="{9922F15F-5657-43A9-913C-8E80B6611C8C}">
      <dsp:nvSpPr>
        <dsp:cNvPr id="0" name=""/>
        <dsp:cNvSpPr/>
      </dsp:nvSpPr>
      <dsp:spPr>
        <a:xfrm>
          <a:off x="1290390" y="5277550"/>
          <a:ext cx="225204" cy="91440"/>
        </a:xfrm>
        <a:custGeom>
          <a:avLst/>
          <a:gdLst/>
          <a:ahLst/>
          <a:cxnLst/>
          <a:rect l="0" t="0" r="0" b="0"/>
          <a:pathLst>
            <a:path>
              <a:moveTo>
                <a:pt x="0" y="45720"/>
              </a:moveTo>
              <a:lnTo>
                <a:pt x="225204"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96597" y="5321990"/>
        <a:ext cx="12790" cy="2560"/>
      </dsp:txXfrm>
    </dsp:sp>
    <dsp:sp modelId="{97B3EFEE-F588-4137-B8AD-F6BC28190A43}">
      <dsp:nvSpPr>
        <dsp:cNvPr id="0" name=""/>
        <dsp:cNvSpPr/>
      </dsp:nvSpPr>
      <dsp:spPr>
        <a:xfrm>
          <a:off x="48601" y="4952940"/>
          <a:ext cx="1243588" cy="74066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21) Limit functional groups to 1 with this priority: TOL &gt; XYL &gt; IOLE &gt; OLE &gt; ALDX &gt; KET. </a:t>
          </a:r>
        </a:p>
      </dsp:txBody>
      <dsp:txXfrm>
        <a:off x="48601" y="4952940"/>
        <a:ext cx="1243588" cy="740660"/>
      </dsp:txXfrm>
    </dsp:sp>
    <dsp:sp modelId="{198DE180-2BE7-4BD5-A9E0-E0DE02A61486}">
      <dsp:nvSpPr>
        <dsp:cNvPr id="0" name=""/>
        <dsp:cNvSpPr/>
      </dsp:nvSpPr>
      <dsp:spPr>
        <a:xfrm>
          <a:off x="2789783" y="5277550"/>
          <a:ext cx="225204" cy="91440"/>
        </a:xfrm>
        <a:custGeom>
          <a:avLst/>
          <a:gdLst/>
          <a:ahLst/>
          <a:cxnLst/>
          <a:rect l="0" t="0" r="0" b="0"/>
          <a:pathLst>
            <a:path>
              <a:moveTo>
                <a:pt x="0" y="45720"/>
              </a:moveTo>
              <a:lnTo>
                <a:pt x="225204"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95990" y="5321990"/>
        <a:ext cx="12790" cy="2560"/>
      </dsp:txXfrm>
    </dsp:sp>
    <dsp:sp modelId="{B406C199-F407-42E1-BFA3-6C0216DD5F58}">
      <dsp:nvSpPr>
        <dsp:cNvPr id="0" name=""/>
        <dsp:cNvSpPr/>
      </dsp:nvSpPr>
      <dsp:spPr>
        <a:xfrm>
          <a:off x="1547994" y="4952940"/>
          <a:ext cx="1243588" cy="74066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22) If OLE/PAR &gt; 1, OLE = (PAR + 2 OLE) / 3; then PAR = OLE</a:t>
          </a:r>
        </a:p>
      </dsp:txBody>
      <dsp:txXfrm>
        <a:off x="1547994" y="4952940"/>
        <a:ext cx="1243588" cy="740660"/>
      </dsp:txXfrm>
    </dsp:sp>
    <dsp:sp modelId="{825F2DDF-89F7-4864-BC5E-A725F67EAF85}">
      <dsp:nvSpPr>
        <dsp:cNvPr id="0" name=""/>
        <dsp:cNvSpPr/>
      </dsp:nvSpPr>
      <dsp:spPr>
        <a:xfrm>
          <a:off x="3047387" y="4952940"/>
          <a:ext cx="1243588" cy="74066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23) If KET/PAR &gt; 0.333, KET = (PAR + KET) / 4; then PAR = 3*KET</a:t>
          </a:r>
        </a:p>
      </dsp:txBody>
      <dsp:txXfrm>
        <a:off x="3047387" y="4952940"/>
        <a:ext cx="1243588" cy="74066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A6EE59-62FE-41F5-A15F-6CF6474180F6}">
      <dsp:nvSpPr>
        <dsp:cNvPr id="0" name=""/>
        <dsp:cNvSpPr/>
      </dsp:nvSpPr>
      <dsp:spPr>
        <a:xfrm>
          <a:off x="3214188" y="462781"/>
          <a:ext cx="449745" cy="91440"/>
        </a:xfrm>
        <a:custGeom>
          <a:avLst/>
          <a:gdLst/>
          <a:ahLst/>
          <a:cxnLst/>
          <a:rect l="0" t="0" r="0" b="0"/>
          <a:pathLst>
            <a:path>
              <a:moveTo>
                <a:pt x="0" y="45720"/>
              </a:moveTo>
              <a:lnTo>
                <a:pt x="44974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mn-lt"/>
          </a:endParaRPr>
        </a:p>
      </dsp:txBody>
      <dsp:txXfrm>
        <a:off x="3427052" y="506100"/>
        <a:ext cx="24017" cy="4803"/>
      </dsp:txXfrm>
    </dsp:sp>
    <dsp:sp modelId="{CB8A3EEA-0FCF-4A91-839E-5455D8CC8C2F}">
      <dsp:nvSpPr>
        <dsp:cNvPr id="0" name=""/>
        <dsp:cNvSpPr/>
      </dsp:nvSpPr>
      <dsp:spPr>
        <a:xfrm>
          <a:off x="2582" y="94943"/>
          <a:ext cx="3213406" cy="8271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100000"/>
            </a:lnSpc>
            <a:spcBef>
              <a:spcPct val="0"/>
            </a:spcBef>
            <a:spcAft>
              <a:spcPts val="0"/>
            </a:spcAft>
            <a:buNone/>
          </a:pPr>
          <a:r>
            <a:rPr lang="en-US" sz="1100" kern="1200">
              <a:latin typeface="+mn-lt"/>
            </a:rPr>
            <a:t>1) If target species is acetaldehyde or formaldehyde, assign to ALD2_PRIMARY or FORM_PRIMARY, respectively.</a:t>
          </a:r>
        </a:p>
      </dsp:txBody>
      <dsp:txXfrm>
        <a:off x="2582" y="94943"/>
        <a:ext cx="3213406" cy="827117"/>
      </dsp:txXfrm>
    </dsp:sp>
    <dsp:sp modelId="{15F38527-4886-4B1D-9AD5-623DF4E379D5}">
      <dsp:nvSpPr>
        <dsp:cNvPr id="0" name=""/>
        <dsp:cNvSpPr/>
      </dsp:nvSpPr>
      <dsp:spPr>
        <a:xfrm>
          <a:off x="1602779" y="919853"/>
          <a:ext cx="3130171" cy="450152"/>
        </a:xfrm>
        <a:custGeom>
          <a:avLst/>
          <a:gdLst/>
          <a:ahLst/>
          <a:cxnLst/>
          <a:rect l="0" t="0" r="0" b="0"/>
          <a:pathLst>
            <a:path>
              <a:moveTo>
                <a:pt x="3130171" y="0"/>
              </a:moveTo>
              <a:lnTo>
                <a:pt x="3130171" y="242176"/>
              </a:lnTo>
              <a:lnTo>
                <a:pt x="0" y="242176"/>
              </a:lnTo>
              <a:lnTo>
                <a:pt x="0" y="45015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mn-lt"/>
          </a:endParaRPr>
        </a:p>
      </dsp:txBody>
      <dsp:txXfrm>
        <a:off x="3088693" y="1142527"/>
        <a:ext cx="158343" cy="4803"/>
      </dsp:txXfrm>
    </dsp:sp>
    <dsp:sp modelId="{3626B319-B255-4405-BDAE-063A38031139}">
      <dsp:nvSpPr>
        <dsp:cNvPr id="0" name=""/>
        <dsp:cNvSpPr/>
      </dsp:nvSpPr>
      <dsp:spPr>
        <a:xfrm>
          <a:off x="3696334" y="95350"/>
          <a:ext cx="2073233" cy="826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latin typeface="+mn-lt"/>
            </a:rPr>
            <a:t>2) If target species is an alkane with nC &gt; 8, assign to SOAALK.</a:t>
          </a:r>
        </a:p>
      </dsp:txBody>
      <dsp:txXfrm>
        <a:off x="3696334" y="95350"/>
        <a:ext cx="2073233" cy="826302"/>
      </dsp:txXfrm>
    </dsp:sp>
    <dsp:sp modelId="{38D5F8E3-A819-418A-B0F4-AAB1D8E6476D}">
      <dsp:nvSpPr>
        <dsp:cNvPr id="0" name=""/>
        <dsp:cNvSpPr/>
      </dsp:nvSpPr>
      <dsp:spPr>
        <a:xfrm>
          <a:off x="3201177" y="1769837"/>
          <a:ext cx="449745" cy="91440"/>
        </a:xfrm>
        <a:custGeom>
          <a:avLst/>
          <a:gdLst/>
          <a:ahLst/>
          <a:cxnLst/>
          <a:rect l="0" t="0" r="0" b="0"/>
          <a:pathLst>
            <a:path>
              <a:moveTo>
                <a:pt x="0" y="45720"/>
              </a:moveTo>
              <a:lnTo>
                <a:pt x="44974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mn-lt"/>
          </a:endParaRPr>
        </a:p>
      </dsp:txBody>
      <dsp:txXfrm>
        <a:off x="3414041" y="1813155"/>
        <a:ext cx="24017" cy="4803"/>
      </dsp:txXfrm>
    </dsp:sp>
    <dsp:sp modelId="{184BDC77-ADC3-41EE-B934-653FD6855C12}">
      <dsp:nvSpPr>
        <dsp:cNvPr id="0" name=""/>
        <dsp:cNvSpPr/>
      </dsp:nvSpPr>
      <dsp:spPr>
        <a:xfrm>
          <a:off x="2582" y="1402405"/>
          <a:ext cx="3200395" cy="826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latin typeface="+mn-lt"/>
            </a:rPr>
            <a:t>3) If target species is a cyclic alkane with nC &gt; 6, assign to SOAALK.</a:t>
          </a:r>
        </a:p>
      </dsp:txBody>
      <dsp:txXfrm>
        <a:off x="2582" y="1402405"/>
        <a:ext cx="3200395" cy="826302"/>
      </dsp:txXfrm>
    </dsp:sp>
    <dsp:sp modelId="{8B0D530B-1216-45B3-BC27-4F5D8337F01D}">
      <dsp:nvSpPr>
        <dsp:cNvPr id="0" name=""/>
        <dsp:cNvSpPr/>
      </dsp:nvSpPr>
      <dsp:spPr>
        <a:xfrm>
          <a:off x="3683323" y="1404078"/>
          <a:ext cx="2033636"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latin typeface="+mn-lt"/>
            </a:rPr>
            <a:t>4) Assign all remaining species to NONBAF.</a:t>
          </a:r>
        </a:p>
      </dsp:txBody>
      <dsp:txXfrm>
        <a:off x="3683323" y="1404078"/>
        <a:ext cx="2033636" cy="82295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A6EE59-62FE-41F5-A15F-6CF6474180F6}">
      <dsp:nvSpPr>
        <dsp:cNvPr id="0" name=""/>
        <dsp:cNvSpPr/>
      </dsp:nvSpPr>
      <dsp:spPr>
        <a:xfrm>
          <a:off x="1354349" y="320919"/>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458583" y="365380"/>
        <a:ext cx="12582" cy="2518"/>
      </dsp:txXfrm>
    </dsp:sp>
    <dsp:sp modelId="{CB8A3EEA-0FCF-4A91-839E-5455D8CC8C2F}">
      <dsp:nvSpPr>
        <dsp:cNvPr id="0" name=""/>
        <dsp:cNvSpPr/>
      </dsp:nvSpPr>
      <dsp:spPr>
        <a:xfrm>
          <a:off x="152600" y="5575"/>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100000"/>
            </a:lnSpc>
            <a:spcBef>
              <a:spcPct val="0"/>
            </a:spcBef>
            <a:spcAft>
              <a:spcPts val="0"/>
            </a:spcAft>
            <a:buNone/>
          </a:pPr>
          <a:r>
            <a:rPr lang="en-US" sz="900" kern="1200">
              <a:latin typeface="+mn-lt"/>
            </a:rPr>
            <a:t>1) If target species features no carbon or is elemental carbon, assign to UNKCRACMM.</a:t>
          </a:r>
        </a:p>
      </dsp:txBody>
      <dsp:txXfrm>
        <a:off x="152600" y="5575"/>
        <a:ext cx="1203548" cy="722129"/>
      </dsp:txXfrm>
    </dsp:sp>
    <dsp:sp modelId="{15F38527-4886-4B1D-9AD5-623DF4E379D5}">
      <dsp:nvSpPr>
        <dsp:cNvPr id="0" name=""/>
        <dsp:cNvSpPr/>
      </dsp:nvSpPr>
      <dsp:spPr>
        <a:xfrm>
          <a:off x="2809549" y="320919"/>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913783" y="365380"/>
        <a:ext cx="12582" cy="2518"/>
      </dsp:txXfrm>
    </dsp:sp>
    <dsp:sp modelId="{3626B319-B255-4405-BDAE-063A38031139}">
      <dsp:nvSpPr>
        <dsp:cNvPr id="0" name=""/>
        <dsp:cNvSpPr/>
      </dsp:nvSpPr>
      <dsp:spPr>
        <a:xfrm>
          <a:off x="1607800" y="5575"/>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2) If target species is an explicit tracer in chemical mechanism, appropriately assign.</a:t>
          </a:r>
        </a:p>
      </dsp:txBody>
      <dsp:txXfrm>
        <a:off x="1607800" y="5575"/>
        <a:ext cx="1203548" cy="722129"/>
      </dsp:txXfrm>
    </dsp:sp>
    <dsp:sp modelId="{38D5F8E3-A819-418A-B0F4-AAB1D8E6476D}">
      <dsp:nvSpPr>
        <dsp:cNvPr id="0" name=""/>
        <dsp:cNvSpPr/>
      </dsp:nvSpPr>
      <dsp:spPr>
        <a:xfrm>
          <a:off x="4264748" y="320919"/>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68983" y="365380"/>
        <a:ext cx="12582" cy="2518"/>
      </dsp:txXfrm>
    </dsp:sp>
    <dsp:sp modelId="{184BDC77-ADC3-41EE-B934-653FD6855C12}">
      <dsp:nvSpPr>
        <dsp:cNvPr id="0" name=""/>
        <dsp:cNvSpPr/>
      </dsp:nvSpPr>
      <dsp:spPr>
        <a:xfrm>
          <a:off x="3063000" y="5575"/>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3) If k</a:t>
          </a:r>
          <a:r>
            <a:rPr lang="en-US" sz="900" kern="1200" baseline="-25000">
              <a:latin typeface="+mn-lt"/>
            </a:rPr>
            <a:t>OH</a:t>
          </a:r>
          <a:r>
            <a:rPr lang="en-US" sz="900" kern="1200">
              <a:latin typeface="+mn-lt"/>
            </a:rPr>
            <a:t> &lt; 3.5x10</a:t>
          </a:r>
          <a:r>
            <a:rPr lang="en-US" sz="900" kern="1200" baseline="30000">
              <a:latin typeface="+mn-lt"/>
            </a:rPr>
            <a:t>-13</a:t>
          </a:r>
          <a:r>
            <a:rPr lang="en-US" sz="900" kern="1200">
              <a:latin typeface="+mn-lt"/>
            </a:rPr>
            <a:t> cm</a:t>
          </a:r>
          <a:r>
            <a:rPr lang="en-US" sz="900" kern="1200" baseline="30000">
              <a:latin typeface="+mn-lt"/>
            </a:rPr>
            <a:t>3</a:t>
          </a:r>
          <a:r>
            <a:rPr lang="en-US" sz="900" kern="1200">
              <a:latin typeface="+mn-lt"/>
            </a:rPr>
            <a:t> molec.</a:t>
          </a:r>
          <a:r>
            <a:rPr lang="en-US" sz="900" kern="1200" baseline="30000">
              <a:latin typeface="+mn-lt"/>
            </a:rPr>
            <a:t>-1</a:t>
          </a:r>
          <a:r>
            <a:rPr lang="en-US" sz="900" kern="1200">
              <a:latin typeface="+mn-lt"/>
            </a:rPr>
            <a:t> sec</a:t>
          </a:r>
          <a:r>
            <a:rPr lang="en-US" sz="900" kern="1200" baseline="30000">
              <a:latin typeface="+mn-lt"/>
            </a:rPr>
            <a:t>-1</a:t>
          </a:r>
          <a:r>
            <a:rPr lang="en-US" sz="900" kern="1200">
              <a:latin typeface="+mn-lt"/>
            </a:rPr>
            <a:t>, assign to SLOWROC.</a:t>
          </a:r>
        </a:p>
      </dsp:txBody>
      <dsp:txXfrm>
        <a:off x="3063000" y="5575"/>
        <a:ext cx="1203548" cy="722129"/>
      </dsp:txXfrm>
    </dsp:sp>
    <dsp:sp modelId="{53B0AA7A-1B28-4FB3-B8CD-E878F2ED2048}">
      <dsp:nvSpPr>
        <dsp:cNvPr id="0" name=""/>
        <dsp:cNvSpPr/>
      </dsp:nvSpPr>
      <dsp:spPr>
        <a:xfrm>
          <a:off x="756584" y="728563"/>
          <a:ext cx="4365599" cy="221051"/>
        </a:xfrm>
        <a:custGeom>
          <a:avLst/>
          <a:gdLst/>
          <a:ahLst/>
          <a:cxnLst/>
          <a:rect l="0" t="0" r="0" b="0"/>
          <a:pathLst>
            <a:path>
              <a:moveTo>
                <a:pt x="4365599" y="0"/>
              </a:moveTo>
              <a:lnTo>
                <a:pt x="4365599" y="127625"/>
              </a:lnTo>
              <a:lnTo>
                <a:pt x="0" y="127625"/>
              </a:lnTo>
              <a:lnTo>
                <a:pt x="0" y="221051"/>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30063" y="837829"/>
        <a:ext cx="218642" cy="2518"/>
      </dsp:txXfrm>
    </dsp:sp>
    <dsp:sp modelId="{D884CABA-868E-48C0-AE3A-1A667050B063}">
      <dsp:nvSpPr>
        <dsp:cNvPr id="0" name=""/>
        <dsp:cNvSpPr/>
      </dsp:nvSpPr>
      <dsp:spPr>
        <a:xfrm>
          <a:off x="4518200" y="2916"/>
          <a:ext cx="1207969" cy="72744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4) If target species is a terpene species, follow order-of-operations.</a:t>
          </a:r>
        </a:p>
      </dsp:txBody>
      <dsp:txXfrm>
        <a:off x="4518200" y="2916"/>
        <a:ext cx="1207969" cy="727446"/>
      </dsp:txXfrm>
    </dsp:sp>
    <dsp:sp modelId="{7AC81FE4-8889-438A-A959-886089DA8471}">
      <dsp:nvSpPr>
        <dsp:cNvPr id="0" name=""/>
        <dsp:cNvSpPr/>
      </dsp:nvSpPr>
      <dsp:spPr>
        <a:xfrm>
          <a:off x="1358769" y="1300624"/>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63003" y="1345085"/>
        <a:ext cx="12582" cy="2518"/>
      </dsp:txXfrm>
    </dsp:sp>
    <dsp:sp modelId="{01027D09-CD97-4F90-BF29-C4715D5E167A}">
      <dsp:nvSpPr>
        <dsp:cNvPr id="0" name=""/>
        <dsp:cNvSpPr/>
      </dsp:nvSpPr>
      <dsp:spPr>
        <a:xfrm>
          <a:off x="152600" y="982014"/>
          <a:ext cx="1207969" cy="7286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5) If target species is a furan or diene, other than 1,3-butadiene, assign to FURAN.</a:t>
          </a:r>
        </a:p>
      </dsp:txBody>
      <dsp:txXfrm>
        <a:off x="152600" y="982014"/>
        <a:ext cx="1207969" cy="728661"/>
      </dsp:txXfrm>
    </dsp:sp>
    <dsp:sp modelId="{5AB261B8-7CFE-46D0-98F4-29424CF1E00C}">
      <dsp:nvSpPr>
        <dsp:cNvPr id="0" name=""/>
        <dsp:cNvSpPr/>
      </dsp:nvSpPr>
      <dsp:spPr>
        <a:xfrm>
          <a:off x="2813969" y="1300624"/>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918203" y="1345085"/>
        <a:ext cx="12582" cy="2518"/>
      </dsp:txXfrm>
    </dsp:sp>
    <dsp:sp modelId="{8B0D530B-1216-45B3-BC27-4F5D8337F01D}">
      <dsp:nvSpPr>
        <dsp:cNvPr id="0" name=""/>
        <dsp:cNvSpPr/>
      </dsp:nvSpPr>
      <dsp:spPr>
        <a:xfrm>
          <a:off x="1612220" y="985280"/>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6) If target species is nonoxygenated and has more than 1 benzene ring, assign to NAPH.</a:t>
          </a:r>
        </a:p>
      </dsp:txBody>
      <dsp:txXfrm>
        <a:off x="1612220" y="985280"/>
        <a:ext cx="1203548" cy="722129"/>
      </dsp:txXfrm>
    </dsp:sp>
    <dsp:sp modelId="{3B96C7A5-6758-4A4B-838C-8339022B78AA}">
      <dsp:nvSpPr>
        <dsp:cNvPr id="0" name=""/>
        <dsp:cNvSpPr/>
      </dsp:nvSpPr>
      <dsp:spPr>
        <a:xfrm>
          <a:off x="4269169" y="1300624"/>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73403" y="1345085"/>
        <a:ext cx="12582" cy="2518"/>
      </dsp:txXfrm>
    </dsp:sp>
    <dsp:sp modelId="{900FA1AA-761E-43F8-B3F5-ECC1ECF0B9E6}">
      <dsp:nvSpPr>
        <dsp:cNvPr id="0" name=""/>
        <dsp:cNvSpPr/>
      </dsp:nvSpPr>
      <dsp:spPr>
        <a:xfrm>
          <a:off x="3067420" y="985280"/>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7) If C* of target species is &lt; 3x10</a:t>
          </a:r>
          <a:r>
            <a:rPr lang="en-US" sz="900" kern="1200" baseline="30000">
              <a:latin typeface="+mn-lt"/>
            </a:rPr>
            <a:t>2</a:t>
          </a:r>
          <a:r>
            <a:rPr lang="en-US" sz="900" kern="1200">
              <a:latin typeface="+mn-lt"/>
            </a:rPr>
            <a:t> μg m</a:t>
          </a:r>
          <a:r>
            <a:rPr lang="en-US" sz="900" kern="1200" baseline="30000">
              <a:latin typeface="+mn-lt"/>
            </a:rPr>
            <a:t>-3</a:t>
          </a:r>
          <a:r>
            <a:rPr lang="en-US" sz="900" kern="1200">
              <a:latin typeface="+mn-lt"/>
            </a:rPr>
            <a:t>, follow order-of-operations.</a:t>
          </a:r>
        </a:p>
      </dsp:txBody>
      <dsp:txXfrm>
        <a:off x="3067420" y="985280"/>
        <a:ext cx="1203548" cy="722129"/>
      </dsp:txXfrm>
    </dsp:sp>
    <dsp:sp modelId="{9E371D41-4B6B-46D5-A192-9AC6A0FACF1D}">
      <dsp:nvSpPr>
        <dsp:cNvPr id="0" name=""/>
        <dsp:cNvSpPr/>
      </dsp:nvSpPr>
      <dsp:spPr>
        <a:xfrm>
          <a:off x="754374" y="1705609"/>
          <a:ext cx="4370019" cy="224317"/>
        </a:xfrm>
        <a:custGeom>
          <a:avLst/>
          <a:gdLst/>
          <a:ahLst/>
          <a:cxnLst/>
          <a:rect l="0" t="0" r="0" b="0"/>
          <a:pathLst>
            <a:path>
              <a:moveTo>
                <a:pt x="4370019" y="0"/>
              </a:moveTo>
              <a:lnTo>
                <a:pt x="4370019" y="129258"/>
              </a:lnTo>
              <a:lnTo>
                <a:pt x="0" y="129258"/>
              </a:lnTo>
              <a:lnTo>
                <a:pt x="0" y="224317"/>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29948" y="1816508"/>
        <a:ext cx="218872" cy="2518"/>
      </dsp:txXfrm>
    </dsp:sp>
    <dsp:sp modelId="{5A043B4C-3C69-49B6-A83D-094C29D70CA8}">
      <dsp:nvSpPr>
        <dsp:cNvPr id="0" name=""/>
        <dsp:cNvSpPr/>
      </dsp:nvSpPr>
      <dsp:spPr>
        <a:xfrm>
          <a:off x="4522620" y="985280"/>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8) If target species is a single-ring aromatic, follow order-of-operations.</a:t>
          </a:r>
        </a:p>
      </dsp:txBody>
      <dsp:txXfrm>
        <a:off x="4522620" y="985280"/>
        <a:ext cx="1203548" cy="722129"/>
      </dsp:txXfrm>
    </dsp:sp>
    <dsp:sp modelId="{887B8FE7-C10A-43A6-823A-CD69D84D0CEF}">
      <dsp:nvSpPr>
        <dsp:cNvPr id="0" name=""/>
        <dsp:cNvSpPr/>
      </dsp:nvSpPr>
      <dsp:spPr>
        <a:xfrm>
          <a:off x="1354349" y="2277671"/>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458583" y="2322131"/>
        <a:ext cx="12582" cy="2518"/>
      </dsp:txXfrm>
    </dsp:sp>
    <dsp:sp modelId="{15F94D34-E64B-4C67-BBBA-83F3C20F796B}">
      <dsp:nvSpPr>
        <dsp:cNvPr id="0" name=""/>
        <dsp:cNvSpPr/>
      </dsp:nvSpPr>
      <dsp:spPr>
        <a:xfrm>
          <a:off x="152600" y="1962326"/>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9) If the target species contains a C-C double bond, follow order-of-operations.</a:t>
          </a:r>
        </a:p>
      </dsp:txBody>
      <dsp:txXfrm>
        <a:off x="152600" y="1962326"/>
        <a:ext cx="1203548" cy="722129"/>
      </dsp:txXfrm>
    </dsp:sp>
    <dsp:sp modelId="{BCBAA912-F072-4569-8F22-A15DDF34601D}">
      <dsp:nvSpPr>
        <dsp:cNvPr id="0" name=""/>
        <dsp:cNvSpPr/>
      </dsp:nvSpPr>
      <dsp:spPr>
        <a:xfrm>
          <a:off x="2809549" y="2277671"/>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913783" y="2322131"/>
        <a:ext cx="12582" cy="2518"/>
      </dsp:txXfrm>
    </dsp:sp>
    <dsp:sp modelId="{A1963C55-11FA-4B19-A0D4-A5C34D42E054}">
      <dsp:nvSpPr>
        <dsp:cNvPr id="0" name=""/>
        <dsp:cNvSpPr/>
      </dsp:nvSpPr>
      <dsp:spPr>
        <a:xfrm>
          <a:off x="1607800" y="1962326"/>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10) If C* of target species is &lt; 3x10</a:t>
          </a:r>
          <a:r>
            <a:rPr lang="en-US" sz="900" kern="1200" baseline="30000">
              <a:latin typeface="+mn-lt"/>
            </a:rPr>
            <a:t>6</a:t>
          </a:r>
          <a:r>
            <a:rPr lang="en-US" sz="900" kern="1200">
              <a:latin typeface="+mn-lt"/>
            </a:rPr>
            <a:t> μg m</a:t>
          </a:r>
          <a:r>
            <a:rPr lang="en-US" sz="900" kern="1200" baseline="30000">
              <a:latin typeface="+mn-lt"/>
            </a:rPr>
            <a:t>-3</a:t>
          </a:r>
          <a:r>
            <a:rPr lang="en-US" sz="900" kern="1200">
              <a:latin typeface="+mn-lt"/>
            </a:rPr>
            <a:t>, follow order-of-operations.</a:t>
          </a:r>
        </a:p>
      </dsp:txBody>
      <dsp:txXfrm>
        <a:off x="1607800" y="1962326"/>
        <a:ext cx="1203548" cy="722129"/>
      </dsp:txXfrm>
    </dsp:sp>
    <dsp:sp modelId="{2AC49BED-3F02-4F1C-9C8B-5B4D74F1A6FF}">
      <dsp:nvSpPr>
        <dsp:cNvPr id="0" name=""/>
        <dsp:cNvSpPr/>
      </dsp:nvSpPr>
      <dsp:spPr>
        <a:xfrm>
          <a:off x="4264748" y="2277671"/>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68983" y="2322131"/>
        <a:ext cx="12582" cy="2518"/>
      </dsp:txXfrm>
    </dsp:sp>
    <dsp:sp modelId="{57A492CA-273C-427E-8C20-B912101EB9E7}">
      <dsp:nvSpPr>
        <dsp:cNvPr id="0" name=""/>
        <dsp:cNvSpPr/>
      </dsp:nvSpPr>
      <dsp:spPr>
        <a:xfrm>
          <a:off x="3063000" y="1962326"/>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11) If target species has one or more aldehyde and ketone group, assign to MGLY.</a:t>
          </a:r>
        </a:p>
      </dsp:txBody>
      <dsp:txXfrm>
        <a:off x="3063000" y="1962326"/>
        <a:ext cx="1203548" cy="722129"/>
      </dsp:txXfrm>
    </dsp:sp>
    <dsp:sp modelId="{B962F3A0-E49D-461E-80E0-3CE8FAE0E1EA}">
      <dsp:nvSpPr>
        <dsp:cNvPr id="0" name=""/>
        <dsp:cNvSpPr/>
      </dsp:nvSpPr>
      <dsp:spPr>
        <a:xfrm>
          <a:off x="755830" y="2682655"/>
          <a:ext cx="4364144" cy="221504"/>
        </a:xfrm>
        <a:custGeom>
          <a:avLst/>
          <a:gdLst/>
          <a:ahLst/>
          <a:cxnLst/>
          <a:rect l="0" t="0" r="0" b="0"/>
          <a:pathLst>
            <a:path>
              <a:moveTo>
                <a:pt x="4364144" y="0"/>
              </a:moveTo>
              <a:lnTo>
                <a:pt x="4364144" y="127852"/>
              </a:lnTo>
              <a:lnTo>
                <a:pt x="0" y="127852"/>
              </a:lnTo>
              <a:lnTo>
                <a:pt x="0" y="221504"/>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28616" y="2792148"/>
        <a:ext cx="218571" cy="2518"/>
      </dsp:txXfrm>
    </dsp:sp>
    <dsp:sp modelId="{68485498-332C-4E7F-9C38-414080BAD1F7}">
      <dsp:nvSpPr>
        <dsp:cNvPr id="0" name=""/>
        <dsp:cNvSpPr/>
      </dsp:nvSpPr>
      <dsp:spPr>
        <a:xfrm>
          <a:off x="4518200" y="1962326"/>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12) If target species has one or more aldehyde, assign to ALD.</a:t>
          </a:r>
        </a:p>
      </dsp:txBody>
      <dsp:txXfrm>
        <a:off x="4518200" y="1962326"/>
        <a:ext cx="1203548" cy="722129"/>
      </dsp:txXfrm>
    </dsp:sp>
    <dsp:sp modelId="{EE8AB2E8-A9BF-43EF-882F-212D2ED84235}">
      <dsp:nvSpPr>
        <dsp:cNvPr id="0" name=""/>
        <dsp:cNvSpPr/>
      </dsp:nvSpPr>
      <dsp:spPr>
        <a:xfrm>
          <a:off x="1357259" y="3253197"/>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61493" y="3297658"/>
        <a:ext cx="12582" cy="2518"/>
      </dsp:txXfrm>
    </dsp:sp>
    <dsp:sp modelId="{8E05AB2D-2EA2-4B3B-B0D3-3B70FAB83046}">
      <dsp:nvSpPr>
        <dsp:cNvPr id="0" name=""/>
        <dsp:cNvSpPr/>
      </dsp:nvSpPr>
      <dsp:spPr>
        <a:xfrm>
          <a:off x="152600" y="2936559"/>
          <a:ext cx="1206459" cy="72471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13) If target species has one or more peroxide, assign to OP2.</a:t>
          </a:r>
          <a:endParaRPr lang="en-US" sz="900" kern="1200"/>
        </a:p>
      </dsp:txBody>
      <dsp:txXfrm>
        <a:off x="152600" y="2936559"/>
        <a:ext cx="1206459" cy="724715"/>
      </dsp:txXfrm>
    </dsp:sp>
    <dsp:sp modelId="{E8100461-B124-4729-BBEA-498CF0FA9896}">
      <dsp:nvSpPr>
        <dsp:cNvPr id="0" name=""/>
        <dsp:cNvSpPr/>
      </dsp:nvSpPr>
      <dsp:spPr>
        <a:xfrm>
          <a:off x="2815369" y="3253197"/>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19604" y="3297658"/>
        <a:ext cx="12582" cy="2518"/>
      </dsp:txXfrm>
    </dsp:sp>
    <dsp:sp modelId="{87CFA0C0-66EF-4844-B0F5-7DE7F564D3AF}">
      <dsp:nvSpPr>
        <dsp:cNvPr id="0" name=""/>
        <dsp:cNvSpPr/>
      </dsp:nvSpPr>
      <dsp:spPr>
        <a:xfrm>
          <a:off x="1610710" y="2936107"/>
          <a:ext cx="1206459" cy="7256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14) If target species has one or more alcohol and ketone group, assign to HKET.</a:t>
          </a:r>
          <a:endParaRPr lang="en-US" sz="900" kern="1200"/>
        </a:p>
      </dsp:txBody>
      <dsp:txXfrm>
        <a:off x="1610710" y="2936107"/>
        <a:ext cx="1206459" cy="725621"/>
      </dsp:txXfrm>
    </dsp:sp>
    <dsp:sp modelId="{FCC52BEA-31DB-4B55-9448-F567C19282C0}">
      <dsp:nvSpPr>
        <dsp:cNvPr id="0" name=""/>
        <dsp:cNvSpPr/>
      </dsp:nvSpPr>
      <dsp:spPr>
        <a:xfrm>
          <a:off x="4274027" y="3253197"/>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378261" y="3297658"/>
        <a:ext cx="12582" cy="2518"/>
      </dsp:txXfrm>
    </dsp:sp>
    <dsp:sp modelId="{7AAD5257-0D03-4466-80BA-522B66B127A3}">
      <dsp:nvSpPr>
        <dsp:cNvPr id="0" name=""/>
        <dsp:cNvSpPr/>
      </dsp:nvSpPr>
      <dsp:spPr>
        <a:xfrm>
          <a:off x="3068820" y="2937728"/>
          <a:ext cx="1207006" cy="72237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15) If target species has one or more ketone, assign to KET.</a:t>
          </a:r>
        </a:p>
      </dsp:txBody>
      <dsp:txXfrm>
        <a:off x="3068820" y="2937728"/>
        <a:ext cx="1207006" cy="722378"/>
      </dsp:txXfrm>
    </dsp:sp>
    <dsp:sp modelId="{AB8F8D3E-682E-4F6E-88B2-CA906660B2FE}">
      <dsp:nvSpPr>
        <dsp:cNvPr id="0" name=""/>
        <dsp:cNvSpPr/>
      </dsp:nvSpPr>
      <dsp:spPr>
        <a:xfrm>
          <a:off x="756103" y="3658307"/>
          <a:ext cx="4374877" cy="222672"/>
        </a:xfrm>
        <a:custGeom>
          <a:avLst/>
          <a:gdLst/>
          <a:ahLst/>
          <a:cxnLst/>
          <a:rect l="0" t="0" r="0" b="0"/>
          <a:pathLst>
            <a:path>
              <a:moveTo>
                <a:pt x="4374877" y="0"/>
              </a:moveTo>
              <a:lnTo>
                <a:pt x="4374877" y="128436"/>
              </a:lnTo>
              <a:lnTo>
                <a:pt x="0" y="128436"/>
              </a:lnTo>
              <a:lnTo>
                <a:pt x="0" y="22267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33987" y="3768384"/>
        <a:ext cx="219110" cy="2518"/>
      </dsp:txXfrm>
    </dsp:sp>
    <dsp:sp modelId="{D8E2292F-44E1-4076-A06A-8D2B43FD7A29}">
      <dsp:nvSpPr>
        <dsp:cNvPr id="0" name=""/>
        <dsp:cNvSpPr/>
      </dsp:nvSpPr>
      <dsp:spPr>
        <a:xfrm>
          <a:off x="4527478" y="2937728"/>
          <a:ext cx="1207006" cy="72237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16) If target species has one or more nitrate, assign to ONIT.</a:t>
          </a:r>
        </a:p>
      </dsp:txBody>
      <dsp:txXfrm>
        <a:off x="4527478" y="2937728"/>
        <a:ext cx="1207006" cy="722378"/>
      </dsp:txXfrm>
    </dsp:sp>
    <dsp:sp modelId="{C7D091D3-A7C8-486F-A502-EA636E2B8B4D}">
      <dsp:nvSpPr>
        <dsp:cNvPr id="0" name=""/>
        <dsp:cNvSpPr/>
      </dsp:nvSpPr>
      <dsp:spPr>
        <a:xfrm>
          <a:off x="1357806" y="4228849"/>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62040" y="4273309"/>
        <a:ext cx="12582" cy="2518"/>
      </dsp:txXfrm>
    </dsp:sp>
    <dsp:sp modelId="{036A6460-4D45-42A9-BA2F-A5FBD1B39C9F}">
      <dsp:nvSpPr>
        <dsp:cNvPr id="0" name=""/>
        <dsp:cNvSpPr/>
      </dsp:nvSpPr>
      <dsp:spPr>
        <a:xfrm>
          <a:off x="152600" y="3913379"/>
          <a:ext cx="1207006" cy="72237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17) If target species has one or more alcohol, assign to ROH. </a:t>
          </a:r>
        </a:p>
      </dsp:txBody>
      <dsp:txXfrm>
        <a:off x="152600" y="3913379"/>
        <a:ext cx="1207006" cy="722378"/>
      </dsp:txXfrm>
    </dsp:sp>
    <dsp:sp modelId="{D7B9E60C-B77B-4897-AD32-4801592172CA}">
      <dsp:nvSpPr>
        <dsp:cNvPr id="0" name=""/>
        <dsp:cNvSpPr/>
      </dsp:nvSpPr>
      <dsp:spPr>
        <a:xfrm>
          <a:off x="2813006" y="4228849"/>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917240" y="4273309"/>
        <a:ext cx="12582" cy="2518"/>
      </dsp:txXfrm>
    </dsp:sp>
    <dsp:sp modelId="{46C18511-3527-43D8-B9BE-C8CB5B133B9A}">
      <dsp:nvSpPr>
        <dsp:cNvPr id="0" name=""/>
        <dsp:cNvSpPr/>
      </dsp:nvSpPr>
      <dsp:spPr>
        <a:xfrm>
          <a:off x="1611257" y="3913504"/>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18) If target species has one or more acid, assign to ORA2.</a:t>
          </a:r>
        </a:p>
      </dsp:txBody>
      <dsp:txXfrm>
        <a:off x="1611257" y="3913504"/>
        <a:ext cx="1203548" cy="722129"/>
      </dsp:txXfrm>
    </dsp:sp>
    <dsp:sp modelId="{2766E649-A4A3-4BF4-B129-49334ADE3FFD}">
      <dsp:nvSpPr>
        <dsp:cNvPr id="0" name=""/>
        <dsp:cNvSpPr/>
      </dsp:nvSpPr>
      <dsp:spPr>
        <a:xfrm>
          <a:off x="3066457" y="3913504"/>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19) If target species does not match any prior categorization, follow order-of-operations.</a:t>
          </a:r>
        </a:p>
      </dsp:txBody>
      <dsp:txXfrm>
        <a:off x="3066457" y="3913504"/>
        <a:ext cx="1203548" cy="72212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A6EE59-62FE-41F5-A15F-6CF6474180F6}">
      <dsp:nvSpPr>
        <dsp:cNvPr id="0" name=""/>
        <dsp:cNvSpPr/>
      </dsp:nvSpPr>
      <dsp:spPr>
        <a:xfrm>
          <a:off x="1354349" y="320919"/>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458583" y="365380"/>
        <a:ext cx="12582" cy="2518"/>
      </dsp:txXfrm>
    </dsp:sp>
    <dsp:sp modelId="{CB8A3EEA-0FCF-4A91-839E-5455D8CC8C2F}">
      <dsp:nvSpPr>
        <dsp:cNvPr id="0" name=""/>
        <dsp:cNvSpPr/>
      </dsp:nvSpPr>
      <dsp:spPr>
        <a:xfrm>
          <a:off x="152600" y="5575"/>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100000"/>
            </a:lnSpc>
            <a:spcBef>
              <a:spcPct val="0"/>
            </a:spcBef>
            <a:spcAft>
              <a:spcPts val="0"/>
            </a:spcAft>
            <a:buNone/>
          </a:pPr>
          <a:r>
            <a:rPr lang="en-US" sz="900" kern="1200">
              <a:latin typeface="+mn-lt"/>
            </a:rPr>
            <a:t>1) If target species features no carbon or is elemental carbon, assign to UNKCRACMM.</a:t>
          </a:r>
        </a:p>
      </dsp:txBody>
      <dsp:txXfrm>
        <a:off x="152600" y="5575"/>
        <a:ext cx="1203548" cy="722129"/>
      </dsp:txXfrm>
    </dsp:sp>
    <dsp:sp modelId="{15F38527-4886-4B1D-9AD5-623DF4E379D5}">
      <dsp:nvSpPr>
        <dsp:cNvPr id="0" name=""/>
        <dsp:cNvSpPr/>
      </dsp:nvSpPr>
      <dsp:spPr>
        <a:xfrm>
          <a:off x="2809549" y="320919"/>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913783" y="365380"/>
        <a:ext cx="12582" cy="2518"/>
      </dsp:txXfrm>
    </dsp:sp>
    <dsp:sp modelId="{3626B319-B255-4405-BDAE-063A38031139}">
      <dsp:nvSpPr>
        <dsp:cNvPr id="0" name=""/>
        <dsp:cNvSpPr/>
      </dsp:nvSpPr>
      <dsp:spPr>
        <a:xfrm>
          <a:off x="1607800" y="5575"/>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2) If target species is an explicit tracer in chemical mechanism, appropriately assign.</a:t>
          </a:r>
        </a:p>
      </dsp:txBody>
      <dsp:txXfrm>
        <a:off x="1607800" y="5575"/>
        <a:ext cx="1203548" cy="722129"/>
      </dsp:txXfrm>
    </dsp:sp>
    <dsp:sp modelId="{38D5F8E3-A819-418A-B0F4-AAB1D8E6476D}">
      <dsp:nvSpPr>
        <dsp:cNvPr id="0" name=""/>
        <dsp:cNvSpPr/>
      </dsp:nvSpPr>
      <dsp:spPr>
        <a:xfrm>
          <a:off x="4264748" y="320919"/>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68983" y="365380"/>
        <a:ext cx="12582" cy="2518"/>
      </dsp:txXfrm>
    </dsp:sp>
    <dsp:sp modelId="{184BDC77-ADC3-41EE-B934-653FD6855C12}">
      <dsp:nvSpPr>
        <dsp:cNvPr id="0" name=""/>
        <dsp:cNvSpPr/>
      </dsp:nvSpPr>
      <dsp:spPr>
        <a:xfrm>
          <a:off x="3063000" y="5575"/>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3) If k</a:t>
          </a:r>
          <a:r>
            <a:rPr lang="en-US" sz="900" kern="1200" baseline="-25000">
              <a:latin typeface="+mn-lt"/>
            </a:rPr>
            <a:t>OH</a:t>
          </a:r>
          <a:r>
            <a:rPr lang="en-US" sz="900" kern="1200">
              <a:latin typeface="+mn-lt"/>
            </a:rPr>
            <a:t> &lt; 3.5x10</a:t>
          </a:r>
          <a:r>
            <a:rPr lang="en-US" sz="900" kern="1200" baseline="30000">
              <a:latin typeface="+mn-lt"/>
            </a:rPr>
            <a:t>-13</a:t>
          </a:r>
          <a:r>
            <a:rPr lang="en-US" sz="900" kern="1200">
              <a:latin typeface="+mn-lt"/>
            </a:rPr>
            <a:t> cm</a:t>
          </a:r>
          <a:r>
            <a:rPr lang="en-US" sz="900" kern="1200" baseline="30000">
              <a:latin typeface="+mn-lt"/>
            </a:rPr>
            <a:t>3</a:t>
          </a:r>
          <a:r>
            <a:rPr lang="en-US" sz="900" kern="1200">
              <a:latin typeface="+mn-lt"/>
            </a:rPr>
            <a:t> molec.</a:t>
          </a:r>
          <a:r>
            <a:rPr lang="en-US" sz="900" kern="1200" baseline="30000">
              <a:latin typeface="+mn-lt"/>
            </a:rPr>
            <a:t>-1</a:t>
          </a:r>
          <a:r>
            <a:rPr lang="en-US" sz="900" kern="1200">
              <a:latin typeface="+mn-lt"/>
            </a:rPr>
            <a:t> sec</a:t>
          </a:r>
          <a:r>
            <a:rPr lang="en-US" sz="900" kern="1200" baseline="30000">
              <a:latin typeface="+mn-lt"/>
            </a:rPr>
            <a:t>-1</a:t>
          </a:r>
          <a:r>
            <a:rPr lang="en-US" sz="900" kern="1200">
              <a:latin typeface="+mn-lt"/>
            </a:rPr>
            <a:t>, assign to SLOWROC.</a:t>
          </a:r>
        </a:p>
      </dsp:txBody>
      <dsp:txXfrm>
        <a:off x="3063000" y="5575"/>
        <a:ext cx="1203548" cy="722129"/>
      </dsp:txXfrm>
    </dsp:sp>
    <dsp:sp modelId="{53B0AA7A-1B28-4FB3-B8CD-E878F2ED2048}">
      <dsp:nvSpPr>
        <dsp:cNvPr id="0" name=""/>
        <dsp:cNvSpPr/>
      </dsp:nvSpPr>
      <dsp:spPr>
        <a:xfrm>
          <a:off x="756584" y="728563"/>
          <a:ext cx="4365599" cy="221051"/>
        </a:xfrm>
        <a:custGeom>
          <a:avLst/>
          <a:gdLst/>
          <a:ahLst/>
          <a:cxnLst/>
          <a:rect l="0" t="0" r="0" b="0"/>
          <a:pathLst>
            <a:path>
              <a:moveTo>
                <a:pt x="4365599" y="0"/>
              </a:moveTo>
              <a:lnTo>
                <a:pt x="4365599" y="127625"/>
              </a:lnTo>
              <a:lnTo>
                <a:pt x="0" y="127625"/>
              </a:lnTo>
              <a:lnTo>
                <a:pt x="0" y="221051"/>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30063" y="837829"/>
        <a:ext cx="218642" cy="2518"/>
      </dsp:txXfrm>
    </dsp:sp>
    <dsp:sp modelId="{D884CABA-868E-48C0-AE3A-1A667050B063}">
      <dsp:nvSpPr>
        <dsp:cNvPr id="0" name=""/>
        <dsp:cNvSpPr/>
      </dsp:nvSpPr>
      <dsp:spPr>
        <a:xfrm>
          <a:off x="4518200" y="2916"/>
          <a:ext cx="1207969" cy="72744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4) If target species is a terpene species, follow order-of-operations.</a:t>
          </a:r>
        </a:p>
      </dsp:txBody>
      <dsp:txXfrm>
        <a:off x="4518200" y="2916"/>
        <a:ext cx="1207969" cy="727446"/>
      </dsp:txXfrm>
    </dsp:sp>
    <dsp:sp modelId="{7AC81FE4-8889-438A-A959-886089DA8471}">
      <dsp:nvSpPr>
        <dsp:cNvPr id="0" name=""/>
        <dsp:cNvSpPr/>
      </dsp:nvSpPr>
      <dsp:spPr>
        <a:xfrm>
          <a:off x="1358769" y="1300624"/>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63003" y="1345085"/>
        <a:ext cx="12582" cy="2518"/>
      </dsp:txXfrm>
    </dsp:sp>
    <dsp:sp modelId="{01027D09-CD97-4F90-BF29-C4715D5E167A}">
      <dsp:nvSpPr>
        <dsp:cNvPr id="0" name=""/>
        <dsp:cNvSpPr/>
      </dsp:nvSpPr>
      <dsp:spPr>
        <a:xfrm>
          <a:off x="152600" y="982014"/>
          <a:ext cx="1207969" cy="7286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5) If target species is a furan or diene, other than 1,3-butadiene, assign to FURAN.</a:t>
          </a:r>
        </a:p>
      </dsp:txBody>
      <dsp:txXfrm>
        <a:off x="152600" y="982014"/>
        <a:ext cx="1207969" cy="728661"/>
      </dsp:txXfrm>
    </dsp:sp>
    <dsp:sp modelId="{5AB261B8-7CFE-46D0-98F4-29424CF1E00C}">
      <dsp:nvSpPr>
        <dsp:cNvPr id="0" name=""/>
        <dsp:cNvSpPr/>
      </dsp:nvSpPr>
      <dsp:spPr>
        <a:xfrm>
          <a:off x="2813969" y="1300624"/>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918203" y="1345085"/>
        <a:ext cx="12582" cy="2518"/>
      </dsp:txXfrm>
    </dsp:sp>
    <dsp:sp modelId="{8B0D530B-1216-45B3-BC27-4F5D8337F01D}">
      <dsp:nvSpPr>
        <dsp:cNvPr id="0" name=""/>
        <dsp:cNvSpPr/>
      </dsp:nvSpPr>
      <dsp:spPr>
        <a:xfrm>
          <a:off x="1612220" y="985280"/>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6) If target species is nonoxygenated and has more than 1 benzene ring, assign to NAPH.</a:t>
          </a:r>
        </a:p>
      </dsp:txBody>
      <dsp:txXfrm>
        <a:off x="1612220" y="985280"/>
        <a:ext cx="1203548" cy="722129"/>
      </dsp:txXfrm>
    </dsp:sp>
    <dsp:sp modelId="{3B96C7A5-6758-4A4B-838C-8339022B78AA}">
      <dsp:nvSpPr>
        <dsp:cNvPr id="0" name=""/>
        <dsp:cNvSpPr/>
      </dsp:nvSpPr>
      <dsp:spPr>
        <a:xfrm>
          <a:off x="4269169" y="1300624"/>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73403" y="1345085"/>
        <a:ext cx="12582" cy="2518"/>
      </dsp:txXfrm>
    </dsp:sp>
    <dsp:sp modelId="{900FA1AA-761E-43F8-B3F5-ECC1ECF0B9E6}">
      <dsp:nvSpPr>
        <dsp:cNvPr id="0" name=""/>
        <dsp:cNvSpPr/>
      </dsp:nvSpPr>
      <dsp:spPr>
        <a:xfrm>
          <a:off x="3067420" y="985280"/>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7) If C* of target species is &lt; 3x10</a:t>
          </a:r>
          <a:r>
            <a:rPr lang="en-US" sz="900" kern="1200" baseline="30000">
              <a:latin typeface="+mn-lt"/>
            </a:rPr>
            <a:t>2</a:t>
          </a:r>
          <a:r>
            <a:rPr lang="en-US" sz="900" kern="1200">
              <a:latin typeface="+mn-lt"/>
            </a:rPr>
            <a:t> μg m</a:t>
          </a:r>
          <a:r>
            <a:rPr lang="en-US" sz="900" kern="1200" baseline="30000">
              <a:latin typeface="+mn-lt"/>
            </a:rPr>
            <a:t>-3</a:t>
          </a:r>
          <a:r>
            <a:rPr lang="en-US" sz="900" kern="1200">
              <a:latin typeface="+mn-lt"/>
            </a:rPr>
            <a:t>, follow order-of-operations.</a:t>
          </a:r>
        </a:p>
      </dsp:txBody>
      <dsp:txXfrm>
        <a:off x="3067420" y="985280"/>
        <a:ext cx="1203548" cy="722129"/>
      </dsp:txXfrm>
    </dsp:sp>
    <dsp:sp modelId="{9E371D41-4B6B-46D5-A192-9AC6A0FACF1D}">
      <dsp:nvSpPr>
        <dsp:cNvPr id="0" name=""/>
        <dsp:cNvSpPr/>
      </dsp:nvSpPr>
      <dsp:spPr>
        <a:xfrm>
          <a:off x="754374" y="1705609"/>
          <a:ext cx="4370019" cy="224317"/>
        </a:xfrm>
        <a:custGeom>
          <a:avLst/>
          <a:gdLst/>
          <a:ahLst/>
          <a:cxnLst/>
          <a:rect l="0" t="0" r="0" b="0"/>
          <a:pathLst>
            <a:path>
              <a:moveTo>
                <a:pt x="4370019" y="0"/>
              </a:moveTo>
              <a:lnTo>
                <a:pt x="4370019" y="129258"/>
              </a:lnTo>
              <a:lnTo>
                <a:pt x="0" y="129258"/>
              </a:lnTo>
              <a:lnTo>
                <a:pt x="0" y="224317"/>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29948" y="1816508"/>
        <a:ext cx="218872" cy="2518"/>
      </dsp:txXfrm>
    </dsp:sp>
    <dsp:sp modelId="{5A043B4C-3C69-49B6-A83D-094C29D70CA8}">
      <dsp:nvSpPr>
        <dsp:cNvPr id="0" name=""/>
        <dsp:cNvSpPr/>
      </dsp:nvSpPr>
      <dsp:spPr>
        <a:xfrm>
          <a:off x="4522620" y="985280"/>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8) If target species is a single-ring aromatic, follow order-of-operations.</a:t>
          </a:r>
        </a:p>
      </dsp:txBody>
      <dsp:txXfrm>
        <a:off x="4522620" y="985280"/>
        <a:ext cx="1203548" cy="722129"/>
      </dsp:txXfrm>
    </dsp:sp>
    <dsp:sp modelId="{887B8FE7-C10A-43A6-823A-CD69D84D0CEF}">
      <dsp:nvSpPr>
        <dsp:cNvPr id="0" name=""/>
        <dsp:cNvSpPr/>
      </dsp:nvSpPr>
      <dsp:spPr>
        <a:xfrm>
          <a:off x="1354349" y="2277671"/>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458583" y="2322131"/>
        <a:ext cx="12582" cy="2518"/>
      </dsp:txXfrm>
    </dsp:sp>
    <dsp:sp modelId="{15F94D34-E64B-4C67-BBBA-83F3C20F796B}">
      <dsp:nvSpPr>
        <dsp:cNvPr id="0" name=""/>
        <dsp:cNvSpPr/>
      </dsp:nvSpPr>
      <dsp:spPr>
        <a:xfrm>
          <a:off x="152600" y="1962326"/>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9) If the target species contains a C-C double bond, follow order-of-operations.</a:t>
          </a:r>
        </a:p>
      </dsp:txBody>
      <dsp:txXfrm>
        <a:off x="152600" y="1962326"/>
        <a:ext cx="1203548" cy="722129"/>
      </dsp:txXfrm>
    </dsp:sp>
    <dsp:sp modelId="{BCBAA912-F072-4569-8F22-A15DDF34601D}">
      <dsp:nvSpPr>
        <dsp:cNvPr id="0" name=""/>
        <dsp:cNvSpPr/>
      </dsp:nvSpPr>
      <dsp:spPr>
        <a:xfrm>
          <a:off x="2809549" y="2277671"/>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913783" y="2322131"/>
        <a:ext cx="12582" cy="2518"/>
      </dsp:txXfrm>
    </dsp:sp>
    <dsp:sp modelId="{A1963C55-11FA-4B19-A0D4-A5C34D42E054}">
      <dsp:nvSpPr>
        <dsp:cNvPr id="0" name=""/>
        <dsp:cNvSpPr/>
      </dsp:nvSpPr>
      <dsp:spPr>
        <a:xfrm>
          <a:off x="1607800" y="1962326"/>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10) If C* of target species is &lt; 3x10</a:t>
          </a:r>
          <a:r>
            <a:rPr lang="en-US" sz="900" kern="1200" baseline="30000">
              <a:latin typeface="+mn-lt"/>
            </a:rPr>
            <a:t>6</a:t>
          </a:r>
          <a:r>
            <a:rPr lang="en-US" sz="900" kern="1200">
              <a:latin typeface="+mn-lt"/>
            </a:rPr>
            <a:t> μg m</a:t>
          </a:r>
          <a:r>
            <a:rPr lang="en-US" sz="900" kern="1200" baseline="30000">
              <a:latin typeface="+mn-lt"/>
            </a:rPr>
            <a:t>-3</a:t>
          </a:r>
          <a:r>
            <a:rPr lang="en-US" sz="900" kern="1200">
              <a:latin typeface="+mn-lt"/>
            </a:rPr>
            <a:t>, follow order-of-operations.</a:t>
          </a:r>
        </a:p>
      </dsp:txBody>
      <dsp:txXfrm>
        <a:off x="1607800" y="1962326"/>
        <a:ext cx="1203548" cy="722129"/>
      </dsp:txXfrm>
    </dsp:sp>
    <dsp:sp modelId="{2AC49BED-3F02-4F1C-9C8B-5B4D74F1A6FF}">
      <dsp:nvSpPr>
        <dsp:cNvPr id="0" name=""/>
        <dsp:cNvSpPr/>
      </dsp:nvSpPr>
      <dsp:spPr>
        <a:xfrm>
          <a:off x="4264748" y="2277671"/>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68983" y="2322131"/>
        <a:ext cx="12582" cy="2518"/>
      </dsp:txXfrm>
    </dsp:sp>
    <dsp:sp modelId="{57A492CA-273C-427E-8C20-B912101EB9E7}">
      <dsp:nvSpPr>
        <dsp:cNvPr id="0" name=""/>
        <dsp:cNvSpPr/>
      </dsp:nvSpPr>
      <dsp:spPr>
        <a:xfrm>
          <a:off x="3063000" y="1962326"/>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11) If target species has one or more aldehyde and ketone group, assign to MGLY.</a:t>
          </a:r>
        </a:p>
      </dsp:txBody>
      <dsp:txXfrm>
        <a:off x="3063000" y="1962326"/>
        <a:ext cx="1203548" cy="722129"/>
      </dsp:txXfrm>
    </dsp:sp>
    <dsp:sp modelId="{B962F3A0-E49D-461E-80E0-3CE8FAE0E1EA}">
      <dsp:nvSpPr>
        <dsp:cNvPr id="0" name=""/>
        <dsp:cNvSpPr/>
      </dsp:nvSpPr>
      <dsp:spPr>
        <a:xfrm>
          <a:off x="755830" y="2682655"/>
          <a:ext cx="4364144" cy="221504"/>
        </a:xfrm>
        <a:custGeom>
          <a:avLst/>
          <a:gdLst/>
          <a:ahLst/>
          <a:cxnLst/>
          <a:rect l="0" t="0" r="0" b="0"/>
          <a:pathLst>
            <a:path>
              <a:moveTo>
                <a:pt x="4364144" y="0"/>
              </a:moveTo>
              <a:lnTo>
                <a:pt x="4364144" y="127852"/>
              </a:lnTo>
              <a:lnTo>
                <a:pt x="0" y="127852"/>
              </a:lnTo>
              <a:lnTo>
                <a:pt x="0" y="221504"/>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28616" y="2792148"/>
        <a:ext cx="218571" cy="2518"/>
      </dsp:txXfrm>
    </dsp:sp>
    <dsp:sp modelId="{68485498-332C-4E7F-9C38-414080BAD1F7}">
      <dsp:nvSpPr>
        <dsp:cNvPr id="0" name=""/>
        <dsp:cNvSpPr/>
      </dsp:nvSpPr>
      <dsp:spPr>
        <a:xfrm>
          <a:off x="4518200" y="1962326"/>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12) If target species has one or more aldehyde, assign to ALD.</a:t>
          </a:r>
        </a:p>
      </dsp:txBody>
      <dsp:txXfrm>
        <a:off x="4518200" y="1962326"/>
        <a:ext cx="1203548" cy="722129"/>
      </dsp:txXfrm>
    </dsp:sp>
    <dsp:sp modelId="{EE8AB2E8-A9BF-43EF-882F-212D2ED84235}">
      <dsp:nvSpPr>
        <dsp:cNvPr id="0" name=""/>
        <dsp:cNvSpPr/>
      </dsp:nvSpPr>
      <dsp:spPr>
        <a:xfrm>
          <a:off x="1357259" y="3253197"/>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61493" y="3297658"/>
        <a:ext cx="12582" cy="2518"/>
      </dsp:txXfrm>
    </dsp:sp>
    <dsp:sp modelId="{8E05AB2D-2EA2-4B3B-B0D3-3B70FAB83046}">
      <dsp:nvSpPr>
        <dsp:cNvPr id="0" name=""/>
        <dsp:cNvSpPr/>
      </dsp:nvSpPr>
      <dsp:spPr>
        <a:xfrm>
          <a:off x="152600" y="2936559"/>
          <a:ext cx="1206459" cy="72471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13) If target species has one or more peroxide, assign to OP2.</a:t>
          </a:r>
          <a:endParaRPr lang="en-US" sz="900" kern="1200"/>
        </a:p>
      </dsp:txBody>
      <dsp:txXfrm>
        <a:off x="152600" y="2936559"/>
        <a:ext cx="1206459" cy="724715"/>
      </dsp:txXfrm>
    </dsp:sp>
    <dsp:sp modelId="{E8100461-B124-4729-BBEA-498CF0FA9896}">
      <dsp:nvSpPr>
        <dsp:cNvPr id="0" name=""/>
        <dsp:cNvSpPr/>
      </dsp:nvSpPr>
      <dsp:spPr>
        <a:xfrm>
          <a:off x="2815369" y="3253197"/>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19604" y="3297658"/>
        <a:ext cx="12582" cy="2518"/>
      </dsp:txXfrm>
    </dsp:sp>
    <dsp:sp modelId="{87CFA0C0-66EF-4844-B0F5-7DE7F564D3AF}">
      <dsp:nvSpPr>
        <dsp:cNvPr id="0" name=""/>
        <dsp:cNvSpPr/>
      </dsp:nvSpPr>
      <dsp:spPr>
        <a:xfrm>
          <a:off x="1610710" y="2936107"/>
          <a:ext cx="1206459" cy="7256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14) If target species has one or more alcohol and ketone group, assign to HKET.</a:t>
          </a:r>
          <a:endParaRPr lang="en-US" sz="900" kern="1200"/>
        </a:p>
      </dsp:txBody>
      <dsp:txXfrm>
        <a:off x="1610710" y="2936107"/>
        <a:ext cx="1206459" cy="725621"/>
      </dsp:txXfrm>
    </dsp:sp>
    <dsp:sp modelId="{FCC52BEA-31DB-4B55-9448-F567C19282C0}">
      <dsp:nvSpPr>
        <dsp:cNvPr id="0" name=""/>
        <dsp:cNvSpPr/>
      </dsp:nvSpPr>
      <dsp:spPr>
        <a:xfrm>
          <a:off x="4274027" y="3253197"/>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378261" y="3297658"/>
        <a:ext cx="12582" cy="2518"/>
      </dsp:txXfrm>
    </dsp:sp>
    <dsp:sp modelId="{7AAD5257-0D03-4466-80BA-522B66B127A3}">
      <dsp:nvSpPr>
        <dsp:cNvPr id="0" name=""/>
        <dsp:cNvSpPr/>
      </dsp:nvSpPr>
      <dsp:spPr>
        <a:xfrm>
          <a:off x="3068820" y="2937728"/>
          <a:ext cx="1207006" cy="72237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15) If target species has one or more ketone, assign to KET.</a:t>
          </a:r>
        </a:p>
      </dsp:txBody>
      <dsp:txXfrm>
        <a:off x="3068820" y="2937728"/>
        <a:ext cx="1207006" cy="722378"/>
      </dsp:txXfrm>
    </dsp:sp>
    <dsp:sp modelId="{AB8F8D3E-682E-4F6E-88B2-CA906660B2FE}">
      <dsp:nvSpPr>
        <dsp:cNvPr id="0" name=""/>
        <dsp:cNvSpPr/>
      </dsp:nvSpPr>
      <dsp:spPr>
        <a:xfrm>
          <a:off x="756103" y="3658307"/>
          <a:ext cx="4374877" cy="222672"/>
        </a:xfrm>
        <a:custGeom>
          <a:avLst/>
          <a:gdLst/>
          <a:ahLst/>
          <a:cxnLst/>
          <a:rect l="0" t="0" r="0" b="0"/>
          <a:pathLst>
            <a:path>
              <a:moveTo>
                <a:pt x="4374877" y="0"/>
              </a:moveTo>
              <a:lnTo>
                <a:pt x="4374877" y="128436"/>
              </a:lnTo>
              <a:lnTo>
                <a:pt x="0" y="128436"/>
              </a:lnTo>
              <a:lnTo>
                <a:pt x="0" y="22267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33987" y="3768384"/>
        <a:ext cx="219110" cy="2518"/>
      </dsp:txXfrm>
    </dsp:sp>
    <dsp:sp modelId="{D8E2292F-44E1-4076-A06A-8D2B43FD7A29}">
      <dsp:nvSpPr>
        <dsp:cNvPr id="0" name=""/>
        <dsp:cNvSpPr/>
      </dsp:nvSpPr>
      <dsp:spPr>
        <a:xfrm>
          <a:off x="4527478" y="2937728"/>
          <a:ext cx="1207006" cy="72237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16) If target species has one or more nitrate, assign to ONIT.</a:t>
          </a:r>
        </a:p>
      </dsp:txBody>
      <dsp:txXfrm>
        <a:off x="4527478" y="2937728"/>
        <a:ext cx="1207006" cy="722378"/>
      </dsp:txXfrm>
    </dsp:sp>
    <dsp:sp modelId="{C7D091D3-A7C8-486F-A502-EA636E2B8B4D}">
      <dsp:nvSpPr>
        <dsp:cNvPr id="0" name=""/>
        <dsp:cNvSpPr/>
      </dsp:nvSpPr>
      <dsp:spPr>
        <a:xfrm>
          <a:off x="1357806" y="4228849"/>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62040" y="4273309"/>
        <a:ext cx="12582" cy="2518"/>
      </dsp:txXfrm>
    </dsp:sp>
    <dsp:sp modelId="{036A6460-4D45-42A9-BA2F-A5FBD1B39C9F}">
      <dsp:nvSpPr>
        <dsp:cNvPr id="0" name=""/>
        <dsp:cNvSpPr/>
      </dsp:nvSpPr>
      <dsp:spPr>
        <a:xfrm>
          <a:off x="152600" y="3913379"/>
          <a:ext cx="1207006" cy="72237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17) If target species has one or more alcohol, assign to ROH. </a:t>
          </a:r>
        </a:p>
      </dsp:txBody>
      <dsp:txXfrm>
        <a:off x="152600" y="3913379"/>
        <a:ext cx="1207006" cy="722378"/>
      </dsp:txXfrm>
    </dsp:sp>
    <dsp:sp modelId="{D7B9E60C-B77B-4897-AD32-4801592172CA}">
      <dsp:nvSpPr>
        <dsp:cNvPr id="0" name=""/>
        <dsp:cNvSpPr/>
      </dsp:nvSpPr>
      <dsp:spPr>
        <a:xfrm>
          <a:off x="2813006" y="4228849"/>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917240" y="4273309"/>
        <a:ext cx="12582" cy="2518"/>
      </dsp:txXfrm>
    </dsp:sp>
    <dsp:sp modelId="{46C18511-3527-43D8-B9BE-C8CB5B133B9A}">
      <dsp:nvSpPr>
        <dsp:cNvPr id="0" name=""/>
        <dsp:cNvSpPr/>
      </dsp:nvSpPr>
      <dsp:spPr>
        <a:xfrm>
          <a:off x="1611257" y="3913504"/>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18) If target species has one or more acid, assign to ORA2.</a:t>
          </a:r>
        </a:p>
      </dsp:txBody>
      <dsp:txXfrm>
        <a:off x="1611257" y="3913504"/>
        <a:ext cx="1203548" cy="722129"/>
      </dsp:txXfrm>
    </dsp:sp>
    <dsp:sp modelId="{2766E649-A4A3-4BF4-B129-49334ADE3FFD}">
      <dsp:nvSpPr>
        <dsp:cNvPr id="0" name=""/>
        <dsp:cNvSpPr/>
      </dsp:nvSpPr>
      <dsp:spPr>
        <a:xfrm>
          <a:off x="3066457" y="3913504"/>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19) If target species does not match any prior categorization, follow order-of-operations.</a:t>
          </a:r>
        </a:p>
      </dsp:txBody>
      <dsp:txXfrm>
        <a:off x="3066457" y="3913504"/>
        <a:ext cx="1203548" cy="72212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A6EE59-62FE-41F5-A15F-6CF6474180F6}">
      <dsp:nvSpPr>
        <dsp:cNvPr id="0" name=""/>
        <dsp:cNvSpPr/>
      </dsp:nvSpPr>
      <dsp:spPr>
        <a:xfrm>
          <a:off x="1285053" y="335685"/>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94778" y="380088"/>
        <a:ext cx="13160" cy="2634"/>
      </dsp:txXfrm>
    </dsp:sp>
    <dsp:sp modelId="{CB8A3EEA-0FCF-4A91-839E-5455D8CC8C2F}">
      <dsp:nvSpPr>
        <dsp:cNvPr id="0" name=""/>
        <dsp:cNvSpPr/>
      </dsp:nvSpPr>
      <dsp:spPr>
        <a:xfrm>
          <a:off x="28023" y="3756"/>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100000"/>
            </a:lnSpc>
            <a:spcBef>
              <a:spcPct val="0"/>
            </a:spcBef>
            <a:spcAft>
              <a:spcPts val="0"/>
            </a:spcAft>
            <a:buNone/>
          </a:pPr>
          <a:r>
            <a:rPr lang="en-US" sz="900" kern="1200">
              <a:latin typeface="+mn-lt"/>
            </a:rPr>
            <a:t>1) If target species features no carbon or is elemental carbon, assign to NROG.</a:t>
          </a:r>
        </a:p>
      </dsp:txBody>
      <dsp:txXfrm>
        <a:off x="28023" y="3756"/>
        <a:ext cx="1258829" cy="755297"/>
      </dsp:txXfrm>
    </dsp:sp>
    <dsp:sp modelId="{15F38527-4886-4B1D-9AD5-623DF4E379D5}">
      <dsp:nvSpPr>
        <dsp:cNvPr id="0" name=""/>
        <dsp:cNvSpPr/>
      </dsp:nvSpPr>
      <dsp:spPr>
        <a:xfrm>
          <a:off x="2807093" y="335685"/>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916818" y="380088"/>
        <a:ext cx="13160" cy="2634"/>
      </dsp:txXfrm>
    </dsp:sp>
    <dsp:sp modelId="{3626B319-B255-4405-BDAE-063A38031139}">
      <dsp:nvSpPr>
        <dsp:cNvPr id="0" name=""/>
        <dsp:cNvSpPr/>
      </dsp:nvSpPr>
      <dsp:spPr>
        <a:xfrm>
          <a:off x="1550063" y="3756"/>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2) If target species is an explicit tracer in chemical mechanism, appropriately assign.</a:t>
          </a:r>
        </a:p>
      </dsp:txBody>
      <dsp:txXfrm>
        <a:off x="1550063" y="3756"/>
        <a:ext cx="1258829" cy="755297"/>
      </dsp:txXfrm>
    </dsp:sp>
    <dsp:sp modelId="{38D5F8E3-A819-418A-B0F4-AAB1D8E6476D}">
      <dsp:nvSpPr>
        <dsp:cNvPr id="0" name=""/>
        <dsp:cNvSpPr/>
      </dsp:nvSpPr>
      <dsp:spPr>
        <a:xfrm>
          <a:off x="4329133" y="335685"/>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438857" y="380088"/>
        <a:ext cx="13160" cy="2634"/>
      </dsp:txXfrm>
    </dsp:sp>
    <dsp:sp modelId="{184BDC77-ADC3-41EE-B934-653FD6855C12}">
      <dsp:nvSpPr>
        <dsp:cNvPr id="0" name=""/>
        <dsp:cNvSpPr/>
      </dsp:nvSpPr>
      <dsp:spPr>
        <a:xfrm>
          <a:off x="3072103" y="3756"/>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3) If C* &lt; 3x10</a:t>
          </a:r>
          <a:r>
            <a:rPr lang="en-US" sz="900" kern="1200" baseline="30000">
              <a:latin typeface="+mn-lt"/>
            </a:rPr>
            <a:t>2</a:t>
          </a:r>
          <a:r>
            <a:rPr lang="en-US" sz="900" kern="1200">
              <a:latin typeface="+mn-lt"/>
            </a:rPr>
            <a:t> μg m</a:t>
          </a:r>
          <a:r>
            <a:rPr lang="en-US" sz="900" kern="1200" baseline="30000">
              <a:latin typeface="+mn-lt"/>
            </a:rPr>
            <a:t>-3</a:t>
          </a:r>
          <a:r>
            <a:rPr lang="en-US" sz="900" kern="1200">
              <a:latin typeface="+mn-lt"/>
            </a:rPr>
            <a:t>, assign to NVOL.</a:t>
          </a:r>
        </a:p>
      </dsp:txBody>
      <dsp:txXfrm>
        <a:off x="3072103" y="3756"/>
        <a:ext cx="1258829" cy="755297"/>
      </dsp:txXfrm>
    </dsp:sp>
    <dsp:sp modelId="{5AB261B8-7CFE-46D0-98F4-29424CF1E00C}">
      <dsp:nvSpPr>
        <dsp:cNvPr id="0" name=""/>
        <dsp:cNvSpPr/>
      </dsp:nvSpPr>
      <dsp:spPr>
        <a:xfrm>
          <a:off x="657438" y="757254"/>
          <a:ext cx="4566119" cy="232609"/>
        </a:xfrm>
        <a:custGeom>
          <a:avLst/>
          <a:gdLst/>
          <a:ahLst/>
          <a:cxnLst/>
          <a:rect l="0" t="0" r="0" b="0"/>
          <a:pathLst>
            <a:path>
              <a:moveTo>
                <a:pt x="4566119" y="0"/>
              </a:moveTo>
              <a:lnTo>
                <a:pt x="4566119" y="133404"/>
              </a:lnTo>
              <a:lnTo>
                <a:pt x="0" y="133404"/>
              </a:lnTo>
              <a:lnTo>
                <a:pt x="0" y="232609"/>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26155" y="872241"/>
        <a:ext cx="228684" cy="2634"/>
      </dsp:txXfrm>
    </dsp:sp>
    <dsp:sp modelId="{8B0D530B-1216-45B3-BC27-4F5D8337F01D}">
      <dsp:nvSpPr>
        <dsp:cNvPr id="0" name=""/>
        <dsp:cNvSpPr/>
      </dsp:nvSpPr>
      <dsp:spPr>
        <a:xfrm>
          <a:off x="4594143" y="3756"/>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4) If 3x10</a:t>
          </a:r>
          <a:r>
            <a:rPr lang="en-US" sz="900" kern="1200" baseline="30000">
              <a:latin typeface="+mn-lt"/>
            </a:rPr>
            <a:t>2</a:t>
          </a:r>
          <a:r>
            <a:rPr lang="en-US" sz="900" kern="1200">
              <a:latin typeface="+mn-lt"/>
            </a:rPr>
            <a:t> μg m</a:t>
          </a:r>
          <a:r>
            <a:rPr lang="en-US" sz="900" kern="1200" baseline="30000">
              <a:latin typeface="+mn-lt"/>
            </a:rPr>
            <a:t>-3</a:t>
          </a:r>
          <a:r>
            <a:rPr lang="en-US" sz="900" kern="1200">
              <a:latin typeface="+mn-lt"/>
            </a:rPr>
            <a:t> &lt; C* &lt; 3x10</a:t>
          </a:r>
          <a:r>
            <a:rPr lang="en-US" sz="900" kern="1200" baseline="30000">
              <a:latin typeface="+mn-lt"/>
            </a:rPr>
            <a:t>6</a:t>
          </a:r>
          <a:r>
            <a:rPr lang="en-US" sz="900" kern="1200">
              <a:latin typeface="+mn-lt"/>
            </a:rPr>
            <a:t> μg m</a:t>
          </a:r>
          <a:r>
            <a:rPr lang="en-US" sz="900" kern="1200" baseline="30000">
              <a:latin typeface="+mn-lt"/>
            </a:rPr>
            <a:t>-3</a:t>
          </a:r>
          <a:r>
            <a:rPr lang="en-US" sz="900" kern="1200">
              <a:latin typeface="+mn-lt"/>
            </a:rPr>
            <a:t>, assign to IVOC.</a:t>
          </a:r>
        </a:p>
      </dsp:txBody>
      <dsp:txXfrm>
        <a:off x="4594143" y="3756"/>
        <a:ext cx="1258829" cy="755297"/>
      </dsp:txXfrm>
    </dsp:sp>
    <dsp:sp modelId="{3B96C7A5-6758-4A4B-838C-8339022B78AA}">
      <dsp:nvSpPr>
        <dsp:cNvPr id="0" name=""/>
        <dsp:cNvSpPr/>
      </dsp:nvSpPr>
      <dsp:spPr>
        <a:xfrm>
          <a:off x="1285053" y="1354193"/>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94778" y="1398595"/>
        <a:ext cx="13160" cy="2634"/>
      </dsp:txXfrm>
    </dsp:sp>
    <dsp:sp modelId="{900FA1AA-761E-43F8-B3F5-ECC1ECF0B9E6}">
      <dsp:nvSpPr>
        <dsp:cNvPr id="0" name=""/>
        <dsp:cNvSpPr/>
      </dsp:nvSpPr>
      <dsp:spPr>
        <a:xfrm>
          <a:off x="28023" y="1022264"/>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5) If target species is a monoterpene, assign to TERP.</a:t>
          </a:r>
        </a:p>
      </dsp:txBody>
      <dsp:txXfrm>
        <a:off x="28023" y="1022264"/>
        <a:ext cx="1258829" cy="755297"/>
      </dsp:txXfrm>
    </dsp:sp>
    <dsp:sp modelId="{9E371D41-4B6B-46D5-A192-9AC6A0FACF1D}">
      <dsp:nvSpPr>
        <dsp:cNvPr id="0" name=""/>
        <dsp:cNvSpPr/>
      </dsp:nvSpPr>
      <dsp:spPr>
        <a:xfrm>
          <a:off x="2807093" y="1354193"/>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916818" y="1398595"/>
        <a:ext cx="13160" cy="2634"/>
      </dsp:txXfrm>
    </dsp:sp>
    <dsp:sp modelId="{5A043B4C-3C69-49B6-A83D-094C29D70CA8}">
      <dsp:nvSpPr>
        <dsp:cNvPr id="0" name=""/>
        <dsp:cNvSpPr/>
      </dsp:nvSpPr>
      <dsp:spPr>
        <a:xfrm>
          <a:off x="1550063" y="1022264"/>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6) If target species is a sesquiterpene, assign to SESQ.</a:t>
          </a:r>
        </a:p>
      </dsp:txBody>
      <dsp:txXfrm>
        <a:off x="1550063" y="1022264"/>
        <a:ext cx="1258829" cy="755297"/>
      </dsp:txXfrm>
    </dsp:sp>
    <dsp:sp modelId="{887B8FE7-C10A-43A6-823A-CD69D84D0CEF}">
      <dsp:nvSpPr>
        <dsp:cNvPr id="0" name=""/>
        <dsp:cNvSpPr/>
      </dsp:nvSpPr>
      <dsp:spPr>
        <a:xfrm>
          <a:off x="4329133" y="1354193"/>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438857" y="1398595"/>
        <a:ext cx="13160" cy="2634"/>
      </dsp:txXfrm>
    </dsp:sp>
    <dsp:sp modelId="{15F94D34-E64B-4C67-BBBA-83F3C20F796B}">
      <dsp:nvSpPr>
        <dsp:cNvPr id="0" name=""/>
        <dsp:cNvSpPr/>
      </dsp:nvSpPr>
      <dsp:spPr>
        <a:xfrm>
          <a:off x="3072103" y="1022264"/>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7) If target species is methacrolein or methyl vinyl ketone, assign to IPRD.</a:t>
          </a:r>
        </a:p>
      </dsp:txBody>
      <dsp:txXfrm>
        <a:off x="3072103" y="1022264"/>
        <a:ext cx="1258829" cy="755297"/>
      </dsp:txXfrm>
    </dsp:sp>
    <dsp:sp modelId="{BCBAA912-F072-4569-8F22-A15DDF34601D}">
      <dsp:nvSpPr>
        <dsp:cNvPr id="0" name=""/>
        <dsp:cNvSpPr/>
      </dsp:nvSpPr>
      <dsp:spPr>
        <a:xfrm>
          <a:off x="657438" y="1775762"/>
          <a:ext cx="4566119" cy="234436"/>
        </a:xfrm>
        <a:custGeom>
          <a:avLst/>
          <a:gdLst/>
          <a:ahLst/>
          <a:cxnLst/>
          <a:rect l="0" t="0" r="0" b="0"/>
          <a:pathLst>
            <a:path>
              <a:moveTo>
                <a:pt x="4566119" y="0"/>
              </a:moveTo>
              <a:lnTo>
                <a:pt x="4566119" y="134318"/>
              </a:lnTo>
              <a:lnTo>
                <a:pt x="0" y="134318"/>
              </a:lnTo>
              <a:lnTo>
                <a:pt x="0" y="234436"/>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26153" y="1891662"/>
        <a:ext cx="228690" cy="2634"/>
      </dsp:txXfrm>
    </dsp:sp>
    <dsp:sp modelId="{A1963C55-11FA-4B19-A0D4-A5C34D42E054}">
      <dsp:nvSpPr>
        <dsp:cNvPr id="0" name=""/>
        <dsp:cNvSpPr/>
      </dsp:nvSpPr>
      <dsp:spPr>
        <a:xfrm>
          <a:off x="4594143" y="1022264"/>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8) If target species is an acid with nC </a:t>
          </a:r>
          <a:r>
            <a:rPr lang="en-US" sz="900" kern="1200">
              <a:latin typeface="+mn-lt"/>
              <a:cs typeface="Times New Roman" panose="02020603050405020304" pitchFamily="18" charset="0"/>
            </a:rPr>
            <a:t>≥ 2</a:t>
          </a:r>
          <a:r>
            <a:rPr lang="en-US" sz="900" kern="1200">
              <a:latin typeface="+mn-lt"/>
            </a:rPr>
            <a:t>, assign to PACD.</a:t>
          </a:r>
        </a:p>
      </dsp:txBody>
      <dsp:txXfrm>
        <a:off x="4594143" y="1022264"/>
        <a:ext cx="1258829" cy="755297"/>
      </dsp:txXfrm>
    </dsp:sp>
    <dsp:sp modelId="{2AC49BED-3F02-4F1C-9C8B-5B4D74F1A6FF}">
      <dsp:nvSpPr>
        <dsp:cNvPr id="0" name=""/>
        <dsp:cNvSpPr/>
      </dsp:nvSpPr>
      <dsp:spPr>
        <a:xfrm>
          <a:off x="1285053" y="2374527"/>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94778" y="2418930"/>
        <a:ext cx="13160" cy="2634"/>
      </dsp:txXfrm>
    </dsp:sp>
    <dsp:sp modelId="{57A492CA-273C-427E-8C20-B912101EB9E7}">
      <dsp:nvSpPr>
        <dsp:cNvPr id="0" name=""/>
        <dsp:cNvSpPr/>
      </dsp:nvSpPr>
      <dsp:spPr>
        <a:xfrm>
          <a:off x="28023" y="2042598"/>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9) If target species is a single-ring aromatic, follow order-of-operations.</a:t>
          </a:r>
        </a:p>
      </dsp:txBody>
      <dsp:txXfrm>
        <a:off x="28023" y="2042598"/>
        <a:ext cx="1258829" cy="755297"/>
      </dsp:txXfrm>
    </dsp:sp>
    <dsp:sp modelId="{B962F3A0-E49D-461E-80E0-3CE8FAE0E1EA}">
      <dsp:nvSpPr>
        <dsp:cNvPr id="0" name=""/>
        <dsp:cNvSpPr/>
      </dsp:nvSpPr>
      <dsp:spPr>
        <a:xfrm>
          <a:off x="2807093" y="2374527"/>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916818" y="2418930"/>
        <a:ext cx="13160" cy="2634"/>
      </dsp:txXfrm>
    </dsp:sp>
    <dsp:sp modelId="{68485498-332C-4E7F-9C38-414080BAD1F7}">
      <dsp:nvSpPr>
        <dsp:cNvPr id="0" name=""/>
        <dsp:cNvSpPr/>
      </dsp:nvSpPr>
      <dsp:spPr>
        <a:xfrm>
          <a:off x="1550063" y="2042598"/>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10) If target species is a ketone or other non-aldehyde oxygenated product, follow order-of-operations.</a:t>
          </a:r>
        </a:p>
      </dsp:txBody>
      <dsp:txXfrm>
        <a:off x="1550063" y="2042598"/>
        <a:ext cx="1258829" cy="755297"/>
      </dsp:txXfrm>
    </dsp:sp>
    <dsp:sp modelId="{EE8AB2E8-A9BF-43EF-882F-212D2ED84235}">
      <dsp:nvSpPr>
        <dsp:cNvPr id="0" name=""/>
        <dsp:cNvSpPr/>
      </dsp:nvSpPr>
      <dsp:spPr>
        <a:xfrm>
          <a:off x="4332177" y="2374527"/>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41902" y="2418930"/>
        <a:ext cx="13160" cy="2634"/>
      </dsp:txXfrm>
    </dsp:sp>
    <dsp:sp modelId="{8E05AB2D-2EA2-4B3B-B0D3-3B70FAB83046}">
      <dsp:nvSpPr>
        <dsp:cNvPr id="0" name=""/>
        <dsp:cNvSpPr/>
      </dsp:nvSpPr>
      <dsp:spPr>
        <a:xfrm>
          <a:off x="3072103" y="2041245"/>
          <a:ext cx="1261873" cy="75800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11) If target species is propionaldehyde or another higher aldehyde, assign to RCHO.</a:t>
          </a:r>
          <a:endParaRPr lang="en-US" sz="900" kern="1200"/>
        </a:p>
      </dsp:txBody>
      <dsp:txXfrm>
        <a:off x="3072103" y="2041245"/>
        <a:ext cx="1261873" cy="758003"/>
      </dsp:txXfrm>
    </dsp:sp>
    <dsp:sp modelId="{E8100461-B124-4729-BBEA-498CF0FA9896}">
      <dsp:nvSpPr>
        <dsp:cNvPr id="0" name=""/>
        <dsp:cNvSpPr/>
      </dsp:nvSpPr>
      <dsp:spPr>
        <a:xfrm>
          <a:off x="657438" y="2797922"/>
          <a:ext cx="4570685" cy="232609"/>
        </a:xfrm>
        <a:custGeom>
          <a:avLst/>
          <a:gdLst/>
          <a:ahLst/>
          <a:cxnLst/>
          <a:rect l="0" t="0" r="0" b="0"/>
          <a:pathLst>
            <a:path>
              <a:moveTo>
                <a:pt x="4570685" y="0"/>
              </a:moveTo>
              <a:lnTo>
                <a:pt x="4570685" y="133404"/>
              </a:lnTo>
              <a:lnTo>
                <a:pt x="0" y="133404"/>
              </a:lnTo>
              <a:lnTo>
                <a:pt x="0" y="232609"/>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28325" y="2912910"/>
        <a:ext cx="228912" cy="2634"/>
      </dsp:txXfrm>
    </dsp:sp>
    <dsp:sp modelId="{87CFA0C0-66EF-4844-B0F5-7DE7F564D3AF}">
      <dsp:nvSpPr>
        <dsp:cNvPr id="0" name=""/>
        <dsp:cNvSpPr/>
      </dsp:nvSpPr>
      <dsp:spPr>
        <a:xfrm>
          <a:off x="4597187" y="2040771"/>
          <a:ext cx="1261873" cy="75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12) If target species is an organic nitrate, assign to RNO3.</a:t>
          </a:r>
          <a:endParaRPr lang="en-US" sz="900" kern="1200"/>
        </a:p>
      </dsp:txBody>
      <dsp:txXfrm>
        <a:off x="4597187" y="2040771"/>
        <a:ext cx="1261873" cy="758950"/>
      </dsp:txXfrm>
    </dsp:sp>
    <dsp:sp modelId="{D7B9E60C-B77B-4897-AD32-4801592172CA}">
      <dsp:nvSpPr>
        <dsp:cNvPr id="0" name=""/>
        <dsp:cNvSpPr/>
      </dsp:nvSpPr>
      <dsp:spPr>
        <a:xfrm>
          <a:off x="1285053" y="3394861"/>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94778" y="3439264"/>
        <a:ext cx="13160" cy="2634"/>
      </dsp:txXfrm>
    </dsp:sp>
    <dsp:sp modelId="{46C18511-3527-43D8-B9BE-C8CB5B133B9A}">
      <dsp:nvSpPr>
        <dsp:cNvPr id="0" name=""/>
        <dsp:cNvSpPr/>
      </dsp:nvSpPr>
      <dsp:spPr>
        <a:xfrm>
          <a:off x="28023" y="3062932"/>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13) If target species contains a C-C double or triple bond, follow order-of-operations. </a:t>
          </a:r>
        </a:p>
      </dsp:txBody>
      <dsp:txXfrm>
        <a:off x="28023" y="3062932"/>
        <a:ext cx="1258829" cy="755297"/>
      </dsp:txXfrm>
    </dsp:sp>
    <dsp:sp modelId="{2766E649-A4A3-4BF4-B129-49334ADE3FFD}">
      <dsp:nvSpPr>
        <dsp:cNvPr id="0" name=""/>
        <dsp:cNvSpPr/>
      </dsp:nvSpPr>
      <dsp:spPr>
        <a:xfrm>
          <a:off x="1550063" y="3062932"/>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14) If target species does not match any prior categorization, follow order-of-operations.</a:t>
          </a:r>
        </a:p>
      </dsp:txBody>
      <dsp:txXfrm>
        <a:off x="1550063" y="3062932"/>
        <a:ext cx="1258829" cy="75529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FFD475FDD56DA46A3F9C89F8984F1F5" ma:contentTypeVersion="11" ma:contentTypeDescription="Create a new document." ma:contentTypeScope="" ma:versionID="1c2ea6e16bee05627cad5338a1b4d7a3">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b8aa2eef-38f2-4ebe-b4bf-8c8dfeafc5c0" xmlns:ns6="4335a77d-4de4-438d-bbc8-5323abe644a8" targetNamespace="http://schemas.microsoft.com/office/2006/metadata/properties" ma:root="true" ma:fieldsID="ae15d1615d045e2ce9079ef7c6285a45" ns1:_="" ns2:_="" ns3:_="" ns4:_="" ns5:_="" ns6:_="">
    <xsd:import namespace="http://schemas.microsoft.com/sharepoint/v3"/>
    <xsd:import namespace="4ffa91fb-a0ff-4ac5-b2db-65c790d184a4"/>
    <xsd:import namespace="http://schemas.microsoft.com/sharepoint.v3"/>
    <xsd:import namespace="http://schemas.microsoft.com/sharepoint/v3/fields"/>
    <xsd:import namespace="b8aa2eef-38f2-4ebe-b4bf-8c8dfeafc5c0"/>
    <xsd:import namespace="4335a77d-4de4-438d-bbc8-5323abe644a8"/>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5:MediaServiceMetadata" minOccurs="0"/>
                <xsd:element ref="ns5:MediaServiceFastMetadata" minOccurs="0"/>
                <xsd:element ref="ns6:SharedWithUsers" minOccurs="0"/>
                <xsd:element ref="ns6:SharedWithDetails" minOccurs="0"/>
                <xsd:element ref="ns5:MediaServiceDateTaken" minOccurs="0"/>
                <xsd:element ref="ns5:MediaServiceAutoTags" minOccurs="0"/>
                <xsd:element ref="ns5:MediaServiceGenerationTime" minOccurs="0"/>
                <xsd:element ref="ns5:MediaServiceEventHashCode" minOccurs="0"/>
                <xsd:element ref="ns5: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9bc800bf-0bf3-4f6e-aab1-5e4f6228b715}" ma:internalName="TaxCatchAllLabel" ma:readOnly="true" ma:showField="CatchAllDataLabel" ma:web="4335a77d-4de4-438d-bbc8-5323abe644a8">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9bc800bf-0bf3-4f6e-aab1-5e4f6228b715}" ma:internalName="TaxCatchAll" ma:showField="CatchAllData" ma:web="4335a77d-4de4-438d-bbc8-5323abe644a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8aa2eef-38f2-4ebe-b4bf-8c8dfeafc5c0" elementFormDefault="qualified">
    <xsd:import namespace="http://schemas.microsoft.com/office/2006/documentManagement/types"/>
    <xsd:import namespace="http://schemas.microsoft.com/office/infopath/2007/PartnerControls"/>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DateTaken" ma:index="32" nillable="true" ma:displayName="MediaServiceDateTaken" ma:hidden="true" ma:internalName="MediaServiceDateTaken" ma:readOnly="true">
      <xsd:simpleType>
        <xsd:restriction base="dms:Text"/>
      </xsd:simpleType>
    </xsd:element>
    <xsd:element name="MediaServiceAutoTags" ma:index="33" nillable="true" ma:displayName="Tags" ma:internalName="MediaServiceAutoTags" ma:readOnly="true">
      <xsd:simpleType>
        <xsd:restriction base="dms:Text"/>
      </xsd:simpleType>
    </xsd:element>
    <xsd:element name="MediaServiceGenerationTime" ma:index="34" nillable="true" ma:displayName="MediaServiceGenerationTime" ma:hidden="true" ma:internalName="MediaServiceGenerationTime" ma:readOnly="true">
      <xsd:simpleType>
        <xsd:restriction base="dms:Text"/>
      </xsd:simpleType>
    </xsd:element>
    <xsd:element name="MediaServiceEventHashCode" ma:index="35" nillable="true" ma:displayName="MediaServiceEventHashCode" ma:hidden="true" ma:internalName="MediaServiceEventHashCode" ma:readOnly="true">
      <xsd:simpleType>
        <xsd:restriction base="dms:Text"/>
      </xsd:simpleType>
    </xsd:element>
    <xsd:element name="MediaServiceOCR" ma:index="3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335a77d-4de4-438d-bbc8-5323abe644a8" elementFormDefault="qualified">
    <xsd:import namespace="http://schemas.microsoft.com/office/2006/documentManagement/types"/>
    <xsd:import namespace="http://schemas.microsoft.com/office/infopath/2007/PartnerControls"/>
    <xsd:element name="SharedWithUsers" ma:index="3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29f62856-1543-49d4-a736-4569d363f533" ContentTypeId="0x0101" PreviousValue="false"/>
</file>

<file path=customXml/item4.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2021-04-02T03:03:32+00:00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SharedWithUsers xmlns="4335a77d-4de4-438d-bbc8-5323abe644a8">
      <UserInfo>
        <DisplayName>Rao, Venkatesh</DisplayName>
        <AccountId>25</AccountId>
        <AccountType/>
      </UserInfo>
      <UserInfo>
        <DisplayName>Eyth, Alison</DisplayName>
        <AccountId>18</AccountId>
        <AccountType/>
      </UserInfo>
      <UserInfo>
        <DisplayName>Mason, Rich</DisplayName>
        <AccountId>17</AccountId>
        <AccountType/>
      </UserInfo>
    </SharedWithUser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9A9706-9D6B-4B73-8C0B-85ACA500D1E2}">
  <ds:schemaRefs>
    <ds:schemaRef ds:uri="http://schemas.openxmlformats.org/officeDocument/2006/bibliography"/>
  </ds:schemaRefs>
</ds:datastoreItem>
</file>

<file path=customXml/itemProps2.xml><?xml version="1.0" encoding="utf-8"?>
<ds:datastoreItem xmlns:ds="http://schemas.openxmlformats.org/officeDocument/2006/customXml" ds:itemID="{1A8918D0-365D-4942-AF89-C05684664C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b8aa2eef-38f2-4ebe-b4bf-8c8dfeafc5c0"/>
    <ds:schemaRef ds:uri="4335a77d-4de4-438d-bbc8-5323abe644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8C1747-2FA0-48EA-BE96-B05191A64258}">
  <ds:schemaRefs>
    <ds:schemaRef ds:uri="Microsoft.SharePoint.Taxonomy.ContentTypeSync"/>
  </ds:schemaRefs>
</ds:datastoreItem>
</file>

<file path=customXml/itemProps4.xml><?xml version="1.0" encoding="utf-8"?>
<ds:datastoreItem xmlns:ds="http://schemas.openxmlformats.org/officeDocument/2006/customXml" ds:itemID="{2B7134E5-8D53-41B5-BF23-51B1F7E39EC2}">
  <ds:schemaRefs>
    <ds:schemaRef ds:uri="http://schemas.microsoft.com/office/2006/metadata/properties"/>
    <ds:schemaRef ds:uri="http://schemas.microsoft.com/sharepoint.v3"/>
    <ds:schemaRef ds:uri="http://purl.org/dc/terms/"/>
    <ds:schemaRef ds:uri="http://schemas.microsoft.com/sharepoint/v3"/>
    <ds:schemaRef ds:uri="http://purl.org/dc/elements/1.1/"/>
    <ds:schemaRef ds:uri="4ffa91fb-a0ff-4ac5-b2db-65c790d184a4"/>
    <ds:schemaRef ds:uri="http://www.w3.org/XML/1998/namespace"/>
    <ds:schemaRef ds:uri="http://schemas.microsoft.com/office/infopath/2007/PartnerControls"/>
    <ds:schemaRef ds:uri="http://schemas.openxmlformats.org/package/2006/metadata/core-properties"/>
    <ds:schemaRef ds:uri="http://schemas.microsoft.com/office/2006/documentManagement/types"/>
    <ds:schemaRef ds:uri="4335a77d-4de4-438d-bbc8-5323abe644a8"/>
    <ds:schemaRef ds:uri="b8aa2eef-38f2-4ebe-b4bf-8c8dfeafc5c0"/>
    <ds:schemaRef ds:uri="http://schemas.microsoft.com/sharepoint/v3/fields"/>
    <ds:schemaRef ds:uri="http://purl.org/dc/dcmitype/"/>
  </ds:schemaRefs>
</ds:datastoreItem>
</file>

<file path=customXml/itemProps5.xml><?xml version="1.0" encoding="utf-8"?>
<ds:datastoreItem xmlns:ds="http://schemas.openxmlformats.org/officeDocument/2006/customXml" ds:itemID="{DF3ED878-0D3D-4432-BBE7-D96AEEA69C6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10569</TotalTime>
  <Pages>72</Pages>
  <Words>25782</Words>
  <Characters>146960</Characters>
  <Application>Microsoft Office Word</Application>
  <DocSecurity>0</DocSecurity>
  <Lines>1224</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Houyoux, Marc</dc:creator>
  <cp:keywords/>
  <dc:description/>
  <cp:lastModifiedBy>Seltzer, Karl</cp:lastModifiedBy>
  <cp:revision>180</cp:revision>
  <cp:lastPrinted>2023-09-06T18:06:00Z</cp:lastPrinted>
  <dcterms:created xsi:type="dcterms:W3CDTF">2023-09-06T13:58:00Z</dcterms:created>
  <dcterms:modified xsi:type="dcterms:W3CDTF">2024-08-12T17:59:00Z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0x0101007FFD475FDD56DA46A3F9C89F8984F1F5</vt:lpwstr>
  </property>
  <property fmtid="{D5CDD505-2E9C-101B-9397-08002B2CF9AE}" pid="3" name="TaxKeyword">
    <vt:lpwstr/>
  </property>
  <property fmtid="{D5CDD505-2E9C-101B-9397-08002B2CF9AE}" pid="4" name="e3f09c3df709400db2417a7161762d62">
    <vt:lpwstr/>
  </property>
  <property fmtid="{D5CDD505-2E9C-101B-9397-08002B2CF9AE}" pid="5" name="EPA_x0020_Subject">
    <vt:lpwstr/>
  </property>
  <property fmtid="{D5CDD505-2E9C-101B-9397-08002B2CF9AE}" pid="6" name="Document Type">
    <vt:lpwstr/>
  </property>
  <property fmtid="{D5CDD505-2E9C-101B-9397-08002B2CF9AE}" pid="7" name="EPA Subject">
    <vt:lpwstr/>
  </property>
</Properties>
</file>